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D0F54" w14:textId="10C7DB88"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3F5AAACF" w14:textId="77777777" w:rsidR="00CC386C" w:rsidRDefault="00CC386C" w:rsidP="00CC386C">
      <w:pPr>
        <w:spacing w:after="200" w:line="276" w:lineRule="auto"/>
        <w:ind w:firstLine="0"/>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1E5E8CCE" w14:textId="77777777" w:rsidR="00CC386C" w:rsidRPr="00CC386C" w:rsidRDefault="007F6BFC" w:rsidP="00CC386C">
      <w:pPr>
        <w:pStyle w:val="Title"/>
        <w:ind w:firstLine="0"/>
        <w:jc w:val="center"/>
        <w:rPr>
          <w:b w:val="0"/>
        </w:rPr>
      </w:pPr>
      <w:r w:rsidRPr="00CC386C">
        <w:rPr>
          <w:b w:val="0"/>
        </w:rPr>
        <w:t>2019</w:t>
      </w:r>
    </w:p>
    <w:p w14:paraId="55BA63B0" w14:textId="0D46B074" w:rsidR="003C14EE" w:rsidRPr="003C14EE" w:rsidRDefault="003C14EE" w:rsidP="003C14EE">
      <w:pPr>
        <w:ind w:firstLine="0"/>
        <w:jc w:val="center"/>
        <w:rPr>
          <w:b/>
        </w:rPr>
      </w:pPr>
      <w:r>
        <w:br w:type="page"/>
      </w:r>
      <w:commentRangeStart w:id="0"/>
      <w:commentRangeStart w:id="1"/>
      <w:r>
        <w:rPr>
          <w:b/>
        </w:rPr>
        <w:lastRenderedPageBreak/>
        <w:t>ABSTRACT</w:t>
      </w:r>
      <w:commentRangeEnd w:id="0"/>
      <w:r>
        <w:rPr>
          <w:rStyle w:val="CommentReference"/>
        </w:rPr>
        <w:commentReference w:id="0"/>
      </w:r>
      <w:commentRangeEnd w:id="1"/>
      <w:r w:rsidR="00965ED4">
        <w:rPr>
          <w:rStyle w:val="CommentReference"/>
        </w:rPr>
        <w:commentReference w:id="1"/>
      </w:r>
    </w:p>
    <w:p w14:paraId="6A8F430F" w14:textId="6D5A71C1"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ins w:id="2" w:author="Graham Forrester" w:date="2019-11-12T18:33:00Z">
        <w:r w:rsidR="00AD3DF3">
          <w:rPr>
            <w:color w:val="333333"/>
            <w:highlight w:val="white"/>
          </w:rPr>
          <w:t>.  We used</w:t>
        </w:r>
      </w:ins>
      <w:r>
        <w:rPr>
          <w:color w:val="333333"/>
          <w:highlight w:val="white"/>
        </w:rPr>
        <w:t xml:space="preserve"> </w:t>
      </w:r>
      <w:del w:id="3" w:author="Graham Forrester" w:date="2019-11-12T18:33:00Z">
        <w:r w:rsidDel="00AD3DF3">
          <w:rPr>
            <w:color w:val="333333"/>
            <w:highlight w:val="white"/>
          </w:rPr>
          <w:delText xml:space="preserve">around </w:delText>
        </w:r>
      </w:del>
      <w:del w:id="4" w:author="Graham Forrester" w:date="2019-11-12T18:34:00Z">
        <w:r w:rsidDel="00AD3DF3">
          <w:rPr>
            <w:color w:val="333333"/>
            <w:highlight w:val="white"/>
          </w:rPr>
          <w:delText xml:space="preserve">using </w:delText>
        </w:r>
      </w:del>
      <w:r>
        <w:rPr>
          <w:color w:val="333333"/>
          <w:highlight w:val="white"/>
        </w:rPr>
        <w:t>data from an ongoing 2</w:t>
      </w:r>
      <w:ins w:id="5" w:author="Graham Forrester" w:date="2019-11-12T21:26:00Z">
        <w:r w:rsidR="00684042">
          <w:rPr>
            <w:color w:val="333333"/>
            <w:highlight w:val="white"/>
          </w:rPr>
          <w:t>7</w:t>
        </w:r>
      </w:ins>
      <w:del w:id="6" w:author="Graham Forrester" w:date="2019-11-12T21:26:00Z">
        <w:r w:rsidDel="00684042">
          <w:rPr>
            <w:color w:val="333333"/>
            <w:highlight w:val="white"/>
          </w:rPr>
          <w:delText>6</w:delText>
        </w:r>
      </w:del>
      <w:r>
        <w:rPr>
          <w:color w:val="333333"/>
          <w:highlight w:val="white"/>
        </w:rPr>
        <w:t xml:space="preserve">-year monitoring program in the British Virgin Islands that has quantified the abundance </w:t>
      </w:r>
      <w:ins w:id="7" w:author="Graham Forrester" w:date="2019-11-12T18:36:00Z">
        <w:r w:rsidR="00AD3DF3">
          <w:rPr>
            <w:color w:val="333333"/>
            <w:highlight w:val="white"/>
          </w:rPr>
          <w:t xml:space="preserve">and species richness </w:t>
        </w:r>
      </w:ins>
      <w:r>
        <w:rPr>
          <w:color w:val="333333"/>
          <w:highlight w:val="white"/>
        </w:rPr>
        <w:t xml:space="preserve">of fish, coral, and sponge species at 8 sites. Of these taxa, corals are the most widely monitored and measures of </w:t>
      </w:r>
      <w:ins w:id="8" w:author="Graham Forrester" w:date="2019-11-12T18:36:00Z">
        <w:r w:rsidR="00AD3DF3">
          <w:rPr>
            <w:color w:val="333333"/>
            <w:highlight w:val="white"/>
          </w:rPr>
          <w:t xml:space="preserve">total </w:t>
        </w:r>
      </w:ins>
      <w:r>
        <w:rPr>
          <w:color w:val="333333"/>
          <w:highlight w:val="white"/>
        </w:rPr>
        <w:t xml:space="preserve">coral cover </w:t>
      </w:r>
      <w:ins w:id="9" w:author="Graham Forrester" w:date="2019-11-12T18:35:00Z">
        <w:r w:rsidR="00AD3DF3">
          <w:rPr>
            <w:color w:val="333333"/>
            <w:highlight w:val="white"/>
          </w:rPr>
          <w:t xml:space="preserve">and the 3-dimensional structure provided by corals (rugosity) </w:t>
        </w:r>
      </w:ins>
      <w:r>
        <w:rPr>
          <w:color w:val="333333"/>
          <w:highlight w:val="white"/>
        </w:rPr>
        <w:t xml:space="preserve">are often assumed to be good surrogates for diversity of reef-associated taxa. We thus hypothesize that coral cover and rugosity will be good surrogates for fish, coral, and sponge species richness. </w:t>
      </w:r>
      <w:ins w:id="10" w:author="Graham Forrester" w:date="2019-11-12T18:37:00Z">
        <w:r w:rsidR="00AD3DF3">
          <w:rPr>
            <w:color w:val="333333"/>
            <w:highlight w:val="white"/>
          </w:rPr>
          <w:t>Because species-l</w:t>
        </w:r>
      </w:ins>
      <w:ins w:id="11" w:author="Graham Forrester" w:date="2019-11-12T18:38:00Z">
        <w:r w:rsidR="00AD3DF3">
          <w:rPr>
            <w:color w:val="333333"/>
            <w:highlight w:val="white"/>
          </w:rPr>
          <w:t>evel identification is challenging in the field, w</w:t>
        </w:r>
      </w:ins>
      <w:del w:id="12" w:author="Graham Forrester" w:date="2019-11-12T18:38:00Z">
        <w:r w:rsidDel="00AD3DF3">
          <w:rPr>
            <w:color w:val="333333"/>
            <w:highlight w:val="white"/>
          </w:rPr>
          <w:delText>W</w:delText>
        </w:r>
      </w:del>
      <w:r>
        <w:rPr>
          <w:color w:val="333333"/>
          <w:highlight w:val="white"/>
        </w:rPr>
        <w:t xml:space="preserve">e also investigated how the </w:t>
      </w:r>
      <w:del w:id="13" w:author="Graham Forrester" w:date="2019-11-12T18:38:00Z">
        <w:r w:rsidDel="00AD3DF3">
          <w:rPr>
            <w:color w:val="333333"/>
            <w:highlight w:val="white"/>
          </w:rPr>
          <w:delText xml:space="preserve">inclusion </w:delText>
        </w:r>
      </w:del>
      <w:ins w:id="14" w:author="Graham Forrester" w:date="2019-11-12T18:38:00Z">
        <w:r w:rsidR="00AD3DF3">
          <w:rPr>
            <w:color w:val="333333"/>
            <w:highlight w:val="white"/>
          </w:rPr>
          <w:t xml:space="preserve">monitoring </w:t>
        </w:r>
      </w:ins>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15"/>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5"/>
      <w:r w:rsidR="00AD3DF3">
        <w:rPr>
          <w:rStyle w:val="CommentReference"/>
        </w:rPr>
        <w:commentReference w:id="15"/>
      </w:r>
    </w:p>
    <w:p w14:paraId="592A49DD" w14:textId="432FD867" w:rsidR="003C14EE" w:rsidRDefault="003C14EE" w:rsidP="003C14EE">
      <w:pPr>
        <w:spacing w:after="200" w:line="276" w:lineRule="auto"/>
        <w:ind w:firstLine="0"/>
        <w:rPr>
          <w:color w:val="333333"/>
          <w:highlight w:val="white"/>
        </w:rPr>
      </w:pPr>
      <w:r>
        <w:rPr>
          <w:color w:val="333333"/>
          <w:highlight w:val="white"/>
        </w:rPr>
        <w:br w:type="page"/>
      </w:r>
    </w:p>
    <w:p w14:paraId="47694E0E" w14:textId="7ED5C661" w:rsidR="003C14EE" w:rsidRPr="003C14EE" w:rsidRDefault="003C14EE" w:rsidP="003C14EE">
      <w:pPr>
        <w:ind w:firstLine="0"/>
        <w:jc w:val="center"/>
        <w:rPr>
          <w:b/>
          <w:color w:val="333333"/>
        </w:rPr>
      </w:pPr>
      <w:r w:rsidRPr="003C14EE">
        <w:rPr>
          <w:b/>
          <w:color w:val="333333"/>
        </w:rPr>
        <w:lastRenderedPageBreak/>
        <w:t>ACKNOWLEDGEMENTS</w:t>
      </w:r>
    </w:p>
    <w:p w14:paraId="681E11DE" w14:textId="5DBDA0EC"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For feedback and encouragement on presentations, 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8104B1">
      <w:pPr>
        <w:ind w:firstLine="0"/>
        <w:jc w:val="center"/>
        <w:rPr>
          <w:color w:val="333333"/>
        </w:rPr>
      </w:pPr>
      <w:r>
        <w:rPr>
          <w:b/>
          <w:color w:val="333333"/>
        </w:rPr>
        <w:lastRenderedPageBreak/>
        <w:t>DEDICATION</w:t>
      </w:r>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4C29E0">
      <w:pPr>
        <w:ind w:firstLine="0"/>
        <w:jc w:val="center"/>
        <w:rPr>
          <w:color w:val="333333"/>
        </w:rPr>
      </w:pPr>
      <w:r>
        <w:br w:type="page"/>
      </w:r>
      <w:r w:rsidR="00655D6A">
        <w:rPr>
          <w:b/>
          <w:color w:val="333333"/>
        </w:rPr>
        <w:lastRenderedPageBreak/>
        <w:t>PREFACE</w:t>
      </w:r>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7D1B38">
      <w:pPr>
        <w:spacing w:after="200" w:line="276" w:lineRule="auto"/>
        <w:ind w:firstLine="0"/>
        <w:jc w:val="center"/>
        <w:rPr>
          <w:b/>
        </w:rPr>
      </w:pPr>
      <w:commentRangeStart w:id="16"/>
      <w:r w:rsidRPr="007D1B38">
        <w:rPr>
          <w:b/>
        </w:rPr>
        <w:lastRenderedPageBreak/>
        <w:t>TABLE OF CONTENTS</w:t>
      </w:r>
      <w:commentRangeEnd w:id="16"/>
      <w:r>
        <w:rPr>
          <w:rStyle w:val="CommentReference"/>
        </w:rPr>
        <w:commentReference w:id="16"/>
      </w:r>
    </w:p>
    <w:p w14:paraId="30F8D69F" w14:textId="7D63CC46" w:rsidR="007D1B38" w:rsidRPr="007D1B38" w:rsidRDefault="007D1B38" w:rsidP="007D1B38">
      <w:pPr>
        <w:spacing w:after="200" w:line="276" w:lineRule="auto"/>
        <w:ind w:firstLine="0"/>
        <w:rPr>
          <w:b/>
        </w:rPr>
      </w:pPr>
      <w:r>
        <w:br w:type="page"/>
      </w:r>
      <w:commentRangeStart w:id="17"/>
      <w:r>
        <w:rPr>
          <w:b/>
        </w:rPr>
        <w:lastRenderedPageBreak/>
        <w:t>LIST OF TABLES</w:t>
      </w:r>
      <w:commentRangeEnd w:id="17"/>
      <w:r>
        <w:rPr>
          <w:rStyle w:val="CommentReference"/>
        </w:rPr>
        <w:commentReference w:id="17"/>
      </w:r>
    </w:p>
    <w:p w14:paraId="554E702C" w14:textId="77777777" w:rsidR="007D1B38" w:rsidRDefault="007D1B38" w:rsidP="007D1B38">
      <w:pPr>
        <w:spacing w:after="200" w:line="276" w:lineRule="auto"/>
        <w:ind w:firstLine="0"/>
      </w:pPr>
      <w:r>
        <w:br w:type="page"/>
      </w:r>
    </w:p>
    <w:p w14:paraId="1BD321F2" w14:textId="629DA7FC" w:rsidR="007D1B38" w:rsidRPr="007D1B38" w:rsidRDefault="007D1B38" w:rsidP="007D1B38">
      <w:pPr>
        <w:spacing w:after="200" w:line="276" w:lineRule="auto"/>
        <w:ind w:firstLine="0"/>
        <w:rPr>
          <w:b/>
        </w:rPr>
      </w:pPr>
      <w:commentRangeStart w:id="18"/>
      <w:r>
        <w:rPr>
          <w:b/>
        </w:rPr>
        <w:lastRenderedPageBreak/>
        <w:t>LIST OF FIGURES</w:t>
      </w:r>
      <w:commentRangeEnd w:id="18"/>
      <w:r>
        <w:rPr>
          <w:rStyle w:val="CommentReference"/>
        </w:rPr>
        <w:commentReference w:id="18"/>
      </w:r>
    </w:p>
    <w:p w14:paraId="0DCA07E0" w14:textId="77777777" w:rsidR="007D1B38" w:rsidRDefault="007D1B38" w:rsidP="007D1B38">
      <w:pPr>
        <w:spacing w:after="200" w:line="276" w:lineRule="auto"/>
        <w:ind w:firstLine="0"/>
      </w:pPr>
      <w:r>
        <w:br w:type="page"/>
      </w:r>
    </w:p>
    <w:p w14:paraId="380026A4" w14:textId="4953F7CE" w:rsidR="003474A6" w:rsidRPr="003474A6" w:rsidRDefault="003474A6" w:rsidP="003474A6">
      <w:pPr>
        <w:ind w:firstLine="0"/>
        <w:jc w:val="center"/>
        <w:rPr>
          <w:b/>
        </w:rPr>
      </w:pPr>
      <w:r w:rsidRPr="003474A6">
        <w:rPr>
          <w:b/>
        </w:rPr>
        <w:lastRenderedPageBreak/>
        <w:t>CHAPTER 1</w:t>
      </w:r>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32F703A7" w14:textId="77777777" w:rsidR="007D1B38" w:rsidRDefault="00D0553C">
      <w:pPr>
        <w:spacing w:after="200" w:line="276" w:lineRule="auto"/>
        <w:ind w:firstLine="0"/>
        <w:rPr>
          <w:b/>
        </w:rPr>
      </w:pPr>
      <w:commentRangeStart w:id="19"/>
      <w:commentRangeEnd w:id="19"/>
      <w:r>
        <w:rPr>
          <w:rStyle w:val="CommentReference"/>
        </w:rPr>
        <w:lastRenderedPageBreak/>
        <w:commentReference w:id="19"/>
      </w:r>
    </w:p>
    <w:p w14:paraId="4A2B4C41" w14:textId="2369165E" w:rsidR="00A679EA" w:rsidRDefault="00A679EA" w:rsidP="00CC386C">
      <w:pPr>
        <w:pStyle w:val="Heading1"/>
      </w:pPr>
      <w:commentRangeStart w:id="20"/>
      <w:r>
        <w:t>Abstract</w:t>
      </w:r>
      <w:commentRangeEnd w:id="20"/>
      <w:r w:rsidR="00512A9A">
        <w:rPr>
          <w:rStyle w:val="CommentReference"/>
          <w:b w:val="0"/>
        </w:rPr>
        <w:commentReference w:id="20"/>
      </w:r>
    </w:p>
    <w:p w14:paraId="7A1925D0" w14:textId="362A0303" w:rsidR="00A679EA" w:rsidRDefault="00A679EA"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w:t>
      </w:r>
      <w:del w:id="21" w:author="Graham Forrester" w:date="2019-11-12T21:26:00Z">
        <w:r w:rsidDel="00684042">
          <w:rPr>
            <w:color w:val="333333"/>
            <w:highlight w:val="white"/>
          </w:rPr>
          <w:delText>26</w:delText>
        </w:r>
      </w:del>
      <w:ins w:id="22" w:author="Graham Forrester" w:date="2019-11-12T21:26:00Z">
        <w:r w:rsidR="00684042">
          <w:rPr>
            <w:color w:val="333333"/>
            <w:highlight w:val="white"/>
          </w:rPr>
          <w:t>27</w:t>
        </w:r>
      </w:ins>
      <w:r>
        <w:rPr>
          <w:color w:val="333333"/>
          <w:highlight w:val="white"/>
        </w:rPr>
        <w:t xml:space="preserve">-year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p>
    <w:p w14:paraId="31CC925A" w14:textId="77777777" w:rsidR="00A679EA" w:rsidRDefault="00A679EA" w:rsidP="00CC386C">
      <w:pPr>
        <w:widowControl w:val="0"/>
      </w:pPr>
    </w:p>
    <w:p w14:paraId="10174EDB" w14:textId="77777777" w:rsidR="00A679EA" w:rsidRDefault="00A679EA" w:rsidP="00CC386C">
      <w:pPr>
        <w:pStyle w:val="Heading1"/>
      </w:pPr>
      <w:r>
        <w:br w:type="page"/>
      </w:r>
    </w:p>
    <w:p w14:paraId="6938D7F6" w14:textId="77777777" w:rsidR="00A679EA" w:rsidRDefault="00A679EA" w:rsidP="00CC386C">
      <w:pPr>
        <w:pStyle w:val="Heading1"/>
      </w:pPr>
      <w:r>
        <w:lastRenderedPageBreak/>
        <w:t xml:space="preserve">Introduction </w:t>
      </w:r>
    </w:p>
    <w:p w14:paraId="44C1DF3E" w14:textId="00B135E6" w:rsidR="00A679EA" w:rsidRDefault="00A679EA" w:rsidP="00CC386C">
      <w:bookmarkStart w:id="23" w:name="_gjdgxs" w:colFirst="0" w:colLast="0"/>
      <w:bookmarkEnd w:id="23"/>
      <w:commentRangeStart w:id="24"/>
      <w:r>
        <w:t>Biodiversity</w:t>
      </w:r>
      <w:commentRangeEnd w:id="24"/>
      <w:r>
        <w:rPr>
          <w:rStyle w:val="CommentReference"/>
        </w:rPr>
        <w:commentReference w:id="24"/>
      </w:r>
      <w:r>
        <w:t xml:space="preserve"> declines associated with increasing levels of anthropogenic stress are of great concern because they reflect loss of species, disruption of community dynamics and diminished ecosystem function </w:t>
      </w:r>
      <w:commentRangeStart w:id="25"/>
      <w:r>
        <w:t xml:space="preserve">(Dobson et al., 2006; Ehrlich &amp; Wilson, 1991; Emmett Duffy, 2009; Naeem et al., 1994; Staudinger et al., 2013; Stork, 2010). </w:t>
      </w:r>
      <w:commentRangeEnd w:id="25"/>
      <w:r>
        <w:rPr>
          <w:rStyle w:val="CommentReference"/>
        </w:rPr>
        <w:commentReference w:id="25"/>
      </w:r>
      <w:r>
        <w:t xml:space="preserve">To monitor these declines, different aspects of biodiversity </w:t>
      </w:r>
      <w:ins w:id="26" w:author="Graham Forrester" w:date="2019-11-12T20:45:00Z">
        <w:r w:rsidR="00BF35E9">
          <w:t xml:space="preserve">(landscape, ecosystem, taxonomic, and genetic) </w:t>
        </w:r>
      </w:ins>
      <w:r>
        <w:t xml:space="preserve">may be compared across similar systems over time and space: </w:t>
      </w:r>
      <w:del w:id="27" w:author="Graham Forrester" w:date="2019-11-12T20:45:00Z">
        <w:r w:rsidDel="00BF35E9">
          <w:delText xml:space="preserve">landscape, ecosystem, taxonomic, and genetic </w:delText>
        </w:r>
      </w:del>
      <w:r>
        <w:t>(</w:t>
      </w:r>
      <w:commentRangeStart w:id="28"/>
      <w:proofErr w:type="spellStart"/>
      <w:r>
        <w:t>Duelli</w:t>
      </w:r>
      <w:proofErr w:type="spellEnd"/>
      <w:r>
        <w:t xml:space="preserve"> &amp; Obrist, 2003</w:t>
      </w:r>
      <w:commentRangeEnd w:id="28"/>
      <w:r>
        <w:rPr>
          <w:rStyle w:val="CommentReference"/>
        </w:rPr>
        <w:commentReference w:id="28"/>
      </w:r>
      <w:r>
        <w:t xml:space="preserve">; </w:t>
      </w:r>
      <w:commentRangeStart w:id="29"/>
      <w:proofErr w:type="spellStart"/>
      <w:r>
        <w:t>Noss</w:t>
      </w:r>
      <w:proofErr w:type="spellEnd"/>
      <w:r>
        <w:t>, 1990</w:t>
      </w:r>
      <w:commentRangeEnd w:id="29"/>
      <w:r>
        <w:rPr>
          <w:rStyle w:val="CommentReference"/>
        </w:rPr>
        <w:commentReference w:id="29"/>
      </w:r>
      <w:r>
        <w:t>). Taxonomic diversity</w:t>
      </w:r>
      <w:del w:id="30" w:author="Graham Forrester" w:date="2019-11-12T20:46:00Z">
        <w:r w:rsidDel="00BF35E9">
          <w:delText xml:space="preserve"> of an area</w:delText>
        </w:r>
      </w:del>
      <w:r>
        <w:t>, particularly species richness</w:t>
      </w:r>
      <w:ins w:id="31" w:author="Graham Forrester" w:date="2019-11-12T20:45:00Z">
        <w:r w:rsidR="00BF35E9">
          <w:t xml:space="preserve"> (</w:t>
        </w:r>
      </w:ins>
      <w:del w:id="32" w:author="Graham Forrester" w:date="2019-11-12T20:45:00Z">
        <w:r w:rsidDel="00BF35E9">
          <w:delText xml:space="preserve">, </w:delText>
        </w:r>
      </w:del>
      <w:r>
        <w:t xml:space="preserve">a count of species in </w:t>
      </w:r>
      <w:del w:id="33" w:author="Graham Forrester" w:date="2019-11-12T20:45:00Z">
        <w:r w:rsidDel="00BF35E9">
          <w:delText xml:space="preserve">an </w:delText>
        </w:r>
      </w:del>
      <w:ins w:id="34" w:author="Graham Forrester" w:date="2019-11-12T20:45:00Z">
        <w:r w:rsidR="00BF35E9">
          <w:t>a def</w:t>
        </w:r>
      </w:ins>
      <w:ins w:id="35" w:author="Graham Forrester" w:date="2019-11-12T20:46:00Z">
        <w:r w:rsidR="00BF35E9">
          <w:t>ined</w:t>
        </w:r>
      </w:ins>
      <w:ins w:id="36" w:author="Graham Forrester" w:date="2019-11-12T20:45:00Z">
        <w:r w:rsidR="00BF35E9">
          <w:t xml:space="preserve"> </w:t>
        </w:r>
      </w:ins>
      <w:r>
        <w:t>area</w:t>
      </w:r>
      <w:ins w:id="37" w:author="Graham Forrester" w:date="2019-11-12T20:46:00Z">
        <w:r w:rsidR="00BF35E9">
          <w:t>),</w:t>
        </w:r>
      </w:ins>
      <w:del w:id="38" w:author="Graham Forrester" w:date="2019-11-12T20:46:00Z">
        <w:r w:rsidDel="00BF35E9">
          <w:delText>,</w:delText>
        </w:r>
      </w:del>
      <w:r>
        <w:t xml:space="preserve"> is the most commonly </w:t>
      </w:r>
      <w:del w:id="39" w:author="Graham Forrester" w:date="2019-11-12T20:46:00Z">
        <w:r w:rsidDel="00BF35E9">
          <w:delText xml:space="preserve">measured </w:delText>
        </w:r>
      </w:del>
      <w:ins w:id="40" w:author="Graham Forrester" w:date="2019-11-12T20:46:00Z">
        <w:r w:rsidR="00BF35E9">
          <w:t xml:space="preserve">studied </w:t>
        </w:r>
      </w:ins>
      <w:r>
        <w:t xml:space="preserve">component of biodiversity in ecological and conservation-related field </w:t>
      </w:r>
      <w:del w:id="41" w:author="Graham Forrester" w:date="2019-11-12T20:46:00Z">
        <w:r w:rsidDel="00BF35E9">
          <w:delText xml:space="preserve">studies </w:delText>
        </w:r>
      </w:del>
      <w:ins w:id="42" w:author="Graham Forrester" w:date="2019-11-12T20:46:00Z">
        <w:r w:rsidR="00BF35E9">
          <w:t xml:space="preserve">research </w:t>
        </w:r>
      </w:ins>
      <w:r>
        <w:t xml:space="preserve">because it offers </w:t>
      </w:r>
      <w:del w:id="43" w:author="Graham Forrester" w:date="2019-11-12T20:47:00Z">
        <w:r w:rsidDel="00BF35E9">
          <w:delText xml:space="preserve">an </w:delText>
        </w:r>
      </w:del>
      <w:ins w:id="44" w:author="Graham Forrester" w:date="2019-11-12T20:47:00Z">
        <w:r w:rsidR="00BF35E9">
          <w:t xml:space="preserve">a simple </w:t>
        </w:r>
      </w:ins>
      <w:r>
        <w:t xml:space="preserve">intuitive metric </w:t>
      </w:r>
      <w:ins w:id="45" w:author="Graham Forrester" w:date="2019-11-12T20:47:00Z">
        <w:r w:rsidR="00BF35E9">
          <w:t xml:space="preserve">of biodiversity </w:t>
        </w:r>
      </w:ins>
      <w:r>
        <w:t xml:space="preserve">that </w:t>
      </w:r>
      <w:del w:id="46" w:author="Graham Forrester" w:date="2019-11-12T20:47:00Z">
        <w:r w:rsidDel="00BF35E9">
          <w:delText xml:space="preserve">is simple and not derived and </w:delText>
        </w:r>
      </w:del>
      <w:r>
        <w:t xml:space="preserve">can be readily compared across similar environments </w:t>
      </w:r>
      <w:commentRangeStart w:id="47"/>
      <w:r>
        <w:t>(</w:t>
      </w:r>
      <w:r w:rsidR="00D62FBB">
        <w:t xml:space="preserve">Blake &amp;  Loiselle, 2000; </w:t>
      </w:r>
      <w:proofErr w:type="spellStart"/>
      <w:r w:rsidR="004F7586">
        <w:t>Rahbek</w:t>
      </w:r>
      <w:proofErr w:type="spellEnd"/>
      <w:r w:rsidR="004F7586">
        <w:t xml:space="preserve"> &amp; Graves, 2001</w:t>
      </w:r>
      <w:r>
        <w:t>)</w:t>
      </w:r>
      <w:commentRangeEnd w:id="47"/>
      <w:r>
        <w:rPr>
          <w:rStyle w:val="CommentReference"/>
        </w:rPr>
        <w:commentReference w:id="47"/>
      </w:r>
      <w:r>
        <w:t>.</w:t>
      </w:r>
    </w:p>
    <w:p w14:paraId="5C9E366C" w14:textId="38A722E1" w:rsidR="00A679EA" w:rsidRDefault="00A679EA" w:rsidP="00CC386C">
      <w:bookmarkStart w:id="48" w:name="_q2hepsd6fli" w:colFirst="0" w:colLast="0"/>
      <w:bookmarkEnd w:id="48"/>
      <w:commentRangeStart w:id="49"/>
      <w:r>
        <w:t>Coral</w:t>
      </w:r>
      <w:commentRangeEnd w:id="49"/>
      <w:r>
        <w:rPr>
          <w:rStyle w:val="CommentReference"/>
        </w:rPr>
        <w:commentReference w:id="49"/>
      </w:r>
      <w:r>
        <w:t xml:space="preserve"> reefs </w:t>
      </w:r>
      <w:del w:id="50" w:author="Graham Forrester" w:date="2019-11-12T20:49:00Z">
        <w:r w:rsidDel="00BF35E9">
          <w:delText>are biodiversity hotspots</w:delText>
        </w:r>
      </w:del>
      <w:ins w:id="51" w:author="Graham Forrester" w:date="2019-11-12T20:49:00Z">
        <w:r w:rsidR="00BF35E9">
          <w:t>support high biodiversity and</w:t>
        </w:r>
      </w:ins>
      <w:del w:id="52" w:author="Graham Forrester" w:date="2019-11-12T20:49:00Z">
        <w:r w:rsidDel="00BF35E9">
          <w:delText xml:space="preserve"> that</w:delText>
        </w:r>
      </w:del>
      <w:r>
        <w:t xml:space="preserve"> are globally threatened </w:t>
      </w:r>
      <w:del w:id="53" w:author="Graham Forrester" w:date="2019-11-12T20:48:00Z">
        <w:r w:rsidDel="00BF35E9">
          <w:delText>due to</w:delText>
        </w:r>
      </w:del>
      <w:ins w:id="54" w:author="Graham Forrester" w:date="2019-11-12T20:48:00Z">
        <w:r w:rsidR="00BF35E9">
          <w:t>by</w:t>
        </w:r>
      </w:ins>
      <w:r>
        <w:t xml:space="preserve"> environmental and anthropogenic </w:t>
      </w:r>
      <w:del w:id="55" w:author="Graham Forrester" w:date="2019-11-12T20:48:00Z">
        <w:r w:rsidDel="00BF35E9">
          <w:delText>factors</w:delText>
        </w:r>
      </w:del>
      <w:ins w:id="56" w:author="Graham Forrester" w:date="2019-11-12T20:48:00Z">
        <w:r w:rsidR="00BF35E9">
          <w:t>stressors</w:t>
        </w:r>
      </w:ins>
      <w:r>
        <w:t>, including ocean acidification, persistent high temperatures, and overfishing (</w:t>
      </w:r>
      <w:commentRangeStart w:id="57"/>
      <w:r>
        <w:t>Comeau et al., 2016</w:t>
      </w:r>
      <w:commentRangeEnd w:id="57"/>
      <w:r>
        <w:rPr>
          <w:rStyle w:val="CommentReference"/>
        </w:rPr>
        <w:commentReference w:id="57"/>
      </w:r>
      <w:r>
        <w:t xml:space="preserve">; </w:t>
      </w:r>
      <w:commentRangeStart w:id="58"/>
      <w:r>
        <w:t>Terence P Hughes, 1994</w:t>
      </w:r>
      <w:commentRangeEnd w:id="58"/>
      <w:r>
        <w:rPr>
          <w:rStyle w:val="CommentReference"/>
        </w:rPr>
        <w:commentReference w:id="58"/>
      </w:r>
      <w:r>
        <w:t xml:space="preserve">; </w:t>
      </w:r>
      <w:commentRangeStart w:id="59"/>
      <w:r>
        <w:t>Terry P. Hughes et al., 2017</w:t>
      </w:r>
      <w:commentRangeEnd w:id="59"/>
      <w:r>
        <w:rPr>
          <w:rStyle w:val="CommentReference"/>
        </w:rPr>
        <w:commentReference w:id="59"/>
      </w:r>
      <w:r>
        <w:t>). Reef fishes and hard corals (Scleractinia) are dominant coral reef organisms that establish and maintain biodiversity by filling multiple functional roles in coral reef systems (</w:t>
      </w:r>
      <w:commentRangeStart w:id="60"/>
      <w:r>
        <w:t>Bellwood et al., 2004)</w:t>
      </w:r>
      <w:commentRangeEnd w:id="60"/>
      <w:r>
        <w:rPr>
          <w:rStyle w:val="CommentReference"/>
        </w:rPr>
        <w:commentReference w:id="60"/>
      </w:r>
      <w:r>
        <w:t>. They are also economically valuable because they attract tourists and fish serve as a valuable food source (</w:t>
      </w:r>
      <w:commentRangeStart w:id="61"/>
      <w:r>
        <w:t xml:space="preserve">Gill, </w:t>
      </w:r>
      <w:proofErr w:type="spellStart"/>
      <w:r>
        <w:t>Schuhmann</w:t>
      </w:r>
      <w:proofErr w:type="spellEnd"/>
      <w:r>
        <w:t xml:space="preserve">, &amp; </w:t>
      </w:r>
      <w:proofErr w:type="spellStart"/>
      <w:r>
        <w:t>Oxenford</w:t>
      </w:r>
      <w:proofErr w:type="spellEnd"/>
      <w:r>
        <w:t>, 2015</w:t>
      </w:r>
      <w:commentRangeEnd w:id="61"/>
      <w:r>
        <w:rPr>
          <w:rStyle w:val="CommentReference"/>
        </w:rPr>
        <w:commentReference w:id="61"/>
      </w:r>
      <w:r>
        <w:t xml:space="preserve">, </w:t>
      </w:r>
      <w:commentRangeStart w:id="62"/>
      <w:r>
        <w:t>Jennings &amp; Polunin, 1996</w:t>
      </w:r>
      <w:commentRangeEnd w:id="62"/>
      <w:r>
        <w:rPr>
          <w:rStyle w:val="CommentReference"/>
        </w:rPr>
        <w:commentReference w:id="62"/>
      </w:r>
      <w:r>
        <w:t>). Concerns regarding the declines of corals and fish given their ecological and economic values motivate many monitoring programs to estimate richness of these groups</w:t>
      </w:r>
      <w:ins w:id="63" w:author="Graham Forrester" w:date="2019-11-12T20:50:00Z">
        <w:r w:rsidR="00BF35E9">
          <w:t xml:space="preserve"> and understand causes of decline</w:t>
        </w:r>
      </w:ins>
      <w:r>
        <w:t xml:space="preserve"> </w:t>
      </w:r>
      <w:commentRangeStart w:id="64"/>
      <w:r>
        <w:t>(</w:t>
      </w:r>
      <w:proofErr w:type="spellStart"/>
      <w:r>
        <w:t>Mouillot</w:t>
      </w:r>
      <w:proofErr w:type="spellEnd"/>
      <w:r>
        <w:t xml:space="preserve"> et al., 2014; Nystrom, 2006)</w:t>
      </w:r>
      <w:commentRangeEnd w:id="64"/>
      <w:r>
        <w:rPr>
          <w:rStyle w:val="CommentReference"/>
        </w:rPr>
        <w:commentReference w:id="64"/>
      </w:r>
      <w:r>
        <w:t>.</w:t>
      </w:r>
    </w:p>
    <w:p w14:paraId="3C9AB277" w14:textId="2C728D27" w:rsidR="00A679EA" w:rsidRDefault="00A679EA" w:rsidP="00CC386C">
      <w:commentRangeStart w:id="65"/>
      <w:r>
        <w:lastRenderedPageBreak/>
        <w:t>Unfortunately</w:t>
      </w:r>
      <w:commentRangeEnd w:id="65"/>
      <w:r>
        <w:rPr>
          <w:rStyle w:val="CommentReference"/>
        </w:rPr>
        <w:commentReference w:id="65"/>
      </w:r>
      <w:r>
        <w:t xml:space="preserve">, a complete inventory of species present in an area is unattainable in many ecosystems, </w:t>
      </w:r>
      <w:del w:id="66" w:author="Graham Forrester" w:date="2019-11-12T20:50:00Z">
        <w:r w:rsidDel="00BF35E9">
          <w:delText xml:space="preserve">including </w:delText>
        </w:r>
      </w:del>
      <w:ins w:id="67" w:author="Graham Forrester" w:date="2019-11-12T20:50:00Z">
        <w:r w:rsidR="00BF35E9">
          <w:t xml:space="preserve">particularly </w:t>
        </w:r>
      </w:ins>
      <w:ins w:id="68" w:author="Graham Forrester" w:date="2019-11-12T20:51:00Z">
        <w:r w:rsidR="00BF35E9">
          <w:t>in high diversity sy</w:t>
        </w:r>
      </w:ins>
      <w:ins w:id="69" w:author="Graham Forrester" w:date="2019-11-12T20:52:00Z">
        <w:r w:rsidR="00BF35E9">
          <w:t>ste</w:t>
        </w:r>
      </w:ins>
      <w:ins w:id="70" w:author="Graham Forrester" w:date="2019-11-12T20:51:00Z">
        <w:r w:rsidR="00BF35E9">
          <w:t xml:space="preserve">ms like </w:t>
        </w:r>
      </w:ins>
      <w:r>
        <w:t>coral reefs</w:t>
      </w:r>
      <w:ins w:id="71" w:author="Graham Forrester" w:date="2019-11-12T20:52:00Z">
        <w:r w:rsidR="00BF35E9">
          <w:t xml:space="preserve">.  Even </w:t>
        </w:r>
      </w:ins>
      <w:del w:id="72" w:author="Graham Forrester" w:date="2019-11-12T20:52:00Z">
        <w:r w:rsidDel="00BF35E9">
          <w:delText xml:space="preserve">, and, </w:delText>
        </w:r>
      </w:del>
      <w:r>
        <w:t xml:space="preserve">for taxonomic groups that can be </w:t>
      </w:r>
      <w:ins w:id="73" w:author="Graham Forrester" w:date="2019-11-12T20:52:00Z">
        <w:r w:rsidR="00BF35E9">
          <w:t xml:space="preserve">completely </w:t>
        </w:r>
      </w:ins>
      <w:r>
        <w:t xml:space="preserve">inventoried in principle, monitoring strategies that could detect all species </w:t>
      </w:r>
      <w:proofErr w:type="gramStart"/>
      <w:r>
        <w:t>in a given</w:t>
      </w:r>
      <w:proofErr w:type="gramEnd"/>
      <w:r>
        <w:t xml:space="preserve"> habitat are often prohibitively expensive and time-consuming </w:t>
      </w:r>
      <w:commentRangeStart w:id="74"/>
      <w:r>
        <w:t>(Kati et al., 2004)</w:t>
      </w:r>
      <w:commentRangeEnd w:id="74"/>
      <w:r>
        <w:rPr>
          <w:rStyle w:val="CommentReference"/>
        </w:rPr>
        <w:commentReference w:id="74"/>
      </w:r>
      <w:r>
        <w:t>. Monitoring species richness requires substantial taxonomic expertise (</w:t>
      </w:r>
      <w:commentRangeStart w:id="75"/>
      <w:r>
        <w:t>Hirst, 2008</w:t>
      </w:r>
      <w:commentRangeEnd w:id="75"/>
      <w:r w:rsidR="0023176A">
        <w:rPr>
          <w:rStyle w:val="CommentReference"/>
        </w:rPr>
        <w:commentReference w:id="75"/>
      </w:r>
      <w:r>
        <w:t xml:space="preserve">; </w:t>
      </w:r>
      <w:commentRangeStart w:id="76"/>
      <w:proofErr w:type="spellStart"/>
      <w:r>
        <w:t>Sebek</w:t>
      </w:r>
      <w:proofErr w:type="spellEnd"/>
      <w:r>
        <w:t xml:space="preserve"> et al., 2012</w:t>
      </w:r>
      <w:commentRangeEnd w:id="76"/>
      <w:r w:rsidR="008D2FAF">
        <w:rPr>
          <w:rStyle w:val="CommentReference"/>
        </w:rPr>
        <w:commentReference w:id="76"/>
      </w:r>
      <w:r>
        <w:t xml:space="preserve">). </w:t>
      </w:r>
      <w:commentRangeStart w:id="77"/>
      <w:r>
        <w:t xml:space="preserve">Moreover, some species that can be recognized in the lab using morphological features or genetic markers cannot be distinguished in situ during field surveys. When </w:t>
      </w:r>
      <w:del w:id="78" w:author="Graham Forrester" w:date="2019-11-12T20:54:00Z">
        <w:r w:rsidDel="000E1584">
          <w:delText>individuals are not phenotypically</w:delText>
        </w:r>
      </w:del>
      <w:ins w:id="79" w:author="Graham Forrester" w:date="2019-11-12T20:54:00Z">
        <w:r w:rsidR="000E1584">
          <w:t>species cannot be reliably</w:t>
        </w:r>
      </w:ins>
      <w:r>
        <w:t xml:space="preserve"> distinguishable </w:t>
      </w:r>
      <w:del w:id="80" w:author="Graham Forrester" w:date="2019-11-12T20:54:00Z">
        <w:r w:rsidDel="000E1584">
          <w:delText>between taxonomic groups</w:delText>
        </w:r>
      </w:del>
      <w:ins w:id="81" w:author="Graham Forrester" w:date="2019-11-12T20:54:00Z">
        <w:r w:rsidR="000E1584">
          <w:t>in the field</w:t>
        </w:r>
      </w:ins>
      <w:r>
        <w:t xml:space="preserve">, studies sometimes use recognizable taxonomic units (RTU’s) or morphospecies that are defined by readily identifiable characteristics in the field </w:t>
      </w:r>
      <w:commentRangeStart w:id="82"/>
      <w:r>
        <w:t>(</w:t>
      </w:r>
      <w:proofErr w:type="spellStart"/>
      <w:r>
        <w:t>Derraik</w:t>
      </w:r>
      <w:proofErr w:type="spellEnd"/>
      <w:r>
        <w:t xml:space="preserve"> et al., 2002)</w:t>
      </w:r>
      <w:commentRangeEnd w:id="82"/>
      <w:r>
        <w:rPr>
          <w:rStyle w:val="CommentReference"/>
        </w:rPr>
        <w:commentReference w:id="82"/>
      </w:r>
      <w:r>
        <w:t xml:space="preserve">. </w:t>
      </w:r>
      <w:proofErr w:type="gramStart"/>
      <w:r>
        <w:t>Alternatively</w:t>
      </w:r>
      <w:commentRangeEnd w:id="77"/>
      <w:proofErr w:type="gramEnd"/>
      <w:r w:rsidR="00502CD3">
        <w:rPr>
          <w:rStyle w:val="CommentReference"/>
        </w:rPr>
        <w:commentReference w:id="77"/>
      </w:r>
      <w:r>
        <w:t>,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frequently measured (</w:t>
      </w:r>
      <w:commentRangeStart w:id="83"/>
      <w:r>
        <w:t>Alvarez-Filip et al., 2009</w:t>
      </w:r>
      <w:commentRangeEnd w:id="83"/>
      <w:r w:rsidR="00766FC9">
        <w:rPr>
          <w:rStyle w:val="CommentReference"/>
        </w:rPr>
        <w:commentReference w:id="83"/>
      </w:r>
      <w:r>
        <w:t xml:space="preserve">; </w:t>
      </w:r>
      <w:commentRangeStart w:id="84"/>
      <w:r>
        <w:t>Gardner et al., 200</w:t>
      </w:r>
      <w:r w:rsidR="00766FC9">
        <w:t>3</w:t>
      </w:r>
      <w:commentRangeEnd w:id="84"/>
      <w:r w:rsidR="00766FC9">
        <w:rPr>
          <w:rStyle w:val="CommentReference"/>
        </w:rPr>
        <w:commentReference w:id="84"/>
      </w:r>
      <w:r>
        <w:t xml:space="preserve">). </w:t>
      </w:r>
      <w:commentRangeStart w:id="85"/>
      <w:r>
        <w:t xml:space="preserve">Sponges play a dominant role in the benthic composition of the reef and contribute to the </w:t>
      </w:r>
      <w:commentRangeEnd w:id="85"/>
      <w:r w:rsidR="00C73944">
        <w:rPr>
          <w:rStyle w:val="CommentReference"/>
        </w:rPr>
        <w:commentReference w:id="85"/>
      </w:r>
      <w:r>
        <w:t xml:space="preserve">reef’s three-dimensional structure </w:t>
      </w:r>
      <w:r w:rsidR="00766FC9">
        <w:t>(</w:t>
      </w:r>
      <w:commentRangeStart w:id="86"/>
      <w:r w:rsidR="00766FC9">
        <w:t>Bell, 2008</w:t>
      </w:r>
      <w:commentRangeEnd w:id="86"/>
      <w:r w:rsidR="00766FC9">
        <w:rPr>
          <w:rStyle w:val="CommentReference"/>
        </w:rPr>
        <w:commentReference w:id="86"/>
      </w:r>
      <w:r w:rsidR="00766FC9">
        <w:t xml:space="preserve">) </w:t>
      </w:r>
      <w:r>
        <w:t xml:space="preserve">and yet </w:t>
      </w:r>
      <w:r w:rsidR="00BA73F0">
        <w:t>few studies have investigated sponge dynamics (</w:t>
      </w:r>
      <w:commentRangeStart w:id="87"/>
      <w:r w:rsidR="00BA73F0">
        <w:t>Berman et al., 2013</w:t>
      </w:r>
      <w:commentRangeEnd w:id="87"/>
      <w:r w:rsidR="00BA73F0">
        <w:rPr>
          <w:rStyle w:val="CommentReference"/>
        </w:rPr>
        <w:commentReference w:id="87"/>
      </w:r>
      <w:r w:rsidR="00BA73F0">
        <w:t xml:space="preserve">; </w:t>
      </w:r>
      <w:commentRangeStart w:id="88"/>
      <w:r w:rsidR="00BA73F0">
        <w:t>Wulff, 2006</w:t>
      </w:r>
      <w:commentRangeEnd w:id="88"/>
      <w:r w:rsidR="00BA73F0">
        <w:rPr>
          <w:rStyle w:val="CommentReference"/>
        </w:rPr>
        <w:commentReference w:id="88"/>
      </w:r>
      <w:r w:rsidR="00BA73F0">
        <w:t>)</w:t>
      </w:r>
      <w:r w:rsidR="0088253A">
        <w:t>.</w:t>
      </w:r>
      <w:r w:rsidR="00BA73F0">
        <w:t xml:space="preserve"> N</w:t>
      </w:r>
      <w:r>
        <w:t>ot much is known about the relationship between coral cover or rugosity and sponge richness or about sponge cover as a way of predicting coral and fish richness.</w:t>
      </w:r>
    </w:p>
    <w:p w14:paraId="15BD41EB" w14:textId="17544480" w:rsidR="00A679EA" w:rsidRDefault="00A679EA" w:rsidP="00CC386C">
      <w:commentRangeStart w:id="89"/>
      <w:r>
        <w:lastRenderedPageBreak/>
        <w:t>These</w:t>
      </w:r>
      <w:commentRangeEnd w:id="89"/>
      <w:r>
        <w:rPr>
          <w:rStyle w:val="CommentReference"/>
        </w:rPr>
        <w:commentReference w:id="89"/>
      </w:r>
      <w:r>
        <w:t xml:space="preserve"> </w:t>
      </w:r>
      <w:commentRangeStart w:id="90"/>
      <w:r>
        <w:t>landscape</w:t>
      </w:r>
      <w:commentRangeEnd w:id="90"/>
      <w:r w:rsidR="00C73944">
        <w:rPr>
          <w:rStyle w:val="CommentReference"/>
        </w:rPr>
        <w:commentReference w:id="90"/>
      </w:r>
      <w:r>
        <w:t xml:space="preserve"> feature predictors of coral reef biodiversity can be thought of as potential surrogates, simple indicators that provide an estimate of a target component of biodiversity, often referred to more simply as a target (</w:t>
      </w:r>
      <w:commentRangeStart w:id="91"/>
      <w:proofErr w:type="spellStart"/>
      <w:r w:rsidR="00082267">
        <w:t>Noss</w:t>
      </w:r>
      <w:proofErr w:type="spellEnd"/>
      <w:r w:rsidR="00082267">
        <w:t>, 1990</w:t>
      </w:r>
      <w:commentRangeEnd w:id="91"/>
      <w:r w:rsidR="002548D9">
        <w:rPr>
          <w:rStyle w:val="CommentReference"/>
        </w:rPr>
        <w:commentReference w:id="91"/>
      </w:r>
      <w:r>
        <w:t xml:space="preserve">). An effective surrogate has two essential features: first, it takes less time, money, and experience to measure than the target and second it maintains a consistently strong correlation with the target over space and time </w:t>
      </w:r>
      <w:commentRangeStart w:id="92"/>
      <w:r>
        <w:t xml:space="preserve">(Colwell &amp; Coddington, 1994; </w:t>
      </w:r>
      <w:proofErr w:type="spellStart"/>
      <w:r>
        <w:t>Magierowski</w:t>
      </w:r>
      <w:proofErr w:type="spellEnd"/>
      <w:r>
        <w:t xml:space="preserve"> &amp; Johnson, 2006; Moreno et al., 2007)</w:t>
      </w:r>
      <w:commentRangeEnd w:id="92"/>
      <w:r>
        <w:rPr>
          <w:rStyle w:val="CommentReference"/>
        </w:rPr>
        <w:commentReference w:id="92"/>
      </w:r>
      <w:r>
        <w:t>. 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w:t>
      </w:r>
      <w:r w:rsidR="00D60922">
        <w:t xml:space="preserve"> </w:t>
      </w:r>
      <w:commentRangeStart w:id="93"/>
      <w:r>
        <w:t>(</w:t>
      </w:r>
      <w:r w:rsidR="0018493D">
        <w:t xml:space="preserve">Anderson, 2005; </w:t>
      </w:r>
      <w:r w:rsidR="000C5D90">
        <w:t>Darling et al., 2017</w:t>
      </w:r>
      <w:r w:rsidR="0018493D">
        <w:t>; Eglington, 2012</w:t>
      </w:r>
      <w:r>
        <w:t xml:space="preserve">; </w:t>
      </w:r>
      <w:proofErr w:type="spellStart"/>
      <w:r>
        <w:t>Smale</w:t>
      </w:r>
      <w:proofErr w:type="spellEnd"/>
      <w:r>
        <w:t>, 2010)</w:t>
      </w:r>
      <w:commentRangeEnd w:id="93"/>
      <w:r>
        <w:rPr>
          <w:rStyle w:val="CommentReference"/>
        </w:rPr>
        <w:commentReference w:id="93"/>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94"/>
      <w:r>
        <w:t>(</w:t>
      </w:r>
      <w:proofErr w:type="spellStart"/>
      <w:r>
        <w:t>Margules</w:t>
      </w:r>
      <w:proofErr w:type="spellEnd"/>
      <w:r>
        <w:t xml:space="preserve">, </w:t>
      </w:r>
      <w:proofErr w:type="spellStart"/>
      <w:r>
        <w:t>Pressey</w:t>
      </w:r>
      <w:proofErr w:type="spellEnd"/>
      <w:r>
        <w:t xml:space="preserve">, &amp; Williams, 2002; </w:t>
      </w:r>
      <w:proofErr w:type="spellStart"/>
      <w:r>
        <w:t>Padoa-Schioppa</w:t>
      </w:r>
      <w:proofErr w:type="spellEnd"/>
      <w:r>
        <w:t xml:space="preserve">, </w:t>
      </w:r>
      <w:proofErr w:type="spellStart"/>
      <w:r>
        <w:t>Baietto</w:t>
      </w:r>
      <w:proofErr w:type="spellEnd"/>
      <w:r>
        <w:t xml:space="preserve">, Massa, &amp; </w:t>
      </w:r>
      <w:proofErr w:type="spellStart"/>
      <w:r>
        <w:t>Bottoni</w:t>
      </w:r>
      <w:proofErr w:type="spellEnd"/>
      <w:r>
        <w:t xml:space="preserve">, 2006; Ward, </w:t>
      </w:r>
      <w:proofErr w:type="spellStart"/>
      <w:r>
        <w:t>Vanderklift</w:t>
      </w:r>
      <w:proofErr w:type="spellEnd"/>
      <w:r>
        <w:t xml:space="preserve">, Nicholls, &amp; </w:t>
      </w:r>
      <w:proofErr w:type="spellStart"/>
      <w:r>
        <w:t>Kenchington</w:t>
      </w:r>
      <w:proofErr w:type="spellEnd"/>
      <w:r>
        <w:t>, 1999)</w:t>
      </w:r>
      <w:commentRangeEnd w:id="94"/>
      <w:r>
        <w:rPr>
          <w:rStyle w:val="CommentReference"/>
        </w:rPr>
        <w:commentReference w:id="94"/>
      </w:r>
      <w:r>
        <w:t xml:space="preserve">. However, few studies have explicitly investigated surrogate effectiveness across temporal scales, and those that have are typically quite short (e.g., 13 months and 1 year; </w:t>
      </w:r>
      <w:commentRangeStart w:id="95"/>
      <w:proofErr w:type="spellStart"/>
      <w:r>
        <w:t>Magierowski</w:t>
      </w:r>
      <w:proofErr w:type="spellEnd"/>
      <w:r>
        <w:t xml:space="preserve"> &amp; Johnson, 2006; Rubal, </w:t>
      </w:r>
      <w:proofErr w:type="spellStart"/>
      <w:r>
        <w:t>Veiga</w:t>
      </w:r>
      <w:proofErr w:type="spellEnd"/>
      <w:r>
        <w:t>, Vieira, &amp; Sousa-Pinto, 2011</w:t>
      </w:r>
      <w:commentRangeEnd w:id="95"/>
      <w:r>
        <w:rPr>
          <w:rStyle w:val="CommentReference"/>
        </w:rPr>
        <w:commentReference w:id="95"/>
      </w:r>
      <w:r>
        <w:t xml:space="preserve">). Despite not always being their primary focus, authors recognize that an effective surrogate must maintain a stable relationship with the target over time, in other words any environmental changes that influence the target must have a </w:t>
      </w:r>
      <w:r>
        <w:lastRenderedPageBreak/>
        <w:t xml:space="preserve">qualitatively similar influence on the surrogate </w:t>
      </w:r>
      <w:commentRangeStart w:id="96"/>
      <w:r>
        <w:t xml:space="preserve">(Bevilacqua et al., 2018; Lewandowski et al., 2010; </w:t>
      </w:r>
      <w:proofErr w:type="spellStart"/>
      <w:r>
        <w:t>Mellin</w:t>
      </w:r>
      <w:proofErr w:type="spellEnd"/>
      <w:r>
        <w:t xml:space="preserve"> et al., 2011)</w:t>
      </w:r>
      <w:commentRangeEnd w:id="96"/>
      <w:r>
        <w:rPr>
          <w:rStyle w:val="CommentReference"/>
        </w:rPr>
        <w:commentReference w:id="96"/>
      </w:r>
      <w:r>
        <w:t>. The need for more studies that investigate the effectiveness of surrogates over time is evident.</w:t>
      </w:r>
    </w:p>
    <w:p w14:paraId="1896A12D" w14:textId="02F50753" w:rsidR="00A679EA" w:rsidRDefault="00A679EA" w:rsidP="00CC386C">
      <w:commentRangeStart w:id="97"/>
      <w:r>
        <w:t>Here</w:t>
      </w:r>
      <w:commentRangeEnd w:id="97"/>
      <w:r>
        <w:rPr>
          <w:rStyle w:val="CommentReference"/>
        </w:rPr>
        <w:commentReference w:id="97"/>
      </w:r>
      <w:r>
        <w:t xml:space="preserve">, </w:t>
      </w:r>
      <w:ins w:id="98" w:author="Graham Forrester" w:date="2019-11-12T21:27:00Z">
        <w:r w:rsidR="00684042">
          <w:t xml:space="preserve">we </w:t>
        </w:r>
      </w:ins>
      <w:commentRangeStart w:id="99"/>
      <w:r>
        <w:t>I</w:t>
      </w:r>
      <w:commentRangeEnd w:id="99"/>
      <w:r w:rsidR="00016AF6">
        <w:rPr>
          <w:rStyle w:val="CommentReference"/>
        </w:rPr>
        <w:commentReference w:id="99"/>
      </w:r>
      <w:r>
        <w:t xml:space="preserve"> 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 (Forrester et al., 2015). </w:t>
      </w:r>
      <w:del w:id="100" w:author="Graham Forrester" w:date="2019-11-12T21:27:00Z">
        <w:r w:rsidDel="00684042">
          <w:delText xml:space="preserve">My </w:delText>
        </w:r>
      </w:del>
      <w:ins w:id="101" w:author="Graham Forrester" w:date="2019-11-12T21:27:00Z">
        <w:r w:rsidR="00684042">
          <w:t>Our</w:t>
        </w:r>
        <w:r w:rsidR="00684042">
          <w:t xml:space="preserve"> </w:t>
        </w:r>
      </w:ins>
      <w:r>
        <w:t xml:space="preserve">first objective was to determine, for each of the four targets separately, which of these three candidate surrogates is the 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w:t>
      </w:r>
      <w:bookmarkStart w:id="102" w:name="_GoBack"/>
      <w:r>
        <w:t xml:space="preserve">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w:t>
      </w:r>
      <w:bookmarkEnd w:id="102"/>
      <w:r>
        <w:t xml:space="preserve">may be dominated by a few species </w:t>
      </w:r>
      <w:commentRangeStart w:id="103"/>
      <w:r>
        <w:t xml:space="preserve">(Alvarez-Filip, </w:t>
      </w:r>
      <w:proofErr w:type="spellStart"/>
      <w:r>
        <w:t>Dulvy</w:t>
      </w:r>
      <w:proofErr w:type="spellEnd"/>
      <w:r>
        <w:t xml:space="preserve">, </w:t>
      </w:r>
      <w:proofErr w:type="spellStart"/>
      <w:r>
        <w:t>Côteé</w:t>
      </w:r>
      <w:proofErr w:type="spellEnd"/>
      <w:r>
        <w:t>, Watkinson, &amp; Gill, 2011)</w:t>
      </w:r>
      <w:commentRangeEnd w:id="103"/>
      <w:r>
        <w:rPr>
          <w:rStyle w:val="CommentReference"/>
        </w:rPr>
        <w:commentReference w:id="103"/>
      </w:r>
      <w:r>
        <w:t xml:space="preserve">. In addition, greater rugosity should provide a wider variety of structures that may be utilized by a greater diversity of fish species </w:t>
      </w:r>
      <w:commentRangeStart w:id="104"/>
      <w:r>
        <w:t>(Darling et al., 2017;</w:t>
      </w:r>
      <w:commentRangeEnd w:id="104"/>
      <w:r>
        <w:rPr>
          <w:rStyle w:val="CommentReference"/>
        </w:rPr>
        <w:commentReference w:id="104"/>
      </w:r>
      <w:r>
        <w:t xml:space="preserve"> </w:t>
      </w:r>
      <w:commentRangeStart w:id="105"/>
      <w:r>
        <w:t>Graham et al., 2006</w:t>
      </w:r>
      <w:commentRangeEnd w:id="105"/>
      <w:r>
        <w:rPr>
          <w:rStyle w:val="CommentReference"/>
        </w:rPr>
        <w:commentReference w:id="105"/>
      </w:r>
      <w:r>
        <w:t xml:space="preserve">; </w:t>
      </w:r>
      <w:commentRangeStart w:id="106"/>
      <w:proofErr w:type="spellStart"/>
      <w:r>
        <w:t>Gratwicke</w:t>
      </w:r>
      <w:proofErr w:type="spellEnd"/>
      <w:r>
        <w:t xml:space="preserve"> &amp; Speight, 2005</w:t>
      </w:r>
      <w:commentRangeEnd w:id="106"/>
      <w:r>
        <w:rPr>
          <w:rStyle w:val="CommentReference"/>
        </w:rPr>
        <w:commentReference w:id="106"/>
      </w:r>
      <w:r>
        <w:t xml:space="preserve">; </w:t>
      </w:r>
      <w:commentRangeStart w:id="107"/>
      <w:r>
        <w:t xml:space="preserve">Newman et al., </w:t>
      </w:r>
      <w:r>
        <w:lastRenderedPageBreak/>
        <w:t>2015</w:t>
      </w:r>
      <w:commentRangeEnd w:id="107"/>
      <w:r>
        <w:rPr>
          <w:rStyle w:val="CommentReference"/>
        </w:rPr>
        <w:commentReference w:id="107"/>
      </w:r>
      <w:r>
        <w:t xml:space="preserve">) and different fish species utilize the structure of the reef when coral is alive versus when it’s dead </w:t>
      </w:r>
      <w:commentRangeStart w:id="108"/>
      <w:r>
        <w:t>(Wilson, Graham, Pratchett, Jones, &amp; Polunin, 2006)</w:t>
      </w:r>
      <w:commentRangeEnd w:id="108"/>
      <w:r>
        <w:rPr>
          <w:rStyle w:val="CommentReference"/>
        </w:rPr>
        <w:commentReference w:id="108"/>
      </w:r>
      <w:r>
        <w:t>.</w:t>
      </w:r>
      <w:r>
        <w:br w:type="page"/>
      </w:r>
    </w:p>
    <w:p w14:paraId="65B1F5CA" w14:textId="77777777" w:rsidR="00A679EA" w:rsidRDefault="00A679EA" w:rsidP="00CC386C">
      <w:pPr>
        <w:ind w:firstLine="0"/>
        <w:rPr>
          <w:b/>
        </w:rPr>
      </w:pPr>
      <w:r>
        <w:rPr>
          <w:b/>
        </w:rPr>
        <w:lastRenderedPageBreak/>
        <w:t>Material and Methods</w:t>
      </w:r>
    </w:p>
    <w:p w14:paraId="772F3A4B" w14:textId="77777777" w:rsidR="00A679EA" w:rsidRDefault="00A679EA" w:rsidP="00CC386C">
      <w:pPr>
        <w:pStyle w:val="Heading2"/>
      </w:pPr>
      <w:r>
        <w:t>Field study design</w:t>
      </w:r>
    </w:p>
    <w:p w14:paraId="69DC4F5F" w14:textId="1E59FB7B" w:rsidR="00A679EA" w:rsidRDefault="00A679EA" w:rsidP="00CC386C">
      <w:r>
        <w:t xml:space="preserve">I used data collected as part of an ongoing monitoring program at eight sites around Guana Island in the British Virgin Islands (Fig. 1; Forrester et al., 2015).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CC386C">
      <w:pPr>
        <w:pStyle w:val="Heading2"/>
      </w:pPr>
      <w:bookmarkStart w:id="109" w:name="_fwntfdganz29" w:colFirst="0" w:colLast="0"/>
      <w:bookmarkEnd w:id="109"/>
      <w:r>
        <w:t>Survey methods</w:t>
      </w:r>
    </w:p>
    <w:p w14:paraId="32032B05" w14:textId="77777777" w:rsidR="00A679EA" w:rsidRDefault="00A679EA" w:rsidP="00CC386C">
      <w:r>
        <w:t xml:space="preserve">Corals, sponges, fishes, and rugosity were sampled using well-established visual survey methods. </w:t>
      </w:r>
    </w:p>
    <w:p w14:paraId="3E96246D" w14:textId="77777777"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(Scombridae)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also excluded because their abundance is affected by lunar cycles, which complicates the detection of long-term trends (Robertson, 1992). Because fish were the only mobile organisms surveyed, the fish survey was conducted first for each transect in order to reduce the bias caused by divers disturbing the fish (Emslie, </w:t>
      </w:r>
      <w:proofErr w:type="spellStart"/>
      <w:r>
        <w:t>Cheal</w:t>
      </w:r>
      <w:proofErr w:type="spellEnd"/>
      <w:r>
        <w:t xml:space="preserve">, MacNeil, Miller, &amp; </w:t>
      </w:r>
      <w:proofErr w:type="spellStart"/>
      <w:r>
        <w:t>Sweatman</w:t>
      </w:r>
      <w:proofErr w:type="spellEnd"/>
      <w:r>
        <w:t xml:space="preserve">, 2018). </w:t>
      </w:r>
    </w:p>
    <w:p w14:paraId="210039A0" w14:textId="77777777" w:rsidR="00A679EA" w:rsidRDefault="00A679EA" w:rsidP="00CC386C">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(Almada-</w:t>
      </w:r>
      <w:proofErr w:type="spellStart"/>
      <w:r>
        <w:t>Villela</w:t>
      </w:r>
      <w:proofErr w:type="spellEnd"/>
      <w:r>
        <w:t>, Sale, Gold-</w:t>
      </w:r>
      <w:proofErr w:type="spellStart"/>
      <w:r>
        <w:t>Bouchot</w:t>
      </w:r>
      <w:proofErr w:type="spellEnd"/>
      <w:r>
        <w:t xml:space="preserve">, &amp; </w:t>
      </w:r>
      <w:proofErr w:type="spellStart"/>
      <w:r>
        <w:t>Kjerfve</w:t>
      </w:r>
      <w:proofErr w:type="spellEnd"/>
      <w:r>
        <w:t xml:space="preserve">, 2003).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77777777" w:rsidR="00A679EA" w:rsidRDefault="00A679EA" w:rsidP="00CC386C">
      <w:r>
        <w:t xml:space="preserve">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77777777" w:rsidR="00A679EA" w:rsidRDefault="00A679EA" w:rsidP="00CC386C">
      <w:r>
        <w:t>To minimize bias introduced by using multiple observers, fish counts and sponge counts were each made by a single expert observer (Thompson, 1997; Bernard, 2013),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7B9AD71D" w:rsidR="00A679EA" w:rsidRDefault="00A679EA" w:rsidP="00CC386C">
      <w:r>
        <w:t>Identifying taxa to species is not always possible or practical in field surveys, and fish, corals and sponges were identified to the most specific taxonomic group practical (Appendices 1-2</w:t>
      </w:r>
      <w:r w:rsidR="005A1886">
        <w:t>)</w:t>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14:paraId="55EC66F3" w14:textId="77777777" w:rsidR="00A679EA" w:rsidRDefault="00A679EA" w:rsidP="00CC386C">
      <w:pPr>
        <w:pStyle w:val="Heading2"/>
      </w:pPr>
      <w:bookmarkStart w:id="110" w:name="_j2rsg1phwf4n" w:colFirst="0" w:colLast="0"/>
      <w:bookmarkEnd w:id="110"/>
      <w:r>
        <w:t>Statistical Analysis</w:t>
      </w:r>
    </w:p>
    <w:p w14:paraId="69364A06" w14:textId="77777777" w:rsidR="00A679EA" w:rsidRDefault="00A679EA" w:rsidP="00CC386C">
      <w:pPr>
        <w:pStyle w:val="Heading2"/>
        <w:ind w:firstLine="720"/>
      </w:pPr>
      <w:r>
        <w:rPr>
          <w:i w:val="0"/>
        </w:rPr>
        <w:t xml:space="preserve">We used sites as replicates because they represent spatial units of relevance from both ecological and management perspectives. For surrogates (coral cover, </w:t>
      </w:r>
      <w:r>
        <w:rPr>
          <w:i w:val="0"/>
        </w:rP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6E30177C" w:rsidR="00A679EA" w:rsidRDefault="00A679EA" w:rsidP="00CC386C">
      <w:r>
        <w:t>Based on first principles, we used negative binomial regression using the ‘MASS’ package to model richness because it is a count variable (Venables &amp; Ripley, 2002).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7777777"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77777777"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w:t>
      </w:r>
      <w:r>
        <w:lastRenderedPageBreak/>
        <w:t>compared to models with interactive terms for the surrogate with year and the 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77777777" w:rsidR="00A679EA" w:rsidRDefault="00A679EA" w:rsidP="00CC386C">
      <w:commentRangeStart w:id="111"/>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111"/>
      <w:r w:rsidR="00700A7F">
        <w:rPr>
          <w:rStyle w:val="CommentReference"/>
        </w:rPr>
        <w:commentReference w:id="111"/>
      </w:r>
      <w:r>
        <w:t>All data management and analysis was performed in the R programming language (R Core Team, 2019).</w:t>
      </w:r>
    </w:p>
    <w:p w14:paraId="39AE5C7F" w14:textId="77777777" w:rsidR="00A679EA" w:rsidRDefault="00A679EA" w:rsidP="00CC386C">
      <w:pPr>
        <w:rPr>
          <w:highlight w:val="white"/>
        </w:rPr>
      </w:pPr>
      <w:r>
        <w:br w:type="page"/>
      </w:r>
    </w:p>
    <w:p w14:paraId="711F382B" w14:textId="77777777" w:rsidR="00A679EA" w:rsidRDefault="00A679EA" w:rsidP="00F264AE">
      <w:pPr>
        <w:pStyle w:val="Heading1"/>
        <w:ind w:firstLine="0"/>
      </w:pPr>
      <w:bookmarkStart w:id="112" w:name="_6921849kdo93" w:colFirst="0" w:colLast="0"/>
      <w:bookmarkEnd w:id="112"/>
      <w:r>
        <w:lastRenderedPageBreak/>
        <w:t>Results</w:t>
      </w:r>
    </w:p>
    <w:p w14:paraId="55BAC720" w14:textId="77777777" w:rsidR="00A679EA" w:rsidRDefault="00A679EA" w:rsidP="00CC386C">
      <w:pPr>
        <w:pStyle w:val="Heading2"/>
      </w:pPr>
      <w:bookmarkStart w:id="113" w:name="_6wnt1lhf96oq" w:colFirst="0" w:colLast="0"/>
      <w:bookmarkEnd w:id="113"/>
      <w:r>
        <w:t>Summary statistics</w:t>
      </w:r>
    </w:p>
    <w:p w14:paraId="7975FA0D" w14:textId="77777777" w:rsidR="00A679EA" w:rsidRDefault="00A679EA" w:rsidP="00CC386C">
      <w:pPr>
        <w:pStyle w:val="Heading2"/>
        <w:ind w:firstLine="720"/>
        <w:rPr>
          <w:highlight w:val="white"/>
        </w:rPr>
      </w:pPr>
      <w:bookmarkStart w:id="114" w:name="_uzg2digyln7d" w:colFirst="0" w:colLast="0"/>
      <w:bookmarkEnd w:id="114"/>
      <w:r>
        <w:rPr>
          <w:i w:val="0"/>
        </w:rP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CC386C">
      <w:pPr>
        <w:pStyle w:val="Heading2"/>
      </w:pPr>
      <w:bookmarkStart w:id="115" w:name="_nujrgjx5taud" w:colFirst="0" w:colLast="0"/>
      <w:bookmarkStart w:id="116" w:name="_h6w7xsrogjxa" w:colFirst="0" w:colLast="0"/>
      <w:bookmarkEnd w:id="115"/>
      <w:bookmarkEnd w:id="116"/>
      <w:r>
        <w:t>Objective 1: Identify top candidate surrogates</w:t>
      </w:r>
    </w:p>
    <w:p w14:paraId="5CB603DD" w14:textId="77777777"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surrogate for coral richness (Tab. 1; Fig. 2). Sponge cover showed a weak positive association with sponge richness, and there was a weak negative association between coral cover and sponge richness. Coral cover, however, was a slightly better predictor of sponge richness and so was the top candidate surrogate (Tab. 2; Fig. 2). Fish species richness was positively correlated with both coral cover and rugosity, but, for this target group, rugosity was clearly the best predictor of fish richness and was the top candidate surrogate for fish richness (Tab. 3; Fig. 2) and combined richness (Tab. 4; Fig. 2).</w:t>
      </w:r>
    </w:p>
    <w:p w14:paraId="4DBF0B9A" w14:textId="77777777" w:rsidR="00A679EA" w:rsidRDefault="00A679EA" w:rsidP="00CC386C">
      <w:pPr>
        <w:pStyle w:val="Heading2"/>
      </w:pPr>
      <w:bookmarkStart w:id="117" w:name="_rmzz1zfdvwy1" w:colFirst="0" w:colLast="0"/>
      <w:bookmarkEnd w:id="117"/>
      <w:r>
        <w:t>Objective 2: Top candidate surrogates over time and space</w:t>
      </w:r>
    </w:p>
    <w:p w14:paraId="352CF660" w14:textId="77777777" w:rsidR="00A679EA" w:rsidRPr="00EA2729" w:rsidRDefault="00A679EA" w:rsidP="00CC386C">
      <w:pPr>
        <w:ind w:firstLine="0"/>
        <w:rPr>
          <w:u w:val="single"/>
        </w:rPr>
      </w:pPr>
      <w:r w:rsidRPr="00EA2729">
        <w:rPr>
          <w:u w:val="single"/>
        </w:rPr>
        <w:t>Coral Richness:</w:t>
      </w:r>
    </w:p>
    <w:p w14:paraId="18F49C24" w14:textId="6A61B6C1"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t>; Tab.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nature of the relationship between coral cover and coral richness (i.e. the slope of the relationship) changes over time</w:t>
      </w:r>
      <w:r w:rsidR="00802EBE">
        <w:t xml:space="preserve"> (Tab.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CC386C">
      <w:pPr>
        <w:ind w:firstLine="0"/>
        <w:rPr>
          <w:u w:val="single"/>
        </w:rPr>
      </w:pPr>
      <w:r>
        <w:rPr>
          <w:u w:val="single"/>
        </w:rPr>
        <w:t>Sponge</w:t>
      </w:r>
      <w:r w:rsidRPr="00EA2729">
        <w:rPr>
          <w:u w:val="single"/>
        </w:rPr>
        <w:t xml:space="preserve"> Richness:</w:t>
      </w:r>
    </w:p>
    <w:p w14:paraId="12601C54" w14:textId="77777777"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cover also varies in space and time </w:t>
      </w:r>
      <w:r w:rsidR="00F25817">
        <w:t xml:space="preserve">independent of changes in rugosity and coral </w:t>
      </w:r>
      <w:r w:rsidR="00F25817">
        <w:lastRenderedPageBreak/>
        <w:t xml:space="preserve">cover. </w:t>
      </w:r>
      <w:r>
        <w:rPr>
          <w:highlight w:val="white"/>
        </w:rPr>
        <w:t>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t>; Tab.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CC386C">
      <w:pPr>
        <w:ind w:firstLine="0"/>
        <w:rPr>
          <w:highlight w:val="white"/>
          <w:u w:val="single"/>
        </w:rPr>
      </w:pPr>
      <w:r w:rsidRPr="00EA2729">
        <w:rPr>
          <w:highlight w:val="white"/>
          <w:u w:val="single"/>
        </w:rPr>
        <w:t>Fish Richness:</w:t>
      </w:r>
    </w:p>
    <w:p w14:paraId="3108170D" w14:textId="77777777"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Pr>
          <w:highlight w:val="white"/>
        </w:rPr>
        <w:t xml:space="preserve"> = 0.82; Tab.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and, because rugosity varies significantly across sites and not much within a site, fish </w:t>
      </w:r>
      <w:r>
        <w:lastRenderedPageBreak/>
        <w:t>richness remains relatively stable over site and time and can 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CC386C">
      <w:pPr>
        <w:ind w:firstLine="0"/>
        <w:rPr>
          <w:u w:val="single"/>
        </w:rPr>
      </w:pPr>
      <w:r>
        <w:rPr>
          <w:u w:val="single"/>
        </w:rPr>
        <w:t>Combined</w:t>
      </w:r>
      <w:r w:rsidRPr="00EA2729">
        <w:rPr>
          <w:u w:val="single"/>
        </w:rPr>
        <w:t xml:space="preserve"> Richness:</w:t>
      </w:r>
    </w:p>
    <w:p w14:paraId="43EE87AC" w14:textId="7D114EE9"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Pr>
          <w:highlight w:val="white"/>
        </w:rPr>
        <w:t xml:space="preserve"> = 0.65; Tab.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CC386C">
      <w:pPr>
        <w:pStyle w:val="Heading2"/>
      </w:pPr>
      <w:bookmarkStart w:id="118" w:name="_wewp8zkd7499" w:colFirst="0" w:colLast="0"/>
      <w:bookmarkEnd w:id="118"/>
      <w:commentRangeStart w:id="119"/>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119"/>
      <w:r w:rsidR="00B43562">
        <w:rPr>
          <w:rStyle w:val="CommentReference"/>
        </w:rPr>
        <w:commentReference w:id="119"/>
      </w:r>
    </w:p>
    <w:p w14:paraId="2BA7DE96" w14:textId="77777777" w:rsidR="00EA3C4D" w:rsidRDefault="00EA3C4D">
      <w:pPr>
        <w:spacing w:after="200" w:line="276" w:lineRule="auto"/>
        <w:ind w:firstLine="0"/>
        <w:rPr>
          <w:b/>
        </w:rPr>
      </w:pPr>
      <w:r>
        <w:br w:type="page"/>
      </w:r>
    </w:p>
    <w:p w14:paraId="402E7EAF" w14:textId="000DC76A" w:rsidR="00A679EA" w:rsidRDefault="00A679EA" w:rsidP="002E560A">
      <w:pPr>
        <w:pStyle w:val="Heading1"/>
        <w:ind w:firstLine="0"/>
      </w:pPr>
      <w:r>
        <w:lastRenderedPageBreak/>
        <w:t>Discussion</w:t>
      </w:r>
    </w:p>
    <w:p w14:paraId="6D29A0D5" w14:textId="2F23B370" w:rsidR="00456F8B" w:rsidRDefault="007B4245" w:rsidP="00CC386C">
      <w:commentRangeStart w:id="120"/>
      <w:r>
        <w:t xml:space="preserve">Taxonomic </w:t>
      </w:r>
      <w:commentRangeEnd w:id="120"/>
      <w:r w:rsidR="003C38C5">
        <w:rPr>
          <w:rStyle w:val="CommentReference"/>
        </w:rPr>
        <w:commentReference w:id="120"/>
      </w:r>
      <w:r>
        <w:t xml:space="preserve">diversity on coral reefs has declined due to anthropogenic </w:t>
      </w:r>
      <w:commentRangeStart w:id="121"/>
      <w:r>
        <w:t>stressors</w:t>
      </w:r>
      <w:commentRangeEnd w:id="121"/>
      <w:r>
        <w:rPr>
          <w:rStyle w:val="CommentReference"/>
        </w:rPr>
        <w:commentReference w:id="121"/>
      </w:r>
      <w:r>
        <w:t xml:space="preserve">. These declines have motivated monitoring programs to estimate species richness for major taxonomic groups: fish and </w:t>
      </w:r>
      <w:commentRangeStart w:id="122"/>
      <w:r>
        <w:t>corals</w:t>
      </w:r>
      <w:commentRangeEnd w:id="122"/>
      <w:r>
        <w:rPr>
          <w:rStyle w:val="CommentReference"/>
        </w:rPr>
        <w:commentReference w:id="122"/>
      </w:r>
      <w:r>
        <w:t>.</w:t>
      </w:r>
      <w:r w:rsidR="003C38C5">
        <w:t xml:space="preserve"> </w:t>
      </w:r>
      <w:r>
        <w:t>Due to logistical challenges of species identification, there have been efforts attempting to estimate species richness on reefs using landscape features as s</w:t>
      </w:r>
      <w:commentRangeStart w:id="123"/>
      <w:r>
        <w:t>urrogate</w:t>
      </w:r>
      <w:commentRangeEnd w:id="123"/>
      <w:r w:rsidR="003C38C5">
        <w:rPr>
          <w:rStyle w:val="CommentReference"/>
        </w:rPr>
        <w:commentReference w:id="123"/>
      </w:r>
      <w:r>
        <w:t xml:space="preserve">s. </w:t>
      </w:r>
      <w:r w:rsidR="00105D9D">
        <w:t xml:space="preserve">Many of these efforts are limiting in spatial or </w:t>
      </w:r>
      <w:commentRangeStart w:id="124"/>
      <w:r w:rsidR="00105D9D">
        <w:t>temporal scope</w:t>
      </w:r>
      <w:commentRangeEnd w:id="124"/>
      <w:r w:rsidR="003C38C5">
        <w:rPr>
          <w:rStyle w:val="CommentReference"/>
        </w:rPr>
        <w:commentReference w:id="124"/>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125"/>
      <w:r w:rsidR="00105D9D">
        <w:t>richness</w:t>
      </w:r>
      <w:commentRangeEnd w:id="125"/>
      <w:r w:rsidR="00647639">
        <w:rPr>
          <w:rStyle w:val="CommentReference"/>
        </w:rPr>
        <w:commentReference w:id="125"/>
      </w:r>
      <w:r w:rsidR="00105D9D">
        <w:t>. We show here that including sponges in monitoring studies may provide a broader understanding of how biodiversity is changing on reefs.</w:t>
      </w:r>
    </w:p>
    <w:p w14:paraId="55940E9F" w14:textId="77777777" w:rsidR="00456F8B" w:rsidRPr="002E560A" w:rsidRDefault="00456F8B" w:rsidP="002E560A">
      <w:pPr>
        <w:ind w:firstLine="0"/>
        <w:rPr>
          <w:i/>
          <w:u w:val="single"/>
        </w:rPr>
      </w:pPr>
      <w:commentRangeStart w:id="126"/>
      <w:r w:rsidRPr="002E560A">
        <w:rPr>
          <w:i/>
          <w:u w:val="single"/>
        </w:rPr>
        <w:t>Landscape reef features correlating with changes in coral, fish, and combined richness</w:t>
      </w:r>
      <w:commentRangeEnd w:id="126"/>
      <w:r w:rsidR="00901A55">
        <w:rPr>
          <w:rStyle w:val="CommentReference"/>
        </w:rPr>
        <w:commentReference w:id="126"/>
      </w:r>
    </w:p>
    <w:p w14:paraId="4016FBAF" w14:textId="4AD79F7D" w:rsidR="002E560A" w:rsidRDefault="002E560A" w:rsidP="002E560A">
      <w:commentRangeStart w:id="127"/>
      <w:r>
        <w:t>Surrogates</w:t>
      </w:r>
      <w:commentRangeEnd w:id="127"/>
      <w:r>
        <w:rPr>
          <w:rStyle w:val="CommentReference"/>
        </w:rPr>
        <w:commentReference w:id="127"/>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2E560A">
      <w:pPr>
        <w:ind w:firstLine="0"/>
        <w:rPr>
          <w:i/>
          <w:u w:val="single"/>
        </w:rPr>
      </w:pPr>
      <w:commentRangeStart w:id="128"/>
      <w:r w:rsidRPr="002E560A">
        <w:rPr>
          <w:i/>
          <w:u w:val="single"/>
        </w:rPr>
        <w:t>Value of sponge monitoring</w:t>
      </w:r>
      <w:commentRangeEnd w:id="128"/>
      <w:r w:rsidR="00901A55">
        <w:rPr>
          <w:rStyle w:val="CommentReference"/>
        </w:rPr>
        <w:commentReference w:id="128"/>
      </w:r>
    </w:p>
    <w:p w14:paraId="3E0BA774" w14:textId="70E06CAA" w:rsidR="002E560A" w:rsidRDefault="002E560A" w:rsidP="002E560A">
      <w:pPr>
        <w:pStyle w:val="Heading1"/>
      </w:pPr>
      <w:commentRangeStart w:id="129"/>
      <w:r>
        <w:rPr>
          <w:b w:val="0"/>
        </w:rPr>
        <w:t xml:space="preserve">The </w:t>
      </w:r>
      <w:commentRangeEnd w:id="129"/>
      <w:r>
        <w:rPr>
          <w:rStyle w:val="CommentReference"/>
        </w:rPr>
        <w:commentReference w:id="129"/>
      </w:r>
      <w:r>
        <w:rPr>
          <w:b w:val="0"/>
        </w:rPr>
        <w:t xml:space="preserve">traditional measures of coral cover and rugosity might be good predictors of coral richness and fish richness respectively, but caution should be used when making extrapolations to total reef diversity as </w:t>
      </w:r>
      <w:r w:rsidR="00CB745A">
        <w:rPr>
          <w:b w:val="0"/>
        </w:rPr>
        <w:t xml:space="preserve">richness of </w:t>
      </w:r>
      <w:r>
        <w:rPr>
          <w:b w:val="0"/>
        </w:rPr>
        <w:t>some groups, here we looked at sponge</w:t>
      </w:r>
      <w:r w:rsidR="00CB745A">
        <w:rPr>
          <w:b w:val="0"/>
        </w:rPr>
        <w:t xml:space="preserve"> richnes</w:t>
      </w:r>
      <w:r>
        <w:rPr>
          <w:b w:val="0"/>
        </w:rPr>
        <w:t xml:space="preserve">s, </w:t>
      </w:r>
      <w:r w:rsidR="00CB745A">
        <w:rPr>
          <w:b w:val="0"/>
        </w:rPr>
        <w:t>is</w:t>
      </w:r>
      <w:r>
        <w:rPr>
          <w:b w:val="0"/>
        </w:rPr>
        <w:t xml:space="preserve"> not strongly correlated to these variables. </w:t>
      </w:r>
      <w:r w:rsidR="00CB745A">
        <w:rPr>
          <w:b w:val="0"/>
        </w:rPr>
        <w:t>Similarly, sponge cover does not follow the same patterns as coral cover or rugosity over time or across sites</w:t>
      </w:r>
      <w:r>
        <w:rPr>
          <w:b w:val="0"/>
        </w:rPr>
        <w:t xml:space="preserve">. </w:t>
      </w:r>
      <w:r w:rsidR="00CB745A">
        <w:rPr>
          <w:b w:val="0"/>
        </w:rPr>
        <w:t xml:space="preserve">Because sponge richness and sponge cover both </w:t>
      </w:r>
      <w:r w:rsidR="00CB745A" w:rsidRPr="00CB745A">
        <w:rPr>
          <w:b w:val="0"/>
        </w:rPr>
        <w:t xml:space="preserve">follow different patterns than </w:t>
      </w:r>
      <w:r w:rsidR="00CB745A">
        <w:rPr>
          <w:b w:val="0"/>
        </w:rPr>
        <w:t>other variables in this study, sponges can give us a fuller picture of</w:t>
      </w:r>
      <w:r w:rsidR="00CB745A" w:rsidRPr="00CB745A">
        <w:rPr>
          <w:b w:val="0"/>
        </w:rPr>
        <w:t xml:space="preserve"> reef </w:t>
      </w:r>
      <w:r w:rsidR="00CB745A">
        <w:rPr>
          <w:b w:val="0"/>
        </w:rPr>
        <w:t>bio</w:t>
      </w:r>
      <w:r w:rsidR="00CB745A" w:rsidRPr="00CB745A">
        <w:rPr>
          <w:b w:val="0"/>
        </w:rPr>
        <w:t>diversity</w:t>
      </w:r>
      <w:r w:rsidR="00CB745A">
        <w:rPr>
          <w:b w:val="0"/>
        </w:rPr>
        <w:t xml:space="preserve">. </w:t>
      </w:r>
      <w:r>
        <w:rPr>
          <w:b w:val="0"/>
        </w:rPr>
        <w:t xml:space="preserve">Perhaps sponges are not the only taxonomic group of organisms on coral reefs that are difficult to predict with </w:t>
      </w:r>
      <w:r w:rsidR="00CB745A">
        <w:rPr>
          <w:b w:val="0"/>
        </w:rPr>
        <w:t xml:space="preserve">coral cover or rugosity </w:t>
      </w:r>
      <w:r>
        <w:rPr>
          <w:b w:val="0"/>
        </w:rPr>
        <w:t>and should be measured directly</w:t>
      </w:r>
      <w:r w:rsidR="00CB745A">
        <w:rPr>
          <w:b w:val="0"/>
        </w:rPr>
        <w:t xml:space="preserve"> until a reliable surrogate can be identified</w:t>
      </w:r>
      <w:r>
        <w:rPr>
          <w:b w:val="0"/>
        </w:rPr>
        <w:t xml:space="preserve">. If not, studies that comment on reef biodiversity should be </w:t>
      </w:r>
      <w:r w:rsidR="00CB745A">
        <w:rPr>
          <w:b w:val="0"/>
        </w:rPr>
        <w:t xml:space="preserve">transparent </w:t>
      </w:r>
      <w:r>
        <w:rPr>
          <w:b w:val="0"/>
        </w:rPr>
        <w:t>about w</w:t>
      </w:r>
      <w:r w:rsidR="00CB745A">
        <w:rPr>
          <w:b w:val="0"/>
        </w:rPr>
        <w:t>hich</w:t>
      </w:r>
      <w:r>
        <w:rPr>
          <w:b w:val="0"/>
        </w:rPr>
        <w:t xml:space="preserve"> taxonomic groups they include in their estimates. </w:t>
      </w:r>
    </w:p>
    <w:p w14:paraId="3DA773A7" w14:textId="64C2591C" w:rsidR="00456F8B" w:rsidRDefault="00456F8B" w:rsidP="00CC386C">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0F0F9EF" w:rsidR="00456F8B" w:rsidRPr="00115BAE" w:rsidRDefault="00456F8B" w:rsidP="00CC386C"/>
    <w:p w14:paraId="5E28C47B" w14:textId="3271A865" w:rsidR="00A679EA" w:rsidRDefault="00A679EA" w:rsidP="00CC386C">
      <w:pPr>
        <w:pStyle w:val="Heading1"/>
      </w:pPr>
      <w:r>
        <w:br w:type="page"/>
      </w:r>
    </w:p>
    <w:p w14:paraId="5D068EBB" w14:textId="77777777" w:rsidR="00A679EA" w:rsidRDefault="00A679EA" w:rsidP="00EC48F2">
      <w:pPr>
        <w:pStyle w:val="Heading1"/>
        <w:ind w:firstLine="0"/>
      </w:pPr>
      <w:commentRangeStart w:id="130"/>
      <w:r>
        <w:lastRenderedPageBreak/>
        <w:t>Literature Cited</w:t>
      </w:r>
      <w:commentRangeEnd w:id="130"/>
      <w:r w:rsidR="00EC48F2">
        <w:rPr>
          <w:rStyle w:val="CommentReference"/>
          <w:b w:val="0"/>
        </w:rPr>
        <w:commentReference w:id="130"/>
      </w:r>
    </w:p>
    <w:p w14:paraId="5F9E72EC" w14:textId="77777777" w:rsidR="00A679EA" w:rsidRDefault="00A679EA" w:rsidP="00CC386C">
      <w:pPr>
        <w:widowControl w:val="0"/>
        <w:ind w:left="480" w:hanging="480"/>
      </w:pPr>
      <w:r>
        <w:t>Almada-</w:t>
      </w:r>
      <w:proofErr w:type="spellStart"/>
      <w:r>
        <w:t>Villela</w:t>
      </w:r>
      <w:proofErr w:type="spellEnd"/>
      <w:r>
        <w:t>, P. C., Sale, P. F., Gold-</w:t>
      </w:r>
      <w:proofErr w:type="spellStart"/>
      <w:r>
        <w:t>Bouchot</w:t>
      </w:r>
      <w:proofErr w:type="spellEnd"/>
      <w:r>
        <w:t xml:space="preserve">, G., &amp; </w:t>
      </w:r>
      <w:proofErr w:type="spellStart"/>
      <w:r>
        <w:t>Kjerfve</w:t>
      </w:r>
      <w:proofErr w:type="spellEnd"/>
      <w:r>
        <w:t>, B. (2003). Manual of methods for the MBRS synoptic monitoring program: Selected methods for monitoring physical and biological parameters for use in the Mesoamerican region. Belize City: Mesoamerican Barrier Reef Systems project (MBRS).</w:t>
      </w:r>
    </w:p>
    <w:p w14:paraId="5CABC384" w14:textId="77777777" w:rsidR="00A679EA" w:rsidRDefault="00A679EA" w:rsidP="00CC386C">
      <w:pPr>
        <w:widowControl w:val="0"/>
        <w:ind w:left="480" w:hanging="480"/>
      </w:pPr>
      <w:r>
        <w:t xml:space="preserve">Angelini, C., Altieri, A. H., Silliman, B. R., &amp; </w:t>
      </w:r>
      <w:proofErr w:type="spellStart"/>
      <w:r>
        <w:t>Bertness</w:t>
      </w:r>
      <w:proofErr w:type="spellEnd"/>
      <w:r>
        <w:t xml:space="preserve">, M. D. (2018). Interactions among Foundation Species and Their Consequences ­ for Community </w:t>
      </w:r>
      <w:proofErr w:type="gramStart"/>
      <w:r>
        <w:t>Organization ,</w:t>
      </w:r>
      <w:proofErr w:type="gramEnd"/>
      <w:r>
        <w:t xml:space="preserve"> Biodiversity , and Conservation, 61(10). https://doi.org/10.1525/bio.2011.61.10.8</w:t>
      </w:r>
    </w:p>
    <w:p w14:paraId="44787B7D" w14:textId="77777777" w:rsidR="00A679EA" w:rsidRDefault="00A679EA" w:rsidP="00CC386C">
      <w:pPr>
        <w:widowControl w:val="0"/>
        <w:ind w:left="480" w:hanging="480"/>
      </w:pPr>
      <w:r>
        <w:t xml:space="preserve">Bevilacqua,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 Assessing the effectiveness of surrogates for species over time: Evidence from decadal monitoring of a Mediterranean transitional water ecosystem. Marine Pollution Bulletin. https://doi.org/10.1016/j.marpolbul.2018.04.047</w:t>
      </w:r>
    </w:p>
    <w:p w14:paraId="5D2650C3" w14:textId="77777777" w:rsidR="00A679EA" w:rsidRDefault="00A679EA" w:rsidP="00CC386C">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P., Barratt, B. I. P., &amp; Patrick, B. H. (2002). Arthropod morphospecies versus taxonomic species: A case study with Araneae, Coleoptera, and Lepidoptera. Conservation Biology, 16(4), 1015–1023. Retrieved from http://onlinelibrary.wiley.com/doi/10.1046/j.1523-1739.2002.00358.x/full</w:t>
      </w:r>
    </w:p>
    <w:p w14:paraId="21F52754" w14:textId="77777777" w:rsidR="00A679EA" w:rsidRDefault="00A679EA" w:rsidP="00CC386C">
      <w:pPr>
        <w:widowControl w:val="0"/>
        <w:ind w:left="480" w:hanging="480"/>
      </w:pPr>
      <w:proofErr w:type="spellStart"/>
      <w:r>
        <w:t>Duelli</w:t>
      </w:r>
      <w:proofErr w:type="spellEnd"/>
      <w:r>
        <w:t>, P., &amp; Obrist, M. K. (2003). Biodiversity indicators: The choice of values and measures. Agriculture, Ecosystems and Environment, 98, 87–98. https://doi.org/10.1016/S0167-8809(03)00072-0</w:t>
      </w:r>
    </w:p>
    <w:p w14:paraId="54F276DD" w14:textId="77777777" w:rsidR="00A679EA" w:rsidRDefault="00A679EA" w:rsidP="00CC386C">
      <w:pPr>
        <w:widowControl w:val="0"/>
        <w:ind w:left="480" w:hanging="480"/>
      </w:pPr>
      <w:r>
        <w:t xml:space="preserve">Emmett Duffy, J. (2009). Why biodiversity is important to the functioning of real-world ecosystems. Frontiers in Ecology and the Environment, 7(8), 437–444. </w:t>
      </w:r>
      <w:r>
        <w:lastRenderedPageBreak/>
        <w:t>https://doi.org/10.1890/070195</w:t>
      </w:r>
    </w:p>
    <w:p w14:paraId="74C6E2B6" w14:textId="77777777" w:rsidR="00A679EA" w:rsidRDefault="00A679EA" w:rsidP="00CC386C">
      <w:pPr>
        <w:widowControl w:val="0"/>
        <w:ind w:left="480" w:hanging="480"/>
      </w:pPr>
      <w:r>
        <w:t xml:space="preserve">Emslie, M. J., </w:t>
      </w:r>
      <w:proofErr w:type="spellStart"/>
      <w:r>
        <w:t>Cheal</w:t>
      </w:r>
      <w:proofErr w:type="spellEnd"/>
      <w:r>
        <w:t xml:space="preserve">, A. J., MacNeil, M. A., Miller, I. R., &amp; </w:t>
      </w:r>
      <w:proofErr w:type="spellStart"/>
      <w:r>
        <w:t>Sweatman</w:t>
      </w:r>
      <w:proofErr w:type="spellEnd"/>
      <w:r>
        <w:t xml:space="preserve">, H. P. A. (2018). Reef fish communities are spooked by scuba surveys and may take hours to recover. </w:t>
      </w:r>
      <w:proofErr w:type="spellStart"/>
      <w:r>
        <w:t>PeerJ</w:t>
      </w:r>
      <w:proofErr w:type="spellEnd"/>
      <w:r>
        <w:t>. https://doi.org/10.7717/peerj.4886</w:t>
      </w:r>
    </w:p>
    <w:p w14:paraId="0CF44593" w14:textId="77777777" w:rsidR="00A679EA" w:rsidRDefault="00A679EA" w:rsidP="00CC386C">
      <w:pPr>
        <w:widowControl w:val="0"/>
        <w:ind w:left="480" w:hanging="480"/>
      </w:pPr>
      <w:r>
        <w:t xml:space="preserve">Fontaine, A., </w:t>
      </w:r>
      <w:proofErr w:type="spellStart"/>
      <w:r>
        <w:t>Devillers</w:t>
      </w:r>
      <w:proofErr w:type="spellEnd"/>
      <w:r>
        <w:t>, R., Peres-</w:t>
      </w:r>
      <w:proofErr w:type="spellStart"/>
      <w:r>
        <w:t>Neto</w:t>
      </w:r>
      <w:proofErr w:type="spellEnd"/>
      <w:r>
        <w:t>, P. R., &amp; Johnson, L. E. (2015). Delineating marine ecological units: A novel approach for deciding which taxonomic group to use and which taxonomic resolution to choose. Diversity and Distributions, 21, 1167–1180. https://doi.org/10.1111/ddi.12361</w:t>
      </w:r>
    </w:p>
    <w:p w14:paraId="121DC9C9" w14:textId="77777777" w:rsidR="00A679EA" w:rsidRDefault="00A679EA" w:rsidP="00CC386C">
      <w:pPr>
        <w:widowControl w:val="0"/>
        <w:ind w:left="480" w:hanging="480"/>
      </w:pPr>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 Comparing monitoring data collected by volunteers and professionals shows that citizen scientists can detect long-term change on coral reefs. Journal for Nature Conservation, 24, 1–9. https://doi.org/10.1016/j.jnc.2015.01.002</w:t>
      </w:r>
    </w:p>
    <w:p w14:paraId="1BD2CC09" w14:textId="77777777" w:rsidR="00A679EA" w:rsidRDefault="00A679EA" w:rsidP="00CC386C">
      <w:pPr>
        <w:widowControl w:val="0"/>
        <w:ind w:left="480" w:hanging="480"/>
      </w:pPr>
      <w:r>
        <w:t xml:space="preserve">Habibi, A., </w:t>
      </w:r>
      <w:proofErr w:type="spellStart"/>
      <w:r>
        <w:t>Setiasih</w:t>
      </w:r>
      <w:proofErr w:type="spellEnd"/>
      <w:r>
        <w:t xml:space="preserve">, N., &amp; </w:t>
      </w:r>
      <w:proofErr w:type="spellStart"/>
      <w:r>
        <w:t>Sartin</w:t>
      </w:r>
      <w:proofErr w:type="spellEnd"/>
      <w:r>
        <w:t>, J. (2007). A decade of reef check monitoring: Indonesian coral reefs, condition and trends. The Indonesian Reef Check Network.</w:t>
      </w:r>
    </w:p>
    <w:p w14:paraId="00EA2899" w14:textId="77777777" w:rsidR="00A679EA" w:rsidRDefault="00A679EA" w:rsidP="00CC386C">
      <w:pPr>
        <w:widowControl w:val="0"/>
        <w:ind w:left="480" w:hanging="480"/>
      </w:pPr>
      <w:r>
        <w:t>Hamilton, A. J. (2005). Species diversity or biodiversity? Journal of Environmental Management, 75, 89–92. https://doi.org/10.1016/j.jenvman.2004.11.012</w:t>
      </w:r>
    </w:p>
    <w:p w14:paraId="32243952" w14:textId="77777777" w:rsidR="00A679EA" w:rsidRDefault="00A679EA" w:rsidP="00CC386C">
      <w:pPr>
        <w:widowControl w:val="0"/>
        <w:ind w:left="480" w:hanging="480"/>
      </w:pPr>
      <w:r>
        <w:t>Hirst, A. J. (2008). Surrogate measures for assessing cryptic faunal biodiversity on macroalgal-dominated subtidal reefs. Biological Conservation, 141, 211–220.</w:t>
      </w:r>
    </w:p>
    <w:p w14:paraId="32B7BA0F" w14:textId="77777777" w:rsidR="00A679EA" w:rsidRDefault="00A679EA" w:rsidP="00CC386C">
      <w:pPr>
        <w:widowControl w:val="0"/>
        <w:ind w:left="480" w:hanging="480"/>
      </w:pPr>
      <w:r>
        <w:t>Hughes, Terence P. (1994). Catastrophes, phase shifts, and large-scale degradation of a Caribbean coral reef. Science, 265(5178), 1547–1551.</w:t>
      </w:r>
    </w:p>
    <w:p w14:paraId="4D69AA6D" w14:textId="77777777" w:rsidR="00A679EA" w:rsidRDefault="00A679EA" w:rsidP="00CC386C">
      <w:pPr>
        <w:widowControl w:val="0"/>
        <w:ind w:left="480" w:hanging="480"/>
      </w:pPr>
      <w:r>
        <w:t xml:space="preserve">Hughes, Terry P., Kerry, J. T., Álvarez-Noriega, M., Álvarez-Romero, J. G., Anderson, K. D., Baird, A. H., … Wilson, S. K. (2017). Global warming and </w:t>
      </w:r>
      <w:r>
        <w:lastRenderedPageBreak/>
        <w:t>recurrent mass bleaching of corals. Nature, 543, 373–377. https://doi.org/10.1038/nature21707</w:t>
      </w:r>
    </w:p>
    <w:p w14:paraId="69BBF90A" w14:textId="77777777" w:rsidR="00A679EA" w:rsidRDefault="00A679EA" w:rsidP="00CC386C">
      <w:pPr>
        <w:widowControl w:val="0"/>
        <w:ind w:left="480" w:hanging="480"/>
      </w:pPr>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 Testing the value of six taxonomic groups as biodiversity indicators at a local scale. Conservation Biology (Vol. 18).</w:t>
      </w:r>
    </w:p>
    <w:p w14:paraId="6B4DEA45" w14:textId="77777777" w:rsidR="00A679EA" w:rsidRDefault="00A679EA" w:rsidP="00CC386C">
      <w:pPr>
        <w:widowControl w:val="0"/>
        <w:ind w:left="480" w:hanging="480"/>
      </w:pPr>
      <w:proofErr w:type="spellStart"/>
      <w:r>
        <w:t>Magierowski</w:t>
      </w:r>
      <w:proofErr w:type="spellEnd"/>
      <w:r>
        <w:t>, R. H., &amp; Johnson, C. R. (2006). Robustness of surrogates of biodiversity in marine benthic communities. Ecological Applications, 16(6), 2264–2275.</w:t>
      </w:r>
    </w:p>
    <w:p w14:paraId="272139A7" w14:textId="77777777" w:rsidR="00A679EA" w:rsidRDefault="00A679EA" w:rsidP="00CC386C">
      <w:pPr>
        <w:widowControl w:val="0"/>
        <w:ind w:left="480" w:hanging="480"/>
      </w:pPr>
      <w:proofErr w:type="spellStart"/>
      <w:r>
        <w:t>Margules</w:t>
      </w:r>
      <w:proofErr w:type="spellEnd"/>
      <w:r>
        <w:t xml:space="preserve">, C. R., </w:t>
      </w:r>
      <w:proofErr w:type="spellStart"/>
      <w:r>
        <w:t>Pressey</w:t>
      </w:r>
      <w:proofErr w:type="spellEnd"/>
      <w:r>
        <w:t>, R. L., &amp; Williams, P. H. (2002). Representing biodiversity: Data and procedures for identifying priority areas for conservation. Journal of Biosciences, 27(4), 309–326.</w:t>
      </w:r>
    </w:p>
    <w:p w14:paraId="40AD7464" w14:textId="77777777" w:rsidR="00A679EA" w:rsidRDefault="00A679EA" w:rsidP="00CC386C">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(Q)AIC(c). Retrieved from https://cran.r-project.org/package=AICcmodavg</w:t>
      </w:r>
    </w:p>
    <w:p w14:paraId="5956E70F" w14:textId="77777777" w:rsidR="00A679EA" w:rsidRDefault="00A679EA" w:rsidP="00CC386C">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14:paraId="75EB1645" w14:textId="77777777" w:rsidR="00A679EA" w:rsidRDefault="00A679EA" w:rsidP="00CC386C">
      <w:pPr>
        <w:widowControl w:val="0"/>
        <w:ind w:left="480" w:hanging="480"/>
      </w:pPr>
      <w:proofErr w:type="spell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xml:space="preserve">, A. (2011). The use of coarser taxonomy in the detection of long-term changes in </w:t>
      </w:r>
      <w:proofErr w:type="spellStart"/>
      <w:r>
        <w:t>polychaete</w:t>
      </w:r>
      <w:proofErr w:type="spellEnd"/>
      <w:r>
        <w:t xml:space="preserve"> assemblages. Marine Environmental Research, 71, 131–138. https://doi.org/10.1016/j.marenvres.2010.12.004</w:t>
      </w:r>
    </w:p>
    <w:p w14:paraId="56C23D84" w14:textId="77777777" w:rsidR="00A679EA" w:rsidRDefault="00A679EA" w:rsidP="00CC386C">
      <w:pPr>
        <w:widowControl w:val="0"/>
        <w:ind w:left="480" w:hanging="480"/>
      </w:pPr>
      <w:proofErr w:type="spellStart"/>
      <w:r>
        <w:t>Noss</w:t>
      </w:r>
      <w:proofErr w:type="spellEnd"/>
      <w:r>
        <w:t>, R. F. (1990). Indicators for monitoring biodiversity: A hierarchical approach. Conservation Biology, 4(4), 355–364.</w:t>
      </w:r>
    </w:p>
    <w:p w14:paraId="74BED2E2" w14:textId="77777777" w:rsidR="00A679EA" w:rsidRDefault="00A679EA" w:rsidP="00CC386C">
      <w:pPr>
        <w:widowControl w:val="0"/>
        <w:ind w:left="480" w:hanging="480"/>
      </w:pPr>
      <w:proofErr w:type="spellStart"/>
      <w:r>
        <w:lastRenderedPageBreak/>
        <w:t>Olsgard</w:t>
      </w:r>
      <w:proofErr w:type="spellEnd"/>
      <w:r>
        <w:t>, F., &amp; Somerfield, P. J. (2000). Surrogates in marine benthic investigations - which taxonomic unit to target? Journal of Aquatic Ecosystem Stress and Recovery, 7, 25–42.</w:t>
      </w:r>
    </w:p>
    <w:p w14:paraId="57AD1173" w14:textId="77777777" w:rsidR="00A679EA" w:rsidRDefault="00A679EA" w:rsidP="00CC386C">
      <w:pPr>
        <w:widowControl w:val="0"/>
        <w:ind w:left="480" w:hanging="480"/>
      </w:pPr>
      <w:proofErr w:type="spellStart"/>
      <w:r>
        <w:t>Padoa-Schioppa</w:t>
      </w:r>
      <w:proofErr w:type="spellEnd"/>
      <w:r>
        <w:t xml:space="preserve">, E., </w:t>
      </w:r>
      <w:proofErr w:type="spellStart"/>
      <w:r>
        <w:t>Baietto</w:t>
      </w:r>
      <w:proofErr w:type="spellEnd"/>
      <w:r>
        <w:t xml:space="preserve">, M., Massa, R., &amp; </w:t>
      </w:r>
      <w:proofErr w:type="spellStart"/>
      <w:r>
        <w:t>Bottoni</w:t>
      </w:r>
      <w:proofErr w:type="spellEnd"/>
      <w:r>
        <w:t>, L. (2006). Bird communities as bioindicators: The focal species concept in agricultural landscapes. Ecological Indicators, 6, 83–93. https://doi.org/10.1016/j.ecolind.2005.08.006</w:t>
      </w:r>
    </w:p>
    <w:p w14:paraId="2583519B" w14:textId="77777777" w:rsidR="00A679EA" w:rsidRDefault="00A679EA" w:rsidP="00CC386C">
      <w:pPr>
        <w:widowControl w:val="0"/>
        <w:ind w:left="480" w:hanging="480"/>
      </w:pPr>
      <w:proofErr w:type="spellStart"/>
      <w:r>
        <w:t>Paillet</w:t>
      </w:r>
      <w:proofErr w:type="spellEnd"/>
      <w:r>
        <w:t xml:space="preserve">, Y., </w:t>
      </w:r>
      <w:proofErr w:type="spellStart"/>
      <w:r>
        <w:t>Archaux</w:t>
      </w:r>
      <w:proofErr w:type="spellEnd"/>
      <w:r>
        <w:t xml:space="preserve">, F., du Puy, S., Bouget, C., Boulanger, V., </w:t>
      </w:r>
      <w:proofErr w:type="spellStart"/>
      <w:r>
        <w:t>Debaive</w:t>
      </w:r>
      <w:proofErr w:type="spellEnd"/>
      <w:r>
        <w:t xml:space="preserve">, N., … </w:t>
      </w:r>
      <w:proofErr w:type="spellStart"/>
      <w:r>
        <w:t>Guilbert</w:t>
      </w:r>
      <w:proofErr w:type="spellEnd"/>
      <w:r>
        <w:t>, E. (2018). The indicator side of tree microhabitats: A multi-taxon approach based on bats, birds and saproxylic beetles. Journal of Applied Ecology, 55, 2147–2159. https://doi.org/10.1111/1365-2664.13181</w:t>
      </w:r>
    </w:p>
    <w:p w14:paraId="39DE5F35" w14:textId="77777777" w:rsidR="00A679EA" w:rsidRDefault="00A679EA" w:rsidP="00CC386C">
      <w:pPr>
        <w:widowControl w:val="0"/>
        <w:ind w:left="480" w:hanging="480"/>
      </w:pPr>
      <w:r>
        <w:t xml:space="preserve">Pierson, J. C., </w:t>
      </w:r>
      <w:proofErr w:type="spellStart"/>
      <w:r>
        <w:t>Mortelliti</w:t>
      </w:r>
      <w:proofErr w:type="spellEnd"/>
      <w:r>
        <w:t xml:space="preserve">, A., Barton, P. S., Lane, P. W., &amp; </w:t>
      </w:r>
      <w:proofErr w:type="spellStart"/>
      <w:r>
        <w:t>Lindenmayer</w:t>
      </w:r>
      <w:proofErr w:type="spellEnd"/>
      <w:r>
        <w:t>, D. B. (2016). Evaluating the effectiveness of overstory cover as a surrogate for bird community diversity and population trends. Ecological Indicators, 61, 790–798. https://doi.org/10.1016/j.ecolind.2015.10.031</w:t>
      </w:r>
    </w:p>
    <w:p w14:paraId="22F73B10" w14:textId="77777777" w:rsidR="00A679EA" w:rsidRDefault="00A679EA" w:rsidP="00CC386C">
      <w:pPr>
        <w:widowControl w:val="0"/>
        <w:ind w:left="480" w:hanging="480"/>
      </w:pPr>
      <w:r>
        <w:t>R Core Team. (2019). R: A language and environment for statistical computing. Vienna, Austria: R Foundation for Statistical Computing. Retrieved from https://www.r-project.org/</w:t>
      </w:r>
    </w:p>
    <w:p w14:paraId="01A1A13E" w14:textId="77777777" w:rsidR="00A679EA" w:rsidRDefault="00A679EA" w:rsidP="00CC386C">
      <w:pPr>
        <w:widowControl w:val="0"/>
        <w:ind w:left="480" w:hanging="480"/>
      </w:pPr>
      <w:r>
        <w:t xml:space="preserve">Rubal, M., </w:t>
      </w:r>
      <w:proofErr w:type="spellStart"/>
      <w:r>
        <w:t>Veiga</w:t>
      </w:r>
      <w:proofErr w:type="spellEnd"/>
      <w:r>
        <w:t>, P., Vieira, R., &amp; Sousa-Pinto, I. (2011). Seasonal patterns of tidepool macroalgal assemblages in the North of Portugal. Consistence between species and functional group approaches. Journal of Sea Research, 66, 187–194. https://doi.org/10.1016/j.seares.2011.07.003</w:t>
      </w:r>
    </w:p>
    <w:p w14:paraId="30B3857E" w14:textId="77777777" w:rsidR="00A679EA" w:rsidRDefault="00A679EA" w:rsidP="00CC386C">
      <w:pPr>
        <w:widowControl w:val="0"/>
        <w:ind w:left="480" w:hanging="480"/>
      </w:pPr>
      <w:proofErr w:type="spellStart"/>
      <w:r>
        <w:t>Sebek</w:t>
      </w:r>
      <w:proofErr w:type="spellEnd"/>
      <w:r>
        <w:t xml:space="preserve">, P., </w:t>
      </w:r>
      <w:proofErr w:type="spellStart"/>
      <w:r>
        <w:t>Barnouin</w:t>
      </w:r>
      <w:proofErr w:type="spellEnd"/>
      <w:r>
        <w:t xml:space="preserve">, T., Brin, A., </w:t>
      </w:r>
      <w:proofErr w:type="spellStart"/>
      <w:r>
        <w:t>Brustel</w:t>
      </w:r>
      <w:proofErr w:type="spellEnd"/>
      <w:r>
        <w:t xml:space="preserve">, H., </w:t>
      </w:r>
      <w:proofErr w:type="spellStart"/>
      <w:r>
        <w:t>Dufrêne</w:t>
      </w:r>
      <w:proofErr w:type="spellEnd"/>
      <w:r>
        <w:t xml:space="preserve">, M., Gosselin, F., … Bouget, C. (2012). A test for assessment of saproxylic beetle biodiversity using subsets of </w:t>
      </w:r>
      <w:r>
        <w:lastRenderedPageBreak/>
        <w:t>“monitoring species.” Ecological Indicators, 20, 304–315. https://doi.org/10.1016/j.ecolind.2012.02.033</w:t>
      </w:r>
    </w:p>
    <w:p w14:paraId="7214EE91" w14:textId="77777777" w:rsidR="00A679EA" w:rsidRDefault="00A679EA" w:rsidP="00CC386C">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14:paraId="28111412" w14:textId="77777777" w:rsidR="00A679EA" w:rsidRDefault="00A679EA" w:rsidP="00CC386C">
      <w:pPr>
        <w:widowControl w:val="0"/>
        <w:ind w:left="480" w:hanging="480"/>
      </w:pPr>
      <w:r>
        <w:t>Stokes, M. D., Leichter, J. J., &amp; Genovese, S. J. (2010). Long-term declines in coral cover at Bonaire, Netherlands Antilles. Atoll Research Bulletin.</w:t>
      </w:r>
    </w:p>
    <w:p w14:paraId="323BBB40" w14:textId="77777777" w:rsidR="00A679EA" w:rsidRDefault="00A679EA" w:rsidP="00CC386C">
      <w:pPr>
        <w:widowControl w:val="0"/>
        <w:ind w:left="480" w:hanging="480"/>
      </w:pPr>
      <w:r>
        <w:t>Stork, N. E. (2010). Re-assessing current extinction rates. Biodiversity and Conservation, 19, 357–371. https://doi.org/10.1007/s10531-009-9761-9</w:t>
      </w:r>
    </w:p>
    <w:p w14:paraId="388B4F61" w14:textId="77777777" w:rsidR="00A679EA" w:rsidRDefault="00A679EA" w:rsidP="00CC386C">
      <w:pPr>
        <w:widowControl w:val="0"/>
        <w:ind w:left="480" w:hanging="480"/>
      </w:pPr>
      <w:r>
        <w:t>Venables, W. N., &amp; Ripley, B. D. (2002). Modern applied statistics with S (Fourth). New York, New York: Springer. Retrieved from http://www.stats.ox.ac.uk/pub/MASS4</w:t>
      </w:r>
    </w:p>
    <w:p w14:paraId="537120DE" w14:textId="77777777" w:rsidR="00A679EA" w:rsidRDefault="00A679EA" w:rsidP="00CC386C">
      <w:pPr>
        <w:widowControl w:val="0"/>
        <w:ind w:left="480" w:hanging="480"/>
      </w:pPr>
      <w:r>
        <w:t xml:space="preserve">Ward, T. J., </w:t>
      </w:r>
      <w:proofErr w:type="spellStart"/>
      <w:r>
        <w:t>Vanderklift</w:t>
      </w:r>
      <w:proofErr w:type="spellEnd"/>
      <w:r>
        <w:t xml:space="preserve">, M. A., Nicholls, A. O., &amp; </w:t>
      </w:r>
      <w:proofErr w:type="spellStart"/>
      <w:r>
        <w:t>Kenchington</w:t>
      </w:r>
      <w:proofErr w:type="spellEnd"/>
      <w:r>
        <w:t>, R. A. (1999). Selecting marine reserves using habitats and species assemblages as surrogates for biological diversity. Ecological Applications, 9(2), 691–698.</w:t>
      </w:r>
    </w:p>
    <w:p w14:paraId="3606BC51" w14:textId="77777777" w:rsidR="00A679EA" w:rsidRDefault="00A679EA" w:rsidP="00CC386C">
      <w:pPr>
        <w:widowControl w:val="0"/>
        <w:ind w:left="480" w:hanging="480"/>
      </w:pPr>
      <w:r>
        <w:t>Wiens, J. A. (1989). Spatial scaling in ecology. Functional Ecology, 3(4), 385–397.</w:t>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57DE8670" w14:textId="79DAFF56" w:rsidR="004E1061" w:rsidRDefault="00A679EA" w:rsidP="00CC386C">
      <w:pPr>
        <w:widowControl w:val="0"/>
        <w:ind w:firstLine="0"/>
      </w:pPr>
      <w:r>
        <w:lastRenderedPageBreak/>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74148C">
      <w:pPr>
        <w:widowControl w:val="0"/>
        <w:ind w:left="480" w:hanging="480"/>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CC386C">
      <w:pPr>
        <w:widowControl w:val="0"/>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36505366" w14:textId="77777777" w:rsidR="004E1061" w:rsidRDefault="00A679EA" w:rsidP="00CC386C">
      <w:pPr>
        <w:widowControl w:val="0"/>
        <w:ind w:left="480" w:hanging="48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lastRenderedPageBreak/>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77777777" w:rsidR="00FB273C" w:rsidRDefault="00A679EA" w:rsidP="00CC386C">
      <w:pPr>
        <w:widowControl w:val="0"/>
        <w:ind w:left="480" w:hanging="480"/>
      </w:pPr>
      <w:r>
        <w:t xml:space="preserve">Table 5. </w:t>
      </w:r>
      <w:proofErr w:type="spellStart"/>
      <w:r>
        <w:t>AICc</w:t>
      </w:r>
      <w:proofErr w:type="spellEnd"/>
      <w:r>
        <w:t xml:space="preserve"> table of models with coral richness as the response variable (target) and coral cover as the candidate surrogate.</w:t>
      </w:r>
      <w:r w:rsidDel="001119A3">
        <w:t xml:space="preserve"> </w:t>
      </w:r>
      <w:r>
        <w:t>*K is the number of parameters in the model.</w:t>
      </w:r>
    </w:p>
    <w:tbl>
      <w:tblPr>
        <w:tblW w:w="8888" w:type="dxa"/>
        <w:tblInd w:w="93" w:type="dxa"/>
        <w:tblLook w:val="04A0" w:firstRow="1" w:lastRow="0" w:firstColumn="1" w:lastColumn="0" w:noHBand="0" w:noVBand="1"/>
      </w:tblPr>
      <w:tblGrid>
        <w:gridCol w:w="3818"/>
        <w:gridCol w:w="960"/>
        <w:gridCol w:w="960"/>
        <w:gridCol w:w="960"/>
        <w:gridCol w:w="960"/>
        <w:gridCol w:w="1230"/>
      </w:tblGrid>
      <w:tr w:rsidR="00FB273C" w:rsidRPr="00FB273C" w14:paraId="5E1EBE1D" w14:textId="77777777" w:rsidTr="00FB273C">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FB273C">
        <w:trPr>
          <w:trHeight w:val="312"/>
        </w:trPr>
        <w:tc>
          <w:tcPr>
            <w:tcW w:w="3818"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960"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960"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960"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3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FB273C">
        <w:trPr>
          <w:trHeight w:val="312"/>
        </w:trPr>
        <w:tc>
          <w:tcPr>
            <w:tcW w:w="3818"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960"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960"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60"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3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FB273C">
        <w:trPr>
          <w:trHeight w:val="312"/>
        </w:trPr>
        <w:tc>
          <w:tcPr>
            <w:tcW w:w="3818"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960"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960"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960"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60"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3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FB273C">
        <w:trPr>
          <w:trHeight w:val="312"/>
        </w:trPr>
        <w:tc>
          <w:tcPr>
            <w:tcW w:w="3818"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960"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60"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FB273C">
        <w:trPr>
          <w:trHeight w:val="312"/>
        </w:trPr>
        <w:tc>
          <w:tcPr>
            <w:tcW w:w="3818"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960"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960"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960"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60"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FB273C">
        <w:trPr>
          <w:trHeight w:val="312"/>
        </w:trPr>
        <w:tc>
          <w:tcPr>
            <w:tcW w:w="3818"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960"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960"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60"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7B0AF9CE" w14:textId="77777777" w:rsidR="00A679EA" w:rsidRDefault="00A679EA" w:rsidP="00CC386C">
      <w:pPr>
        <w:widowControl w:val="0"/>
        <w:ind w:left="480" w:hanging="480"/>
      </w:pPr>
      <w:r>
        <w:t xml:space="preserve">Table 6. </w:t>
      </w:r>
      <w:proofErr w:type="spellStart"/>
      <w:r>
        <w:t>AICc</w:t>
      </w:r>
      <w:proofErr w:type="spellEnd"/>
      <w:r>
        <w:t xml:space="preserve"> table of models with sponge richness as the response variable (target) and 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888" w:type="dxa"/>
        <w:tblInd w:w="93" w:type="dxa"/>
        <w:tblLook w:val="04A0" w:firstRow="1" w:lastRow="0" w:firstColumn="1" w:lastColumn="0" w:noHBand="0" w:noVBand="1"/>
      </w:tblPr>
      <w:tblGrid>
        <w:gridCol w:w="3818"/>
        <w:gridCol w:w="960"/>
        <w:gridCol w:w="960"/>
        <w:gridCol w:w="960"/>
        <w:gridCol w:w="960"/>
        <w:gridCol w:w="1230"/>
      </w:tblGrid>
      <w:tr w:rsidR="00836E9A" w:rsidRPr="00836E9A" w14:paraId="7ECC51DD" w14:textId="77777777" w:rsidTr="00836E9A">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836E9A">
        <w:trPr>
          <w:trHeight w:val="312"/>
        </w:trPr>
        <w:tc>
          <w:tcPr>
            <w:tcW w:w="3818"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960"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960"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3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836E9A">
        <w:trPr>
          <w:trHeight w:val="312"/>
        </w:trPr>
        <w:tc>
          <w:tcPr>
            <w:tcW w:w="3818"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960"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960"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60"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836E9A">
        <w:trPr>
          <w:trHeight w:val="312"/>
        </w:trPr>
        <w:tc>
          <w:tcPr>
            <w:tcW w:w="3818"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960"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60"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836E9A">
        <w:trPr>
          <w:trHeight w:val="312"/>
        </w:trPr>
        <w:tc>
          <w:tcPr>
            <w:tcW w:w="3818"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960"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960"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60"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836E9A">
        <w:trPr>
          <w:trHeight w:val="312"/>
        </w:trPr>
        <w:tc>
          <w:tcPr>
            <w:tcW w:w="3818"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960"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60"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836E9A">
        <w:trPr>
          <w:trHeight w:val="312"/>
        </w:trPr>
        <w:tc>
          <w:tcPr>
            <w:tcW w:w="3818"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960"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60"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CC386C">
      <w:pPr>
        <w:widowControl w:val="0"/>
        <w:ind w:left="480" w:hanging="480"/>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836E9A" w:rsidRPr="00836E9A" w14:paraId="17B7B293" w14:textId="77777777" w:rsidTr="00836E9A">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836E9A">
        <w:trPr>
          <w:trHeight w:val="312"/>
        </w:trPr>
        <w:tc>
          <w:tcPr>
            <w:tcW w:w="336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60"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60"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30"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836E9A">
        <w:trPr>
          <w:trHeight w:val="312"/>
        </w:trPr>
        <w:tc>
          <w:tcPr>
            <w:tcW w:w="336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60"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60"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60"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30"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836E9A">
        <w:trPr>
          <w:trHeight w:val="312"/>
        </w:trPr>
        <w:tc>
          <w:tcPr>
            <w:tcW w:w="336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lastRenderedPageBreak/>
              <w:t>rugosity + site + site*rugosity</w:t>
            </w:r>
          </w:p>
        </w:tc>
        <w:tc>
          <w:tcPr>
            <w:tcW w:w="960"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60"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60"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836E9A">
        <w:trPr>
          <w:trHeight w:val="312"/>
        </w:trPr>
        <w:tc>
          <w:tcPr>
            <w:tcW w:w="336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60"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60"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60"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836E9A">
        <w:trPr>
          <w:trHeight w:val="312"/>
        </w:trPr>
        <w:tc>
          <w:tcPr>
            <w:tcW w:w="336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60"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60"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60"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836E9A">
        <w:trPr>
          <w:trHeight w:val="312"/>
        </w:trPr>
        <w:tc>
          <w:tcPr>
            <w:tcW w:w="336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60"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60"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CC386C">
      <w:pPr>
        <w:widowControl w:val="0"/>
        <w:ind w:left="480" w:hanging="480"/>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E058FD" w:rsidRPr="00E058FD" w14:paraId="743B58B0" w14:textId="77777777" w:rsidTr="00E058FD">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E058FD">
        <w:trPr>
          <w:trHeight w:val="312"/>
        </w:trPr>
        <w:tc>
          <w:tcPr>
            <w:tcW w:w="336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30"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E058FD">
        <w:trPr>
          <w:trHeight w:val="312"/>
        </w:trPr>
        <w:tc>
          <w:tcPr>
            <w:tcW w:w="336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60"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30"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E058FD">
        <w:trPr>
          <w:trHeight w:val="312"/>
        </w:trPr>
        <w:tc>
          <w:tcPr>
            <w:tcW w:w="336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60"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E058FD">
        <w:trPr>
          <w:trHeight w:val="312"/>
        </w:trPr>
        <w:tc>
          <w:tcPr>
            <w:tcW w:w="336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E058FD">
        <w:trPr>
          <w:trHeight w:val="312"/>
        </w:trPr>
        <w:tc>
          <w:tcPr>
            <w:tcW w:w="336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60"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E058FD">
        <w:trPr>
          <w:trHeight w:val="312"/>
        </w:trPr>
        <w:tc>
          <w:tcPr>
            <w:tcW w:w="336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60"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786CEAF" w14:textId="77777777" w:rsidR="00A679EA" w:rsidRDefault="00A679EA" w:rsidP="00CC386C">
      <w:pPr>
        <w:ind w:firstLine="0"/>
      </w:pPr>
      <w:r>
        <w:br w:type="column"/>
      </w:r>
      <w:r>
        <w:rPr>
          <w:noProof/>
        </w:rPr>
        <w:lastRenderedPageBreak/>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CC386C">
      <w:pPr>
        <w:ind w:firstLine="0"/>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3507190D" w14:textId="1B9DD676" w:rsidR="00A679EA" w:rsidRDefault="00A679EA" w:rsidP="00CC386C">
      <w:pPr>
        <w:widowControl w:val="0"/>
        <w:ind w:firstLine="0"/>
      </w:pPr>
      <w:r>
        <w:rPr>
          <w:noProof/>
        </w:rPr>
        <w:lastRenderedPageBreak/>
        <w:drawing>
          <wp:inline distT="0" distB="0" distL="0" distR="0" wp14:anchorId="08B91D15" wp14:editId="409D5751">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745DF2D1">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0F76F284" w14:textId="063A4438" w:rsidR="00A679EA" w:rsidRDefault="00A679EA" w:rsidP="00CC386C">
      <w:pPr>
        <w:widowControl w:val="0"/>
        <w:ind w:left="480" w:hanging="480"/>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51B3FE8D">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4AA1A57D" w14:textId="20AFF403" w:rsidR="00A679EA" w:rsidRDefault="00A679EA" w:rsidP="00CC386C">
      <w:pPr>
        <w:widowControl w:val="0"/>
        <w:ind w:left="480" w:hanging="480"/>
      </w:pPr>
      <w:r>
        <w:t>Figure 4. Spatial variation of coral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0CD530BD">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2E948C01" w14:textId="0ABAD4DD" w:rsidR="00A679EA" w:rsidRDefault="00A679EA" w:rsidP="00CC386C">
      <w:pPr>
        <w:widowControl w:val="0"/>
        <w:ind w:left="480" w:hanging="480"/>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56F5224B">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14:paraId="7C9287CC" w14:textId="4C6AB36E" w:rsidR="00A679EA" w:rsidRDefault="00A679EA" w:rsidP="00CC386C">
      <w:pPr>
        <w:widowControl w:val="0"/>
        <w:ind w:left="480" w:hanging="480"/>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26D47342">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177EB610" w14:textId="2761A853" w:rsidR="00A679EA" w:rsidRDefault="00A679EA" w:rsidP="00CC386C">
      <w:pPr>
        <w:widowControl w:val="0"/>
        <w:ind w:left="480" w:hanging="48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729455BA">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4E7E4674" w14:textId="6960AD3A" w:rsidR="00A679EA" w:rsidRDefault="00A679EA" w:rsidP="00CC386C">
      <w:pPr>
        <w:widowControl w:val="0"/>
        <w:ind w:left="480" w:hanging="48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5D61B6DE" w14:textId="77777777" w:rsidR="00A679EA" w:rsidRDefault="00A679EA" w:rsidP="00CC386C">
      <w:pPr>
        <w:widowControl w:val="0"/>
        <w:ind w:left="480" w:hanging="480"/>
      </w:pPr>
    </w:p>
    <w:p w14:paraId="08B13D9D" w14:textId="77777777" w:rsidR="00A679EA" w:rsidRDefault="00A679EA" w:rsidP="00CC386C">
      <w:pPr>
        <w:widowControl w:val="0"/>
        <w:ind w:left="480" w:hanging="480"/>
      </w:pPr>
      <w:r>
        <w:br w:type="page"/>
      </w:r>
    </w:p>
    <w:p w14:paraId="12957725" w14:textId="77777777" w:rsidR="00A679EA" w:rsidRDefault="00A679EA" w:rsidP="00CC386C">
      <w:pPr>
        <w:widowControl w:val="0"/>
        <w:spacing w:line="240" w:lineRule="auto"/>
        <w:ind w:left="480" w:hanging="480"/>
      </w:pPr>
      <w:r>
        <w:lastRenderedPageBreak/>
        <w:t>Appendix 1. Fish species included in richness calculations.</w:t>
      </w:r>
    </w:p>
    <w:tbl>
      <w:tblPr>
        <w:tblStyle w:val="LightShading"/>
        <w:tblW w:w="9955" w:type="dxa"/>
        <w:tblLook w:val="0420" w:firstRow="1" w:lastRow="0" w:firstColumn="0" w:lastColumn="0" w:noHBand="0" w:noVBand="1"/>
      </w:tblPr>
      <w:tblGrid>
        <w:gridCol w:w="2574"/>
        <w:gridCol w:w="2544"/>
        <w:gridCol w:w="2617"/>
        <w:gridCol w:w="2220"/>
      </w:tblGrid>
      <w:tr w:rsidR="00653D70" w:rsidRPr="00653D70" w14:paraId="456FC2D8" w14:textId="77777777" w:rsidTr="00CB0AD7">
        <w:trPr>
          <w:cnfStyle w:val="100000000000" w:firstRow="1" w:lastRow="0" w:firstColumn="0" w:lastColumn="0" w:oddVBand="0" w:evenVBand="0" w:oddHBand="0" w:evenHBand="0" w:firstRowFirstColumn="0" w:firstRowLastColumn="0" w:lastRowFirstColumn="0" w:lastRowLastColumn="0"/>
          <w:trHeight w:val="20"/>
        </w:trPr>
        <w:tc>
          <w:tcPr>
            <w:tcW w:w="2574" w:type="dxa"/>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2544" w:type="dxa"/>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617" w:type="dxa"/>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20" w:type="dxa"/>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2544" w:type="dxa"/>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617" w:type="dxa"/>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20" w:type="dxa"/>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CB0AD7">
        <w:trPr>
          <w:trHeight w:val="20"/>
        </w:trPr>
        <w:tc>
          <w:tcPr>
            <w:tcW w:w="2574" w:type="dxa"/>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2544" w:type="dxa"/>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617" w:type="dxa"/>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20" w:type="dxa"/>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2544" w:type="dxa"/>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617" w:type="dxa"/>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20" w:type="dxa"/>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CB0AD7">
        <w:trPr>
          <w:trHeight w:val="20"/>
        </w:trPr>
        <w:tc>
          <w:tcPr>
            <w:tcW w:w="2574" w:type="dxa"/>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coeruleus</w:t>
            </w:r>
          </w:p>
        </w:tc>
        <w:tc>
          <w:tcPr>
            <w:tcW w:w="2544" w:type="dxa"/>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617" w:type="dxa"/>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nigricans</w:t>
            </w:r>
          </w:p>
        </w:tc>
        <w:tc>
          <w:tcPr>
            <w:tcW w:w="2220" w:type="dxa"/>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2544" w:type="dxa"/>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617" w:type="dxa"/>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20" w:type="dxa"/>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CB0AD7">
        <w:trPr>
          <w:trHeight w:val="20"/>
        </w:trPr>
        <w:tc>
          <w:tcPr>
            <w:tcW w:w="2574" w:type="dxa"/>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2544" w:type="dxa"/>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617" w:type="dxa"/>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20" w:type="dxa"/>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2544" w:type="dxa"/>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617" w:type="dxa"/>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20" w:type="dxa"/>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CB0AD7">
        <w:trPr>
          <w:trHeight w:val="20"/>
        </w:trPr>
        <w:tc>
          <w:tcPr>
            <w:tcW w:w="2574" w:type="dxa"/>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2544" w:type="dxa"/>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617" w:type="dxa"/>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20" w:type="dxa"/>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maculatus</w:t>
            </w:r>
          </w:p>
        </w:tc>
        <w:tc>
          <w:tcPr>
            <w:tcW w:w="2544" w:type="dxa"/>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617" w:type="dxa"/>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20" w:type="dxa"/>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CB0AD7">
        <w:trPr>
          <w:trHeight w:val="20"/>
        </w:trPr>
        <w:tc>
          <w:tcPr>
            <w:tcW w:w="2574" w:type="dxa"/>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2544" w:type="dxa"/>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617" w:type="dxa"/>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20" w:type="dxa"/>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2544" w:type="dxa"/>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617" w:type="dxa"/>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20" w:type="dxa"/>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CB0AD7">
        <w:trPr>
          <w:trHeight w:val="20"/>
        </w:trPr>
        <w:tc>
          <w:tcPr>
            <w:tcW w:w="2574" w:type="dxa"/>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2544" w:type="dxa"/>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617" w:type="dxa"/>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20" w:type="dxa"/>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calamus</w:t>
            </w:r>
            <w:proofErr w:type="spellEnd"/>
          </w:p>
        </w:tc>
        <w:tc>
          <w:tcPr>
            <w:tcW w:w="2544" w:type="dxa"/>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617" w:type="dxa"/>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20" w:type="dxa"/>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CB0AD7">
        <w:trPr>
          <w:trHeight w:val="20"/>
        </w:trPr>
        <w:tc>
          <w:tcPr>
            <w:tcW w:w="2574" w:type="dxa"/>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pennatula</w:t>
            </w:r>
            <w:proofErr w:type="spellEnd"/>
          </w:p>
        </w:tc>
        <w:tc>
          <w:tcPr>
            <w:tcW w:w="2544" w:type="dxa"/>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617" w:type="dxa"/>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20" w:type="dxa"/>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2544" w:type="dxa"/>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617" w:type="dxa"/>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griseus</w:t>
            </w:r>
          </w:p>
        </w:tc>
        <w:tc>
          <w:tcPr>
            <w:tcW w:w="2220" w:type="dxa"/>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CB0AD7">
        <w:trPr>
          <w:trHeight w:val="20"/>
        </w:trPr>
        <w:tc>
          <w:tcPr>
            <w:tcW w:w="2574" w:type="dxa"/>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2544" w:type="dxa"/>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617" w:type="dxa"/>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20" w:type="dxa"/>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2544" w:type="dxa"/>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617" w:type="dxa"/>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20" w:type="dxa"/>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CB0AD7">
        <w:trPr>
          <w:trHeight w:val="20"/>
        </w:trPr>
        <w:tc>
          <w:tcPr>
            <w:tcW w:w="2574" w:type="dxa"/>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2544" w:type="dxa"/>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617" w:type="dxa"/>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20" w:type="dxa"/>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2544" w:type="dxa"/>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617" w:type="dxa"/>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20" w:type="dxa"/>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CB0AD7">
        <w:trPr>
          <w:trHeight w:val="20"/>
        </w:trPr>
        <w:tc>
          <w:tcPr>
            <w:tcW w:w="2574" w:type="dxa"/>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ocellatus</w:t>
            </w:r>
            <w:proofErr w:type="spellEnd"/>
          </w:p>
        </w:tc>
        <w:tc>
          <w:tcPr>
            <w:tcW w:w="2544" w:type="dxa"/>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617" w:type="dxa"/>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sedentarius</w:t>
            </w:r>
            <w:proofErr w:type="spellEnd"/>
          </w:p>
        </w:tc>
        <w:tc>
          <w:tcPr>
            <w:tcW w:w="2544" w:type="dxa"/>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617" w:type="dxa"/>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20" w:type="dxa"/>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CB0AD7">
        <w:trPr>
          <w:trHeight w:val="20"/>
        </w:trPr>
        <w:tc>
          <w:tcPr>
            <w:tcW w:w="2574" w:type="dxa"/>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striatus</w:t>
            </w:r>
            <w:proofErr w:type="spellEnd"/>
          </w:p>
        </w:tc>
        <w:tc>
          <w:tcPr>
            <w:tcW w:w="2544" w:type="dxa"/>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617" w:type="dxa"/>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20" w:type="dxa"/>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w:t>
            </w:r>
            <w:proofErr w:type="spellStart"/>
            <w:r w:rsidRPr="00653D70">
              <w:rPr>
                <w:sz w:val="18"/>
                <w:szCs w:val="18"/>
              </w:rPr>
              <w:t>capistratus</w:t>
            </w:r>
            <w:proofErr w:type="spellEnd"/>
          </w:p>
        </w:tc>
        <w:tc>
          <w:tcPr>
            <w:tcW w:w="2544" w:type="dxa"/>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617" w:type="dxa"/>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20" w:type="dxa"/>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CB0AD7">
        <w:trPr>
          <w:trHeight w:val="20"/>
        </w:trPr>
        <w:tc>
          <w:tcPr>
            <w:tcW w:w="2574" w:type="dxa"/>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2544" w:type="dxa"/>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617" w:type="dxa"/>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20" w:type="dxa"/>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2544" w:type="dxa"/>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617" w:type="dxa"/>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20" w:type="dxa"/>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CB0AD7">
        <w:trPr>
          <w:trHeight w:val="20"/>
        </w:trPr>
        <w:tc>
          <w:tcPr>
            <w:tcW w:w="2574" w:type="dxa"/>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2544" w:type="dxa"/>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617" w:type="dxa"/>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20" w:type="dxa"/>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2544" w:type="dxa"/>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617" w:type="dxa"/>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CB0AD7">
        <w:trPr>
          <w:trHeight w:val="20"/>
        </w:trPr>
        <w:tc>
          <w:tcPr>
            <w:tcW w:w="2574" w:type="dxa"/>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roseus</w:t>
            </w:r>
          </w:p>
        </w:tc>
        <w:tc>
          <w:tcPr>
            <w:tcW w:w="2544" w:type="dxa"/>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617" w:type="dxa"/>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dentex</w:t>
            </w:r>
          </w:p>
        </w:tc>
        <w:tc>
          <w:tcPr>
            <w:tcW w:w="2220" w:type="dxa"/>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2544" w:type="dxa"/>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617" w:type="dxa"/>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20" w:type="dxa"/>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CB0AD7">
        <w:trPr>
          <w:trHeight w:val="20"/>
        </w:trPr>
        <w:tc>
          <w:tcPr>
            <w:tcW w:w="2574" w:type="dxa"/>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2544" w:type="dxa"/>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617" w:type="dxa"/>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20" w:type="dxa"/>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2544" w:type="dxa"/>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617" w:type="dxa"/>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20" w:type="dxa"/>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CB0AD7">
        <w:trPr>
          <w:trHeight w:val="20"/>
        </w:trPr>
        <w:tc>
          <w:tcPr>
            <w:tcW w:w="2574" w:type="dxa"/>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2544" w:type="dxa"/>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617" w:type="dxa"/>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20" w:type="dxa"/>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fulva</w:t>
            </w:r>
          </w:p>
        </w:tc>
        <w:tc>
          <w:tcPr>
            <w:tcW w:w="2544" w:type="dxa"/>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617" w:type="dxa"/>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20" w:type="dxa"/>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CB0AD7">
        <w:trPr>
          <w:trHeight w:val="20"/>
        </w:trPr>
        <w:tc>
          <w:tcPr>
            <w:tcW w:w="2574" w:type="dxa"/>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2544" w:type="dxa"/>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617" w:type="dxa"/>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20" w:type="dxa"/>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2544" w:type="dxa"/>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617" w:type="dxa"/>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20" w:type="dxa"/>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CB0AD7">
        <w:trPr>
          <w:trHeight w:val="20"/>
        </w:trPr>
        <w:tc>
          <w:tcPr>
            <w:tcW w:w="2574" w:type="dxa"/>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2544" w:type="dxa"/>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617" w:type="dxa"/>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20" w:type="dxa"/>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2544" w:type="dxa"/>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617" w:type="dxa"/>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maculatus</w:t>
            </w:r>
          </w:p>
        </w:tc>
        <w:tc>
          <w:tcPr>
            <w:tcW w:w="2220" w:type="dxa"/>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CB0AD7">
        <w:trPr>
          <w:trHeight w:val="20"/>
        </w:trPr>
        <w:tc>
          <w:tcPr>
            <w:tcW w:w="2574" w:type="dxa"/>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2544" w:type="dxa"/>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617" w:type="dxa"/>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20" w:type="dxa"/>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2544" w:type="dxa"/>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617" w:type="dxa"/>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coeruleus</w:t>
            </w:r>
          </w:p>
        </w:tc>
        <w:tc>
          <w:tcPr>
            <w:tcW w:w="2220" w:type="dxa"/>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CB0AD7">
        <w:trPr>
          <w:trHeight w:val="20"/>
        </w:trPr>
        <w:tc>
          <w:tcPr>
            <w:tcW w:w="2574" w:type="dxa"/>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2544" w:type="dxa"/>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617" w:type="dxa"/>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20" w:type="dxa"/>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2544" w:type="dxa"/>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617" w:type="dxa"/>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20" w:type="dxa"/>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CB0AD7">
        <w:trPr>
          <w:trHeight w:val="20"/>
        </w:trPr>
        <w:tc>
          <w:tcPr>
            <w:tcW w:w="2574" w:type="dxa"/>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2544" w:type="dxa"/>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617" w:type="dxa"/>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20" w:type="dxa"/>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2544" w:type="dxa"/>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617" w:type="dxa"/>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20" w:type="dxa"/>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CB0AD7">
        <w:trPr>
          <w:trHeight w:val="20"/>
        </w:trPr>
        <w:tc>
          <w:tcPr>
            <w:tcW w:w="2574" w:type="dxa"/>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2544" w:type="dxa"/>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617" w:type="dxa"/>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baldwini</w:t>
            </w:r>
            <w:proofErr w:type="spellEnd"/>
          </w:p>
        </w:tc>
        <w:tc>
          <w:tcPr>
            <w:tcW w:w="2220" w:type="dxa"/>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2544" w:type="dxa"/>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617" w:type="dxa"/>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tabacarius</w:t>
            </w:r>
            <w:proofErr w:type="spellEnd"/>
          </w:p>
        </w:tc>
        <w:tc>
          <w:tcPr>
            <w:tcW w:w="2220" w:type="dxa"/>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CB0AD7">
        <w:trPr>
          <w:trHeight w:val="20"/>
        </w:trPr>
        <w:tc>
          <w:tcPr>
            <w:tcW w:w="2574" w:type="dxa"/>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2544" w:type="dxa"/>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617" w:type="dxa"/>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tigrinus</w:t>
            </w:r>
            <w:proofErr w:type="spellEnd"/>
          </w:p>
        </w:tc>
        <w:tc>
          <w:tcPr>
            <w:tcW w:w="2220" w:type="dxa"/>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2544" w:type="dxa"/>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617" w:type="dxa"/>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tortugarum</w:t>
            </w:r>
            <w:proofErr w:type="spellEnd"/>
          </w:p>
        </w:tc>
        <w:tc>
          <w:tcPr>
            <w:tcW w:w="2220" w:type="dxa"/>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CB0AD7">
        <w:trPr>
          <w:trHeight w:val="20"/>
        </w:trPr>
        <w:tc>
          <w:tcPr>
            <w:tcW w:w="2574" w:type="dxa"/>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2544" w:type="dxa"/>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617" w:type="dxa"/>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20" w:type="dxa"/>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2544" w:type="dxa"/>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617" w:type="dxa"/>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20" w:type="dxa"/>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CB0AD7">
        <w:trPr>
          <w:trHeight w:val="20"/>
        </w:trPr>
        <w:tc>
          <w:tcPr>
            <w:tcW w:w="2574" w:type="dxa"/>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2544" w:type="dxa"/>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617" w:type="dxa"/>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20" w:type="dxa"/>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2544" w:type="dxa"/>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617" w:type="dxa"/>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20" w:type="dxa"/>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CB0AD7">
        <w:trPr>
          <w:trHeight w:val="20"/>
        </w:trPr>
        <w:tc>
          <w:tcPr>
            <w:tcW w:w="2574" w:type="dxa"/>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2544" w:type="dxa"/>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617" w:type="dxa"/>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20" w:type="dxa"/>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2544" w:type="dxa"/>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617" w:type="dxa"/>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20" w:type="dxa"/>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CB0AD7">
        <w:trPr>
          <w:trHeight w:val="20"/>
        </w:trPr>
        <w:tc>
          <w:tcPr>
            <w:tcW w:w="2574" w:type="dxa"/>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2544" w:type="dxa"/>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617" w:type="dxa"/>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20" w:type="dxa"/>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2544" w:type="dxa"/>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617" w:type="dxa"/>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20" w:type="dxa"/>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CB0AD7">
        <w:trPr>
          <w:trHeight w:val="20"/>
        </w:trPr>
        <w:tc>
          <w:tcPr>
            <w:tcW w:w="2574" w:type="dxa"/>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radiatus</w:t>
            </w:r>
          </w:p>
        </w:tc>
        <w:tc>
          <w:tcPr>
            <w:tcW w:w="2544" w:type="dxa"/>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617" w:type="dxa"/>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20" w:type="dxa"/>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2544" w:type="dxa"/>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617" w:type="dxa"/>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20" w:type="dxa"/>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CB0AD7">
        <w:trPr>
          <w:trHeight w:val="20"/>
        </w:trPr>
        <w:tc>
          <w:tcPr>
            <w:tcW w:w="2574" w:type="dxa"/>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2544" w:type="dxa"/>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617" w:type="dxa"/>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20" w:type="dxa"/>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544" w:type="dxa"/>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617" w:type="dxa"/>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20" w:type="dxa"/>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77777777" w:rsidR="00A679EA" w:rsidRDefault="00A679EA" w:rsidP="00CC386C">
      <w:pPr>
        <w:widowControl w:val="0"/>
        <w:spacing w:line="240" w:lineRule="auto"/>
        <w:ind w:left="480" w:hanging="480"/>
      </w:pPr>
      <w:r>
        <w:lastRenderedPageBreak/>
        <w:t>Appendix 2. Benthic species included in richness calculations.</w:t>
      </w:r>
    </w:p>
    <w:tbl>
      <w:tblPr>
        <w:tblStyle w:val="LightShading"/>
        <w:tblW w:w="10889" w:type="dxa"/>
        <w:tblLook w:val="0420" w:firstRow="1" w:lastRow="0" w:firstColumn="0" w:lastColumn="0" w:noHBand="0" w:noVBand="1"/>
      </w:tblPr>
      <w:tblGrid>
        <w:gridCol w:w="5830"/>
        <w:gridCol w:w="5059"/>
      </w:tblGrid>
      <w:tr w:rsidR="00653D70" w:rsidRPr="00653D70" w14:paraId="59503E62" w14:textId="77777777" w:rsidTr="00653D70">
        <w:trPr>
          <w:cnfStyle w:val="100000000000" w:firstRow="1" w:lastRow="0" w:firstColumn="0" w:lastColumn="0" w:oddVBand="0" w:evenVBand="0" w:oddHBand="0" w:evenHBand="0" w:firstRowFirstColumn="0" w:firstRowLastColumn="0" w:lastRowFirstColumn="0" w:lastRowLastColumn="0"/>
          <w:trHeight w:val="20"/>
        </w:trPr>
        <w:tc>
          <w:tcPr>
            <w:tcW w:w="5830" w:type="dxa"/>
            <w:noWrap/>
            <w:hideMark/>
          </w:tcPr>
          <w:p w14:paraId="64BF095F" w14:textId="77777777" w:rsidR="00653D70" w:rsidRPr="00653D70" w:rsidRDefault="00653D70" w:rsidP="00CC386C">
            <w:pPr>
              <w:spacing w:line="240" w:lineRule="auto"/>
              <w:ind w:firstLine="0"/>
              <w:rPr>
                <w:sz w:val="18"/>
                <w:szCs w:val="18"/>
              </w:rPr>
            </w:pPr>
            <w:r w:rsidRPr="00653D70">
              <w:rPr>
                <w:sz w:val="18"/>
                <w:szCs w:val="18"/>
              </w:rPr>
              <w:t>Coral species</w:t>
            </w:r>
          </w:p>
        </w:tc>
        <w:tc>
          <w:tcPr>
            <w:tcW w:w="5059" w:type="dxa"/>
            <w:noWrap/>
            <w:hideMark/>
          </w:tcPr>
          <w:p w14:paraId="0FD77FD8" w14:textId="77777777" w:rsidR="00653D70" w:rsidRPr="00653D70" w:rsidRDefault="00653D70" w:rsidP="00CC386C">
            <w:pPr>
              <w:spacing w:line="240" w:lineRule="auto"/>
              <w:ind w:firstLine="0"/>
              <w:rPr>
                <w:sz w:val="18"/>
                <w:szCs w:val="18"/>
              </w:rPr>
            </w:pPr>
            <w:r w:rsidRPr="00653D70">
              <w:rPr>
                <w:sz w:val="18"/>
                <w:szCs w:val="18"/>
              </w:rPr>
              <w:t>Sponge species</w:t>
            </w:r>
          </w:p>
        </w:tc>
      </w:tr>
      <w:tr w:rsidR="00653D70" w:rsidRPr="00653D70" w14:paraId="5920CDF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676294A" w14:textId="77777777" w:rsidR="00653D70" w:rsidRPr="00653D70" w:rsidRDefault="00653D70" w:rsidP="00CC386C">
            <w:pPr>
              <w:spacing w:line="240" w:lineRule="auto"/>
              <w:ind w:firstLine="0"/>
              <w:rPr>
                <w:sz w:val="18"/>
                <w:szCs w:val="18"/>
              </w:rPr>
            </w:pPr>
            <w:r w:rsidRPr="00653D70">
              <w:rPr>
                <w:sz w:val="18"/>
                <w:szCs w:val="18"/>
              </w:rPr>
              <w:t xml:space="preserve">Acropora </w:t>
            </w:r>
            <w:proofErr w:type="spellStart"/>
            <w:r w:rsidRPr="00653D70">
              <w:rPr>
                <w:sz w:val="18"/>
                <w:szCs w:val="18"/>
              </w:rPr>
              <w:t>cervicornis</w:t>
            </w:r>
            <w:proofErr w:type="spellEnd"/>
          </w:p>
        </w:tc>
        <w:tc>
          <w:tcPr>
            <w:tcW w:w="5059" w:type="dxa"/>
            <w:noWrap/>
            <w:hideMark/>
          </w:tcPr>
          <w:p w14:paraId="2E1AE71B"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citrina</w:t>
            </w:r>
            <w:proofErr w:type="spellEnd"/>
            <w:r w:rsidRPr="00653D70">
              <w:rPr>
                <w:sz w:val="18"/>
                <w:szCs w:val="18"/>
              </w:rPr>
              <w:t xml:space="preserve">, </w:t>
            </w: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clathrodes</w:t>
            </w:r>
            <w:proofErr w:type="spellEnd"/>
            <w:r w:rsidRPr="00653D70">
              <w:rPr>
                <w:sz w:val="18"/>
                <w:szCs w:val="18"/>
              </w:rPr>
              <w:t xml:space="preserve">, or </w:t>
            </w: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faviformis</w:t>
            </w:r>
            <w:proofErr w:type="spellEnd"/>
          </w:p>
        </w:tc>
      </w:tr>
      <w:tr w:rsidR="00653D70" w:rsidRPr="00653D70" w14:paraId="00E9B78C" w14:textId="77777777" w:rsidTr="00653D70">
        <w:trPr>
          <w:trHeight w:val="20"/>
        </w:trPr>
        <w:tc>
          <w:tcPr>
            <w:tcW w:w="5830" w:type="dxa"/>
            <w:noWrap/>
            <w:hideMark/>
          </w:tcPr>
          <w:p w14:paraId="5A89C6A2" w14:textId="77777777" w:rsidR="00653D70" w:rsidRPr="00653D70" w:rsidRDefault="00653D70" w:rsidP="00CC386C">
            <w:pPr>
              <w:spacing w:line="240" w:lineRule="auto"/>
              <w:ind w:firstLine="0"/>
              <w:rPr>
                <w:sz w:val="18"/>
                <w:szCs w:val="18"/>
              </w:rPr>
            </w:pPr>
            <w:r w:rsidRPr="00653D70">
              <w:rPr>
                <w:sz w:val="18"/>
                <w:szCs w:val="18"/>
              </w:rPr>
              <w:t xml:space="preserve">Acropora </w:t>
            </w:r>
            <w:proofErr w:type="spellStart"/>
            <w:r w:rsidRPr="00653D70">
              <w:rPr>
                <w:sz w:val="18"/>
                <w:szCs w:val="18"/>
              </w:rPr>
              <w:t>palmata</w:t>
            </w:r>
            <w:proofErr w:type="spellEnd"/>
          </w:p>
        </w:tc>
        <w:tc>
          <w:tcPr>
            <w:tcW w:w="5059" w:type="dxa"/>
            <w:noWrap/>
            <w:hideMark/>
          </w:tcPr>
          <w:p w14:paraId="72960925"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conifera</w:t>
            </w:r>
            <w:proofErr w:type="spellEnd"/>
          </w:p>
        </w:tc>
      </w:tr>
      <w:tr w:rsidR="00653D70" w:rsidRPr="00653D70" w14:paraId="68E14E6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13326F1"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agaricites</w:t>
            </w:r>
            <w:proofErr w:type="spellEnd"/>
          </w:p>
        </w:tc>
        <w:tc>
          <w:tcPr>
            <w:tcW w:w="5059" w:type="dxa"/>
            <w:noWrap/>
            <w:hideMark/>
          </w:tcPr>
          <w:p w14:paraId="42699E0E"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spp.</w:t>
            </w:r>
          </w:p>
        </w:tc>
      </w:tr>
      <w:tr w:rsidR="00653D70" w:rsidRPr="00653D70" w14:paraId="7F2550AF" w14:textId="77777777" w:rsidTr="00653D70">
        <w:trPr>
          <w:trHeight w:val="20"/>
        </w:trPr>
        <w:tc>
          <w:tcPr>
            <w:tcW w:w="5830" w:type="dxa"/>
            <w:noWrap/>
            <w:hideMark/>
          </w:tcPr>
          <w:p w14:paraId="26896FFB"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spp. (mostly </w:t>
            </w:r>
            <w:proofErr w:type="spellStart"/>
            <w:r w:rsidRPr="00653D70">
              <w:rPr>
                <w:sz w:val="18"/>
                <w:szCs w:val="18"/>
              </w:rPr>
              <w:t>Agaricia</w:t>
            </w:r>
            <w:proofErr w:type="spellEnd"/>
            <w:r w:rsidRPr="00653D70">
              <w:rPr>
                <w:sz w:val="18"/>
                <w:szCs w:val="18"/>
              </w:rPr>
              <w:t xml:space="preserve"> humilis and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lamarcki</w:t>
            </w:r>
            <w:proofErr w:type="spellEnd"/>
            <w:r w:rsidRPr="00653D70">
              <w:rPr>
                <w:sz w:val="18"/>
                <w:szCs w:val="18"/>
              </w:rPr>
              <w:t>)</w:t>
            </w:r>
          </w:p>
        </w:tc>
        <w:tc>
          <w:tcPr>
            <w:tcW w:w="5059" w:type="dxa"/>
            <w:noWrap/>
            <w:hideMark/>
          </w:tcPr>
          <w:p w14:paraId="0199AA42" w14:textId="77777777" w:rsidR="00653D70" w:rsidRPr="00653D70" w:rsidRDefault="00653D70" w:rsidP="00CC386C">
            <w:pPr>
              <w:spacing w:line="240" w:lineRule="auto"/>
              <w:ind w:firstLine="0"/>
              <w:rPr>
                <w:sz w:val="18"/>
                <w:szCs w:val="18"/>
              </w:rPr>
            </w:pPr>
            <w:proofErr w:type="spellStart"/>
            <w:r w:rsidRPr="00653D70">
              <w:rPr>
                <w:sz w:val="18"/>
                <w:szCs w:val="18"/>
              </w:rPr>
              <w:t>Aiolochroia</w:t>
            </w:r>
            <w:proofErr w:type="spellEnd"/>
            <w:r w:rsidRPr="00653D70">
              <w:rPr>
                <w:sz w:val="18"/>
                <w:szCs w:val="18"/>
              </w:rPr>
              <w:t xml:space="preserve"> </w:t>
            </w:r>
            <w:proofErr w:type="spellStart"/>
            <w:r w:rsidRPr="00653D70">
              <w:rPr>
                <w:sz w:val="18"/>
                <w:szCs w:val="18"/>
              </w:rPr>
              <w:t>crassa</w:t>
            </w:r>
            <w:proofErr w:type="spellEnd"/>
            <w:r w:rsidRPr="00653D70">
              <w:rPr>
                <w:sz w:val="18"/>
                <w:szCs w:val="18"/>
              </w:rPr>
              <w:t xml:space="preserve">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rigida</w:t>
            </w:r>
            <w:proofErr w:type="spellEnd"/>
          </w:p>
        </w:tc>
      </w:tr>
      <w:tr w:rsidR="00653D70" w:rsidRPr="00653D70" w14:paraId="2A437F1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59537F2" w14:textId="77777777" w:rsidR="00653D70" w:rsidRPr="00653D70" w:rsidRDefault="00653D70" w:rsidP="00CC386C">
            <w:pPr>
              <w:spacing w:line="240" w:lineRule="auto"/>
              <w:ind w:firstLine="0"/>
              <w:rPr>
                <w:sz w:val="18"/>
                <w:szCs w:val="18"/>
              </w:rPr>
            </w:pPr>
            <w:proofErr w:type="spellStart"/>
            <w:r w:rsidRPr="00653D70">
              <w:rPr>
                <w:sz w:val="18"/>
                <w:szCs w:val="18"/>
              </w:rPr>
              <w:t>Cladocora</w:t>
            </w:r>
            <w:proofErr w:type="spellEnd"/>
            <w:r w:rsidRPr="00653D70">
              <w:rPr>
                <w:sz w:val="18"/>
                <w:szCs w:val="18"/>
              </w:rPr>
              <w:t xml:space="preserve"> </w:t>
            </w:r>
            <w:proofErr w:type="spellStart"/>
            <w:r w:rsidRPr="00653D70">
              <w:rPr>
                <w:sz w:val="18"/>
                <w:szCs w:val="18"/>
              </w:rPr>
              <w:t>arbuscula</w:t>
            </w:r>
            <w:proofErr w:type="spellEnd"/>
          </w:p>
        </w:tc>
        <w:tc>
          <w:tcPr>
            <w:tcW w:w="5059" w:type="dxa"/>
            <w:noWrap/>
            <w:hideMark/>
          </w:tcPr>
          <w:p w14:paraId="5890135B"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compressa</w:t>
            </w:r>
            <w:proofErr w:type="spellEnd"/>
          </w:p>
        </w:tc>
      </w:tr>
      <w:tr w:rsidR="00653D70" w:rsidRPr="00653D70" w14:paraId="1B5198B3" w14:textId="77777777" w:rsidTr="00653D70">
        <w:trPr>
          <w:trHeight w:val="20"/>
        </w:trPr>
        <w:tc>
          <w:tcPr>
            <w:tcW w:w="5830" w:type="dxa"/>
            <w:noWrap/>
            <w:hideMark/>
          </w:tcPr>
          <w:p w14:paraId="7A6FB147" w14:textId="77777777" w:rsidR="00653D70" w:rsidRPr="00653D70" w:rsidRDefault="00653D70" w:rsidP="00CC386C">
            <w:pPr>
              <w:spacing w:line="240" w:lineRule="auto"/>
              <w:ind w:firstLine="0"/>
              <w:rPr>
                <w:sz w:val="18"/>
                <w:szCs w:val="18"/>
              </w:rPr>
            </w:pPr>
            <w:proofErr w:type="spellStart"/>
            <w:r w:rsidRPr="00653D70">
              <w:rPr>
                <w:sz w:val="18"/>
                <w:szCs w:val="18"/>
              </w:rPr>
              <w:t>Colpophyllia</w:t>
            </w:r>
            <w:proofErr w:type="spellEnd"/>
            <w:r w:rsidRPr="00653D70">
              <w:rPr>
                <w:sz w:val="18"/>
                <w:szCs w:val="18"/>
              </w:rPr>
              <w:t xml:space="preserve"> </w:t>
            </w:r>
            <w:proofErr w:type="spellStart"/>
            <w:r w:rsidRPr="00653D70">
              <w:rPr>
                <w:sz w:val="18"/>
                <w:szCs w:val="18"/>
              </w:rPr>
              <w:t>natans</w:t>
            </w:r>
            <w:proofErr w:type="spellEnd"/>
          </w:p>
        </w:tc>
        <w:tc>
          <w:tcPr>
            <w:tcW w:w="5059" w:type="dxa"/>
            <w:noWrap/>
            <w:hideMark/>
          </w:tcPr>
          <w:p w14:paraId="29F0F0C6"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sp. (maybe </w:t>
            </w: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complanata</w:t>
            </w:r>
            <w:proofErr w:type="spellEnd"/>
            <w:r w:rsidRPr="00653D70">
              <w:rPr>
                <w:sz w:val="18"/>
                <w:szCs w:val="18"/>
              </w:rPr>
              <w:t>)</w:t>
            </w:r>
          </w:p>
        </w:tc>
      </w:tr>
      <w:tr w:rsidR="00653D70" w:rsidRPr="00653D70" w14:paraId="427D21C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45BCA6B" w14:textId="77777777" w:rsidR="00653D70" w:rsidRPr="00653D70" w:rsidRDefault="00653D70" w:rsidP="00CC386C">
            <w:pPr>
              <w:spacing w:line="240" w:lineRule="auto"/>
              <w:ind w:firstLine="0"/>
              <w:rPr>
                <w:sz w:val="18"/>
                <w:szCs w:val="18"/>
              </w:rPr>
            </w:pPr>
            <w:proofErr w:type="spellStart"/>
            <w:r w:rsidRPr="00653D70">
              <w:rPr>
                <w:sz w:val="18"/>
                <w:szCs w:val="18"/>
              </w:rPr>
              <w:t>Dendrogyra</w:t>
            </w:r>
            <w:proofErr w:type="spellEnd"/>
            <w:r w:rsidRPr="00653D70">
              <w:rPr>
                <w:sz w:val="18"/>
                <w:szCs w:val="18"/>
              </w:rPr>
              <w:t xml:space="preserve"> </w:t>
            </w:r>
            <w:proofErr w:type="spellStart"/>
            <w:r w:rsidRPr="00653D70">
              <w:rPr>
                <w:sz w:val="18"/>
                <w:szCs w:val="18"/>
              </w:rPr>
              <w:t>cylindrus</w:t>
            </w:r>
            <w:proofErr w:type="spellEnd"/>
          </w:p>
        </w:tc>
        <w:tc>
          <w:tcPr>
            <w:tcW w:w="5059" w:type="dxa"/>
            <w:noWrap/>
            <w:hideMark/>
          </w:tcPr>
          <w:p w14:paraId="707137F8"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viridis</w:t>
            </w:r>
            <w:proofErr w:type="spellEnd"/>
          </w:p>
        </w:tc>
      </w:tr>
      <w:tr w:rsidR="00653D70" w:rsidRPr="00653D70" w14:paraId="1A639C8F" w14:textId="77777777" w:rsidTr="00653D70">
        <w:trPr>
          <w:trHeight w:val="20"/>
        </w:trPr>
        <w:tc>
          <w:tcPr>
            <w:tcW w:w="5830" w:type="dxa"/>
            <w:noWrap/>
            <w:hideMark/>
          </w:tcPr>
          <w:p w14:paraId="55858C5C"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labyrinthiformis</w:t>
            </w:r>
            <w:proofErr w:type="spellEnd"/>
          </w:p>
        </w:tc>
        <w:tc>
          <w:tcPr>
            <w:tcW w:w="5059" w:type="dxa"/>
            <w:noWrap/>
            <w:hideMark/>
          </w:tcPr>
          <w:p w14:paraId="7F6680AE"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fistularis</w:t>
            </w:r>
            <w:proofErr w:type="spellEnd"/>
            <w:r w:rsidRPr="00653D70">
              <w:rPr>
                <w:sz w:val="18"/>
                <w:szCs w:val="18"/>
              </w:rPr>
              <w:t xml:space="preserve">, </w:t>
            </w:r>
            <w:proofErr w:type="spellStart"/>
            <w:r w:rsidRPr="00653D70">
              <w:rPr>
                <w:sz w:val="18"/>
                <w:szCs w:val="18"/>
              </w:rPr>
              <w:t>Aplysina</w:t>
            </w:r>
            <w:proofErr w:type="spellEnd"/>
            <w:r w:rsidRPr="00653D70">
              <w:rPr>
                <w:sz w:val="18"/>
                <w:szCs w:val="18"/>
              </w:rPr>
              <w:t xml:space="preserve"> fulva, and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insularis</w:t>
            </w:r>
            <w:proofErr w:type="spellEnd"/>
          </w:p>
        </w:tc>
      </w:tr>
      <w:tr w:rsidR="00653D70" w:rsidRPr="00653D70" w14:paraId="1E4C8F4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A79CB79"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strigosa</w:t>
            </w:r>
            <w:proofErr w:type="spellEnd"/>
            <w:r w:rsidRPr="00653D70">
              <w:rPr>
                <w:sz w:val="18"/>
                <w:szCs w:val="18"/>
              </w:rPr>
              <w:t xml:space="preserve"> and </w:t>
            </w: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clivosa</w:t>
            </w:r>
            <w:proofErr w:type="spellEnd"/>
          </w:p>
        </w:tc>
        <w:tc>
          <w:tcPr>
            <w:tcW w:w="5059" w:type="dxa"/>
            <w:noWrap/>
            <w:hideMark/>
          </w:tcPr>
          <w:p w14:paraId="2D7FE3A2"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cauliformis</w:t>
            </w:r>
            <w:proofErr w:type="spellEnd"/>
          </w:p>
        </w:tc>
      </w:tr>
      <w:tr w:rsidR="00653D70" w:rsidRPr="00653D70" w14:paraId="25AE636D" w14:textId="77777777" w:rsidTr="00653D70">
        <w:trPr>
          <w:trHeight w:val="20"/>
        </w:trPr>
        <w:tc>
          <w:tcPr>
            <w:tcW w:w="5830" w:type="dxa"/>
            <w:noWrap/>
            <w:hideMark/>
          </w:tcPr>
          <w:p w14:paraId="7A224174" w14:textId="77777777" w:rsidR="00653D70" w:rsidRPr="00653D70" w:rsidRDefault="00653D70" w:rsidP="00CC386C">
            <w:pPr>
              <w:spacing w:line="240" w:lineRule="auto"/>
              <w:ind w:firstLine="0"/>
              <w:rPr>
                <w:sz w:val="18"/>
                <w:szCs w:val="18"/>
              </w:rPr>
            </w:pPr>
            <w:proofErr w:type="spellStart"/>
            <w:r w:rsidRPr="00653D70">
              <w:rPr>
                <w:sz w:val="18"/>
                <w:szCs w:val="18"/>
              </w:rPr>
              <w:t>Dichocoenia</w:t>
            </w:r>
            <w:proofErr w:type="spellEnd"/>
            <w:r w:rsidRPr="00653D70">
              <w:rPr>
                <w:sz w:val="18"/>
                <w:szCs w:val="18"/>
              </w:rPr>
              <w:t xml:space="preserve"> </w:t>
            </w:r>
            <w:proofErr w:type="spellStart"/>
            <w:r w:rsidRPr="00653D70">
              <w:rPr>
                <w:sz w:val="18"/>
                <w:szCs w:val="18"/>
              </w:rPr>
              <w:t>stokesi</w:t>
            </w:r>
            <w:proofErr w:type="spellEnd"/>
          </w:p>
        </w:tc>
        <w:tc>
          <w:tcPr>
            <w:tcW w:w="5059" w:type="dxa"/>
            <w:noWrap/>
            <w:hideMark/>
          </w:tcPr>
          <w:p w14:paraId="0F360018"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lacunosa</w:t>
            </w:r>
            <w:proofErr w:type="spellEnd"/>
            <w:r w:rsidRPr="00653D70">
              <w:rPr>
                <w:sz w:val="18"/>
                <w:szCs w:val="18"/>
              </w:rPr>
              <w:t xml:space="preserve">, </w:t>
            </w:r>
            <w:proofErr w:type="spellStart"/>
            <w:r w:rsidRPr="00653D70">
              <w:rPr>
                <w:sz w:val="18"/>
                <w:szCs w:val="18"/>
              </w:rPr>
              <w:t>Suberea</w:t>
            </w:r>
            <w:proofErr w:type="spellEnd"/>
            <w:r w:rsidRPr="00653D70">
              <w:rPr>
                <w:sz w:val="18"/>
                <w:szCs w:val="18"/>
              </w:rPr>
              <w:t xml:space="preserve"> sp.,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reiswigi</w:t>
            </w:r>
            <w:proofErr w:type="spellEnd"/>
          </w:p>
        </w:tc>
      </w:tr>
      <w:tr w:rsidR="00653D70" w:rsidRPr="00653D70" w14:paraId="61BAE76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E2903BF" w14:textId="77777777" w:rsidR="00653D70" w:rsidRPr="00653D70" w:rsidRDefault="00653D70" w:rsidP="00CC386C">
            <w:pPr>
              <w:spacing w:line="240" w:lineRule="auto"/>
              <w:ind w:firstLine="0"/>
              <w:rPr>
                <w:sz w:val="18"/>
                <w:szCs w:val="18"/>
              </w:rPr>
            </w:pPr>
            <w:proofErr w:type="spellStart"/>
            <w:r w:rsidRPr="00653D70">
              <w:rPr>
                <w:sz w:val="18"/>
                <w:szCs w:val="18"/>
              </w:rPr>
              <w:t>Eusmilia</w:t>
            </w:r>
            <w:proofErr w:type="spellEnd"/>
            <w:r w:rsidRPr="00653D70">
              <w:rPr>
                <w:sz w:val="18"/>
                <w:szCs w:val="18"/>
              </w:rPr>
              <w:t xml:space="preserve"> </w:t>
            </w:r>
            <w:proofErr w:type="spellStart"/>
            <w:r w:rsidRPr="00653D70">
              <w:rPr>
                <w:sz w:val="18"/>
                <w:szCs w:val="18"/>
              </w:rPr>
              <w:t>fastigiata</w:t>
            </w:r>
            <w:proofErr w:type="spellEnd"/>
          </w:p>
        </w:tc>
        <w:tc>
          <w:tcPr>
            <w:tcW w:w="5059" w:type="dxa"/>
            <w:noWrap/>
            <w:hideMark/>
          </w:tcPr>
          <w:p w14:paraId="7681843C" w14:textId="77777777" w:rsidR="00653D70" w:rsidRPr="00653D70" w:rsidRDefault="00653D70" w:rsidP="00CC386C">
            <w:pPr>
              <w:spacing w:line="240" w:lineRule="auto"/>
              <w:ind w:firstLine="0"/>
              <w:rPr>
                <w:sz w:val="18"/>
                <w:szCs w:val="18"/>
              </w:rPr>
            </w:pPr>
            <w:proofErr w:type="spellStart"/>
            <w:r w:rsidRPr="00653D70">
              <w:rPr>
                <w:sz w:val="18"/>
                <w:szCs w:val="18"/>
              </w:rPr>
              <w:t>Artemisina</w:t>
            </w:r>
            <w:proofErr w:type="spellEnd"/>
            <w:r w:rsidRPr="00653D70">
              <w:rPr>
                <w:sz w:val="18"/>
                <w:szCs w:val="18"/>
              </w:rPr>
              <w:t xml:space="preserve"> </w:t>
            </w:r>
            <w:proofErr w:type="spellStart"/>
            <w:r w:rsidRPr="00653D70">
              <w:rPr>
                <w:sz w:val="18"/>
                <w:szCs w:val="18"/>
              </w:rPr>
              <w:t>melana</w:t>
            </w:r>
            <w:proofErr w:type="spellEnd"/>
            <w:r w:rsidRPr="00653D70">
              <w:rPr>
                <w:sz w:val="18"/>
                <w:szCs w:val="18"/>
              </w:rPr>
              <w:t xml:space="preserve"> or </w:t>
            </w: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arenosa</w:t>
            </w:r>
            <w:proofErr w:type="spellEnd"/>
          </w:p>
        </w:tc>
      </w:tr>
      <w:tr w:rsidR="00653D70" w:rsidRPr="00653D70" w14:paraId="4D689CCA" w14:textId="77777777" w:rsidTr="00653D70">
        <w:trPr>
          <w:trHeight w:val="20"/>
        </w:trPr>
        <w:tc>
          <w:tcPr>
            <w:tcW w:w="5830" w:type="dxa"/>
            <w:noWrap/>
            <w:hideMark/>
          </w:tcPr>
          <w:p w14:paraId="5A4D6E0E" w14:textId="77777777" w:rsidR="00653D70" w:rsidRPr="00653D70" w:rsidRDefault="00653D70" w:rsidP="00CC386C">
            <w:pPr>
              <w:spacing w:line="240" w:lineRule="auto"/>
              <w:ind w:firstLine="0"/>
              <w:rPr>
                <w:sz w:val="18"/>
                <w:szCs w:val="18"/>
              </w:rPr>
            </w:pPr>
            <w:proofErr w:type="spellStart"/>
            <w:r w:rsidRPr="00653D70">
              <w:rPr>
                <w:sz w:val="18"/>
                <w:szCs w:val="18"/>
              </w:rPr>
              <w:t>Favia</w:t>
            </w:r>
            <w:proofErr w:type="spellEnd"/>
            <w:r w:rsidRPr="00653D70">
              <w:rPr>
                <w:sz w:val="18"/>
                <w:szCs w:val="18"/>
              </w:rPr>
              <w:t xml:space="preserve"> </w:t>
            </w:r>
            <w:proofErr w:type="spellStart"/>
            <w:r w:rsidRPr="00653D70">
              <w:rPr>
                <w:sz w:val="18"/>
                <w:szCs w:val="18"/>
              </w:rPr>
              <w:t>fragum</w:t>
            </w:r>
            <w:proofErr w:type="spellEnd"/>
          </w:p>
        </w:tc>
        <w:tc>
          <w:tcPr>
            <w:tcW w:w="5059" w:type="dxa"/>
            <w:noWrap/>
            <w:hideMark/>
          </w:tcPr>
          <w:p w14:paraId="6783FC08" w14:textId="77777777" w:rsidR="00653D70" w:rsidRPr="00653D70" w:rsidRDefault="00653D70" w:rsidP="00CC386C">
            <w:pPr>
              <w:spacing w:line="240" w:lineRule="auto"/>
              <w:ind w:firstLine="0"/>
              <w:rPr>
                <w:sz w:val="18"/>
                <w:szCs w:val="18"/>
              </w:rPr>
            </w:pPr>
            <w:r w:rsidRPr="00653D70">
              <w:rPr>
                <w:sz w:val="18"/>
                <w:szCs w:val="18"/>
              </w:rPr>
              <w:t>Black, spiny, purple exudate, but not slimy</w:t>
            </w:r>
          </w:p>
        </w:tc>
      </w:tr>
      <w:tr w:rsidR="00653D70" w:rsidRPr="00653D70" w14:paraId="1C135A4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53E213" w14:textId="77777777" w:rsidR="00653D70" w:rsidRPr="00653D70" w:rsidRDefault="00653D70" w:rsidP="00CC386C">
            <w:pPr>
              <w:spacing w:line="240" w:lineRule="auto"/>
              <w:ind w:firstLine="0"/>
              <w:rPr>
                <w:sz w:val="18"/>
                <w:szCs w:val="18"/>
              </w:rPr>
            </w:pPr>
            <w:proofErr w:type="spellStart"/>
            <w:r w:rsidRPr="00653D70">
              <w:rPr>
                <w:sz w:val="18"/>
                <w:szCs w:val="18"/>
              </w:rPr>
              <w:t>Helioceris</w:t>
            </w:r>
            <w:proofErr w:type="spellEnd"/>
            <w:r w:rsidRPr="00653D70">
              <w:rPr>
                <w:sz w:val="18"/>
                <w:szCs w:val="18"/>
              </w:rPr>
              <w:t xml:space="preserve"> </w:t>
            </w:r>
            <w:proofErr w:type="spellStart"/>
            <w:r w:rsidRPr="00653D70">
              <w:rPr>
                <w:sz w:val="18"/>
                <w:szCs w:val="18"/>
              </w:rPr>
              <w:t>cucullata</w:t>
            </w:r>
            <w:proofErr w:type="spellEnd"/>
          </w:p>
        </w:tc>
        <w:tc>
          <w:tcPr>
            <w:tcW w:w="5059" w:type="dxa"/>
            <w:noWrap/>
            <w:hideMark/>
          </w:tcPr>
          <w:p w14:paraId="4A14D3EF" w14:textId="77777777" w:rsidR="00653D70" w:rsidRPr="00653D70" w:rsidRDefault="00653D70" w:rsidP="00CC386C">
            <w:pPr>
              <w:spacing w:line="240" w:lineRule="auto"/>
              <w:ind w:firstLine="0"/>
              <w:rPr>
                <w:sz w:val="18"/>
                <w:szCs w:val="18"/>
              </w:rPr>
            </w:pPr>
            <w:r w:rsidRPr="00653D70">
              <w:rPr>
                <w:sz w:val="18"/>
                <w:szCs w:val="18"/>
              </w:rPr>
              <w:t xml:space="preserve">Breadcrumb (Calyx </w:t>
            </w:r>
            <w:proofErr w:type="spellStart"/>
            <w:r w:rsidRPr="00653D70">
              <w:rPr>
                <w:sz w:val="18"/>
                <w:szCs w:val="18"/>
              </w:rPr>
              <w:t>podatypa</w:t>
            </w:r>
            <w:proofErr w:type="spellEnd"/>
            <w:r w:rsidRPr="00653D70">
              <w:rPr>
                <w:sz w:val="18"/>
                <w:szCs w:val="18"/>
              </w:rPr>
              <w:t xml:space="preserve">,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cristinae</w:t>
            </w:r>
            <w:proofErr w:type="spellEnd"/>
            <w:r w:rsidRPr="00653D70">
              <w:rPr>
                <w:sz w:val="18"/>
                <w:szCs w:val="18"/>
              </w:rPr>
              <w:t xml:space="preserve">, or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zeai</w:t>
            </w:r>
            <w:proofErr w:type="spellEnd"/>
            <w:r w:rsidRPr="00653D70">
              <w:rPr>
                <w:sz w:val="18"/>
                <w:szCs w:val="18"/>
              </w:rPr>
              <w:t>)</w:t>
            </w:r>
          </w:p>
        </w:tc>
      </w:tr>
      <w:tr w:rsidR="00653D70" w:rsidRPr="00653D70" w14:paraId="3CC0AB3D" w14:textId="77777777" w:rsidTr="00653D70">
        <w:trPr>
          <w:trHeight w:val="20"/>
        </w:trPr>
        <w:tc>
          <w:tcPr>
            <w:tcW w:w="5830" w:type="dxa"/>
            <w:noWrap/>
            <w:hideMark/>
          </w:tcPr>
          <w:p w14:paraId="2D7B498F" w14:textId="77777777" w:rsidR="00653D70" w:rsidRPr="00653D70" w:rsidRDefault="00653D70" w:rsidP="00CC386C">
            <w:pPr>
              <w:spacing w:line="240" w:lineRule="auto"/>
              <w:ind w:firstLine="0"/>
              <w:rPr>
                <w:sz w:val="18"/>
                <w:szCs w:val="18"/>
              </w:rPr>
            </w:pPr>
            <w:proofErr w:type="spellStart"/>
            <w:r w:rsidRPr="00653D70">
              <w:rPr>
                <w:sz w:val="18"/>
                <w:szCs w:val="18"/>
              </w:rPr>
              <w:t>Isophyllia</w:t>
            </w:r>
            <w:proofErr w:type="spellEnd"/>
            <w:r w:rsidRPr="00653D70">
              <w:rPr>
                <w:sz w:val="18"/>
                <w:szCs w:val="18"/>
              </w:rPr>
              <w:t xml:space="preserve"> </w:t>
            </w:r>
            <w:proofErr w:type="spellStart"/>
            <w:r w:rsidRPr="00653D70">
              <w:rPr>
                <w:sz w:val="18"/>
                <w:szCs w:val="18"/>
              </w:rPr>
              <w:t>sinuosa</w:t>
            </w:r>
            <w:proofErr w:type="spellEnd"/>
          </w:p>
        </w:tc>
        <w:tc>
          <w:tcPr>
            <w:tcW w:w="5059" w:type="dxa"/>
            <w:noWrap/>
            <w:hideMark/>
          </w:tcPr>
          <w:p w14:paraId="6DC1BEC6"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p>
        </w:tc>
      </w:tr>
      <w:tr w:rsidR="00653D70" w:rsidRPr="00653D70" w14:paraId="39FADD8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6761FFF" w14:textId="77777777" w:rsidR="00653D70" w:rsidRPr="00653D70" w:rsidRDefault="00653D70" w:rsidP="00CC386C">
            <w:pPr>
              <w:spacing w:line="240" w:lineRule="auto"/>
              <w:ind w:firstLine="0"/>
              <w:rPr>
                <w:sz w:val="18"/>
                <w:szCs w:val="18"/>
              </w:rPr>
            </w:pPr>
            <w:proofErr w:type="spellStart"/>
            <w:r w:rsidRPr="00653D70">
              <w:rPr>
                <w:sz w:val="18"/>
                <w:szCs w:val="18"/>
              </w:rPr>
              <w:t>Manicina</w:t>
            </w:r>
            <w:proofErr w:type="spellEnd"/>
            <w:r w:rsidRPr="00653D70">
              <w:rPr>
                <w:sz w:val="18"/>
                <w:szCs w:val="18"/>
              </w:rPr>
              <w:t xml:space="preserve"> </w:t>
            </w:r>
            <w:proofErr w:type="spellStart"/>
            <w:r w:rsidRPr="00653D70">
              <w:rPr>
                <w:sz w:val="18"/>
                <w:szCs w:val="18"/>
              </w:rPr>
              <w:t>areolata</w:t>
            </w:r>
            <w:proofErr w:type="spellEnd"/>
          </w:p>
        </w:tc>
        <w:tc>
          <w:tcPr>
            <w:tcW w:w="5059" w:type="dxa"/>
            <w:noWrap/>
            <w:hideMark/>
          </w:tcPr>
          <w:p w14:paraId="3CB65580" w14:textId="77777777" w:rsidR="00653D70" w:rsidRPr="00653D70" w:rsidRDefault="00653D70" w:rsidP="00CC386C">
            <w:pPr>
              <w:spacing w:line="240" w:lineRule="auto"/>
              <w:ind w:firstLine="0"/>
              <w:rPr>
                <w:sz w:val="18"/>
                <w:szCs w:val="18"/>
              </w:rPr>
            </w:pPr>
            <w:r w:rsidRPr="00653D70">
              <w:rPr>
                <w:sz w:val="18"/>
                <w:szCs w:val="18"/>
              </w:rPr>
              <w:t xml:space="preserve">Like </w:t>
            </w: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r w:rsidRPr="00653D70">
              <w:rPr>
                <w:sz w:val="18"/>
                <w:szCs w:val="18"/>
              </w:rPr>
              <w:t xml:space="preserve"> but soft with pinched tube ends</w:t>
            </w:r>
          </w:p>
        </w:tc>
      </w:tr>
      <w:tr w:rsidR="00653D70" w:rsidRPr="00653D70" w14:paraId="5BFB4243" w14:textId="77777777" w:rsidTr="00653D70">
        <w:trPr>
          <w:trHeight w:val="20"/>
        </w:trPr>
        <w:tc>
          <w:tcPr>
            <w:tcW w:w="5830" w:type="dxa"/>
            <w:noWrap/>
            <w:hideMark/>
          </w:tcPr>
          <w:p w14:paraId="681054B5"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cavernosa</w:t>
            </w:r>
          </w:p>
        </w:tc>
        <w:tc>
          <w:tcPr>
            <w:tcW w:w="5059" w:type="dxa"/>
            <w:noWrap/>
            <w:hideMark/>
          </w:tcPr>
          <w:p w14:paraId="558EA275"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plicifera</w:t>
            </w:r>
            <w:proofErr w:type="spellEnd"/>
          </w:p>
        </w:tc>
      </w:tr>
      <w:tr w:rsidR="00653D70" w:rsidRPr="00653D70" w14:paraId="4A4EE95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129E36C" w14:textId="77777777" w:rsidR="00653D70" w:rsidRPr="00653D70" w:rsidRDefault="00653D70" w:rsidP="00CC386C">
            <w:pPr>
              <w:spacing w:line="240" w:lineRule="auto"/>
              <w:ind w:firstLine="0"/>
              <w:rPr>
                <w:sz w:val="18"/>
                <w:szCs w:val="18"/>
              </w:rPr>
            </w:pPr>
            <w:proofErr w:type="spellStart"/>
            <w:r w:rsidRPr="00653D70">
              <w:rPr>
                <w:sz w:val="18"/>
                <w:szCs w:val="18"/>
              </w:rPr>
              <w:t>Madracis</w:t>
            </w:r>
            <w:proofErr w:type="spellEnd"/>
            <w:r w:rsidRPr="00653D70">
              <w:rPr>
                <w:sz w:val="18"/>
                <w:szCs w:val="18"/>
              </w:rPr>
              <w:t xml:space="preserve"> mirabilis and </w:t>
            </w:r>
            <w:proofErr w:type="spellStart"/>
            <w:r w:rsidRPr="00653D70">
              <w:rPr>
                <w:sz w:val="18"/>
                <w:szCs w:val="18"/>
              </w:rPr>
              <w:t>Madracis</w:t>
            </w:r>
            <w:proofErr w:type="spellEnd"/>
            <w:r w:rsidRPr="00653D70">
              <w:rPr>
                <w:sz w:val="18"/>
                <w:szCs w:val="18"/>
              </w:rPr>
              <w:t xml:space="preserve"> </w:t>
            </w:r>
            <w:proofErr w:type="spellStart"/>
            <w:r w:rsidRPr="00653D70">
              <w:rPr>
                <w:sz w:val="18"/>
                <w:szCs w:val="18"/>
              </w:rPr>
              <w:t>decactis</w:t>
            </w:r>
            <w:proofErr w:type="spellEnd"/>
          </w:p>
        </w:tc>
        <w:tc>
          <w:tcPr>
            <w:tcW w:w="5059" w:type="dxa"/>
            <w:noWrap/>
            <w:hideMark/>
          </w:tcPr>
          <w:p w14:paraId="4F069354"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vaginalis</w:t>
            </w:r>
          </w:p>
        </w:tc>
      </w:tr>
      <w:tr w:rsidR="00653D70" w:rsidRPr="00653D70" w14:paraId="3D82B90B" w14:textId="77777777" w:rsidTr="00653D70">
        <w:trPr>
          <w:trHeight w:val="20"/>
        </w:trPr>
        <w:tc>
          <w:tcPr>
            <w:tcW w:w="5830" w:type="dxa"/>
            <w:noWrap/>
            <w:hideMark/>
          </w:tcPr>
          <w:p w14:paraId="505A70B1" w14:textId="77777777" w:rsidR="00653D70" w:rsidRPr="00653D70" w:rsidRDefault="00653D70" w:rsidP="00CC386C">
            <w:pPr>
              <w:spacing w:line="240" w:lineRule="auto"/>
              <w:ind w:firstLine="0"/>
              <w:rPr>
                <w:sz w:val="18"/>
                <w:szCs w:val="18"/>
              </w:rPr>
            </w:pPr>
            <w:proofErr w:type="spellStart"/>
            <w:r w:rsidRPr="00653D70">
              <w:rPr>
                <w:sz w:val="18"/>
                <w:szCs w:val="18"/>
              </w:rPr>
              <w:t>Meandrina</w:t>
            </w:r>
            <w:proofErr w:type="spellEnd"/>
            <w:r w:rsidRPr="00653D70">
              <w:rPr>
                <w:sz w:val="18"/>
                <w:szCs w:val="18"/>
              </w:rPr>
              <w:t xml:space="preserve"> </w:t>
            </w:r>
            <w:proofErr w:type="spellStart"/>
            <w:r w:rsidRPr="00653D70">
              <w:rPr>
                <w:sz w:val="18"/>
                <w:szCs w:val="18"/>
              </w:rPr>
              <w:t>meandrites</w:t>
            </w:r>
            <w:proofErr w:type="spellEnd"/>
          </w:p>
        </w:tc>
        <w:tc>
          <w:tcPr>
            <w:tcW w:w="5059" w:type="dxa"/>
            <w:noWrap/>
            <w:hideMark/>
          </w:tcPr>
          <w:p w14:paraId="38A21815" w14:textId="77777777" w:rsidR="00653D70" w:rsidRPr="00653D70" w:rsidRDefault="00653D70" w:rsidP="00CC386C">
            <w:pPr>
              <w:spacing w:line="240" w:lineRule="auto"/>
              <w:ind w:firstLine="0"/>
              <w:rPr>
                <w:sz w:val="18"/>
                <w:szCs w:val="18"/>
              </w:rPr>
            </w:pPr>
            <w:proofErr w:type="spellStart"/>
            <w:r w:rsidRPr="00653D70">
              <w:rPr>
                <w:sz w:val="18"/>
                <w:szCs w:val="18"/>
              </w:rPr>
              <w:t>Cervicornia</w:t>
            </w:r>
            <w:proofErr w:type="spellEnd"/>
            <w:r w:rsidRPr="00653D70">
              <w:rPr>
                <w:sz w:val="18"/>
                <w:szCs w:val="18"/>
              </w:rPr>
              <w:t xml:space="preserve"> </w:t>
            </w:r>
            <w:proofErr w:type="spellStart"/>
            <w:r w:rsidRPr="00653D70">
              <w:rPr>
                <w:sz w:val="18"/>
                <w:szCs w:val="18"/>
              </w:rPr>
              <w:t>cuspidifera</w:t>
            </w:r>
            <w:proofErr w:type="spellEnd"/>
          </w:p>
        </w:tc>
      </w:tr>
      <w:tr w:rsidR="00653D70" w:rsidRPr="00653D70" w14:paraId="463B2534"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B01A58C"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w:t>
            </w:r>
            <w:proofErr w:type="spellStart"/>
            <w:r w:rsidRPr="00653D70">
              <w:rPr>
                <w:sz w:val="18"/>
                <w:szCs w:val="18"/>
              </w:rPr>
              <w:t>annularis</w:t>
            </w:r>
            <w:proofErr w:type="spellEnd"/>
            <w:r w:rsidRPr="00653D70">
              <w:rPr>
                <w:sz w:val="18"/>
                <w:szCs w:val="18"/>
              </w:rPr>
              <w:t xml:space="preserve">, M. </w:t>
            </w:r>
            <w:proofErr w:type="spellStart"/>
            <w:r w:rsidRPr="00653D70">
              <w:rPr>
                <w:sz w:val="18"/>
                <w:szCs w:val="18"/>
              </w:rPr>
              <w:t>franksi</w:t>
            </w:r>
            <w:proofErr w:type="spellEnd"/>
            <w:r w:rsidRPr="00653D70">
              <w:rPr>
                <w:sz w:val="18"/>
                <w:szCs w:val="18"/>
              </w:rPr>
              <w:t xml:space="preserve">, M. </w:t>
            </w:r>
            <w:proofErr w:type="spellStart"/>
            <w:r w:rsidRPr="00653D70">
              <w:rPr>
                <w:sz w:val="18"/>
                <w:szCs w:val="18"/>
              </w:rPr>
              <w:t>faveolata</w:t>
            </w:r>
            <w:proofErr w:type="spellEnd"/>
            <w:r w:rsidRPr="00653D70">
              <w:rPr>
                <w:sz w:val="18"/>
                <w:szCs w:val="18"/>
              </w:rPr>
              <w:t xml:space="preserve"> (genus name now </w:t>
            </w:r>
            <w:proofErr w:type="spellStart"/>
            <w:r w:rsidRPr="00653D70">
              <w:rPr>
                <w:sz w:val="18"/>
                <w:szCs w:val="18"/>
              </w:rPr>
              <w:t>Orbicella</w:t>
            </w:r>
            <w:proofErr w:type="spellEnd"/>
            <w:r w:rsidRPr="00653D70">
              <w:rPr>
                <w:sz w:val="18"/>
                <w:szCs w:val="18"/>
              </w:rPr>
              <w:t>)</w:t>
            </w:r>
          </w:p>
        </w:tc>
        <w:tc>
          <w:tcPr>
            <w:tcW w:w="5059" w:type="dxa"/>
            <w:noWrap/>
            <w:hideMark/>
          </w:tcPr>
          <w:p w14:paraId="6938E1CB" w14:textId="77777777" w:rsidR="00653D70" w:rsidRPr="00653D70" w:rsidRDefault="00653D70" w:rsidP="00CC386C">
            <w:pPr>
              <w:spacing w:line="240" w:lineRule="auto"/>
              <w:ind w:firstLine="0"/>
              <w:rPr>
                <w:sz w:val="18"/>
                <w:szCs w:val="18"/>
              </w:rPr>
            </w:pPr>
            <w:proofErr w:type="spellStart"/>
            <w:r w:rsidRPr="00653D70">
              <w:rPr>
                <w:sz w:val="18"/>
                <w:szCs w:val="18"/>
              </w:rPr>
              <w:t>Chondrilla</w:t>
            </w:r>
            <w:proofErr w:type="spellEnd"/>
            <w:r w:rsidRPr="00653D70">
              <w:rPr>
                <w:sz w:val="18"/>
                <w:szCs w:val="18"/>
              </w:rPr>
              <w:t xml:space="preserve"> </w:t>
            </w:r>
            <w:proofErr w:type="spellStart"/>
            <w:r w:rsidRPr="00653D70">
              <w:rPr>
                <w:sz w:val="18"/>
                <w:szCs w:val="18"/>
              </w:rPr>
              <w:t>caribensis</w:t>
            </w:r>
            <w:proofErr w:type="spellEnd"/>
          </w:p>
        </w:tc>
      </w:tr>
      <w:tr w:rsidR="00653D70" w:rsidRPr="00653D70" w14:paraId="6CB43635" w14:textId="77777777" w:rsidTr="00653D70">
        <w:trPr>
          <w:trHeight w:val="20"/>
        </w:trPr>
        <w:tc>
          <w:tcPr>
            <w:tcW w:w="5830" w:type="dxa"/>
            <w:noWrap/>
            <w:hideMark/>
          </w:tcPr>
          <w:p w14:paraId="660F0A6A" w14:textId="77777777" w:rsidR="00653D70" w:rsidRPr="00653D70" w:rsidRDefault="00653D70" w:rsidP="00CC386C">
            <w:pPr>
              <w:spacing w:line="240" w:lineRule="auto"/>
              <w:ind w:firstLine="0"/>
              <w:rPr>
                <w:sz w:val="18"/>
                <w:szCs w:val="18"/>
              </w:rPr>
            </w:pPr>
            <w:proofErr w:type="spellStart"/>
            <w:r w:rsidRPr="00653D70">
              <w:rPr>
                <w:sz w:val="18"/>
                <w:szCs w:val="18"/>
              </w:rPr>
              <w:t>Mussa</w:t>
            </w:r>
            <w:proofErr w:type="spellEnd"/>
            <w:r w:rsidRPr="00653D70">
              <w:rPr>
                <w:sz w:val="18"/>
                <w:szCs w:val="18"/>
              </w:rPr>
              <w:t xml:space="preserve"> </w:t>
            </w:r>
            <w:proofErr w:type="spellStart"/>
            <w:r w:rsidRPr="00653D70">
              <w:rPr>
                <w:sz w:val="18"/>
                <w:szCs w:val="18"/>
              </w:rPr>
              <w:t>angulosa</w:t>
            </w:r>
            <w:proofErr w:type="spellEnd"/>
          </w:p>
        </w:tc>
        <w:tc>
          <w:tcPr>
            <w:tcW w:w="5059" w:type="dxa"/>
            <w:noWrap/>
            <w:hideMark/>
          </w:tcPr>
          <w:p w14:paraId="6A0F6C22" w14:textId="77777777" w:rsidR="00653D70" w:rsidRPr="00653D70" w:rsidRDefault="00653D70" w:rsidP="00CC386C">
            <w:pPr>
              <w:spacing w:line="240" w:lineRule="auto"/>
              <w:ind w:firstLine="0"/>
              <w:rPr>
                <w:sz w:val="18"/>
                <w:szCs w:val="18"/>
              </w:rPr>
            </w:pPr>
            <w:proofErr w:type="spellStart"/>
            <w:r w:rsidRPr="00653D70">
              <w:rPr>
                <w:sz w:val="18"/>
                <w:szCs w:val="18"/>
              </w:rPr>
              <w:t>Cinachyrella</w:t>
            </w:r>
            <w:proofErr w:type="spellEnd"/>
            <w:r w:rsidRPr="00653D70">
              <w:rPr>
                <w:sz w:val="18"/>
                <w:szCs w:val="18"/>
              </w:rPr>
              <w:t xml:space="preserve"> </w:t>
            </w:r>
            <w:proofErr w:type="spellStart"/>
            <w:r w:rsidRPr="00653D70">
              <w:rPr>
                <w:sz w:val="18"/>
                <w:szCs w:val="18"/>
              </w:rPr>
              <w:t>kuekenthali</w:t>
            </w:r>
            <w:proofErr w:type="spellEnd"/>
          </w:p>
        </w:tc>
      </w:tr>
      <w:tr w:rsidR="00653D70" w:rsidRPr="00653D70" w14:paraId="7913D01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89071A2" w14:textId="77777777" w:rsidR="00653D70" w:rsidRPr="00653D70" w:rsidRDefault="00653D70" w:rsidP="00CC386C">
            <w:pPr>
              <w:spacing w:line="240" w:lineRule="auto"/>
              <w:ind w:firstLine="0"/>
              <w:rPr>
                <w:sz w:val="18"/>
                <w:szCs w:val="18"/>
              </w:rPr>
            </w:pPr>
            <w:proofErr w:type="spellStart"/>
            <w:r w:rsidRPr="00653D70">
              <w:rPr>
                <w:sz w:val="18"/>
                <w:szCs w:val="18"/>
              </w:rPr>
              <w:t>Mycetophyllia</w:t>
            </w:r>
            <w:proofErr w:type="spellEnd"/>
            <w:r w:rsidRPr="00653D70">
              <w:rPr>
                <w:sz w:val="18"/>
                <w:szCs w:val="18"/>
              </w:rPr>
              <w:t xml:space="preserve"> ferox, </w:t>
            </w: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lamarckiana</w:t>
            </w:r>
            <w:proofErr w:type="spellEnd"/>
          </w:p>
        </w:tc>
        <w:tc>
          <w:tcPr>
            <w:tcW w:w="5059" w:type="dxa"/>
            <w:noWrap/>
            <w:hideMark/>
          </w:tcPr>
          <w:p w14:paraId="386440B9"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venosa</w:t>
            </w:r>
            <w:proofErr w:type="spellEnd"/>
          </w:p>
        </w:tc>
      </w:tr>
      <w:tr w:rsidR="00653D70" w:rsidRPr="00653D70" w14:paraId="32B862CC" w14:textId="77777777" w:rsidTr="00653D70">
        <w:trPr>
          <w:trHeight w:val="20"/>
        </w:trPr>
        <w:tc>
          <w:tcPr>
            <w:tcW w:w="5830" w:type="dxa"/>
            <w:noWrap/>
            <w:hideMark/>
          </w:tcPr>
          <w:p w14:paraId="08242A14" w14:textId="77777777" w:rsidR="00653D70" w:rsidRPr="00653D70" w:rsidRDefault="00653D70" w:rsidP="00CC386C">
            <w:pPr>
              <w:spacing w:line="240" w:lineRule="auto"/>
              <w:ind w:firstLine="0"/>
              <w:rPr>
                <w:sz w:val="18"/>
                <w:szCs w:val="18"/>
              </w:rPr>
            </w:pPr>
            <w:r w:rsidRPr="00653D70">
              <w:rPr>
                <w:sz w:val="18"/>
                <w:szCs w:val="18"/>
              </w:rPr>
              <w:t>Oculina spp.</w:t>
            </w:r>
          </w:p>
        </w:tc>
        <w:tc>
          <w:tcPr>
            <w:tcW w:w="5059" w:type="dxa"/>
            <w:noWrap/>
            <w:hideMark/>
          </w:tcPr>
          <w:p w14:paraId="6E6EFBA2"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virgultosa</w:t>
            </w:r>
            <w:proofErr w:type="spellEnd"/>
          </w:p>
        </w:tc>
      </w:tr>
      <w:tr w:rsidR="00653D70" w:rsidRPr="00653D70" w14:paraId="727CC98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66B30A24"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astreoides</w:t>
            </w:r>
            <w:proofErr w:type="spellEnd"/>
          </w:p>
        </w:tc>
        <w:tc>
          <w:tcPr>
            <w:tcW w:w="5059" w:type="dxa"/>
            <w:noWrap/>
            <w:hideMark/>
          </w:tcPr>
          <w:p w14:paraId="7D9905B4"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delitrix</w:t>
            </w:r>
            <w:proofErr w:type="spellEnd"/>
          </w:p>
        </w:tc>
      </w:tr>
      <w:tr w:rsidR="00653D70" w:rsidRPr="00653D70" w14:paraId="6C48D77D" w14:textId="77777777" w:rsidTr="00653D70">
        <w:trPr>
          <w:trHeight w:val="20"/>
        </w:trPr>
        <w:tc>
          <w:tcPr>
            <w:tcW w:w="5830" w:type="dxa"/>
            <w:noWrap/>
            <w:hideMark/>
          </w:tcPr>
          <w:p w14:paraId="384CBCC7"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colonensis</w:t>
            </w:r>
            <w:proofErr w:type="spellEnd"/>
          </w:p>
        </w:tc>
        <w:tc>
          <w:tcPr>
            <w:tcW w:w="5059" w:type="dxa"/>
            <w:noWrap/>
            <w:hideMark/>
          </w:tcPr>
          <w:p w14:paraId="72F2EBB1"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laticavicola</w:t>
            </w:r>
            <w:proofErr w:type="spellEnd"/>
          </w:p>
        </w:tc>
      </w:tr>
      <w:tr w:rsidR="00653D70" w:rsidRPr="00653D70" w14:paraId="337DC91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7FCFB8"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furcata</w:t>
            </w:r>
            <w:proofErr w:type="spellEnd"/>
          </w:p>
        </w:tc>
        <w:tc>
          <w:tcPr>
            <w:tcW w:w="5059" w:type="dxa"/>
            <w:noWrap/>
            <w:hideMark/>
          </w:tcPr>
          <w:p w14:paraId="5F50A2AE"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varians</w:t>
            </w:r>
            <w:proofErr w:type="spellEnd"/>
          </w:p>
        </w:tc>
      </w:tr>
      <w:tr w:rsidR="00653D70" w:rsidRPr="00653D70" w14:paraId="1FE7BC55" w14:textId="77777777" w:rsidTr="00653D70">
        <w:trPr>
          <w:trHeight w:val="20"/>
        </w:trPr>
        <w:tc>
          <w:tcPr>
            <w:tcW w:w="5830" w:type="dxa"/>
            <w:noWrap/>
            <w:hideMark/>
          </w:tcPr>
          <w:p w14:paraId="7B97ABE6"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porites</w:t>
            </w:r>
            <w:proofErr w:type="spellEnd"/>
          </w:p>
        </w:tc>
        <w:tc>
          <w:tcPr>
            <w:tcW w:w="5059" w:type="dxa"/>
            <w:noWrap/>
            <w:hideMark/>
          </w:tcPr>
          <w:p w14:paraId="04AA9A22" w14:textId="77777777" w:rsidR="00653D70" w:rsidRPr="00653D70" w:rsidRDefault="00653D70" w:rsidP="00CC386C">
            <w:pPr>
              <w:spacing w:line="240" w:lineRule="auto"/>
              <w:ind w:firstLine="0"/>
              <w:rPr>
                <w:sz w:val="18"/>
                <w:szCs w:val="18"/>
              </w:rPr>
            </w:pPr>
            <w:proofErr w:type="spellStart"/>
            <w:r w:rsidRPr="00653D70">
              <w:rPr>
                <w:sz w:val="18"/>
                <w:szCs w:val="18"/>
              </w:rPr>
              <w:t>Cribochalina</w:t>
            </w:r>
            <w:proofErr w:type="spellEnd"/>
            <w:r w:rsidRPr="00653D70">
              <w:rPr>
                <w:sz w:val="18"/>
                <w:szCs w:val="18"/>
              </w:rPr>
              <w:t xml:space="preserve"> vasculum and </w:t>
            </w:r>
            <w:proofErr w:type="spellStart"/>
            <w:r w:rsidRPr="00653D70">
              <w:rPr>
                <w:sz w:val="18"/>
                <w:szCs w:val="18"/>
              </w:rPr>
              <w:t>Petrosia</w:t>
            </w:r>
            <w:proofErr w:type="spellEnd"/>
            <w:r w:rsidRPr="00653D70">
              <w:rPr>
                <w:sz w:val="18"/>
                <w:szCs w:val="18"/>
              </w:rPr>
              <w:t xml:space="preserve"> </w:t>
            </w:r>
            <w:proofErr w:type="spellStart"/>
            <w:r w:rsidRPr="00653D70">
              <w:rPr>
                <w:sz w:val="18"/>
                <w:szCs w:val="18"/>
              </w:rPr>
              <w:t>pellasarca</w:t>
            </w:r>
            <w:proofErr w:type="spellEnd"/>
          </w:p>
        </w:tc>
      </w:tr>
      <w:tr w:rsidR="00653D70" w:rsidRPr="00653D70" w14:paraId="25C74CB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830C247" w14:textId="77777777" w:rsidR="00653D70" w:rsidRPr="00653D70" w:rsidRDefault="00653D70" w:rsidP="00CC386C">
            <w:pPr>
              <w:spacing w:line="240" w:lineRule="auto"/>
              <w:ind w:firstLine="0"/>
              <w:rPr>
                <w:sz w:val="18"/>
                <w:szCs w:val="18"/>
              </w:rPr>
            </w:pPr>
            <w:proofErr w:type="spellStart"/>
            <w:r w:rsidRPr="00653D70">
              <w:rPr>
                <w:sz w:val="18"/>
                <w:szCs w:val="18"/>
              </w:rPr>
              <w:t>Scolymia</w:t>
            </w:r>
            <w:proofErr w:type="spellEnd"/>
            <w:r w:rsidRPr="00653D70">
              <w:rPr>
                <w:sz w:val="18"/>
                <w:szCs w:val="18"/>
              </w:rPr>
              <w:t xml:space="preserve"> spp.</w:t>
            </w:r>
          </w:p>
        </w:tc>
        <w:tc>
          <w:tcPr>
            <w:tcW w:w="5059" w:type="dxa"/>
            <w:noWrap/>
            <w:hideMark/>
          </w:tcPr>
          <w:p w14:paraId="2199D684" w14:textId="77777777" w:rsidR="00653D70" w:rsidRPr="00653D70" w:rsidRDefault="00653D70" w:rsidP="00CC386C">
            <w:pPr>
              <w:spacing w:line="240" w:lineRule="auto"/>
              <w:ind w:firstLine="0"/>
              <w:rPr>
                <w:sz w:val="18"/>
                <w:szCs w:val="18"/>
              </w:rPr>
            </w:pPr>
            <w:proofErr w:type="spellStart"/>
            <w:r w:rsidRPr="00653D70">
              <w:rPr>
                <w:sz w:val="18"/>
                <w:szCs w:val="18"/>
              </w:rPr>
              <w:t>Desmapsamma</w:t>
            </w:r>
            <w:proofErr w:type="spellEnd"/>
            <w:r w:rsidRPr="00653D70">
              <w:rPr>
                <w:sz w:val="18"/>
                <w:szCs w:val="18"/>
              </w:rPr>
              <w:t xml:space="preserve"> </w:t>
            </w:r>
            <w:proofErr w:type="spellStart"/>
            <w:r w:rsidRPr="00653D70">
              <w:rPr>
                <w:sz w:val="18"/>
                <w:szCs w:val="18"/>
              </w:rPr>
              <w:t>anchorata</w:t>
            </w:r>
            <w:proofErr w:type="spellEnd"/>
          </w:p>
        </w:tc>
      </w:tr>
      <w:tr w:rsidR="00653D70" w:rsidRPr="00653D70" w14:paraId="0535CEDD" w14:textId="77777777" w:rsidTr="00653D70">
        <w:trPr>
          <w:trHeight w:val="20"/>
        </w:trPr>
        <w:tc>
          <w:tcPr>
            <w:tcW w:w="5830" w:type="dxa"/>
            <w:noWrap/>
            <w:hideMark/>
          </w:tcPr>
          <w:p w14:paraId="69D5C165" w14:textId="77777777" w:rsidR="00653D70" w:rsidRPr="00653D70" w:rsidRDefault="00653D70" w:rsidP="00CC386C">
            <w:pPr>
              <w:spacing w:line="240" w:lineRule="auto"/>
              <w:ind w:firstLine="0"/>
              <w:rPr>
                <w:sz w:val="18"/>
                <w:szCs w:val="18"/>
              </w:rPr>
            </w:pPr>
            <w:proofErr w:type="spellStart"/>
            <w:r w:rsidRPr="00653D70">
              <w:rPr>
                <w:sz w:val="18"/>
                <w:szCs w:val="18"/>
              </w:rPr>
              <w:t>Siderastrea</w:t>
            </w:r>
            <w:proofErr w:type="spellEnd"/>
            <w:r w:rsidRPr="00653D70">
              <w:rPr>
                <w:sz w:val="18"/>
                <w:szCs w:val="18"/>
              </w:rPr>
              <w:t xml:space="preserve"> </w:t>
            </w:r>
            <w:proofErr w:type="spellStart"/>
            <w:r w:rsidRPr="00653D70">
              <w:rPr>
                <w:sz w:val="18"/>
                <w:szCs w:val="18"/>
              </w:rPr>
              <w:t>siderea</w:t>
            </w:r>
            <w:proofErr w:type="spellEnd"/>
            <w:r w:rsidRPr="00653D70">
              <w:rPr>
                <w:sz w:val="18"/>
                <w:szCs w:val="18"/>
              </w:rPr>
              <w:t xml:space="preserve"> and </w:t>
            </w:r>
            <w:proofErr w:type="spellStart"/>
            <w:r w:rsidRPr="00653D70">
              <w:rPr>
                <w:sz w:val="18"/>
                <w:szCs w:val="18"/>
              </w:rPr>
              <w:t>Siderastrea</w:t>
            </w:r>
            <w:proofErr w:type="spellEnd"/>
            <w:r w:rsidRPr="00653D70">
              <w:rPr>
                <w:sz w:val="18"/>
                <w:szCs w:val="18"/>
              </w:rPr>
              <w:t xml:space="preserve"> radians</w:t>
            </w:r>
          </w:p>
        </w:tc>
        <w:tc>
          <w:tcPr>
            <w:tcW w:w="5059" w:type="dxa"/>
            <w:noWrap/>
            <w:hideMark/>
          </w:tcPr>
          <w:p w14:paraId="48692824" w14:textId="77777777" w:rsidR="00653D70" w:rsidRPr="00653D70" w:rsidRDefault="00653D70" w:rsidP="00CC386C">
            <w:pPr>
              <w:spacing w:line="240" w:lineRule="auto"/>
              <w:ind w:firstLine="0"/>
              <w:rPr>
                <w:sz w:val="18"/>
                <w:szCs w:val="18"/>
              </w:rPr>
            </w:pPr>
            <w:proofErr w:type="spellStart"/>
            <w:r w:rsidRPr="00653D70">
              <w:rPr>
                <w:sz w:val="18"/>
                <w:szCs w:val="18"/>
              </w:rPr>
              <w:t>Dictyonella</w:t>
            </w:r>
            <w:proofErr w:type="spellEnd"/>
            <w:r w:rsidRPr="00653D70">
              <w:rPr>
                <w:sz w:val="18"/>
                <w:szCs w:val="18"/>
              </w:rPr>
              <w:t xml:space="preserve"> </w:t>
            </w:r>
            <w:proofErr w:type="spellStart"/>
            <w:r w:rsidRPr="00653D70">
              <w:rPr>
                <w:sz w:val="18"/>
                <w:szCs w:val="18"/>
              </w:rPr>
              <w:t>funicularis</w:t>
            </w:r>
            <w:proofErr w:type="spellEnd"/>
            <w:r w:rsidRPr="00653D70">
              <w:rPr>
                <w:sz w:val="18"/>
                <w:szCs w:val="18"/>
              </w:rPr>
              <w:t xml:space="preserve"> </w:t>
            </w:r>
          </w:p>
        </w:tc>
      </w:tr>
      <w:tr w:rsidR="00653D70" w:rsidRPr="00653D70" w14:paraId="48EBEBC2"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C4DA955" w14:textId="77777777" w:rsidR="00653D70" w:rsidRPr="00653D70" w:rsidRDefault="00653D70" w:rsidP="00CC386C">
            <w:pPr>
              <w:spacing w:line="240" w:lineRule="auto"/>
              <w:ind w:firstLine="0"/>
              <w:rPr>
                <w:sz w:val="18"/>
                <w:szCs w:val="18"/>
              </w:rPr>
            </w:pPr>
            <w:proofErr w:type="spellStart"/>
            <w:r w:rsidRPr="00653D70">
              <w:rPr>
                <w:sz w:val="18"/>
                <w:szCs w:val="18"/>
              </w:rPr>
              <w:t>Solenastrea</w:t>
            </w:r>
            <w:proofErr w:type="spellEnd"/>
            <w:r w:rsidRPr="00653D70">
              <w:rPr>
                <w:sz w:val="18"/>
                <w:szCs w:val="18"/>
              </w:rPr>
              <w:t xml:space="preserve"> </w:t>
            </w:r>
            <w:proofErr w:type="spellStart"/>
            <w:r w:rsidRPr="00653D70">
              <w:rPr>
                <w:sz w:val="18"/>
                <w:szCs w:val="18"/>
              </w:rPr>
              <w:t>bournoni</w:t>
            </w:r>
            <w:proofErr w:type="spellEnd"/>
          </w:p>
        </w:tc>
        <w:tc>
          <w:tcPr>
            <w:tcW w:w="5059" w:type="dxa"/>
            <w:noWrap/>
            <w:hideMark/>
          </w:tcPr>
          <w:p w14:paraId="4A6612CC" w14:textId="77777777" w:rsidR="00653D70" w:rsidRPr="00653D70" w:rsidRDefault="00653D70" w:rsidP="00CC386C">
            <w:pPr>
              <w:spacing w:line="240" w:lineRule="auto"/>
              <w:ind w:firstLine="0"/>
              <w:rPr>
                <w:sz w:val="18"/>
                <w:szCs w:val="18"/>
              </w:rPr>
            </w:pPr>
            <w:proofErr w:type="spellStart"/>
            <w:r w:rsidRPr="00653D70">
              <w:rPr>
                <w:sz w:val="18"/>
                <w:szCs w:val="18"/>
              </w:rPr>
              <w:t>Dragmacidon</w:t>
            </w:r>
            <w:proofErr w:type="spellEnd"/>
            <w:r w:rsidRPr="00653D70">
              <w:rPr>
                <w:sz w:val="18"/>
                <w:szCs w:val="18"/>
              </w:rPr>
              <w:t xml:space="preserve"> </w:t>
            </w:r>
            <w:proofErr w:type="spellStart"/>
            <w:r w:rsidRPr="00653D70">
              <w:rPr>
                <w:sz w:val="18"/>
                <w:szCs w:val="18"/>
              </w:rPr>
              <w:t>reticulatum</w:t>
            </w:r>
            <w:proofErr w:type="spellEnd"/>
          </w:p>
        </w:tc>
      </w:tr>
      <w:tr w:rsidR="00653D70" w:rsidRPr="00653D70" w14:paraId="75AD45C4" w14:textId="77777777" w:rsidTr="00653D70">
        <w:trPr>
          <w:trHeight w:val="20"/>
        </w:trPr>
        <w:tc>
          <w:tcPr>
            <w:tcW w:w="5830" w:type="dxa"/>
            <w:noWrap/>
            <w:hideMark/>
          </w:tcPr>
          <w:p w14:paraId="1DC04E8A" w14:textId="77777777" w:rsidR="00653D70" w:rsidRPr="00653D70" w:rsidRDefault="00653D70" w:rsidP="00CC386C">
            <w:pPr>
              <w:spacing w:line="240" w:lineRule="auto"/>
              <w:ind w:firstLine="0"/>
              <w:rPr>
                <w:sz w:val="18"/>
                <w:szCs w:val="18"/>
              </w:rPr>
            </w:pPr>
            <w:proofErr w:type="spellStart"/>
            <w:r w:rsidRPr="00653D70">
              <w:rPr>
                <w:sz w:val="18"/>
                <w:szCs w:val="18"/>
              </w:rPr>
              <w:t>Stephanocoenia</w:t>
            </w:r>
            <w:proofErr w:type="spellEnd"/>
            <w:r w:rsidRPr="00653D70">
              <w:rPr>
                <w:sz w:val="18"/>
                <w:szCs w:val="18"/>
              </w:rPr>
              <w:t xml:space="preserve"> </w:t>
            </w:r>
            <w:proofErr w:type="spellStart"/>
            <w:r w:rsidRPr="00653D70">
              <w:rPr>
                <w:sz w:val="18"/>
                <w:szCs w:val="18"/>
              </w:rPr>
              <w:t>intersepta</w:t>
            </w:r>
            <w:proofErr w:type="spellEnd"/>
          </w:p>
        </w:tc>
        <w:tc>
          <w:tcPr>
            <w:tcW w:w="5059" w:type="dxa"/>
            <w:noWrap/>
            <w:hideMark/>
          </w:tcPr>
          <w:p w14:paraId="7591CE89"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w:t>
            </w:r>
            <w:proofErr w:type="spellStart"/>
            <w:r w:rsidRPr="00653D70">
              <w:rPr>
                <w:sz w:val="18"/>
                <w:szCs w:val="18"/>
              </w:rPr>
              <w:t>janiae</w:t>
            </w:r>
            <w:proofErr w:type="spellEnd"/>
          </w:p>
        </w:tc>
      </w:tr>
      <w:tr w:rsidR="00653D70" w:rsidRPr="00653D70" w14:paraId="0AEF47D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35A74E7"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10438FC6"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sp. (maybe </w:t>
            </w:r>
            <w:proofErr w:type="spellStart"/>
            <w:r w:rsidRPr="00653D70">
              <w:rPr>
                <w:sz w:val="18"/>
                <w:szCs w:val="18"/>
              </w:rPr>
              <w:t>etheria</w:t>
            </w:r>
            <w:proofErr w:type="spellEnd"/>
            <w:r w:rsidRPr="00653D70">
              <w:rPr>
                <w:sz w:val="18"/>
                <w:szCs w:val="18"/>
              </w:rPr>
              <w:t>)</w:t>
            </w:r>
          </w:p>
        </w:tc>
      </w:tr>
      <w:tr w:rsidR="00653D70" w:rsidRPr="00653D70" w14:paraId="7FEAEB0A" w14:textId="77777777" w:rsidTr="00653D70">
        <w:trPr>
          <w:trHeight w:val="20"/>
        </w:trPr>
        <w:tc>
          <w:tcPr>
            <w:tcW w:w="5830" w:type="dxa"/>
            <w:noWrap/>
            <w:hideMark/>
          </w:tcPr>
          <w:p w14:paraId="18A3E3B1"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6262B5F2" w14:textId="77777777" w:rsidR="00653D70" w:rsidRPr="00653D70" w:rsidRDefault="00653D70" w:rsidP="00CC386C">
            <w:pPr>
              <w:spacing w:line="240" w:lineRule="auto"/>
              <w:ind w:firstLine="0"/>
              <w:rPr>
                <w:sz w:val="18"/>
                <w:szCs w:val="18"/>
              </w:rPr>
            </w:pPr>
            <w:proofErr w:type="spellStart"/>
            <w:r w:rsidRPr="00653D70">
              <w:rPr>
                <w:sz w:val="18"/>
                <w:szCs w:val="18"/>
              </w:rPr>
              <w:t>Ectyoplasia</w:t>
            </w:r>
            <w:proofErr w:type="spellEnd"/>
            <w:r w:rsidRPr="00653D70">
              <w:rPr>
                <w:sz w:val="18"/>
                <w:szCs w:val="18"/>
              </w:rPr>
              <w:t xml:space="preserve"> ferox</w:t>
            </w:r>
          </w:p>
        </w:tc>
      </w:tr>
      <w:tr w:rsidR="00653D70" w:rsidRPr="00653D70" w14:paraId="15C67E7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247CE93"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47CCC5A1" w14:textId="77777777" w:rsidR="00653D70" w:rsidRPr="00653D70" w:rsidRDefault="00653D70" w:rsidP="00CC386C">
            <w:pPr>
              <w:spacing w:line="240" w:lineRule="auto"/>
              <w:ind w:firstLine="0"/>
              <w:rPr>
                <w:sz w:val="18"/>
                <w:szCs w:val="18"/>
              </w:rPr>
            </w:pPr>
            <w:proofErr w:type="spellStart"/>
            <w:r w:rsidRPr="00653D70">
              <w:rPr>
                <w:sz w:val="18"/>
                <w:szCs w:val="18"/>
              </w:rPr>
              <w:t>Halisarca</w:t>
            </w:r>
            <w:proofErr w:type="spellEnd"/>
            <w:r w:rsidRPr="00653D70">
              <w:rPr>
                <w:sz w:val="18"/>
                <w:szCs w:val="18"/>
              </w:rPr>
              <w:t xml:space="preserve"> </w:t>
            </w:r>
            <w:proofErr w:type="spellStart"/>
            <w:r w:rsidRPr="00653D70">
              <w:rPr>
                <w:sz w:val="18"/>
                <w:szCs w:val="18"/>
              </w:rPr>
              <w:t>caerulea</w:t>
            </w:r>
            <w:proofErr w:type="spellEnd"/>
          </w:p>
        </w:tc>
      </w:tr>
      <w:tr w:rsidR="00653D70" w:rsidRPr="00653D70" w14:paraId="6EDDB170" w14:textId="77777777" w:rsidTr="00653D70">
        <w:trPr>
          <w:trHeight w:val="20"/>
        </w:trPr>
        <w:tc>
          <w:tcPr>
            <w:tcW w:w="5830" w:type="dxa"/>
            <w:noWrap/>
            <w:hideMark/>
          </w:tcPr>
          <w:p w14:paraId="7AED7D6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3F1D0A3" w14:textId="77777777" w:rsidR="00653D70" w:rsidRPr="00653D70" w:rsidRDefault="00653D70" w:rsidP="00CC386C">
            <w:pPr>
              <w:spacing w:line="240" w:lineRule="auto"/>
              <w:ind w:firstLine="0"/>
              <w:rPr>
                <w:sz w:val="18"/>
                <w:szCs w:val="18"/>
              </w:rPr>
            </w:pPr>
            <w:proofErr w:type="spellStart"/>
            <w:r w:rsidRPr="00653D70">
              <w:rPr>
                <w:sz w:val="18"/>
                <w:szCs w:val="18"/>
              </w:rPr>
              <w:t>Higginsia</w:t>
            </w:r>
            <w:proofErr w:type="spellEnd"/>
            <w:r w:rsidRPr="00653D70">
              <w:rPr>
                <w:sz w:val="18"/>
                <w:szCs w:val="18"/>
              </w:rPr>
              <w:t xml:space="preserve"> </w:t>
            </w:r>
            <w:proofErr w:type="spellStart"/>
            <w:r w:rsidRPr="00653D70">
              <w:rPr>
                <w:sz w:val="18"/>
                <w:szCs w:val="18"/>
              </w:rPr>
              <w:t>coralloides</w:t>
            </w:r>
            <w:proofErr w:type="spellEnd"/>
            <w:r w:rsidRPr="00653D70">
              <w:rPr>
                <w:sz w:val="18"/>
                <w:szCs w:val="18"/>
              </w:rPr>
              <w:t xml:space="preserve"> (may  include </w:t>
            </w:r>
            <w:proofErr w:type="spellStart"/>
            <w:r w:rsidRPr="00653D70">
              <w:rPr>
                <w:sz w:val="18"/>
                <w:szCs w:val="18"/>
              </w:rPr>
              <w:t>Ptilocaulis</w:t>
            </w:r>
            <w:proofErr w:type="spellEnd"/>
            <w:r w:rsidRPr="00653D70">
              <w:rPr>
                <w:sz w:val="18"/>
                <w:szCs w:val="18"/>
              </w:rPr>
              <w:t xml:space="preserve"> </w:t>
            </w:r>
            <w:proofErr w:type="spellStart"/>
            <w:r w:rsidRPr="00653D70">
              <w:rPr>
                <w:sz w:val="18"/>
                <w:szCs w:val="18"/>
              </w:rPr>
              <w:t>walpersii</w:t>
            </w:r>
            <w:proofErr w:type="spellEnd"/>
            <w:r w:rsidRPr="00653D70">
              <w:rPr>
                <w:sz w:val="18"/>
                <w:szCs w:val="18"/>
              </w:rPr>
              <w:t>)</w:t>
            </w:r>
          </w:p>
        </w:tc>
      </w:tr>
      <w:tr w:rsidR="00653D70" w:rsidRPr="00653D70" w14:paraId="416A191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9ED06A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52617C1" w14:textId="77777777" w:rsidR="00653D70" w:rsidRPr="00653D70" w:rsidRDefault="00653D70" w:rsidP="00CC386C">
            <w:pPr>
              <w:spacing w:line="240" w:lineRule="auto"/>
              <w:ind w:firstLine="0"/>
              <w:rPr>
                <w:sz w:val="18"/>
                <w:szCs w:val="18"/>
              </w:rPr>
            </w:pPr>
            <w:proofErr w:type="spellStart"/>
            <w:r w:rsidRPr="00653D70">
              <w:rPr>
                <w:sz w:val="18"/>
                <w:szCs w:val="18"/>
              </w:rPr>
              <w:t>Hyrtios</w:t>
            </w:r>
            <w:proofErr w:type="spellEnd"/>
            <w:r w:rsidRPr="00653D70">
              <w:rPr>
                <w:sz w:val="18"/>
                <w:szCs w:val="18"/>
              </w:rPr>
              <w:t xml:space="preserve"> sp. or </w:t>
            </w:r>
            <w:proofErr w:type="spellStart"/>
            <w:r w:rsidRPr="00653D70">
              <w:rPr>
                <w:sz w:val="18"/>
                <w:szCs w:val="18"/>
              </w:rPr>
              <w:t>Spheciospongia</w:t>
            </w:r>
            <w:proofErr w:type="spellEnd"/>
            <w:r w:rsidRPr="00653D70">
              <w:rPr>
                <w:sz w:val="18"/>
                <w:szCs w:val="18"/>
              </w:rPr>
              <w:t xml:space="preserve"> </w:t>
            </w:r>
            <w:proofErr w:type="spellStart"/>
            <w:r w:rsidRPr="00653D70">
              <w:rPr>
                <w:sz w:val="18"/>
                <w:szCs w:val="18"/>
              </w:rPr>
              <w:t>vesparium</w:t>
            </w:r>
            <w:proofErr w:type="spellEnd"/>
          </w:p>
        </w:tc>
      </w:tr>
      <w:tr w:rsidR="00653D70" w:rsidRPr="00653D70" w14:paraId="45CD9B13" w14:textId="77777777" w:rsidTr="00653D70">
        <w:trPr>
          <w:trHeight w:val="20"/>
        </w:trPr>
        <w:tc>
          <w:tcPr>
            <w:tcW w:w="5830" w:type="dxa"/>
            <w:noWrap/>
            <w:hideMark/>
          </w:tcPr>
          <w:p w14:paraId="1E512FE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BA721EF"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birotulata</w:t>
            </w:r>
            <w:proofErr w:type="spellEnd"/>
          </w:p>
        </w:tc>
      </w:tr>
      <w:tr w:rsidR="00653D70" w:rsidRPr="00653D70" w14:paraId="5D37AFEE"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BC30C27"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4B635B9"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sp.</w:t>
            </w:r>
          </w:p>
        </w:tc>
      </w:tr>
      <w:tr w:rsidR="00653D70" w:rsidRPr="00653D70" w14:paraId="6622BE19" w14:textId="77777777" w:rsidTr="00653D70">
        <w:trPr>
          <w:trHeight w:val="20"/>
        </w:trPr>
        <w:tc>
          <w:tcPr>
            <w:tcW w:w="5830" w:type="dxa"/>
            <w:noWrap/>
            <w:hideMark/>
          </w:tcPr>
          <w:p w14:paraId="3C65205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978700"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campana</w:t>
            </w:r>
          </w:p>
        </w:tc>
      </w:tr>
      <w:tr w:rsidR="00653D70" w:rsidRPr="00653D70" w14:paraId="1FBAB2F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DE3C0A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621B37"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felix</w:t>
            </w:r>
            <w:proofErr w:type="spellEnd"/>
          </w:p>
        </w:tc>
      </w:tr>
      <w:tr w:rsidR="00653D70" w:rsidRPr="00653D70" w14:paraId="25F50164" w14:textId="77777777" w:rsidTr="00653D70">
        <w:trPr>
          <w:trHeight w:val="20"/>
        </w:trPr>
        <w:tc>
          <w:tcPr>
            <w:tcW w:w="5830" w:type="dxa"/>
            <w:noWrap/>
            <w:hideMark/>
          </w:tcPr>
          <w:p w14:paraId="5870B17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654956A"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strobilina</w:t>
            </w:r>
            <w:proofErr w:type="spellEnd"/>
          </w:p>
        </w:tc>
      </w:tr>
      <w:tr w:rsidR="00653D70" w:rsidRPr="00653D70" w14:paraId="2FA0C7D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34312CC"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350228" w14:textId="77777777" w:rsidR="00653D70" w:rsidRPr="00653D70" w:rsidRDefault="00653D70" w:rsidP="00CC386C">
            <w:pPr>
              <w:spacing w:line="240" w:lineRule="auto"/>
              <w:ind w:firstLine="0"/>
              <w:rPr>
                <w:sz w:val="18"/>
                <w:szCs w:val="18"/>
              </w:rPr>
            </w:pPr>
            <w:r w:rsidRPr="00653D70">
              <w:rPr>
                <w:sz w:val="18"/>
                <w:szCs w:val="18"/>
              </w:rPr>
              <w:t>Maybe "</w:t>
            </w:r>
            <w:proofErr w:type="spellStart"/>
            <w:r w:rsidRPr="00653D70">
              <w:rPr>
                <w:sz w:val="18"/>
                <w:szCs w:val="18"/>
              </w:rPr>
              <w:t>Ircinia</w:t>
            </w:r>
            <w:proofErr w:type="spellEnd"/>
            <w:r w:rsidRPr="00653D70">
              <w:rPr>
                <w:sz w:val="18"/>
                <w:szCs w:val="18"/>
              </w:rPr>
              <w:t xml:space="preserve"> smooth" or </w:t>
            </w:r>
            <w:proofErr w:type="spellStart"/>
            <w:r w:rsidRPr="00653D70">
              <w:rPr>
                <w:sz w:val="18"/>
                <w:szCs w:val="18"/>
              </w:rPr>
              <w:t>Spongia</w:t>
            </w:r>
            <w:proofErr w:type="spellEnd"/>
          </w:p>
        </w:tc>
      </w:tr>
      <w:tr w:rsidR="00653D70" w:rsidRPr="00653D70" w14:paraId="70156A1E" w14:textId="77777777" w:rsidTr="00653D70">
        <w:trPr>
          <w:trHeight w:val="20"/>
        </w:trPr>
        <w:tc>
          <w:tcPr>
            <w:tcW w:w="5830" w:type="dxa"/>
            <w:noWrap/>
            <w:hideMark/>
          </w:tcPr>
          <w:p w14:paraId="46207BEB"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73ED244" w14:textId="77777777" w:rsidR="00653D70" w:rsidRPr="00653D70" w:rsidRDefault="00653D70" w:rsidP="00CC386C">
            <w:pPr>
              <w:spacing w:line="240" w:lineRule="auto"/>
              <w:ind w:firstLine="0"/>
              <w:rPr>
                <w:sz w:val="18"/>
                <w:szCs w:val="18"/>
              </w:rPr>
            </w:pPr>
            <w:proofErr w:type="spellStart"/>
            <w:r w:rsidRPr="00653D70">
              <w:rPr>
                <w:sz w:val="18"/>
                <w:szCs w:val="18"/>
              </w:rPr>
              <w:t>Monanchora</w:t>
            </w:r>
            <w:proofErr w:type="spellEnd"/>
            <w:r w:rsidRPr="00653D70">
              <w:rPr>
                <w:sz w:val="18"/>
                <w:szCs w:val="18"/>
              </w:rPr>
              <w:t xml:space="preserve"> </w:t>
            </w:r>
            <w:proofErr w:type="spellStart"/>
            <w:r w:rsidRPr="00653D70">
              <w:rPr>
                <w:sz w:val="18"/>
                <w:szCs w:val="18"/>
              </w:rPr>
              <w:t>arbuscula</w:t>
            </w:r>
            <w:proofErr w:type="spellEnd"/>
          </w:p>
        </w:tc>
      </w:tr>
      <w:tr w:rsidR="00653D70" w:rsidRPr="00653D70" w14:paraId="1915747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09504E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FEAADAB"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laevis</w:t>
            </w:r>
            <w:proofErr w:type="spellEnd"/>
          </w:p>
        </w:tc>
      </w:tr>
      <w:tr w:rsidR="00653D70" w:rsidRPr="00653D70" w14:paraId="7DC5C833" w14:textId="77777777" w:rsidTr="00653D70">
        <w:trPr>
          <w:trHeight w:val="20"/>
        </w:trPr>
        <w:tc>
          <w:tcPr>
            <w:tcW w:w="5830" w:type="dxa"/>
            <w:noWrap/>
            <w:hideMark/>
          </w:tcPr>
          <w:p w14:paraId="67216A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809DF3C"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laxissima</w:t>
            </w:r>
            <w:proofErr w:type="spellEnd"/>
          </w:p>
        </w:tc>
      </w:tr>
      <w:tr w:rsidR="00653D70" w:rsidRPr="00653D70" w14:paraId="0ADDC6E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79E50B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8ACCBF" w14:textId="77777777" w:rsidR="00653D70" w:rsidRPr="00653D70" w:rsidRDefault="00653D70" w:rsidP="00CC386C">
            <w:pPr>
              <w:spacing w:line="240" w:lineRule="auto"/>
              <w:ind w:firstLine="0"/>
              <w:rPr>
                <w:sz w:val="18"/>
                <w:szCs w:val="18"/>
              </w:rPr>
            </w:pPr>
            <w:proofErr w:type="spellStart"/>
            <w:r w:rsidRPr="00653D70">
              <w:rPr>
                <w:sz w:val="18"/>
                <w:szCs w:val="18"/>
              </w:rPr>
              <w:t>Neofibularia</w:t>
            </w:r>
            <w:proofErr w:type="spellEnd"/>
            <w:r w:rsidRPr="00653D70">
              <w:rPr>
                <w:sz w:val="18"/>
                <w:szCs w:val="18"/>
              </w:rPr>
              <w:t xml:space="preserve"> </w:t>
            </w:r>
            <w:proofErr w:type="spellStart"/>
            <w:r w:rsidRPr="00653D70">
              <w:rPr>
                <w:sz w:val="18"/>
                <w:szCs w:val="18"/>
              </w:rPr>
              <w:t>nolitangere</w:t>
            </w:r>
            <w:proofErr w:type="spellEnd"/>
          </w:p>
        </w:tc>
      </w:tr>
      <w:tr w:rsidR="00653D70" w:rsidRPr="00653D70" w14:paraId="47150019" w14:textId="77777777" w:rsidTr="00653D70">
        <w:trPr>
          <w:trHeight w:val="20"/>
        </w:trPr>
        <w:tc>
          <w:tcPr>
            <w:tcW w:w="5830" w:type="dxa"/>
            <w:noWrap/>
            <w:hideMark/>
          </w:tcPr>
          <w:p w14:paraId="79246E2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A286AB" w14:textId="77777777" w:rsidR="00653D70" w:rsidRPr="00653D70" w:rsidRDefault="00653D70" w:rsidP="00CC386C">
            <w:pPr>
              <w:spacing w:line="240" w:lineRule="auto"/>
              <w:ind w:firstLine="0"/>
              <w:rPr>
                <w:sz w:val="18"/>
                <w:szCs w:val="18"/>
              </w:rPr>
            </w:pPr>
            <w:proofErr w:type="spellStart"/>
            <w:r w:rsidRPr="00653D70">
              <w:rPr>
                <w:sz w:val="18"/>
                <w:szCs w:val="18"/>
              </w:rPr>
              <w:t>Neopetrosia</w:t>
            </w:r>
            <w:proofErr w:type="spellEnd"/>
            <w:r w:rsidRPr="00653D70">
              <w:rPr>
                <w:sz w:val="18"/>
                <w:szCs w:val="18"/>
              </w:rPr>
              <w:t xml:space="preserve"> </w:t>
            </w:r>
            <w:proofErr w:type="spellStart"/>
            <w:r w:rsidRPr="00653D70">
              <w:rPr>
                <w:sz w:val="18"/>
                <w:szCs w:val="18"/>
              </w:rPr>
              <w:t>proxima</w:t>
            </w:r>
            <w:proofErr w:type="spellEnd"/>
            <w:r w:rsidRPr="00653D70">
              <w:rPr>
                <w:sz w:val="18"/>
                <w:szCs w:val="18"/>
              </w:rPr>
              <w:t xml:space="preserve"> (may include Xestospongia </w:t>
            </w:r>
            <w:proofErr w:type="spellStart"/>
            <w:r w:rsidRPr="00653D70">
              <w:rPr>
                <w:sz w:val="18"/>
                <w:szCs w:val="18"/>
              </w:rPr>
              <w:t>subtriangularis</w:t>
            </w:r>
            <w:proofErr w:type="spellEnd"/>
            <w:r w:rsidRPr="00653D70">
              <w:rPr>
                <w:sz w:val="18"/>
                <w:szCs w:val="18"/>
              </w:rPr>
              <w:t>)</w:t>
            </w:r>
          </w:p>
        </w:tc>
      </w:tr>
      <w:tr w:rsidR="00653D70" w:rsidRPr="00653D70" w14:paraId="5DFA878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BB19ED8"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8277D31"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erecta</w:t>
            </w:r>
            <w:proofErr w:type="spellEnd"/>
            <w:r w:rsidRPr="00653D70">
              <w:rPr>
                <w:sz w:val="18"/>
                <w:szCs w:val="18"/>
              </w:rPr>
              <w:t xml:space="preserve"> (may include </w:t>
            </w: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amorpha</w:t>
            </w:r>
            <w:proofErr w:type="spellEnd"/>
            <w:r w:rsidRPr="00653D70">
              <w:rPr>
                <w:sz w:val="18"/>
                <w:szCs w:val="18"/>
              </w:rPr>
              <w:t>)</w:t>
            </w:r>
          </w:p>
        </w:tc>
      </w:tr>
      <w:tr w:rsidR="00653D70" w:rsidRPr="00653D70" w14:paraId="510A7D3F" w14:textId="77777777" w:rsidTr="00653D70">
        <w:trPr>
          <w:trHeight w:val="20"/>
        </w:trPr>
        <w:tc>
          <w:tcPr>
            <w:tcW w:w="5830" w:type="dxa"/>
            <w:noWrap/>
            <w:hideMark/>
          </w:tcPr>
          <w:p w14:paraId="6F2E583A"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FFB9185"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sp. or </w:t>
            </w:r>
            <w:proofErr w:type="spellStart"/>
            <w:r w:rsidRPr="00653D70">
              <w:rPr>
                <w:sz w:val="18"/>
                <w:szCs w:val="18"/>
              </w:rPr>
              <w:t>Lissodendoryx</w:t>
            </w:r>
            <w:proofErr w:type="spellEnd"/>
            <w:r w:rsidRPr="00653D70">
              <w:rPr>
                <w:sz w:val="18"/>
                <w:szCs w:val="18"/>
              </w:rPr>
              <w:t xml:space="preserve"> sp.?</w:t>
            </w:r>
          </w:p>
        </w:tc>
      </w:tr>
      <w:tr w:rsidR="00653D70" w:rsidRPr="00653D70" w14:paraId="6B129B47"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A73C33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15BD78" w14:textId="77777777" w:rsidR="00653D70" w:rsidRPr="00653D70" w:rsidRDefault="00653D70" w:rsidP="00CC386C">
            <w:pPr>
              <w:spacing w:line="240" w:lineRule="auto"/>
              <w:ind w:firstLine="0"/>
              <w:rPr>
                <w:sz w:val="18"/>
                <w:szCs w:val="18"/>
              </w:rPr>
            </w:pPr>
            <w:r w:rsidRPr="00653D70">
              <w:rPr>
                <w:sz w:val="18"/>
                <w:szCs w:val="18"/>
              </w:rPr>
              <w:t>Orange encrusting</w:t>
            </w:r>
          </w:p>
        </w:tc>
      </w:tr>
      <w:tr w:rsidR="00653D70" w:rsidRPr="00653D70" w14:paraId="3F94E9B4" w14:textId="77777777" w:rsidTr="00653D70">
        <w:trPr>
          <w:trHeight w:val="20"/>
        </w:trPr>
        <w:tc>
          <w:tcPr>
            <w:tcW w:w="5830" w:type="dxa"/>
            <w:noWrap/>
            <w:hideMark/>
          </w:tcPr>
          <w:p w14:paraId="43DBE83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680501" w14:textId="77777777" w:rsidR="00653D70" w:rsidRPr="00653D70" w:rsidRDefault="00653D70" w:rsidP="00CC386C">
            <w:pPr>
              <w:spacing w:line="240" w:lineRule="auto"/>
              <w:ind w:firstLine="0"/>
              <w:rPr>
                <w:sz w:val="18"/>
                <w:szCs w:val="18"/>
              </w:rPr>
            </w:pPr>
            <w:proofErr w:type="spellStart"/>
            <w:r w:rsidRPr="00653D70">
              <w:rPr>
                <w:sz w:val="18"/>
                <w:szCs w:val="18"/>
              </w:rPr>
              <w:t>Pandaros</w:t>
            </w:r>
            <w:proofErr w:type="spellEnd"/>
            <w:r w:rsidRPr="00653D70">
              <w:rPr>
                <w:sz w:val="18"/>
                <w:szCs w:val="18"/>
              </w:rPr>
              <w:t xml:space="preserve"> </w:t>
            </w:r>
            <w:proofErr w:type="spellStart"/>
            <w:r w:rsidRPr="00653D70">
              <w:rPr>
                <w:sz w:val="18"/>
                <w:szCs w:val="18"/>
              </w:rPr>
              <w:t>acanthifolium</w:t>
            </w:r>
            <w:proofErr w:type="spellEnd"/>
          </w:p>
        </w:tc>
      </w:tr>
      <w:tr w:rsidR="00653D70" w:rsidRPr="00653D70" w14:paraId="6BDC63E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ED67F4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15DD74F4" w14:textId="77777777" w:rsidR="00653D70" w:rsidRPr="00653D70" w:rsidRDefault="00653D70" w:rsidP="00CC386C">
            <w:pPr>
              <w:spacing w:line="240" w:lineRule="auto"/>
              <w:ind w:firstLine="0"/>
              <w:rPr>
                <w:sz w:val="18"/>
                <w:szCs w:val="18"/>
              </w:rPr>
            </w:pPr>
            <w:proofErr w:type="spellStart"/>
            <w:r w:rsidRPr="00653D70">
              <w:rPr>
                <w:sz w:val="18"/>
                <w:szCs w:val="18"/>
              </w:rPr>
              <w:t>Plakortis</w:t>
            </w:r>
            <w:proofErr w:type="spellEnd"/>
            <w:r w:rsidRPr="00653D70">
              <w:rPr>
                <w:sz w:val="18"/>
                <w:szCs w:val="18"/>
              </w:rPr>
              <w:t xml:space="preserve"> sp.</w:t>
            </w:r>
          </w:p>
        </w:tc>
      </w:tr>
      <w:tr w:rsidR="00653D70" w:rsidRPr="00653D70" w14:paraId="22E0E893" w14:textId="77777777" w:rsidTr="00653D70">
        <w:trPr>
          <w:trHeight w:val="20"/>
        </w:trPr>
        <w:tc>
          <w:tcPr>
            <w:tcW w:w="5830" w:type="dxa"/>
            <w:noWrap/>
            <w:hideMark/>
          </w:tcPr>
          <w:p w14:paraId="00F21FD1"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3BB48B3" w14:textId="77777777" w:rsidR="00653D70" w:rsidRPr="00653D70" w:rsidRDefault="00653D70" w:rsidP="00CC386C">
            <w:pPr>
              <w:spacing w:line="240" w:lineRule="auto"/>
              <w:ind w:firstLine="0"/>
              <w:rPr>
                <w:sz w:val="18"/>
                <w:szCs w:val="18"/>
              </w:rPr>
            </w:pPr>
            <w:r w:rsidRPr="00653D70">
              <w:rPr>
                <w:sz w:val="18"/>
                <w:szCs w:val="18"/>
              </w:rPr>
              <w:t>Red Encrusting</w:t>
            </w:r>
          </w:p>
        </w:tc>
      </w:tr>
      <w:tr w:rsidR="00653D70" w:rsidRPr="00653D70" w14:paraId="5154828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94723C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9342AA3" w14:textId="77777777" w:rsidR="00653D70" w:rsidRPr="00653D70" w:rsidRDefault="00653D70" w:rsidP="00CC386C">
            <w:pPr>
              <w:spacing w:line="240" w:lineRule="auto"/>
              <w:ind w:firstLine="0"/>
              <w:rPr>
                <w:sz w:val="18"/>
                <w:szCs w:val="18"/>
              </w:rPr>
            </w:pPr>
            <w:proofErr w:type="spellStart"/>
            <w:r w:rsidRPr="00653D70">
              <w:rPr>
                <w:sz w:val="18"/>
                <w:szCs w:val="18"/>
              </w:rPr>
              <w:t>Scopalina</w:t>
            </w:r>
            <w:proofErr w:type="spellEnd"/>
            <w:r w:rsidRPr="00653D70">
              <w:rPr>
                <w:sz w:val="18"/>
                <w:szCs w:val="18"/>
              </w:rPr>
              <w:t xml:space="preserve"> </w:t>
            </w:r>
            <w:proofErr w:type="spellStart"/>
            <w:r w:rsidRPr="00653D70">
              <w:rPr>
                <w:sz w:val="18"/>
                <w:szCs w:val="18"/>
              </w:rPr>
              <w:t>ruetzleri</w:t>
            </w:r>
            <w:proofErr w:type="spellEnd"/>
          </w:p>
        </w:tc>
      </w:tr>
      <w:tr w:rsidR="00653D70" w:rsidRPr="00653D70" w14:paraId="7781973B" w14:textId="77777777" w:rsidTr="00653D70">
        <w:trPr>
          <w:trHeight w:val="20"/>
        </w:trPr>
        <w:tc>
          <w:tcPr>
            <w:tcW w:w="5830" w:type="dxa"/>
            <w:noWrap/>
            <w:hideMark/>
          </w:tcPr>
          <w:p w14:paraId="32209B0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7E78261" w14:textId="77777777" w:rsidR="00653D70" w:rsidRPr="00653D70" w:rsidRDefault="00653D70" w:rsidP="00CC386C">
            <w:pPr>
              <w:spacing w:line="240" w:lineRule="auto"/>
              <w:ind w:firstLine="0"/>
              <w:rPr>
                <w:sz w:val="18"/>
                <w:szCs w:val="18"/>
              </w:rPr>
            </w:pPr>
            <w:proofErr w:type="spellStart"/>
            <w:r w:rsidRPr="00653D70">
              <w:rPr>
                <w:sz w:val="18"/>
                <w:szCs w:val="18"/>
              </w:rPr>
              <w:t>Spirastrella</w:t>
            </w:r>
            <w:proofErr w:type="spellEnd"/>
            <w:r w:rsidRPr="00653D70">
              <w:rPr>
                <w:sz w:val="18"/>
                <w:szCs w:val="18"/>
              </w:rPr>
              <w:t xml:space="preserve"> coccinea and </w:t>
            </w: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hartmani</w:t>
            </w:r>
            <w:proofErr w:type="spellEnd"/>
          </w:p>
        </w:tc>
      </w:tr>
      <w:tr w:rsidR="00653D70" w:rsidRPr="00653D70" w14:paraId="54A87D2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93A40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808621B" w14:textId="77777777" w:rsidR="00653D70" w:rsidRPr="00653D70" w:rsidRDefault="00653D70" w:rsidP="00CC386C">
            <w:pPr>
              <w:spacing w:line="240" w:lineRule="auto"/>
              <w:ind w:firstLine="0"/>
              <w:rPr>
                <w:sz w:val="18"/>
                <w:szCs w:val="18"/>
              </w:rPr>
            </w:pPr>
            <w:proofErr w:type="spellStart"/>
            <w:r w:rsidRPr="00653D70">
              <w:rPr>
                <w:sz w:val="18"/>
                <w:szCs w:val="18"/>
              </w:rPr>
              <w:t>Spongosorites</w:t>
            </w:r>
            <w:proofErr w:type="spellEnd"/>
            <w:r w:rsidRPr="00653D70">
              <w:rPr>
                <w:sz w:val="18"/>
                <w:szCs w:val="18"/>
              </w:rPr>
              <w:t xml:space="preserve"> </w:t>
            </w:r>
            <w:proofErr w:type="spellStart"/>
            <w:r w:rsidRPr="00653D70">
              <w:rPr>
                <w:sz w:val="18"/>
                <w:szCs w:val="18"/>
              </w:rPr>
              <w:t>coralliphaga</w:t>
            </w:r>
            <w:proofErr w:type="spellEnd"/>
          </w:p>
        </w:tc>
      </w:tr>
      <w:tr w:rsidR="00653D70" w:rsidRPr="00653D70" w14:paraId="322D1327" w14:textId="77777777" w:rsidTr="00653D70">
        <w:trPr>
          <w:trHeight w:val="20"/>
        </w:trPr>
        <w:tc>
          <w:tcPr>
            <w:tcW w:w="5830" w:type="dxa"/>
            <w:noWrap/>
            <w:hideMark/>
          </w:tcPr>
          <w:p w14:paraId="5ED6F93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824ADD1" w14:textId="77777777" w:rsidR="00653D70" w:rsidRPr="00653D70" w:rsidRDefault="00653D70" w:rsidP="00CC386C">
            <w:pPr>
              <w:spacing w:line="240" w:lineRule="auto"/>
              <w:ind w:firstLine="0"/>
              <w:rPr>
                <w:sz w:val="18"/>
                <w:szCs w:val="18"/>
              </w:rPr>
            </w:pPr>
            <w:proofErr w:type="spellStart"/>
            <w:r w:rsidRPr="00653D70">
              <w:rPr>
                <w:sz w:val="18"/>
                <w:szCs w:val="18"/>
              </w:rPr>
              <w:t>Tectitethya</w:t>
            </w:r>
            <w:proofErr w:type="spellEnd"/>
            <w:r w:rsidRPr="00653D70">
              <w:rPr>
                <w:sz w:val="18"/>
                <w:szCs w:val="18"/>
              </w:rPr>
              <w:t xml:space="preserve"> crypta</w:t>
            </w:r>
          </w:p>
        </w:tc>
      </w:tr>
      <w:tr w:rsidR="00653D70" w:rsidRPr="00653D70" w14:paraId="01D6044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6448C20"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C049A5" w14:textId="77777777" w:rsidR="00653D70" w:rsidRPr="00653D70" w:rsidRDefault="00653D70" w:rsidP="00CC386C">
            <w:pPr>
              <w:spacing w:line="240" w:lineRule="auto"/>
              <w:ind w:firstLine="0"/>
              <w:rPr>
                <w:sz w:val="18"/>
                <w:szCs w:val="18"/>
              </w:rPr>
            </w:pPr>
            <w:r w:rsidRPr="00653D70">
              <w:rPr>
                <w:sz w:val="18"/>
                <w:szCs w:val="18"/>
              </w:rPr>
              <w:t>Unidentified</w:t>
            </w:r>
          </w:p>
        </w:tc>
      </w:tr>
      <w:tr w:rsidR="00653D70" w:rsidRPr="00653D70" w14:paraId="67E236F1" w14:textId="77777777" w:rsidTr="00653D70">
        <w:trPr>
          <w:trHeight w:val="20"/>
        </w:trPr>
        <w:tc>
          <w:tcPr>
            <w:tcW w:w="5830" w:type="dxa"/>
            <w:noWrap/>
            <w:hideMark/>
          </w:tcPr>
          <w:p w14:paraId="0A6DE5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51453DE" w14:textId="77777777" w:rsidR="00653D70" w:rsidRPr="00653D70" w:rsidRDefault="00653D70" w:rsidP="00CC386C">
            <w:pPr>
              <w:spacing w:line="240" w:lineRule="auto"/>
              <w:ind w:firstLine="0"/>
              <w:rPr>
                <w:sz w:val="18"/>
                <w:szCs w:val="18"/>
              </w:rPr>
            </w:pPr>
            <w:r w:rsidRPr="00653D70">
              <w:rPr>
                <w:sz w:val="18"/>
                <w:szCs w:val="18"/>
              </w:rPr>
              <w:t xml:space="preserve">Xestospongia </w:t>
            </w:r>
            <w:proofErr w:type="spellStart"/>
            <w:r w:rsidRPr="00653D70">
              <w:rPr>
                <w:sz w:val="18"/>
                <w:szCs w:val="18"/>
              </w:rPr>
              <w:t>muta</w:t>
            </w:r>
            <w:proofErr w:type="spellEnd"/>
          </w:p>
        </w:tc>
      </w:tr>
    </w:tbl>
    <w:p w14:paraId="6C629B32" w14:textId="77777777" w:rsidR="00AF467F" w:rsidRDefault="00653D70" w:rsidP="00CC386C">
      <w:pPr>
        <w:ind w:firstLine="0"/>
      </w:pPr>
      <w:r>
        <w:br w:type="page"/>
      </w:r>
      <w:commentRangeStart w:id="131"/>
      <w:r w:rsidR="00A679EA">
        <w:lastRenderedPageBreak/>
        <w:t xml:space="preserve">Appendix 3. </w:t>
      </w:r>
      <w:proofErr w:type="spellStart"/>
      <w:r w:rsidR="00A679EA">
        <w:t>AICc</w:t>
      </w:r>
      <w:proofErr w:type="spellEnd"/>
      <w:r w:rsidR="00A679EA">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131"/>
    <w:p w14:paraId="53B05BD6" w14:textId="77777777" w:rsidR="00A15ABA" w:rsidRDefault="00EA3C4D" w:rsidP="00CC386C">
      <w:r>
        <w:rPr>
          <w:rStyle w:val="CommentReference"/>
        </w:rPr>
        <w:commentReference w:id="131"/>
      </w:r>
    </w:p>
    <w:sectPr w:rsidR="00A15ABA" w:rsidSect="00A75CAA">
      <w:footerReference w:type="default" r:id="rId20"/>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ole" w:date="2019-11-12T00:00:00Z" w:initials="N">
    <w:p w14:paraId="6A28690D" w14:textId="04CD6464" w:rsidR="00D0553C" w:rsidRDefault="00D0553C">
      <w:pPr>
        <w:pStyle w:val="CommentText"/>
      </w:pPr>
      <w:r>
        <w:rPr>
          <w:rStyle w:val="CommentReference"/>
        </w:rPr>
        <w:annotationRef/>
      </w:r>
      <w:r>
        <w:t>*This is placeholder text but needs to be re-written/it’s exactly the same as the abstract for the actual paper section</w:t>
      </w:r>
    </w:p>
  </w:comment>
  <w:comment w:id="1" w:author="Graham Forrester" w:date="2019-11-12T18:32:00Z" w:initials="GF">
    <w:p w14:paraId="06A73FF6" w14:textId="71C6BC20" w:rsidR="00D0553C" w:rsidRDefault="00D0553C">
      <w:pPr>
        <w:pStyle w:val="CommentText"/>
      </w:pPr>
      <w:r>
        <w:rPr>
          <w:rStyle w:val="CommentReference"/>
        </w:rPr>
        <w:annotationRef/>
      </w:r>
      <w:r>
        <w:t>It is OK for it to be the same as the paper abstract</w:t>
      </w:r>
    </w:p>
  </w:comment>
  <w:comment w:id="15" w:author="Graham Forrester" w:date="2019-11-12T18:38:00Z" w:initials="GF">
    <w:p w14:paraId="45BF6D5F" w14:textId="6CA12932" w:rsidR="00D0553C" w:rsidRDefault="00D0553C">
      <w:pPr>
        <w:pStyle w:val="CommentText"/>
      </w:pPr>
      <w:r>
        <w:rPr>
          <w:rStyle w:val="CommentReference"/>
        </w:rPr>
        <w:annotationRef/>
      </w:r>
      <w:r>
        <w:t>These bits need to change into a summary of conclusions</w:t>
      </w:r>
    </w:p>
  </w:comment>
  <w:comment w:id="16" w:author="Nicole" w:date="2019-11-12T03:08:00Z" w:initials="N">
    <w:p w14:paraId="34C32212" w14:textId="4D226A6E" w:rsidR="00D0553C" w:rsidRDefault="00D0553C">
      <w:pPr>
        <w:pStyle w:val="CommentText"/>
      </w:pPr>
      <w:r>
        <w:rPr>
          <w:rStyle w:val="CommentReference"/>
        </w:rPr>
        <w:annotationRef/>
      </w:r>
      <w:r>
        <w:t>*After formatting, insert table of contents</w:t>
      </w:r>
    </w:p>
  </w:comment>
  <w:comment w:id="17" w:author="Nicole" w:date="2019-11-12T00:00:00Z" w:initials="N">
    <w:p w14:paraId="78A09941" w14:textId="15CCF62E" w:rsidR="00D0553C" w:rsidRDefault="00D0553C">
      <w:pPr>
        <w:pStyle w:val="CommentText"/>
      </w:pPr>
      <w:r>
        <w:rPr>
          <w:rStyle w:val="CommentReference"/>
        </w:rPr>
        <w:annotationRef/>
      </w:r>
      <w:r>
        <w:t>*After formatting, insert list of tables</w:t>
      </w:r>
    </w:p>
  </w:comment>
  <w:comment w:id="18" w:author="Nicole" w:date="2019-11-12T00:00:00Z" w:initials="N">
    <w:p w14:paraId="55425679" w14:textId="730D0CF6" w:rsidR="00D0553C" w:rsidRDefault="00D0553C">
      <w:pPr>
        <w:pStyle w:val="CommentText"/>
      </w:pPr>
      <w:r>
        <w:rPr>
          <w:rStyle w:val="CommentReference"/>
        </w:rPr>
        <w:annotationRef/>
      </w:r>
      <w:r>
        <w:t>*After formatting insert list of figures</w:t>
      </w:r>
    </w:p>
  </w:comment>
  <w:comment w:id="19" w:author="Graham Forrester" w:date="2019-11-12T18:40:00Z" w:initials="GF">
    <w:p w14:paraId="20D06998" w14:textId="756834E0" w:rsidR="00D0553C" w:rsidRDefault="00D0553C">
      <w:pPr>
        <w:pStyle w:val="CommentText"/>
      </w:pPr>
      <w:r>
        <w:rPr>
          <w:rStyle w:val="CommentReference"/>
        </w:rPr>
        <w:annotationRef/>
      </w:r>
      <w:r>
        <w:t>Sorry – but I made some edits to the other abstract, so</w:t>
      </w:r>
      <w:r w:rsidR="007B7C5B">
        <w:t xml:space="preserve"> copy from that one to here</w:t>
      </w:r>
    </w:p>
  </w:comment>
  <w:comment w:id="20" w:author="Nicole" w:date="2019-11-12T00:00:00Z" w:initials="N">
    <w:p w14:paraId="78A982F5" w14:textId="76BB26D3" w:rsidR="00D0553C" w:rsidRDefault="00D0553C">
      <w:pPr>
        <w:pStyle w:val="CommentText"/>
      </w:pPr>
      <w:r>
        <w:rPr>
          <w:rStyle w:val="CommentReference"/>
        </w:rPr>
        <w:annotationRef/>
      </w:r>
      <w:r>
        <w:t>*Rewrite and copy to other abstract section</w:t>
      </w:r>
    </w:p>
  </w:comment>
  <w:comment w:id="24" w:author="Nicole" w:date="2019-11-12T00:00:00Z" w:initials="N">
    <w:p w14:paraId="2DE7AC69" w14:textId="49F2C82E" w:rsidR="00D0553C" w:rsidRDefault="00D0553C" w:rsidP="00A679EA">
      <w:pPr>
        <w:pStyle w:val="CommentText"/>
        <w:ind w:firstLine="0"/>
      </w:pPr>
      <w:r>
        <w:rPr>
          <w:rStyle w:val="CommentReference"/>
        </w:rPr>
        <w:annotationRef/>
      </w:r>
      <w:r>
        <w:t>Main Point: Biodiversity is declining globally and that’s bad.</w:t>
      </w:r>
    </w:p>
  </w:comment>
  <w:comment w:id="25" w:author="Nicole" w:date="2019-11-12T00:00:00Z" w:initials="N">
    <w:p w14:paraId="2BCE0266" w14:textId="0EE3C8CA" w:rsidR="00D0553C" w:rsidRDefault="00D0553C" w:rsidP="004F7586">
      <w:pPr>
        <w:pStyle w:val="CommentText"/>
        <w:ind w:firstLine="0"/>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8" w:author="Nicole" w:date="2019-11-12T00:00:00Z" w:initials="N">
    <w:p w14:paraId="193EDD1F" w14:textId="77777777" w:rsidR="00D0553C" w:rsidRDefault="00D0553C" w:rsidP="00A679EA">
      <w:pPr>
        <w:pStyle w:val="CommentText"/>
      </w:pPr>
      <w:r>
        <w:rPr>
          <w:rStyle w:val="CommentReference"/>
        </w:rPr>
        <w:annotationRef/>
      </w:r>
      <w:r>
        <w:t>Takeaway from this paper: There are many aspects of biodiversity</w:t>
      </w:r>
    </w:p>
  </w:comment>
  <w:comment w:id="29" w:author="Nicole" w:date="2019-11-12T00:00:00Z" w:initials="N">
    <w:p w14:paraId="1BB5AE7A" w14:textId="77777777" w:rsidR="00D0553C" w:rsidRDefault="00D0553C" w:rsidP="00A679EA">
      <w:pPr>
        <w:pStyle w:val="CommentText"/>
      </w:pPr>
      <w:r>
        <w:rPr>
          <w:rStyle w:val="CommentReference"/>
        </w:rPr>
        <w:annotationRef/>
      </w:r>
      <w:r>
        <w:t>Takeaway from this paper: There are many aspects of biodiversity; indicators of biodiversity can be useful to monitor changes over time</w:t>
      </w:r>
    </w:p>
  </w:comment>
  <w:comment w:id="47" w:author="Nicole" w:date="2019-11-12T00:00:00Z" w:initials="N">
    <w:p w14:paraId="23F34B59" w14:textId="5C293B44" w:rsidR="00D0553C" w:rsidRDefault="00D0553C" w:rsidP="00A679EA">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49" w:author="Nicole" w:date="2019-11-12T00:00:00Z" w:initials="N">
    <w:p w14:paraId="479E64AE" w14:textId="77777777" w:rsidR="00D0553C" w:rsidRDefault="00D0553C" w:rsidP="00A679EA">
      <w:pPr>
        <w:pStyle w:val="CommentText"/>
      </w:pPr>
      <w:r>
        <w:rPr>
          <w:rStyle w:val="CommentReference"/>
        </w:rPr>
        <w:annotationRef/>
      </w:r>
      <w:r>
        <w:t>Main Point: Biodiversity in coral reefs is declining and that’s bad.</w:t>
      </w:r>
    </w:p>
  </w:comment>
  <w:comment w:id="57" w:author="Nicole" w:date="2019-11-12T00:00:00Z" w:initials="N">
    <w:p w14:paraId="22894EC4" w14:textId="77777777" w:rsidR="00D0553C" w:rsidRDefault="00D0553C" w:rsidP="00A679EA">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58" w:author="Nicole" w:date="2019-11-12T00:00:00Z" w:initials="N">
    <w:p w14:paraId="089F69BB" w14:textId="77777777" w:rsidR="00D0553C" w:rsidRDefault="00D0553C" w:rsidP="00A679EA">
      <w:pPr>
        <w:pStyle w:val="CommentText"/>
      </w:pPr>
      <w:r>
        <w:rPr>
          <w:rStyle w:val="CommentReference"/>
        </w:rPr>
        <w:annotationRef/>
      </w:r>
      <w:r>
        <w:t>Takeaway from this paper: Coral reefs are threatened by overfishing (Caribbean)</w:t>
      </w:r>
    </w:p>
  </w:comment>
  <w:comment w:id="59" w:author="Nicole" w:date="2019-11-12T00:00:00Z" w:initials="N">
    <w:p w14:paraId="66A7EB12" w14:textId="77777777" w:rsidR="00D0553C" w:rsidRDefault="00D0553C" w:rsidP="00A679EA">
      <w:pPr>
        <w:pStyle w:val="CommentText"/>
      </w:pPr>
      <w:r>
        <w:rPr>
          <w:rStyle w:val="CommentReference"/>
        </w:rPr>
        <w:annotationRef/>
      </w:r>
      <w:r>
        <w:t>Takeaway from this paper: Coral reefs are threatened by higher temperatures (</w:t>
      </w:r>
      <w:r w:rsidRPr="00FD7426">
        <w:t>Great Barrier Reef</w:t>
      </w:r>
      <w:r>
        <w:t>)</w:t>
      </w:r>
    </w:p>
  </w:comment>
  <w:comment w:id="60" w:author="Nicole" w:date="2019-11-12T00:00:00Z" w:initials="N">
    <w:p w14:paraId="52F1FDF6" w14:textId="77777777" w:rsidR="00D0553C" w:rsidRDefault="00D0553C" w:rsidP="00A679EA">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61" w:author="Nicole" w:date="2019-11-12T00:00:00Z" w:initials="N">
    <w:p w14:paraId="28A899D7" w14:textId="77777777" w:rsidR="00D0553C" w:rsidRDefault="00D0553C" w:rsidP="00A679EA">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62" w:author="Nicole" w:date="2019-11-12T00:00:00Z" w:initials="N">
    <w:p w14:paraId="67228DEB" w14:textId="77777777" w:rsidR="00D0553C" w:rsidRDefault="00D0553C" w:rsidP="00A679EA">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64" w:author="Nicole" w:date="2019-11-12T00:24:00Z" w:initials="N">
    <w:p w14:paraId="33AB4EC8" w14:textId="5DB2E809" w:rsidR="00D0553C" w:rsidRDefault="00D0553C" w:rsidP="00A679EA">
      <w:pPr>
        <w:pStyle w:val="CommentText"/>
      </w:pPr>
      <w:r>
        <w:rPr>
          <w:rStyle w:val="CommentReference"/>
        </w:rPr>
        <w:annotationRef/>
      </w:r>
      <w:r>
        <w:t>*I still need to review these [Replace these references with a paper or two regarding monitoring efforts (preferably Caribbean-based) that collect information on richness, OR studies that use proxies to estimate richness of these groups]</w:t>
      </w:r>
    </w:p>
  </w:comment>
  <w:comment w:id="65" w:author="Nicole" w:date="2019-11-12T00:00:00Z" w:initials="N">
    <w:p w14:paraId="4DFA2366" w14:textId="77777777" w:rsidR="00D0553C" w:rsidRDefault="00D0553C" w:rsidP="00A679EA">
      <w:pPr>
        <w:pStyle w:val="CommentText"/>
        <w:ind w:firstLine="0"/>
      </w:pPr>
      <w:r>
        <w:rPr>
          <w:rStyle w:val="CommentReference"/>
        </w:rPr>
        <w:annotationRef/>
      </w:r>
      <w:r>
        <w:t xml:space="preserve">Main Point: Biodiversity on coral reefs is estimated using landscape features. </w:t>
      </w:r>
    </w:p>
  </w:comment>
  <w:comment w:id="74" w:author="Nicole" w:date="2019-11-12T00:00:00Z" w:initials="N">
    <w:p w14:paraId="102CEA9B" w14:textId="62F4D48B" w:rsidR="00D0553C" w:rsidRDefault="00D0553C" w:rsidP="00A679EA">
      <w:pPr>
        <w:pStyle w:val="CommentText"/>
      </w:pPr>
      <w:r>
        <w:rPr>
          <w:rStyle w:val="CommentReference"/>
        </w:rPr>
        <w:annotationRef/>
      </w:r>
      <w:r>
        <w:t>Takeaway from this paper: authors try to identify biodiversity indicators instead of measuring it directly because it’s time-consuming and expensive to monitor all species</w:t>
      </w:r>
    </w:p>
  </w:comment>
  <w:comment w:id="75" w:author="Nicole" w:date="2019-11-12T00:00:00Z" w:initials="N">
    <w:p w14:paraId="658AD2DA" w14:textId="26342ED7" w:rsidR="00D0553C" w:rsidRDefault="00D0553C">
      <w:pPr>
        <w:pStyle w:val="CommentText"/>
      </w:pPr>
      <w:r>
        <w:rPr>
          <w:rStyle w:val="CommentReference"/>
        </w:rPr>
        <w:annotationRef/>
      </w:r>
      <w:r>
        <w:t xml:space="preserve">Takeaway from this paper: arthropod diversity is challenging to measure directly, so authors attempt to use macroalgal diversity as a surrogate because macroalgae are easier to identify and examine </w:t>
      </w:r>
    </w:p>
  </w:comment>
  <w:comment w:id="76" w:author="Nicole" w:date="2019-11-12T00:00:00Z" w:initials="N">
    <w:p w14:paraId="3AF5BDE8" w14:textId="1900D80D" w:rsidR="00D0553C" w:rsidRDefault="00D0553C">
      <w:pPr>
        <w:pStyle w:val="CommentText"/>
      </w:pPr>
      <w:r>
        <w:rPr>
          <w:rStyle w:val="CommentReference"/>
        </w:rPr>
        <w:annotationRef/>
      </w:r>
      <w:r>
        <w:t>Takeaway from this paper: saproxylic beetles are difficult to identify, so authors attempt to use RTU’s as surrogate for taxonomic diversity of beetles because they can be organized by less-experienced technicians</w:t>
      </w:r>
    </w:p>
  </w:comment>
  <w:comment w:id="82" w:author="Nicole" w:date="2019-11-12T00:00:00Z" w:initials="N">
    <w:p w14:paraId="401AF04B" w14:textId="0274AB3D" w:rsidR="00D0553C" w:rsidRDefault="00D0553C" w:rsidP="00A679EA">
      <w:pPr>
        <w:pStyle w:val="CommentText"/>
      </w:pPr>
      <w:r>
        <w:rPr>
          <w:rStyle w:val="CommentReference"/>
        </w:rPr>
        <w:annotationRef/>
      </w:r>
      <w:r>
        <w:t>Takeaway from this paper: inverts are hard to id to species, so authors compared morphospecies to professional species id’s to see if they were comparable</w:t>
      </w:r>
    </w:p>
  </w:comment>
  <w:comment w:id="77" w:author="Graham Forrester" w:date="2019-11-12T20:56:00Z" w:initials="GF">
    <w:p w14:paraId="584EF959" w14:textId="1D607524" w:rsidR="00502CD3" w:rsidRPr="00FB28FD" w:rsidRDefault="00502CD3">
      <w:pPr>
        <w:pStyle w:val="CommentText"/>
        <w:rPr>
          <w:vertAlign w:val="subscript"/>
        </w:rPr>
      </w:pPr>
      <w:r>
        <w:rPr>
          <w:rStyle w:val="CommentReference"/>
        </w:rPr>
        <w:annotationRef/>
      </w:r>
      <w:r>
        <w:t xml:space="preserve">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sidR="00FB28FD">
        <w:rPr>
          <w:vertAlign w:val="subscript"/>
        </w:rPr>
        <w:softHyphen/>
      </w:r>
      <w:r w:rsidR="00FB28FD">
        <w:rPr>
          <w:vertAlign w:val="subscript"/>
        </w:rPr>
        <w:softHyphen/>
      </w:r>
    </w:p>
  </w:comment>
  <w:comment w:id="83" w:author="Nicole" w:date="2019-11-12T00:00:00Z" w:initials="N">
    <w:p w14:paraId="42EB33A4" w14:textId="7F641FBC" w:rsidR="00D0553C" w:rsidRDefault="00D0553C">
      <w:pPr>
        <w:pStyle w:val="CommentText"/>
      </w:pPr>
      <w:r>
        <w:rPr>
          <w:rStyle w:val="CommentReference"/>
        </w:rPr>
        <w:annotationRef/>
      </w:r>
      <w:r>
        <w:t>Takeaway from this paper: Rugosity is frequently measured and it’s generally declining (Caribbean)</w:t>
      </w:r>
    </w:p>
  </w:comment>
  <w:comment w:id="84" w:author="Nicole" w:date="2019-11-12T00:00:00Z" w:initials="N">
    <w:p w14:paraId="1867ED13" w14:textId="70C552E8" w:rsidR="00D0553C" w:rsidRDefault="00D0553C">
      <w:pPr>
        <w:pStyle w:val="CommentText"/>
      </w:pPr>
      <w:r>
        <w:rPr>
          <w:rStyle w:val="CommentReference"/>
        </w:rPr>
        <w:annotationRef/>
      </w:r>
      <w:r>
        <w:t>Takeaway from this paper: coral cover is frequently studied and it’s generally declining (Caribbean)</w:t>
      </w:r>
    </w:p>
  </w:comment>
  <w:comment w:id="85" w:author="Graham Forrester" w:date="2019-11-12T21:21:00Z" w:initials="GF">
    <w:p w14:paraId="3F5ACBE0" w14:textId="17EC93EB" w:rsidR="00C73944" w:rsidRDefault="00C73944">
      <w:pPr>
        <w:pStyle w:val="CommentText"/>
      </w:pPr>
      <w:r>
        <w:rPr>
          <w:rStyle w:val="CommentReference"/>
        </w:rPr>
        <w:annotationRef/>
      </w:r>
      <w:r>
        <w:t>The broader point is that sometimes richness measured for conspicuous well-studied groups is used to extrapolate richness of all groups. Sponges can be introduced more broadly as an example of another group on coral reefs,</w:t>
      </w:r>
    </w:p>
  </w:comment>
  <w:comment w:id="86" w:author="Nicole" w:date="2019-11-12T00:00:00Z" w:initials="N">
    <w:p w14:paraId="6B044C2B" w14:textId="225E3C45" w:rsidR="00D0553C" w:rsidRDefault="00D0553C">
      <w:pPr>
        <w:pStyle w:val="CommentText"/>
      </w:pPr>
      <w:r>
        <w:rPr>
          <w:rStyle w:val="CommentReference"/>
        </w:rPr>
        <w:annotationRef/>
      </w:r>
      <w:r>
        <w:t>Takeaway from this paper: sponges serve several important functional roles on the reef including eroding coral structure, serving as substrate, and serving a role in reef creation</w:t>
      </w:r>
    </w:p>
  </w:comment>
  <w:comment w:id="87" w:author="Nicole" w:date="2019-11-12T00:00:00Z" w:initials="N">
    <w:p w14:paraId="6443D7BF" w14:textId="6B1C75C3" w:rsidR="00D0553C" w:rsidRDefault="00D0553C">
      <w:pPr>
        <w:pStyle w:val="CommentText"/>
      </w:pPr>
      <w:r>
        <w:rPr>
          <w:rStyle w:val="CommentReference"/>
        </w:rPr>
        <w:annotationRef/>
      </w:r>
      <w:r>
        <w:t>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comment>
  <w:comment w:id="88" w:author="Nicole" w:date="2019-11-12T00:00:00Z" w:initials="N">
    <w:p w14:paraId="102D4899" w14:textId="5E29B819" w:rsidR="00D0553C" w:rsidRDefault="00D0553C">
      <w:pPr>
        <w:pStyle w:val="CommentText"/>
      </w:pPr>
      <w:r>
        <w:rPr>
          <w:rStyle w:val="CommentReference"/>
        </w:rPr>
        <w:annotationRef/>
      </w:r>
      <w:r>
        <w:t>Takeaway from this paper: 14 years of sponge volume and species monitored at one reef, mostly focused on how sponges are changing over time (Caribbean)</w:t>
      </w:r>
    </w:p>
  </w:comment>
  <w:comment w:id="89" w:author="Nicole" w:date="2019-11-12T00:00:00Z" w:initials="N">
    <w:p w14:paraId="184AC20E" w14:textId="77777777" w:rsidR="00D0553C" w:rsidRDefault="00D0553C"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90" w:author="Graham Forrester" w:date="2019-11-12T21:24:00Z" w:initials="GF">
    <w:p w14:paraId="69F36181" w14:textId="0FED8AE3" w:rsidR="00C73944" w:rsidRDefault="00C73944">
      <w:pPr>
        <w:pStyle w:val="CommentText"/>
      </w:pPr>
      <w:r>
        <w:rPr>
          <w:rStyle w:val="CommentReference"/>
        </w:rPr>
        <w:annotationRef/>
      </w:r>
      <w:r>
        <w:t>I think this paragraph should go before the previous one</w:t>
      </w:r>
    </w:p>
  </w:comment>
  <w:comment w:id="91" w:author="Nicole" w:date="2019-11-12T00:00:00Z" w:initials="N">
    <w:p w14:paraId="6F94314D" w14:textId="37C35C7A" w:rsidR="00D0553C" w:rsidRDefault="00D0553C">
      <w:pPr>
        <w:pStyle w:val="CommentText"/>
      </w:pPr>
      <w:r>
        <w:rPr>
          <w:rStyle w:val="CommentReference"/>
        </w:rPr>
        <w:annotationRef/>
      </w:r>
      <w:r>
        <w:t>Takeaway from this paper: biodiversity indicators are “surrogates” and they can include landscape-level features</w:t>
      </w:r>
    </w:p>
  </w:comment>
  <w:comment w:id="92" w:author="Nicole" w:date="2019-11-12T00:00:00Z" w:initials="N">
    <w:p w14:paraId="26A2325D" w14:textId="5F9275E5" w:rsidR="00D0553C" w:rsidRDefault="00D0553C" w:rsidP="00A679EA">
      <w:pPr>
        <w:pStyle w:val="CommentText"/>
      </w:pPr>
      <w:r>
        <w:rPr>
          <w:rStyle w:val="CommentReference"/>
        </w:rPr>
        <w:annotationRef/>
      </w:r>
      <w:r>
        <w:t xml:space="preserve">Takeaway from these papers: space and time can have impacts on species relationships and should be accounted for when selecting a surrogate to predict a target </w:t>
      </w:r>
    </w:p>
  </w:comment>
  <w:comment w:id="93" w:author="Nicole" w:date="2019-11-12T00:21:00Z" w:initials="N">
    <w:p w14:paraId="3772CF82" w14:textId="08B7F15E" w:rsidR="00D0553C" w:rsidRDefault="00D0553C" w:rsidP="00A679EA">
      <w:pPr>
        <w:pStyle w:val="CommentText"/>
      </w:pPr>
      <w:r>
        <w:rPr>
          <w:rStyle w:val="CommentReference"/>
        </w:rPr>
        <w:annotationRef/>
      </w:r>
      <w:r>
        <w:t>Takeaway from these papers: the ability to predict a target with a candidate surrogate can vary across spatial scales</w:t>
      </w:r>
    </w:p>
  </w:comment>
  <w:comment w:id="94" w:author="Nicole" w:date="2019-11-12T00:23:00Z" w:initials="N">
    <w:p w14:paraId="50F1FBFE" w14:textId="50F075AC" w:rsidR="00D0553C" w:rsidRDefault="00D0553C" w:rsidP="00A679EA">
      <w:pPr>
        <w:pStyle w:val="CommentText"/>
      </w:pPr>
      <w:r>
        <w:rPr>
          <w:rStyle w:val="CommentReference"/>
        </w:rPr>
        <w:annotationRef/>
      </w:r>
      <w:r>
        <w:t>*I still need to review these</w:t>
      </w:r>
    </w:p>
  </w:comment>
  <w:comment w:id="95" w:author="Nicole" w:date="2019-11-12T00:23:00Z" w:initials="N">
    <w:p w14:paraId="6E5D1477" w14:textId="3B1F858F" w:rsidR="00D0553C" w:rsidRDefault="00D0553C" w:rsidP="00A679EA">
      <w:pPr>
        <w:pStyle w:val="CommentText"/>
      </w:pPr>
      <w:r>
        <w:rPr>
          <w:rStyle w:val="CommentReference"/>
        </w:rPr>
        <w:annotationRef/>
      </w:r>
      <w:r>
        <w:t>*I still need to review these</w:t>
      </w:r>
    </w:p>
  </w:comment>
  <w:comment w:id="96" w:author="Nicole" w:date="2019-11-12T00:23:00Z" w:initials="N">
    <w:p w14:paraId="03E712B1" w14:textId="77A0BFFE" w:rsidR="00D0553C" w:rsidRDefault="00D0553C" w:rsidP="00A679EA">
      <w:pPr>
        <w:pStyle w:val="CommentText"/>
      </w:pPr>
      <w:r>
        <w:rPr>
          <w:rStyle w:val="CommentReference"/>
        </w:rPr>
        <w:annotationRef/>
      </w:r>
      <w:r>
        <w:t>*I still need to review these</w:t>
      </w:r>
    </w:p>
  </w:comment>
  <w:comment w:id="97" w:author="Nicole" w:date="2019-11-12T00:00:00Z" w:initials="N">
    <w:p w14:paraId="52C4D4B6" w14:textId="77777777" w:rsidR="00D0553C" w:rsidRDefault="00D0553C" w:rsidP="00A679EA">
      <w:pPr>
        <w:pStyle w:val="CommentText"/>
        <w:ind w:firstLine="0"/>
      </w:pPr>
      <w:r>
        <w:rPr>
          <w:rStyle w:val="CommentReference"/>
        </w:rPr>
        <w:annotationRef/>
      </w:r>
      <w:r>
        <w:t>Main Point: Study description and predictions</w:t>
      </w:r>
    </w:p>
  </w:comment>
  <w:comment w:id="99" w:author="Graham Forrester" w:date="2019-11-12T21:25:00Z" w:initials="GF">
    <w:p w14:paraId="2417A11D" w14:textId="059730C0" w:rsidR="00016AF6" w:rsidRDefault="00016AF6">
      <w:pPr>
        <w:pStyle w:val="CommentText"/>
      </w:pPr>
      <w:r>
        <w:rPr>
          <w:rStyle w:val="CommentReference"/>
        </w:rPr>
        <w:annotationRef/>
      </w:r>
      <w:r>
        <w:t>You started with we and I am listed as co-author, so change everything to we/</w:t>
      </w:r>
      <w:proofErr w:type="gramStart"/>
      <w:r>
        <w:t>our</w:t>
      </w:r>
      <w:proofErr w:type="gramEnd"/>
      <w:r>
        <w:t xml:space="preserve"> </w:t>
      </w:r>
    </w:p>
  </w:comment>
  <w:comment w:id="103" w:author="Nicole" w:date="2019-11-12T00:00:00Z" w:initials="N">
    <w:p w14:paraId="64211DBC" w14:textId="77777777" w:rsidR="00D0553C" w:rsidRDefault="00D0553C" w:rsidP="00A679EA">
      <w:pPr>
        <w:pStyle w:val="CommentText"/>
      </w:pPr>
      <w:r>
        <w:rPr>
          <w:rStyle w:val="CommentReference"/>
        </w:rPr>
        <w:annotationRef/>
      </w:r>
      <w:r>
        <w:t>Takeaway from this paper: Sites with high rugosity have high coral and fish richness even though these reefs may be DOMINATED by only a few species of corals</w:t>
      </w:r>
    </w:p>
  </w:comment>
  <w:comment w:id="104" w:author="Nicole" w:date="2019-11-12T00:00:00Z" w:initials="N">
    <w:p w14:paraId="657EAA68" w14:textId="77777777" w:rsidR="00D0553C" w:rsidRDefault="00D0553C" w:rsidP="00A679E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105" w:author="Nicole" w:date="2019-11-12T00:00:00Z" w:initials="N">
    <w:p w14:paraId="475C5450" w14:textId="77777777" w:rsidR="00D0553C" w:rsidRDefault="00D0553C" w:rsidP="00A679E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106" w:author="Nicole" w:date="2019-11-12T00:00:00Z" w:initials="N">
    <w:p w14:paraId="3C1B568E" w14:textId="77777777" w:rsidR="00D0553C" w:rsidRDefault="00D0553C" w:rsidP="00A679EA">
      <w:pPr>
        <w:pStyle w:val="CommentText"/>
      </w:pPr>
      <w:r>
        <w:rPr>
          <w:rStyle w:val="CommentReference"/>
        </w:rPr>
        <w:annotationRef/>
      </w:r>
      <w:r>
        <w:t xml:space="preserve">Takeaway from this paper: </w:t>
      </w:r>
      <w:r>
        <w:rPr>
          <w:rStyle w:val="CommentReference"/>
        </w:rPr>
        <w:annotationRef/>
      </w:r>
      <w:r>
        <w:t xml:space="preserve"> Rugose environments foster greater fish species richness (BVI study)</w:t>
      </w:r>
    </w:p>
  </w:comment>
  <w:comment w:id="107" w:author="Nicole" w:date="2019-11-12T00:00:00Z" w:initials="N">
    <w:p w14:paraId="7FD46916" w14:textId="77777777" w:rsidR="00D0553C" w:rsidRDefault="00D0553C" w:rsidP="00A679EA">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108" w:author="Nicole" w:date="2019-11-12T00:00:00Z" w:initials="N">
    <w:p w14:paraId="12D07997" w14:textId="77777777" w:rsidR="00D0553C" w:rsidRDefault="00D0553C" w:rsidP="00A679EA">
      <w:pPr>
        <w:pStyle w:val="CommentText"/>
      </w:pPr>
      <w:r>
        <w:rPr>
          <w:rStyle w:val="CommentReference"/>
        </w:rPr>
        <w:annotationRef/>
      </w:r>
      <w:r>
        <w:t xml:space="preserve">Takeaway from this paper: </w:t>
      </w:r>
      <w:r>
        <w:rPr>
          <w:rStyle w:val="CommentReference"/>
        </w:rPr>
        <w:annotationRef/>
      </w:r>
      <w:r>
        <w:t xml:space="preserve"> When corals die, but structures remain intact, there are more fish species than when rugosity declines as well</w:t>
      </w:r>
    </w:p>
  </w:comment>
  <w:comment w:id="111" w:author="Nicole" w:date="2019-11-12T00:00:00Z" w:initials="N">
    <w:p w14:paraId="0098009C" w14:textId="7456DED1" w:rsidR="00D0553C" w:rsidRDefault="00D0553C">
      <w:pPr>
        <w:pStyle w:val="CommentText"/>
      </w:pPr>
      <w:r>
        <w:rPr>
          <w:rStyle w:val="CommentReference"/>
        </w:rPr>
        <w:annotationRef/>
      </w:r>
      <w:r>
        <w:t>$ I’m not sure these sentences and these appendices should be included because we never end up discussing them further in the text.</w:t>
      </w:r>
    </w:p>
  </w:comment>
  <w:comment w:id="119" w:author="Nicole" w:date="2019-11-12T00:00:00Z" w:initials="N">
    <w:p w14:paraId="756D0EBA" w14:textId="5144AA0F" w:rsidR="00D0553C" w:rsidRDefault="00D0553C">
      <w:pPr>
        <w:pStyle w:val="CommentText"/>
      </w:pPr>
      <w:r>
        <w:rPr>
          <w:rStyle w:val="CommentReference"/>
        </w:rPr>
        <w:annotationRef/>
      </w:r>
      <w:r>
        <w:t>$ Similarly to above, I’m not sure these sentences and these appendices should be included because we never elaborate on these.</w:t>
      </w:r>
    </w:p>
  </w:comment>
  <w:comment w:id="120" w:author="Nicole" w:date="2019-11-12T00:00:00Z" w:initials="N">
    <w:p w14:paraId="005215A9" w14:textId="6C90560C" w:rsidR="00D0553C" w:rsidRDefault="00D0553C">
      <w:pPr>
        <w:pStyle w:val="CommentText"/>
      </w:pPr>
      <w:r>
        <w:rPr>
          <w:rStyle w:val="CommentReference"/>
        </w:rPr>
        <w:annotationRef/>
      </w:r>
      <w:r>
        <w:t>Main Point: Reiterate from intro what we wanted to do and why</w:t>
      </w:r>
    </w:p>
  </w:comment>
  <w:comment w:id="121" w:author="Nicole" w:date="2019-11-12T01:26:00Z" w:initials="N">
    <w:p w14:paraId="220AFF20" w14:textId="3D0266DF" w:rsidR="00D0553C" w:rsidRDefault="00D0553C">
      <w:pPr>
        <w:pStyle w:val="CommentText"/>
      </w:pPr>
      <w:r>
        <w:rPr>
          <w:rStyle w:val="CommentReference"/>
        </w:rPr>
        <w:annotationRef/>
      </w:r>
      <w:r>
        <w:t>*Insert citation</w:t>
      </w:r>
    </w:p>
  </w:comment>
  <w:comment w:id="122" w:author="Nicole" w:date="2019-11-12T01:26:00Z" w:initials="N">
    <w:p w14:paraId="6988B673" w14:textId="20314631" w:rsidR="00D0553C" w:rsidRDefault="00D0553C">
      <w:pPr>
        <w:pStyle w:val="CommentText"/>
      </w:pPr>
      <w:r>
        <w:rPr>
          <w:rStyle w:val="CommentReference"/>
        </w:rPr>
        <w:annotationRef/>
      </w:r>
      <w:r>
        <w:t>*Insert citation</w:t>
      </w:r>
    </w:p>
  </w:comment>
  <w:comment w:id="123" w:author="Nicole" w:date="2019-11-12T01:26:00Z" w:initials="N">
    <w:p w14:paraId="216D8FE3" w14:textId="1D5E7CBA" w:rsidR="00D0553C" w:rsidRDefault="00D0553C">
      <w:pPr>
        <w:pStyle w:val="CommentText"/>
      </w:pPr>
      <w:r>
        <w:rPr>
          <w:rStyle w:val="CommentReference"/>
        </w:rPr>
        <w:annotationRef/>
      </w:r>
      <w:r>
        <w:t>*Insert citation</w:t>
      </w:r>
    </w:p>
  </w:comment>
  <w:comment w:id="124" w:author="Nicole" w:date="2019-11-12T01:26:00Z" w:initials="N">
    <w:p w14:paraId="13942DA0" w14:textId="4CE3A484" w:rsidR="00D0553C" w:rsidRDefault="00D0553C" w:rsidP="003C38C5">
      <w:pPr>
        <w:pStyle w:val="CommentText"/>
      </w:pPr>
      <w:r>
        <w:rPr>
          <w:rStyle w:val="CommentReference"/>
        </w:rPr>
        <w:annotationRef/>
      </w:r>
      <w:r>
        <w:t>*</w:t>
      </w:r>
      <w:r>
        <w:rPr>
          <w:rStyle w:val="CommentReference"/>
        </w:rPr>
        <w:annotationRef/>
      </w:r>
      <w:r>
        <w:t>Insert citation</w:t>
      </w:r>
    </w:p>
  </w:comment>
  <w:comment w:id="125" w:author="Nicole" w:date="2019-11-12T01:55:00Z" w:initials="N">
    <w:p w14:paraId="07A7A449" w14:textId="21D02316" w:rsidR="00D0553C" w:rsidRDefault="00D0553C">
      <w:pPr>
        <w:pStyle w:val="CommentText"/>
      </w:pPr>
      <w:r>
        <w:rPr>
          <w:rStyle w:val="CommentReference"/>
        </w:rPr>
        <w:annotationRef/>
      </w:r>
      <w:r>
        <w:t>*Insert citation</w:t>
      </w:r>
    </w:p>
  </w:comment>
  <w:comment w:id="126" w:author="Nicole" w:date="2019-11-12T02:37:00Z" w:initials="N">
    <w:p w14:paraId="4D5603A1" w14:textId="0429BD46" w:rsidR="00D0553C" w:rsidRDefault="00D0553C">
      <w:pPr>
        <w:pStyle w:val="CommentText"/>
      </w:pPr>
      <w:r>
        <w:rPr>
          <w:rStyle w:val="CommentReference"/>
        </w:rPr>
        <w:annotationRef/>
      </w:r>
      <w:r>
        <w:t>*cite other studies that have found similar or opposing results</w:t>
      </w:r>
    </w:p>
  </w:comment>
  <w:comment w:id="127" w:author="Nicole" w:date="2019-11-12T00:00:00Z" w:initials="N">
    <w:p w14:paraId="535DEF79" w14:textId="77777777" w:rsidR="00D0553C" w:rsidRDefault="00D0553C" w:rsidP="002E560A">
      <w:pPr>
        <w:pStyle w:val="CommentText"/>
      </w:pPr>
      <w:r>
        <w:rPr>
          <w:rStyle w:val="CommentReference"/>
        </w:rPr>
        <w:annotationRef/>
      </w:r>
      <w:r>
        <w:t>Main Point: Surrogates have limits on spatial and temporal scales that should be explicitly addressed for studies that use them</w:t>
      </w:r>
    </w:p>
  </w:comment>
  <w:comment w:id="128" w:author="Nicole" w:date="2019-11-12T02:38:00Z" w:initials="N">
    <w:p w14:paraId="504ECD3E" w14:textId="6967F5DF" w:rsidR="00D0553C" w:rsidRDefault="00D0553C">
      <w:pPr>
        <w:pStyle w:val="CommentText"/>
      </w:pPr>
      <w:r>
        <w:rPr>
          <w:rStyle w:val="CommentReference"/>
        </w:rPr>
        <w:annotationRef/>
      </w:r>
      <w:r>
        <w:t>*cite studies that have looked at richness of other reef taxa (not including fish or corals)</w:t>
      </w:r>
    </w:p>
  </w:comment>
  <w:comment w:id="129" w:author="Nicole" w:date="2019-11-12T02:15:00Z" w:initials="N">
    <w:p w14:paraId="5AF9AD05" w14:textId="5C4D44F9" w:rsidR="00D0553C" w:rsidRDefault="00D0553C"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130" w:author="Nicole" w:date="2019-11-12T01:39:00Z" w:initials="N">
    <w:p w14:paraId="1FB370F7" w14:textId="4C0C207A" w:rsidR="00D0553C" w:rsidRPr="00EA3C4D" w:rsidRDefault="00D0553C">
      <w:pPr>
        <w:pStyle w:val="CommentText"/>
      </w:pPr>
      <w:r>
        <w:rPr>
          <w:rStyle w:val="CommentReference"/>
        </w:rPr>
        <w:annotationRef/>
      </w:r>
      <w:r w:rsidRPr="00EA3C4D">
        <w:rPr>
          <w:rFonts w:eastAsia="Arial"/>
          <w:color w:val="000000"/>
          <w:szCs w:val="22"/>
        </w:rPr>
        <w:t>*Update references and check for JNC formatting in literature cited section and in-text citations</w:t>
      </w:r>
    </w:p>
  </w:comment>
  <w:comment w:id="131" w:author="Nicole" w:date="2019-11-12T01:39:00Z" w:initials="N">
    <w:p w14:paraId="2388CA1A" w14:textId="18CACE0D" w:rsidR="00D0553C" w:rsidRDefault="00D0553C">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34C32212" w15:done="0"/>
  <w15:commentEx w15:paraId="78A09941" w15:done="0"/>
  <w15:commentEx w15:paraId="55425679" w15:done="0"/>
  <w15:commentEx w15:paraId="20D06998" w15:done="0"/>
  <w15:commentEx w15:paraId="78A982F5" w15:done="0"/>
  <w15:commentEx w15:paraId="2DE7AC69" w15:done="0"/>
  <w15:commentEx w15:paraId="2BCE0266" w15:done="0"/>
  <w15:commentEx w15:paraId="193EDD1F" w15:done="0"/>
  <w15:commentEx w15:paraId="1BB5AE7A" w15:done="0"/>
  <w15:commentEx w15:paraId="23F34B59" w15:done="0"/>
  <w15:commentEx w15:paraId="479E64AE" w15:done="0"/>
  <w15:commentEx w15:paraId="22894EC4" w15:done="0"/>
  <w15:commentEx w15:paraId="089F69BB" w15:done="0"/>
  <w15:commentEx w15:paraId="66A7EB12" w15:done="0"/>
  <w15:commentEx w15:paraId="52F1FDF6" w15:done="0"/>
  <w15:commentEx w15:paraId="28A899D7" w15:done="0"/>
  <w15:commentEx w15:paraId="67228DEB" w15:done="0"/>
  <w15:commentEx w15:paraId="33AB4EC8" w15:done="0"/>
  <w15:commentEx w15:paraId="4DFA2366" w15:done="0"/>
  <w15:commentEx w15:paraId="102CEA9B" w15:done="0"/>
  <w15:commentEx w15:paraId="658AD2DA" w15:done="0"/>
  <w15:commentEx w15:paraId="3AF5BDE8" w15:done="0"/>
  <w15:commentEx w15:paraId="401AF04B" w15:done="0"/>
  <w15:commentEx w15:paraId="584EF959" w15:done="0"/>
  <w15:commentEx w15:paraId="42EB33A4" w15:done="0"/>
  <w15:commentEx w15:paraId="1867ED13" w15:done="0"/>
  <w15:commentEx w15:paraId="3F5ACBE0" w15:done="0"/>
  <w15:commentEx w15:paraId="6B044C2B" w15:done="0"/>
  <w15:commentEx w15:paraId="6443D7BF" w15:done="0"/>
  <w15:commentEx w15:paraId="102D4899" w15:done="0"/>
  <w15:commentEx w15:paraId="184AC20E" w15:done="0"/>
  <w15:commentEx w15:paraId="69F36181" w15:done="0"/>
  <w15:commentEx w15:paraId="6F94314D" w15:done="0"/>
  <w15:commentEx w15:paraId="26A2325D" w15:done="0"/>
  <w15:commentEx w15:paraId="3772CF82" w15:done="0"/>
  <w15:commentEx w15:paraId="50F1FBFE" w15:done="0"/>
  <w15:commentEx w15:paraId="6E5D1477" w15:done="0"/>
  <w15:commentEx w15:paraId="03E712B1" w15:done="0"/>
  <w15:commentEx w15:paraId="52C4D4B6" w15:done="0"/>
  <w15:commentEx w15:paraId="2417A11D" w15:done="0"/>
  <w15:commentEx w15:paraId="64211DBC" w15:done="0"/>
  <w15:commentEx w15:paraId="657EAA68" w15:done="0"/>
  <w15:commentEx w15:paraId="475C5450" w15:done="0"/>
  <w15:commentEx w15:paraId="3C1B568E" w15:done="0"/>
  <w15:commentEx w15:paraId="7FD46916" w15:done="0"/>
  <w15:commentEx w15:paraId="12D07997" w15:done="0"/>
  <w15:commentEx w15:paraId="0098009C" w15:done="0"/>
  <w15:commentEx w15:paraId="756D0EBA" w15:done="0"/>
  <w15:commentEx w15:paraId="005215A9" w15:done="0"/>
  <w15:commentEx w15:paraId="220AFF20"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57B0F" w16cex:dateUtc="2019-11-12T23:40:00Z"/>
  <w16cex:commentExtensible w16cex:durableId="21759B0A" w16cex:dateUtc="2019-11-13T01:56:00Z"/>
  <w16cex:commentExtensible w16cex:durableId="2175A0D1" w16cex:dateUtc="2019-11-13T02:21:00Z"/>
  <w16cex:commentExtensible w16cex:durableId="2175A174" w16cex:dateUtc="2019-11-13T02:24:00Z"/>
  <w16cex:commentExtensible w16cex:durableId="2175A1CE" w16cex:dateUtc="2019-11-13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34C32212" w16cid:durableId="217578DB"/>
  <w16cid:commentId w16cid:paraId="78A09941" w16cid:durableId="217578DC"/>
  <w16cid:commentId w16cid:paraId="55425679" w16cid:durableId="217578DD"/>
  <w16cid:commentId w16cid:paraId="20D06998" w16cid:durableId="21757B0F"/>
  <w16cid:commentId w16cid:paraId="78A982F5" w16cid:durableId="217578DE"/>
  <w16cid:commentId w16cid:paraId="2DE7AC69" w16cid:durableId="217167E2"/>
  <w16cid:commentId w16cid:paraId="2BCE0266" w16cid:durableId="217167E3"/>
  <w16cid:commentId w16cid:paraId="193EDD1F" w16cid:durableId="217167E4"/>
  <w16cid:commentId w16cid:paraId="1BB5AE7A" w16cid:durableId="217167E5"/>
  <w16cid:commentId w16cid:paraId="23F34B59" w16cid:durableId="217167E6"/>
  <w16cid:commentId w16cid:paraId="479E64AE" w16cid:durableId="217167E7"/>
  <w16cid:commentId w16cid:paraId="22894EC4" w16cid:durableId="217167E8"/>
  <w16cid:commentId w16cid:paraId="089F69BB" w16cid:durableId="217167E9"/>
  <w16cid:commentId w16cid:paraId="66A7EB12" w16cid:durableId="217167EA"/>
  <w16cid:commentId w16cid:paraId="52F1FDF6" w16cid:durableId="217167EB"/>
  <w16cid:commentId w16cid:paraId="28A899D7" w16cid:durableId="217167EC"/>
  <w16cid:commentId w16cid:paraId="67228DEB" w16cid:durableId="217167ED"/>
  <w16cid:commentId w16cid:paraId="33AB4EC8" w16cid:durableId="217167EE"/>
  <w16cid:commentId w16cid:paraId="4DFA2366" w16cid:durableId="217167EF"/>
  <w16cid:commentId w16cid:paraId="102CEA9B" w16cid:durableId="217167F0"/>
  <w16cid:commentId w16cid:paraId="658AD2DA" w16cid:durableId="217578EE"/>
  <w16cid:commentId w16cid:paraId="3AF5BDE8" w16cid:durableId="217578EF"/>
  <w16cid:commentId w16cid:paraId="401AF04B" w16cid:durableId="217167F2"/>
  <w16cid:commentId w16cid:paraId="584EF959" w16cid:durableId="21759B0A"/>
  <w16cid:commentId w16cid:paraId="42EB33A4" w16cid:durableId="217578F1"/>
  <w16cid:commentId w16cid:paraId="1867ED13" w16cid:durableId="217578F2"/>
  <w16cid:commentId w16cid:paraId="3F5ACBE0" w16cid:durableId="2175A0D1"/>
  <w16cid:commentId w16cid:paraId="6B044C2B" w16cid:durableId="217578F3"/>
  <w16cid:commentId w16cid:paraId="6443D7BF" w16cid:durableId="217578F4"/>
  <w16cid:commentId w16cid:paraId="102D4899" w16cid:durableId="217578F5"/>
  <w16cid:commentId w16cid:paraId="184AC20E" w16cid:durableId="217167F6"/>
  <w16cid:commentId w16cid:paraId="69F36181" w16cid:durableId="2175A174"/>
  <w16cid:commentId w16cid:paraId="6F94314D" w16cid:durableId="217578F7"/>
  <w16cid:commentId w16cid:paraId="26A2325D" w16cid:durableId="217167F8"/>
  <w16cid:commentId w16cid:paraId="3772CF82" w16cid:durableId="217167F9"/>
  <w16cid:commentId w16cid:paraId="50F1FBFE" w16cid:durableId="217167FC"/>
  <w16cid:commentId w16cid:paraId="6E5D1477" w16cid:durableId="217167FD"/>
  <w16cid:commentId w16cid:paraId="03E712B1" w16cid:durableId="217167FE"/>
  <w16cid:commentId w16cid:paraId="52C4D4B6" w16cid:durableId="217167FF"/>
  <w16cid:commentId w16cid:paraId="2417A11D" w16cid:durableId="2175A1CE"/>
  <w16cid:commentId w16cid:paraId="64211DBC" w16cid:durableId="21716800"/>
  <w16cid:commentId w16cid:paraId="657EAA68" w16cid:durableId="21716801"/>
  <w16cid:commentId w16cid:paraId="475C5450" w16cid:durableId="21716802"/>
  <w16cid:commentId w16cid:paraId="3C1B568E" w16cid:durableId="21716803"/>
  <w16cid:commentId w16cid:paraId="7FD46916" w16cid:durableId="21716804"/>
  <w16cid:commentId w16cid:paraId="12D07997" w16cid:durableId="21716805"/>
  <w16cid:commentId w16cid:paraId="0098009C" w16cid:durableId="21757904"/>
  <w16cid:commentId w16cid:paraId="756D0EBA" w16cid:durableId="21757905"/>
  <w16cid:commentId w16cid:paraId="005215A9" w16cid:durableId="21757906"/>
  <w16cid:commentId w16cid:paraId="220AFF20" w16cid:durableId="21757907"/>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A368B" w14:textId="77777777" w:rsidR="00375F85" w:rsidRDefault="00375F85">
      <w:pPr>
        <w:spacing w:line="240" w:lineRule="auto"/>
      </w:pPr>
      <w:r>
        <w:separator/>
      </w:r>
    </w:p>
  </w:endnote>
  <w:endnote w:type="continuationSeparator" w:id="0">
    <w:p w14:paraId="7157CA65" w14:textId="77777777" w:rsidR="00375F85" w:rsidRDefault="00375F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ungsuh">
    <w:altName w:val="Malgun Gothic"/>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D0553C" w:rsidRDefault="00D0553C">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7</w:t>
    </w:r>
    <w:r>
      <w:rPr>
        <w:color w:val="000000"/>
      </w:rPr>
      <w:fldChar w:fldCharType="end"/>
    </w:r>
  </w:p>
  <w:p w14:paraId="7E7F8B19" w14:textId="77777777" w:rsidR="00D0553C" w:rsidRDefault="00D0553C">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9DB18" w14:textId="77777777" w:rsidR="00375F85" w:rsidRDefault="00375F85">
      <w:pPr>
        <w:spacing w:line="240" w:lineRule="auto"/>
      </w:pPr>
      <w:r>
        <w:separator/>
      </w:r>
    </w:p>
  </w:footnote>
  <w:footnote w:type="continuationSeparator" w:id="0">
    <w:p w14:paraId="1DA1B583" w14:textId="77777777" w:rsidR="00375F85" w:rsidRDefault="00375F85">
      <w:pPr>
        <w:spacing w:line="240" w:lineRule="auto"/>
      </w:pPr>
      <w:r>
        <w:continuationSeparator/>
      </w:r>
    </w:p>
  </w:footnote>
  <w:footnote w:id="1">
    <w:p w14:paraId="208BD1FC" w14:textId="4D4F076A" w:rsidR="00D0553C" w:rsidRPr="00512A9A" w:rsidRDefault="00D0553C">
      <w:pPr>
        <w:pStyle w:val="FootnoteText"/>
        <w:rPr>
          <w:sz w:val="24"/>
          <w:szCs w:val="24"/>
        </w:rPr>
      </w:pPr>
      <w:r w:rsidRPr="00512A9A">
        <w:rPr>
          <w:rStyle w:val="FootnoteReference"/>
          <w:sz w:val="24"/>
          <w:szCs w:val="24"/>
        </w:rPr>
        <w:footnoteRef/>
      </w:r>
      <w:r w:rsidRPr="00512A9A">
        <w:rPr>
          <w:sz w:val="24"/>
          <w:szCs w:val="24"/>
        </w:rPr>
        <w:t xml:space="preserve"> University </w:t>
      </w:r>
      <w:r w:rsidRPr="00512A9A">
        <w:rPr>
          <w:rStyle w:val="CommentReference"/>
          <w:sz w:val="24"/>
          <w:szCs w:val="24"/>
        </w:rPr>
        <w:annotationRef/>
      </w:r>
      <w:r w:rsidRPr="00512A9A">
        <w:rPr>
          <w:sz w:val="24"/>
          <w:szCs w:val="24"/>
        </w:rPr>
        <w:t>of Rhode Island, Kingston, RI; nicole-keefner@uri.edu</w:t>
      </w:r>
    </w:p>
  </w:footnote>
  <w:footnote w:id="2">
    <w:p w14:paraId="7DEBE484" w14:textId="07EBB171" w:rsidR="00D0553C" w:rsidRDefault="00D0553C">
      <w:pPr>
        <w:pStyle w:val="FootnoteText"/>
      </w:pPr>
      <w:r w:rsidRPr="00512A9A">
        <w:rPr>
          <w:rStyle w:val="FootnoteReference"/>
          <w:sz w:val="24"/>
          <w:szCs w:val="24"/>
        </w:rPr>
        <w:footnoteRef/>
      </w:r>
      <w:r w:rsidRPr="00512A9A">
        <w:rPr>
          <w:sz w:val="24"/>
          <w:szCs w:val="24"/>
        </w:rPr>
        <w:t xml:space="preserve"> University of Rhode Island, Kingston, RI;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B34EF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41C53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18ED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AA64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C460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16AF6"/>
    <w:rsid w:val="000509C9"/>
    <w:rsid w:val="00082267"/>
    <w:rsid w:val="00095511"/>
    <w:rsid w:val="000A2AE9"/>
    <w:rsid w:val="000A68B7"/>
    <w:rsid w:val="000C5D90"/>
    <w:rsid w:val="000E1584"/>
    <w:rsid w:val="00105D9D"/>
    <w:rsid w:val="00134178"/>
    <w:rsid w:val="001463E1"/>
    <w:rsid w:val="00170DE5"/>
    <w:rsid w:val="0018493D"/>
    <w:rsid w:val="001E222B"/>
    <w:rsid w:val="0020662D"/>
    <w:rsid w:val="002126A8"/>
    <w:rsid w:val="0023176A"/>
    <w:rsid w:val="002548D9"/>
    <w:rsid w:val="002B6EC5"/>
    <w:rsid w:val="002C61B1"/>
    <w:rsid w:val="002C6A88"/>
    <w:rsid w:val="002E560A"/>
    <w:rsid w:val="003474A6"/>
    <w:rsid w:val="0036055A"/>
    <w:rsid w:val="00375F85"/>
    <w:rsid w:val="003818D4"/>
    <w:rsid w:val="003C14EE"/>
    <w:rsid w:val="003C38C5"/>
    <w:rsid w:val="004125DA"/>
    <w:rsid w:val="00456F8B"/>
    <w:rsid w:val="004570C5"/>
    <w:rsid w:val="00496D7A"/>
    <w:rsid w:val="004B606E"/>
    <w:rsid w:val="004C0B21"/>
    <w:rsid w:val="004C29E0"/>
    <w:rsid w:val="004E1061"/>
    <w:rsid w:val="004F7586"/>
    <w:rsid w:val="00502CD3"/>
    <w:rsid w:val="00512A9A"/>
    <w:rsid w:val="005A1886"/>
    <w:rsid w:val="005C650F"/>
    <w:rsid w:val="006076B1"/>
    <w:rsid w:val="00635EA6"/>
    <w:rsid w:val="00647639"/>
    <w:rsid w:val="00647FB4"/>
    <w:rsid w:val="00653D70"/>
    <w:rsid w:val="00655D6A"/>
    <w:rsid w:val="00684042"/>
    <w:rsid w:val="006D7B14"/>
    <w:rsid w:val="00700A7F"/>
    <w:rsid w:val="0074148C"/>
    <w:rsid w:val="00766FC9"/>
    <w:rsid w:val="007826C9"/>
    <w:rsid w:val="007B4245"/>
    <w:rsid w:val="007B7C5B"/>
    <w:rsid w:val="007D1B38"/>
    <w:rsid w:val="007F6BFC"/>
    <w:rsid w:val="00802EBE"/>
    <w:rsid w:val="008104B1"/>
    <w:rsid w:val="008165F0"/>
    <w:rsid w:val="00836E9A"/>
    <w:rsid w:val="00841D1E"/>
    <w:rsid w:val="0088253A"/>
    <w:rsid w:val="008A2FEF"/>
    <w:rsid w:val="008D2FAF"/>
    <w:rsid w:val="00901A55"/>
    <w:rsid w:val="009276F7"/>
    <w:rsid w:val="009400CB"/>
    <w:rsid w:val="00965ED4"/>
    <w:rsid w:val="009836F5"/>
    <w:rsid w:val="00A00425"/>
    <w:rsid w:val="00A15ABA"/>
    <w:rsid w:val="00A42AA5"/>
    <w:rsid w:val="00A679EA"/>
    <w:rsid w:val="00A75CAA"/>
    <w:rsid w:val="00AD3DF3"/>
    <w:rsid w:val="00AF0299"/>
    <w:rsid w:val="00AF467F"/>
    <w:rsid w:val="00B01658"/>
    <w:rsid w:val="00B1353A"/>
    <w:rsid w:val="00B21A6D"/>
    <w:rsid w:val="00B43562"/>
    <w:rsid w:val="00BA73F0"/>
    <w:rsid w:val="00BC63CA"/>
    <w:rsid w:val="00BF35E9"/>
    <w:rsid w:val="00C42B4A"/>
    <w:rsid w:val="00C73944"/>
    <w:rsid w:val="00C84908"/>
    <w:rsid w:val="00C926CE"/>
    <w:rsid w:val="00CB0AD7"/>
    <w:rsid w:val="00CB745A"/>
    <w:rsid w:val="00CC386C"/>
    <w:rsid w:val="00CF1C06"/>
    <w:rsid w:val="00D03E44"/>
    <w:rsid w:val="00D0553C"/>
    <w:rsid w:val="00D145C2"/>
    <w:rsid w:val="00D60922"/>
    <w:rsid w:val="00D62FBB"/>
    <w:rsid w:val="00E058FD"/>
    <w:rsid w:val="00E14149"/>
    <w:rsid w:val="00EA3C4D"/>
    <w:rsid w:val="00EB7263"/>
    <w:rsid w:val="00EC48F2"/>
    <w:rsid w:val="00ED7313"/>
    <w:rsid w:val="00F25817"/>
    <w:rsid w:val="00F264AE"/>
    <w:rsid w:val="00F26D3D"/>
    <w:rsid w:val="00F56F3F"/>
    <w:rsid w:val="00FA068C"/>
    <w:rsid w:val="00FB273C"/>
    <w:rsid w:val="00FB2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DB7F"/>
  <w15:docId w15:val="{C87EB23A-C7CF-8B43-B152-A092019B8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DAECD82-D942-E747-92F3-68A6DC0A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53</Pages>
  <Words>8847</Words>
  <Characters>50429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60</cp:revision>
  <dcterms:created xsi:type="dcterms:W3CDTF">2019-11-08T05:18:00Z</dcterms:created>
  <dcterms:modified xsi:type="dcterms:W3CDTF">2019-11-13T02:29:00Z</dcterms:modified>
</cp:coreProperties>
</file>