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commentsIds.xml" ContentType="application/vnd.openxmlformats-officedocument.wordprocessingml.commentsId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8F7E95"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3EB02007"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58890070"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40B1EF6F"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071CCF46"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4F8DCDA3"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0AF5D16B"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76972552" w14:textId="3C76EDBE" w:rsidR="0084036F" w:rsidRPr="00C4735F" w:rsidRDefault="0084036F" w:rsidP="006C38CA">
      <w:pPr>
        <w:widowControl w:val="0"/>
        <w:autoSpaceDE w:val="0"/>
        <w:autoSpaceDN w:val="0"/>
        <w:adjustRightInd w:val="0"/>
        <w:spacing w:line="480" w:lineRule="auto"/>
        <w:jc w:val="center"/>
        <w:outlineLvl w:val="0"/>
        <w:rPr>
          <w:rFonts w:ascii="Times New Roman" w:hAnsi="Times New Roman" w:cs="Times New Roman"/>
          <w:b/>
        </w:rPr>
      </w:pPr>
      <w:r w:rsidRPr="00C4735F">
        <w:rPr>
          <w:rFonts w:ascii="Times New Roman" w:hAnsi="Times New Roman" w:cs="Times New Roman"/>
          <w:b/>
        </w:rPr>
        <w:t>Temporal effectiveness of biodiversity surrogates in</w:t>
      </w:r>
    </w:p>
    <w:p w14:paraId="0792C0C1" w14:textId="1F7FBD77" w:rsidR="0084036F" w:rsidRPr="00C4735F" w:rsidRDefault="0084036F" w:rsidP="006C38CA">
      <w:pPr>
        <w:widowControl w:val="0"/>
        <w:autoSpaceDE w:val="0"/>
        <w:autoSpaceDN w:val="0"/>
        <w:adjustRightInd w:val="0"/>
        <w:spacing w:line="480" w:lineRule="auto"/>
        <w:jc w:val="center"/>
        <w:outlineLvl w:val="0"/>
        <w:rPr>
          <w:rFonts w:ascii="Times New Roman" w:hAnsi="Times New Roman" w:cs="Times New Roman"/>
          <w:b/>
        </w:rPr>
      </w:pPr>
      <w:r w:rsidRPr="00C4735F">
        <w:rPr>
          <w:rFonts w:ascii="Times New Roman" w:hAnsi="Times New Roman" w:cs="Times New Roman"/>
          <w:b/>
        </w:rPr>
        <w:t>coral reefs in the British Virgin Islands</w:t>
      </w:r>
    </w:p>
    <w:p w14:paraId="4116F09B" w14:textId="1D4FEE48" w:rsidR="0084036F" w:rsidRPr="00C4735F" w:rsidRDefault="0084036F" w:rsidP="006C38CA">
      <w:pPr>
        <w:widowControl w:val="0"/>
        <w:autoSpaceDE w:val="0"/>
        <w:autoSpaceDN w:val="0"/>
        <w:adjustRightInd w:val="0"/>
        <w:spacing w:line="480" w:lineRule="auto"/>
        <w:jc w:val="center"/>
        <w:outlineLvl w:val="0"/>
        <w:rPr>
          <w:rFonts w:ascii="Times New Roman" w:hAnsi="Times New Roman" w:cs="Times New Roman"/>
        </w:rPr>
      </w:pPr>
      <w:r w:rsidRPr="00C4735F">
        <w:rPr>
          <w:rFonts w:ascii="Times New Roman" w:hAnsi="Times New Roman" w:cs="Times New Roman"/>
        </w:rPr>
        <w:t xml:space="preserve">Nicole B. </w:t>
      </w:r>
      <w:proofErr w:type="spellStart"/>
      <w:r w:rsidRPr="00C4735F">
        <w:rPr>
          <w:rFonts w:ascii="Times New Roman" w:hAnsi="Times New Roman" w:cs="Times New Roman"/>
        </w:rPr>
        <w:t>Keefner</w:t>
      </w:r>
      <w:proofErr w:type="spellEnd"/>
    </w:p>
    <w:p w14:paraId="4B9146C1" w14:textId="403FF089" w:rsidR="0084036F" w:rsidRPr="00C4735F" w:rsidRDefault="0084036F" w:rsidP="006C38CA">
      <w:pPr>
        <w:widowControl w:val="0"/>
        <w:autoSpaceDE w:val="0"/>
        <w:autoSpaceDN w:val="0"/>
        <w:adjustRightInd w:val="0"/>
        <w:spacing w:line="480" w:lineRule="auto"/>
        <w:jc w:val="center"/>
        <w:outlineLvl w:val="0"/>
        <w:rPr>
          <w:rFonts w:ascii="Times New Roman" w:hAnsi="Times New Roman" w:cs="Times New Roman"/>
        </w:rPr>
      </w:pPr>
      <w:r w:rsidRPr="00C4735F">
        <w:rPr>
          <w:rFonts w:ascii="Times New Roman" w:hAnsi="Times New Roman" w:cs="Times New Roman"/>
        </w:rPr>
        <w:t>Biological and Environmental Sciences</w:t>
      </w:r>
    </w:p>
    <w:p w14:paraId="25585B92"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61D7F2FF"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59352F8C"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49041CDB"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1BBBF217"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2B7BA785"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116E5CBB"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7003EF8E" w14:textId="6549B5E7" w:rsidR="000560AF" w:rsidRPr="00C4735F" w:rsidRDefault="008E357D" w:rsidP="008E357D">
      <w:pPr>
        <w:pStyle w:val="Title"/>
      </w:pPr>
      <w:r w:rsidRPr="00C4735F">
        <w:rPr>
          <w:b w:val="0"/>
        </w:rPr>
        <w:br w:type="page"/>
      </w:r>
      <w:r w:rsidR="00C8148D" w:rsidRPr="00C4735F">
        <w:lastRenderedPageBreak/>
        <w:t xml:space="preserve">Temporal effectiveness of </w:t>
      </w:r>
      <w:r w:rsidR="00F62EFD" w:rsidRPr="00C4735F">
        <w:t xml:space="preserve">biodiversity </w:t>
      </w:r>
      <w:r w:rsidR="00C8148D" w:rsidRPr="00C4735F">
        <w:t>surrogates in coral reef</w:t>
      </w:r>
      <w:r w:rsidR="000560AF" w:rsidRPr="00C4735F">
        <w:t xml:space="preserve">s </w:t>
      </w:r>
      <w:r w:rsidR="00C8148D" w:rsidRPr="00C4735F">
        <w:t>in</w:t>
      </w:r>
      <w:r w:rsidR="000560AF" w:rsidRPr="00C4735F">
        <w:t xml:space="preserve"> the British Virgin Islands</w:t>
      </w:r>
    </w:p>
    <w:p w14:paraId="620A00A3" w14:textId="77777777" w:rsidR="000560AF" w:rsidRPr="00C4735F" w:rsidRDefault="000560AF" w:rsidP="006C38CA">
      <w:pPr>
        <w:widowControl w:val="0"/>
        <w:autoSpaceDE w:val="0"/>
        <w:autoSpaceDN w:val="0"/>
        <w:adjustRightInd w:val="0"/>
        <w:spacing w:line="480" w:lineRule="auto"/>
        <w:outlineLvl w:val="0"/>
        <w:rPr>
          <w:rFonts w:ascii="Times New Roman" w:hAnsi="Times New Roman" w:cs="Times New Roman"/>
        </w:rPr>
      </w:pPr>
      <w:r w:rsidRPr="00C4735F">
        <w:rPr>
          <w:rFonts w:ascii="Times New Roman" w:hAnsi="Times New Roman" w:cs="Times New Roman"/>
        </w:rPr>
        <w:t>Nicole B. Keefner</w:t>
      </w:r>
      <w:r w:rsidRPr="00C4735F">
        <w:rPr>
          <w:rFonts w:ascii="Times New Roman" w:hAnsi="Times New Roman" w:cs="Times New Roman"/>
          <w:vertAlign w:val="superscript"/>
        </w:rPr>
        <w:t>1</w:t>
      </w:r>
    </w:p>
    <w:p w14:paraId="34C75657" w14:textId="77777777" w:rsidR="000560AF" w:rsidRPr="00C4735F" w:rsidRDefault="000560AF" w:rsidP="006C38CA">
      <w:pPr>
        <w:widowControl w:val="0"/>
        <w:autoSpaceDE w:val="0"/>
        <w:autoSpaceDN w:val="0"/>
        <w:adjustRightInd w:val="0"/>
        <w:spacing w:line="480" w:lineRule="auto"/>
        <w:rPr>
          <w:rFonts w:ascii="Times New Roman" w:hAnsi="Times New Roman" w:cs="Times New Roman"/>
        </w:rPr>
      </w:pPr>
      <w:r w:rsidRPr="00C4735F">
        <w:rPr>
          <w:rFonts w:ascii="Times New Roman" w:hAnsi="Times New Roman" w:cs="Times New Roman"/>
          <w:vertAlign w:val="superscript"/>
        </w:rPr>
        <w:t>1</w:t>
      </w:r>
      <w:r w:rsidRPr="00C4735F">
        <w:rPr>
          <w:rFonts w:ascii="Times New Roman" w:hAnsi="Times New Roman" w:cs="Times New Roman"/>
        </w:rPr>
        <w:t xml:space="preserve">Department of Natural Resources Science, University of Rhode Island, Kingston, RI 02881, USA. </w:t>
      </w:r>
    </w:p>
    <w:p w14:paraId="5E481B60" w14:textId="6095CCDA" w:rsidR="000560AF" w:rsidRPr="00C4735F" w:rsidRDefault="006B0F06" w:rsidP="008E357D">
      <w:pPr>
        <w:pStyle w:val="Heading1"/>
      </w:pPr>
      <w:r w:rsidRPr="00C4735F">
        <w:t>Abstract</w:t>
      </w:r>
    </w:p>
    <w:p w14:paraId="52DBE5EB" w14:textId="30F8A93F" w:rsidR="007E28F5" w:rsidRPr="00C4735F" w:rsidRDefault="007E28F5" w:rsidP="00195431">
      <w:pPr>
        <w:ind w:firstLine="720"/>
        <w:rPr>
          <w:rFonts w:ascii="Times New Roman" w:hAnsi="Times New Roman" w:cs="Times New Roman"/>
          <w:color w:val="333333"/>
          <w:shd w:val="clear" w:color="auto" w:fill="FFFFFF"/>
        </w:rPr>
      </w:pPr>
      <w:r w:rsidRPr="00C4735F">
        <w:rPr>
          <w:rFonts w:ascii="Times New Roman" w:hAnsi="Times New Roman" w:cs="Times New Roman"/>
          <w:color w:val="333333"/>
          <w:shd w:val="clear" w:color="auto" w:fill="FFFFFF"/>
        </w:rPr>
        <w:t>Biodiversity is declining around the world</w:t>
      </w:r>
      <w:r w:rsidR="00242217">
        <w:rPr>
          <w:rFonts w:ascii="Times New Roman" w:hAnsi="Times New Roman" w:cs="Times New Roman"/>
          <w:color w:val="333333"/>
          <w:shd w:val="clear" w:color="auto" w:fill="FFFFFF"/>
        </w:rPr>
        <w:t xml:space="preserve"> and </w:t>
      </w:r>
      <w:r w:rsidR="00C03B9F">
        <w:rPr>
          <w:rFonts w:ascii="Times New Roman" w:hAnsi="Times New Roman" w:cs="Times New Roman"/>
          <w:color w:val="333333"/>
          <w:shd w:val="clear" w:color="auto" w:fill="FFFFFF"/>
        </w:rPr>
        <w:t>s</w:t>
      </w:r>
      <w:r w:rsidR="00242217">
        <w:rPr>
          <w:rFonts w:ascii="Times New Roman" w:hAnsi="Times New Roman" w:cs="Times New Roman"/>
          <w:color w:val="333333"/>
          <w:shd w:val="clear" w:color="auto" w:fill="FFFFFF"/>
        </w:rPr>
        <w:t xml:space="preserve">urrogates are </w:t>
      </w:r>
      <w:r w:rsidR="00C03B9F">
        <w:rPr>
          <w:rFonts w:ascii="Times New Roman" w:hAnsi="Times New Roman" w:cs="Times New Roman"/>
          <w:color w:val="333333"/>
          <w:shd w:val="clear" w:color="auto" w:fill="FFFFFF"/>
        </w:rPr>
        <w:t>becoming increasingly ubiquitous</w:t>
      </w:r>
      <w:r w:rsidR="00242217">
        <w:rPr>
          <w:rFonts w:ascii="Times New Roman" w:hAnsi="Times New Roman" w:cs="Times New Roman"/>
          <w:color w:val="333333"/>
          <w:shd w:val="clear" w:color="auto" w:fill="FFFFFF"/>
        </w:rPr>
        <w:t xml:space="preserve"> to meet the</w:t>
      </w:r>
      <w:r w:rsidRPr="00C4735F">
        <w:rPr>
          <w:rFonts w:ascii="Times New Roman" w:hAnsi="Times New Roman" w:cs="Times New Roman"/>
          <w:color w:val="333333"/>
          <w:shd w:val="clear" w:color="auto" w:fill="FFFFFF"/>
        </w:rPr>
        <w:t xml:space="preserve"> </w:t>
      </w:r>
      <w:r w:rsidR="00C03B9F">
        <w:rPr>
          <w:rFonts w:ascii="Times New Roman" w:hAnsi="Times New Roman" w:cs="Times New Roman"/>
          <w:color w:val="333333"/>
          <w:shd w:val="clear" w:color="auto" w:fill="FFFFFF"/>
        </w:rPr>
        <w:t>ri</w:t>
      </w:r>
      <w:r w:rsidR="00C03B9F" w:rsidRPr="00C4735F">
        <w:rPr>
          <w:rFonts w:ascii="Times New Roman" w:hAnsi="Times New Roman" w:cs="Times New Roman"/>
          <w:color w:val="333333"/>
          <w:shd w:val="clear" w:color="auto" w:fill="FFFFFF"/>
        </w:rPr>
        <w:t xml:space="preserve">sing </w:t>
      </w:r>
      <w:r w:rsidRPr="00C4735F">
        <w:rPr>
          <w:rFonts w:ascii="Times New Roman" w:hAnsi="Times New Roman" w:cs="Times New Roman"/>
          <w:color w:val="333333"/>
          <w:shd w:val="clear" w:color="auto" w:fill="FFFFFF"/>
        </w:rPr>
        <w:t xml:space="preserve">need for rapid identification of species </w:t>
      </w:r>
      <w:r w:rsidR="00C03B9F">
        <w:rPr>
          <w:rFonts w:ascii="Times New Roman" w:hAnsi="Times New Roman" w:cs="Times New Roman"/>
          <w:color w:val="333333"/>
          <w:shd w:val="clear" w:color="auto" w:fill="FFFFFF"/>
        </w:rPr>
        <w:t>to establish</w:t>
      </w:r>
      <w:r w:rsidRPr="00C4735F">
        <w:rPr>
          <w:rFonts w:ascii="Times New Roman" w:hAnsi="Times New Roman" w:cs="Times New Roman"/>
          <w:color w:val="333333"/>
          <w:shd w:val="clear" w:color="auto" w:fill="FFFFFF"/>
        </w:rPr>
        <w:t xml:space="preserve"> biodiversity and conservation hotspots. A good surrogate is expected to be easier to monitor than the target species and meets the assumption that the target-surrogate relationship is constant over space and time. Our objective was to evaluate the temporal stability of surrogates in coral reef systems around Guana Island in the British Virgin Islands using data from an ongoing monitoring effort of fishes, corals, and sponges. Of these, corals are the</w:t>
      </w:r>
      <w:r w:rsidR="003824FC" w:rsidRPr="00C4735F">
        <w:rPr>
          <w:rFonts w:ascii="Times New Roman" w:hAnsi="Times New Roman" w:cs="Times New Roman"/>
          <w:color w:val="333333"/>
          <w:shd w:val="clear" w:color="auto" w:fill="FFFFFF"/>
        </w:rPr>
        <w:t xml:space="preserve"> most widely</w:t>
      </w:r>
      <w:r w:rsidRPr="00C4735F">
        <w:rPr>
          <w:rFonts w:ascii="Times New Roman" w:hAnsi="Times New Roman" w:cs="Times New Roman"/>
          <w:color w:val="333333"/>
          <w:shd w:val="clear" w:color="auto" w:fill="FFFFFF"/>
        </w:rPr>
        <w:t xml:space="preserve"> monitor</w:t>
      </w:r>
      <w:r w:rsidR="003824FC" w:rsidRPr="00C4735F">
        <w:rPr>
          <w:rFonts w:ascii="Times New Roman" w:hAnsi="Times New Roman" w:cs="Times New Roman"/>
          <w:color w:val="333333"/>
          <w:shd w:val="clear" w:color="auto" w:fill="FFFFFF"/>
        </w:rPr>
        <w:t xml:space="preserve">ed and </w:t>
      </w:r>
      <w:r w:rsidR="007D351B" w:rsidRPr="00C4735F">
        <w:rPr>
          <w:rFonts w:ascii="Times New Roman" w:hAnsi="Times New Roman" w:cs="Times New Roman"/>
          <w:color w:val="333333"/>
          <w:shd w:val="clear" w:color="auto" w:fill="FFFFFF"/>
        </w:rPr>
        <w:t xml:space="preserve">are </w:t>
      </w:r>
      <w:r w:rsidR="003824FC" w:rsidRPr="00C4735F">
        <w:rPr>
          <w:rFonts w:ascii="Times New Roman" w:hAnsi="Times New Roman" w:cs="Times New Roman"/>
          <w:color w:val="333333"/>
          <w:shd w:val="clear" w:color="auto" w:fill="FFFFFF"/>
        </w:rPr>
        <w:t>often assumed to be good surrogate</w:t>
      </w:r>
      <w:r w:rsidR="007D351B" w:rsidRPr="00C4735F">
        <w:rPr>
          <w:rFonts w:ascii="Times New Roman" w:hAnsi="Times New Roman" w:cs="Times New Roman"/>
          <w:color w:val="333333"/>
          <w:shd w:val="clear" w:color="auto" w:fill="FFFFFF"/>
        </w:rPr>
        <w:t>s</w:t>
      </w:r>
      <w:r w:rsidR="003824FC" w:rsidRPr="00C4735F">
        <w:rPr>
          <w:rFonts w:ascii="Times New Roman" w:hAnsi="Times New Roman" w:cs="Times New Roman"/>
          <w:color w:val="333333"/>
          <w:shd w:val="clear" w:color="auto" w:fill="FFFFFF"/>
        </w:rPr>
        <w:t xml:space="preserve"> for diversity of other reef-associated taxa. </w:t>
      </w:r>
      <w:r w:rsidRPr="00C4735F">
        <w:rPr>
          <w:rFonts w:ascii="Times New Roman" w:hAnsi="Times New Roman" w:cs="Times New Roman"/>
          <w:color w:val="333333"/>
          <w:shd w:val="clear" w:color="auto" w:fill="FFFFFF"/>
        </w:rPr>
        <w:t xml:space="preserve"> </w:t>
      </w:r>
      <w:r w:rsidR="003824FC" w:rsidRPr="00C4735F">
        <w:rPr>
          <w:rFonts w:ascii="Times New Roman" w:hAnsi="Times New Roman" w:cs="Times New Roman"/>
          <w:color w:val="333333"/>
          <w:shd w:val="clear" w:color="auto" w:fill="FFFFFF"/>
        </w:rPr>
        <w:t>W</w:t>
      </w:r>
      <w:r w:rsidRPr="00C4735F">
        <w:rPr>
          <w:rFonts w:ascii="Times New Roman" w:hAnsi="Times New Roman" w:cs="Times New Roman"/>
          <w:color w:val="333333"/>
          <w:shd w:val="clear" w:color="auto" w:fill="FFFFFF"/>
        </w:rPr>
        <w:t xml:space="preserve">e </w:t>
      </w:r>
      <w:r w:rsidR="003824FC" w:rsidRPr="00C4735F">
        <w:rPr>
          <w:rFonts w:ascii="Times New Roman" w:hAnsi="Times New Roman" w:cs="Times New Roman"/>
          <w:color w:val="333333"/>
          <w:shd w:val="clear" w:color="auto" w:fill="FFFFFF"/>
        </w:rPr>
        <w:t xml:space="preserve">thus </w:t>
      </w:r>
      <w:r w:rsidRPr="00C4735F">
        <w:rPr>
          <w:rFonts w:ascii="Times New Roman" w:hAnsi="Times New Roman" w:cs="Times New Roman"/>
          <w:color w:val="333333"/>
          <w:shd w:val="clear" w:color="auto" w:fill="FFFFFF"/>
        </w:rPr>
        <w:t xml:space="preserve">hypothesize </w:t>
      </w:r>
      <w:r w:rsidR="003824FC" w:rsidRPr="00C4735F">
        <w:rPr>
          <w:rFonts w:ascii="Times New Roman" w:hAnsi="Times New Roman" w:cs="Times New Roman"/>
          <w:color w:val="333333"/>
          <w:shd w:val="clear" w:color="auto" w:fill="FFFFFF"/>
        </w:rPr>
        <w:t xml:space="preserve">that </w:t>
      </w:r>
      <w:r w:rsidRPr="00C4735F">
        <w:rPr>
          <w:rFonts w:ascii="Times New Roman" w:hAnsi="Times New Roman" w:cs="Times New Roman"/>
          <w:color w:val="333333"/>
          <w:shd w:val="clear" w:color="auto" w:fill="FFFFFF"/>
        </w:rPr>
        <w:t xml:space="preserve">coral richness will be a good surrogate for fish richness and sponge richness. We quantified sponges, corals, and fishes </w:t>
      </w:r>
      <w:r w:rsidR="003824FC" w:rsidRPr="00C4735F">
        <w:rPr>
          <w:rFonts w:ascii="Times New Roman" w:hAnsi="Times New Roman" w:cs="Times New Roman"/>
          <w:color w:val="333333"/>
          <w:shd w:val="clear" w:color="auto" w:fill="FFFFFF"/>
        </w:rPr>
        <w:t>at</w:t>
      </w:r>
      <w:r w:rsidRPr="00C4735F">
        <w:rPr>
          <w:rFonts w:ascii="Times New Roman" w:hAnsi="Times New Roman" w:cs="Times New Roman"/>
          <w:color w:val="333333"/>
          <w:shd w:val="clear" w:color="auto" w:fill="FFFFFF"/>
        </w:rPr>
        <w:t xml:space="preserve"> eight different sites </w:t>
      </w:r>
      <w:r w:rsidR="003824FC" w:rsidRPr="00C4735F">
        <w:rPr>
          <w:rFonts w:ascii="Times New Roman" w:hAnsi="Times New Roman" w:cs="Times New Roman"/>
          <w:color w:val="333333"/>
          <w:shd w:val="clear" w:color="auto" w:fill="FFFFFF"/>
        </w:rPr>
        <w:t>over 26 years</w:t>
      </w:r>
      <w:r w:rsidRPr="00C4735F">
        <w:rPr>
          <w:rFonts w:ascii="Times New Roman" w:hAnsi="Times New Roman" w:cs="Times New Roman"/>
          <w:color w:val="333333"/>
          <w:shd w:val="clear" w:color="auto" w:fill="FFFFFF"/>
        </w:rPr>
        <w:t xml:space="preserve">. We also investigated how the inclusion of recognizable taxonomic units (RTU’s) compares to species-level studies. We sought correlated relationships to identify taxonomic groups that act as surrogates for target groups. Our results provide insight on the use of surrogates in a coral reef ecosystem and on the inclusion of RTU’s in biodiversity studies. The identification of surrogates </w:t>
      </w:r>
      <w:r w:rsidR="00C03B9F">
        <w:rPr>
          <w:rFonts w:ascii="Times New Roman" w:hAnsi="Times New Roman" w:cs="Times New Roman"/>
          <w:color w:val="333333"/>
          <w:shd w:val="clear" w:color="auto" w:fill="FFFFFF"/>
        </w:rPr>
        <w:t xml:space="preserve">that maintain stable relationships with targets over time </w:t>
      </w:r>
      <w:r w:rsidRPr="00C4735F">
        <w:rPr>
          <w:rFonts w:ascii="Times New Roman" w:hAnsi="Times New Roman" w:cs="Times New Roman"/>
          <w:color w:val="333333"/>
          <w:shd w:val="clear" w:color="auto" w:fill="FFFFFF"/>
        </w:rPr>
        <w:t xml:space="preserve">can inform decisions regarding existing data from monitoring studies and </w:t>
      </w:r>
      <w:r w:rsidR="001F7F50" w:rsidRPr="00C4735F">
        <w:rPr>
          <w:rFonts w:ascii="Times New Roman" w:hAnsi="Times New Roman" w:cs="Times New Roman"/>
          <w:color w:val="333333"/>
          <w:shd w:val="clear" w:color="auto" w:fill="FFFFFF"/>
        </w:rPr>
        <w:t xml:space="preserve">the allocation of limited resources for </w:t>
      </w:r>
      <w:r w:rsidRPr="00C4735F">
        <w:rPr>
          <w:rFonts w:ascii="Times New Roman" w:hAnsi="Times New Roman" w:cs="Times New Roman"/>
          <w:color w:val="333333"/>
          <w:shd w:val="clear" w:color="auto" w:fill="FFFFFF"/>
        </w:rPr>
        <w:t>collection of future data.</w:t>
      </w:r>
    </w:p>
    <w:p w14:paraId="603E58A7" w14:textId="77777777" w:rsidR="007E28F5" w:rsidRPr="00C4735F" w:rsidRDefault="007E28F5" w:rsidP="006C38CA">
      <w:pPr>
        <w:widowControl w:val="0"/>
        <w:autoSpaceDE w:val="0"/>
        <w:autoSpaceDN w:val="0"/>
        <w:adjustRightInd w:val="0"/>
        <w:spacing w:line="480" w:lineRule="auto"/>
        <w:ind w:firstLine="720"/>
        <w:rPr>
          <w:rFonts w:ascii="Times New Roman" w:hAnsi="Times New Roman" w:cs="Times New Roman"/>
        </w:rPr>
      </w:pPr>
    </w:p>
    <w:p w14:paraId="66EE783C" w14:textId="6DE0ACDF" w:rsidR="000560AF" w:rsidRPr="00C4735F" w:rsidRDefault="006B0F06" w:rsidP="008E357D">
      <w:pPr>
        <w:pStyle w:val="Heading1"/>
      </w:pPr>
      <w:r w:rsidRPr="00C4735F">
        <w:t>Introduction</w:t>
      </w:r>
      <w:r w:rsidR="000560AF" w:rsidRPr="00C4735F">
        <w:t xml:space="preserve"> </w:t>
      </w:r>
    </w:p>
    <w:p w14:paraId="0D176F6C" w14:textId="604829A1" w:rsidR="001E5A07" w:rsidRPr="00C4735F" w:rsidRDefault="0094103A" w:rsidP="001E5A07">
      <w:pPr>
        <w:spacing w:line="480" w:lineRule="auto"/>
        <w:ind w:firstLine="720"/>
        <w:rPr>
          <w:rFonts w:ascii="Times New Roman" w:eastAsia="Calibri" w:hAnsi="Times New Roman" w:cs="Times New Roman"/>
        </w:rPr>
      </w:pPr>
      <w:r w:rsidRPr="00C4735F">
        <w:rPr>
          <w:rFonts w:ascii="Times New Roman" w:eastAsia="Calibri" w:hAnsi="Times New Roman" w:cs="Times New Roman"/>
        </w:rPr>
        <w:t>B</w:t>
      </w:r>
      <w:r w:rsidR="000560AF" w:rsidRPr="00C4735F">
        <w:rPr>
          <w:rFonts w:ascii="Times New Roman" w:eastAsia="Calibri" w:hAnsi="Times New Roman" w:cs="Times New Roman"/>
        </w:rPr>
        <w:t>iodiversity</w:t>
      </w:r>
      <w:r w:rsidR="006776C7" w:rsidRPr="00C4735F">
        <w:rPr>
          <w:rFonts w:ascii="Times New Roman" w:eastAsia="Calibri" w:hAnsi="Times New Roman" w:cs="Times New Roman"/>
        </w:rPr>
        <w:t xml:space="preserve"> changes and</w:t>
      </w:r>
      <w:r w:rsidR="000560AF" w:rsidRPr="00C4735F">
        <w:rPr>
          <w:rFonts w:ascii="Times New Roman" w:eastAsia="Calibri" w:hAnsi="Times New Roman" w:cs="Times New Roman"/>
        </w:rPr>
        <w:t xml:space="preserve"> declines associated with </w:t>
      </w:r>
      <w:r w:rsidR="000C7138" w:rsidRPr="00C4735F">
        <w:rPr>
          <w:rFonts w:ascii="Times New Roman" w:eastAsia="Calibri" w:hAnsi="Times New Roman" w:cs="Times New Roman"/>
        </w:rPr>
        <w:t xml:space="preserve">increasing </w:t>
      </w:r>
      <w:r w:rsidR="000560AF" w:rsidRPr="00C4735F">
        <w:rPr>
          <w:rFonts w:ascii="Times New Roman" w:eastAsia="Calibri" w:hAnsi="Times New Roman" w:cs="Times New Roman"/>
        </w:rPr>
        <w:t xml:space="preserve">levels of anthropogenic </w:t>
      </w:r>
      <w:r w:rsidR="009347E3" w:rsidRPr="00C4735F">
        <w:rPr>
          <w:rFonts w:ascii="Times New Roman" w:eastAsia="Calibri" w:hAnsi="Times New Roman" w:cs="Times New Roman"/>
        </w:rPr>
        <w:t xml:space="preserve">stress </w:t>
      </w:r>
      <w:r w:rsidR="000560AF" w:rsidRPr="00C4735F">
        <w:rPr>
          <w:rFonts w:ascii="Times New Roman" w:eastAsia="Calibri" w:hAnsi="Times New Roman" w:cs="Times New Roman"/>
        </w:rPr>
        <w:t>disrupt community dynamics</w:t>
      </w:r>
      <w:r w:rsidRPr="00C4735F">
        <w:rPr>
          <w:rFonts w:ascii="Times New Roman" w:eastAsia="Calibri" w:hAnsi="Times New Roman" w:cs="Times New Roman"/>
        </w:rPr>
        <w:t xml:space="preserve"> and are of great concern</w:t>
      </w:r>
      <w:r w:rsidR="000560AF" w:rsidRPr="00C4735F">
        <w:rPr>
          <w:rFonts w:ascii="Times New Roman" w:eastAsia="Calibri" w:hAnsi="Times New Roman" w:cs="Times New Roman"/>
        </w:rPr>
        <w:t xml:space="preserve"> </w:t>
      </w:r>
      <w:r w:rsidR="006B0F06" w:rsidRPr="00C4735F">
        <w:rPr>
          <w:rFonts w:ascii="Times New Roman" w:eastAsia="Calibri" w:hAnsi="Times New Roman" w:cs="Times New Roman"/>
        </w:rPr>
        <w:t xml:space="preserve">because biodiversity contributes to ecosystem function </w:t>
      </w:r>
      <w:r w:rsidR="006B0F06" w:rsidRPr="00C4735F">
        <w:rPr>
          <w:rFonts w:ascii="Times New Roman" w:eastAsia="Calibri" w:hAnsi="Times New Roman" w:cs="Times New Roman"/>
        </w:rPr>
        <w:fldChar w:fldCharType="begin" w:fldLock="1"/>
      </w:r>
      <w:r w:rsidR="006B0F06" w:rsidRPr="00C4735F">
        <w:rPr>
          <w:rFonts w:ascii="Times New Roman" w:eastAsia="Calibri" w:hAnsi="Times New Roman" w:cs="Times New Roman"/>
        </w:rPr>
        <w:instrText>ADDIN CSL_CITATION {"citationItems":[{"id":"ITEM-1","itemData":{"DOI":"10.1890/070195","ISBN":"1540-9295","ISSN":"15409295","PMID":"16895442","abstract":"Controlled experiments have substantially advanced our understanding of the links between changing biodiversity and ecosystem functioning (BEF) in recent years. However, controversy continues regarding the relevance of BEF experiments to the complex ecosystems and large spatial and temporal scales of interest in conservation and management. Here, I address some of the persistent criticisms regarding experimental BEF research and argue that these have been overstated. Contrary to some suggestions, many putative artifacts attributed to experiments render their conclusions about BEF links stronger, rather than weaker. Like other broad ecological concepts, BEF focuses on general patterns, rather than looking at species-level, applied conservation problems. Nevertheless, insights from BEF experiments conducted to date are likely to underestimate, rather than overestimate, the importance of biodiversity to ecosystem functioning and the provision of ecosystem services in the real world. These experiments suggest that managing ecosystems to promote biodiversity can have important practical benefits.","author":[{"dropping-particle":"","family":"Emmett Duffy","given":"J.","non-dropping-particle":"","parse-names":false,"suffix":""}],"container-title":"Frontiers in Ecology and the Environment","id":"ITEM-1","issue":"8","issued":{"date-parts":[["2009"]]},"note":"This paper supports and defends the positive relationship between biodiversity and ecosystem function.","page":"437-444","title":"Why biodiversity is important to the functioning of real-world ecosystems","type":"article-journal","volume":"7"},"uris":["http://www.mendeley.com/documents/?uuid=2746145a-d710-4abf-a829-e29086c486af"]},{"id":"ITEM-2","itemData":{"DOI":"10.1890/120272","abstract":"This paper provides a synthesis of the recent literature describing how global biodiversity is being affected by climate change and is projected to respond in the future. Current studies reinforce earlier findings of major cli- mate-change-related impacts on biological systems and document new, more subtle after-effects. For example, many species are shifting their distributions and phenologies at faster rates than were recorded just a few years ago; however, responses are not uniform across species. Shifts have been idiosyncratic and in some cases coun- terintuitive, promoting new community compositions and altering biotic interactions. Although genetic diversity enhances species’ potential to respond to variable conditions, climate change may outpace intrinsic adaptive capacities and increase the relative vulnerabilities of many organisms. Developing effective adapta- tion strategies for biodiversity conservation will not only require flexible decision-making and management approaches that account for uncertainties in climate projections and ecological responses but will also neces- sitate coordinated monitoring efforts.","author":[{"dropping-particle":"","family":"Staudinger","given":"Michelle D","non-dropping-particle":"","parse-names":false,"suffix":""},{"dropping-particle":"","family":"Carter","given":"Shawn L","non-dropping-particle":"","parse-names":false,"suffix":""},{"dropping-particle":"","family":"Cross","given":"Molly S","non-dropping-particle":"","parse-names":false,"suffix":""},{"dropping-particle":"","family":"Dubois","given":"Natalie S","non-dropping-particle":"","parse-names":false,"suffix":""},{"dropping-particle":"","family":"Duffy","given":"J Emmett","non-dropping-particle":"","parse-names":false,"suffix":""},{"dropping-particle":"","family":"Enquist","given":"Carolyn","non-dropping-particle":"","parse-names":false,"suffix":""},{"dropping-particle":"","family":"Griffis","given":"Roger","non-dropping-particle":"","parse-names":false,"suffix":""},{"dropping-particle":"","family":"Hellmann","given":"Jessica J","non-dropping-particle":"","parse-names":false,"suffix":""},{"dropping-particle":"","family":"Lawler","given":"Joshua J","non-dropping-particle":"","parse-names":false,"suffix":""},{"dropping-particle":"","family":"O'Leary","given":"John","non-dropping-particle":"","parse-names":false,"suffix":""},{"dropping-particle":"","family":"Morrison","given":"Scott A","non-dropping-particle":"","parse-names":false,"suffix":""},{"dropping-particle":"","family":"Sneddon","given":"Lesley","non-dropping-particle":"","parse-names":false,"suffix":""},{"dropping-particle":"","family":"Stein","given":"Bruce A","non-dropping-particle":"","parse-names":false,"suffix":""},{"dropping-particle":"","family":"Thompson","given":"Laura M","non-dropping-particle":"","parse-names":false,"suffix":""},{"dropping-particle":"","family":"Turner","given":"Woody","non-dropping-particle":"","parse-names":false,"suffix":""}],"container-title":"Frontiers in Ecology and the Environment","id":"ITEM-2","issue":"9","issued":{"date-parts":[["2013"]]},"page":"465-473","title":"Biodiversity in a changing climate : A synthesis of current and projected trends in the US in a nutshell","type":"article-journal","volume":"11"},"uris":["http://www.mendeley.com/documents/?uuid=4f55d00f-190a-43cc-83d2-8feb54e0cdce"]},{"id":"ITEM-3","itemData":{"DOI":"10.1007/s10531-009-9761-9","ISBN":"0960-3115","ISSN":"09603115","PMID":"12625467","abstract":"There is a widespread belief that we are experiencing a mass extinction event similar in severity to previous mass extinction events in the last 600 million years where up to 95% of species disappeared. This paper reviews evidence for current extinctions and different methods of assessing extinction rates including species-area relationships and loss of tropical forests, changing threat status of species, co-extinction rates and modelling the impact of climate change. For 30 years some have suggested that extinctions through tropical forest loss are occurring at a rate of up to 100 species a day and yet less than 1,200 extinctions have been recorded in the last 400 years. Reasons for low number of identified global extinctions are suggested here and include success in protecting many endangered species, poor monitoring of most of the rest of species and their level of threat, extinction debt where forests have been lost but species still survive, that regrowth forests may be important in retaining 'old growth' species, fewer co-extinctions of species than expected, and large differences in the vulnerability of different taxa to extinction threats. More recently, others have suggested similar rates of extinction to earlier estimates but with the key cause of extinction being climate change, and in particular rising temperatures, rather than deforestation alone. Here I suggest that climate change, rather than deforestation is likely to bring about such high levels of extinction since the impacts of climate change are local to global and that climate change is acting synergistically with a range of other threats to biodiversity including deforestation.","author":[{"dropping-particle":"","family":"Stork","given":"Nigel E.","non-dropping-particle":"","parse-names":false,"suffix":""}],"container-title":"Biodiversity and Conservation","id":"ITEM-3","issue":"2","issued":{"date-parts":[["2010"]]},"note":"biodiversity crisis","page":"357-371","title":"Re-assessing current extinction rates","type":"article-journal","volume":"19"},"uris":["http://www.mendeley.com/documents/?uuid=5b5d4a67-30a3-41a5-bcc3-04f30e507025"]}],"mendeley":{"formattedCitation":"(Emmett Duffy, 2009; Staudinger et al., 2013; Stork, 2010)","plainTextFormattedCitation":"(Emmett Duffy, 2009; Staudinger et al., 2013; Stork, 2010)","previouslyFormattedCitation":"(Emmett Duffy, 2009; Staudinger et al., 2013; Stork, 2010)"},"properties":{"noteIndex":0},"schema":"https://github.com/citation-style-language/schema/raw/master/csl-citation.json"}</w:instrText>
      </w:r>
      <w:r w:rsidR="006B0F06" w:rsidRPr="00C4735F">
        <w:rPr>
          <w:rFonts w:ascii="Times New Roman" w:eastAsia="Calibri" w:hAnsi="Times New Roman" w:cs="Times New Roman"/>
        </w:rPr>
        <w:fldChar w:fldCharType="separate"/>
      </w:r>
      <w:r w:rsidR="006B0F06" w:rsidRPr="00C4735F">
        <w:rPr>
          <w:rFonts w:ascii="Times New Roman" w:eastAsia="Calibri" w:hAnsi="Times New Roman" w:cs="Times New Roman"/>
          <w:noProof/>
        </w:rPr>
        <w:t>(Emmett Duffy, 2009; Staudinger et al., 2013; Stork, 2010)</w:t>
      </w:r>
      <w:r w:rsidR="006B0F06" w:rsidRPr="00C4735F">
        <w:rPr>
          <w:rFonts w:ascii="Times New Roman" w:eastAsia="Calibri" w:hAnsi="Times New Roman" w:cs="Times New Roman"/>
        </w:rPr>
        <w:fldChar w:fldCharType="end"/>
      </w:r>
      <w:r w:rsidR="000560AF" w:rsidRPr="00C4735F">
        <w:rPr>
          <w:rFonts w:ascii="Times New Roman" w:eastAsia="Calibri" w:hAnsi="Times New Roman" w:cs="Times New Roman"/>
        </w:rPr>
        <w:t>.</w:t>
      </w:r>
      <w:r w:rsidR="00B95998" w:rsidRPr="00C4735F">
        <w:rPr>
          <w:rFonts w:ascii="Times New Roman" w:eastAsia="Calibri" w:hAnsi="Times New Roman" w:cs="Times New Roman"/>
        </w:rPr>
        <w:t xml:space="preserve"> There</w:t>
      </w:r>
      <w:r w:rsidR="00254A2A" w:rsidRPr="00C4735F">
        <w:rPr>
          <w:rFonts w:ascii="Times New Roman" w:eastAsia="Calibri" w:hAnsi="Times New Roman" w:cs="Times New Roman"/>
        </w:rPr>
        <w:t xml:space="preserve"> are many </w:t>
      </w:r>
      <w:r w:rsidR="00045783" w:rsidRPr="00C4735F">
        <w:rPr>
          <w:rFonts w:ascii="Times New Roman" w:eastAsia="Calibri" w:hAnsi="Times New Roman" w:cs="Times New Roman"/>
        </w:rPr>
        <w:t>aspect</w:t>
      </w:r>
      <w:r w:rsidR="00254A2A" w:rsidRPr="00C4735F">
        <w:rPr>
          <w:rFonts w:ascii="Times New Roman" w:eastAsia="Calibri" w:hAnsi="Times New Roman" w:cs="Times New Roman"/>
        </w:rPr>
        <w:t>s of biodiversity</w:t>
      </w:r>
      <w:r w:rsidR="00045783" w:rsidRPr="00C4735F">
        <w:rPr>
          <w:rFonts w:ascii="Times New Roman" w:eastAsia="Calibri" w:hAnsi="Times New Roman" w:cs="Times New Roman"/>
        </w:rPr>
        <w:t>:</w:t>
      </w:r>
      <w:r w:rsidR="00254A2A" w:rsidRPr="00C4735F">
        <w:rPr>
          <w:rFonts w:ascii="Times New Roman" w:eastAsia="Calibri" w:hAnsi="Times New Roman" w:cs="Times New Roman"/>
        </w:rPr>
        <w:t xml:space="preserve"> </w:t>
      </w:r>
      <w:r w:rsidR="00045783" w:rsidRPr="00C4735F">
        <w:rPr>
          <w:rFonts w:ascii="Times New Roman" w:eastAsia="Calibri" w:hAnsi="Times New Roman" w:cs="Times New Roman"/>
        </w:rPr>
        <w:t xml:space="preserve">landscape, ecosystem, </w:t>
      </w:r>
      <w:r w:rsidR="00F93C4B" w:rsidRPr="00C4735F">
        <w:rPr>
          <w:rFonts w:ascii="Times New Roman" w:eastAsia="Calibri" w:hAnsi="Times New Roman" w:cs="Times New Roman"/>
        </w:rPr>
        <w:t>taxonomic</w:t>
      </w:r>
      <w:r w:rsidR="00A54502" w:rsidRPr="00C4735F">
        <w:rPr>
          <w:rFonts w:ascii="Times New Roman" w:eastAsia="Calibri" w:hAnsi="Times New Roman" w:cs="Times New Roman"/>
        </w:rPr>
        <w:t>,</w:t>
      </w:r>
      <w:r w:rsidR="00045783" w:rsidRPr="00C4735F">
        <w:rPr>
          <w:rFonts w:ascii="Times New Roman" w:eastAsia="Calibri" w:hAnsi="Times New Roman" w:cs="Times New Roman"/>
        </w:rPr>
        <w:t xml:space="preserve"> and genetic diversity </w:t>
      </w:r>
      <w:r w:rsidR="00045783" w:rsidRPr="00C4735F">
        <w:rPr>
          <w:rFonts w:ascii="Times New Roman" w:eastAsia="Calibri" w:hAnsi="Times New Roman" w:cs="Times New Roman"/>
        </w:rPr>
        <w:fldChar w:fldCharType="begin" w:fldLock="1"/>
      </w:r>
      <w:r w:rsidR="0087685F" w:rsidRPr="00C4735F">
        <w:rPr>
          <w:rFonts w:ascii="Times New Roman" w:eastAsia="Calibri" w:hAnsi="Times New Roman" w:cs="Times New Roman"/>
        </w:rPr>
        <w:instrText>ADDIN CSL_CITATION {"citationItems":[{"id":"ITEM-1","itemData":{"author":[{"dropping-particle":"","family":"Noss","given":"Reed F.","non-dropping-particle":"","parse-names":false,"suffix":""}],"container-title":"Conservation Biology","id":"ITEM-1","issue":"4","issued":{"date-parts":[["1990"]]},"note":"-background on biodiversity and different definitions\n-ecosystem diversity, species diversity, and genetic diversity coupled with attributes of ecosystems: composition, structure, and function create framework for addressing questions about biodiversity\n-widely cited\n-describes use of indicators/types of indicators","page":"355-364","title":"Indicators for monitoring biodiversity: A hierarchical approach.","type":"article-journal","volume":"4"},"uris":["http://www.mendeley.com/documents/?uuid=bdb7f7ea-5c76-4eda-86c7-7dfd5ffa5730"]},{"id":"ITEM-2","itemData":{"DOI":"10.1016/S0167-8809(03)00072-0","ISBN":"0167-8809","ISSN":"01678809","PMID":"532","abstract":"Ideally, an indicator for biodiversity is a linear correlate to the entity or aspect of biodiversity under evaluation. Different motivations for assessing entities or aspects of biodiversity lead to different value systems; their indicators may not correlate at all. For biodiversity evaluation in agricultural landscapes, three indices are proposed, each consisting of a basket of concordant indicators. They represent the three value systems \"conservation\" (protection and enhancement of rare and threatened species), \"ecology\" (ecological resilience, ecosystem functioning, based on species diversity), and \"biological control\" (diversity of antagonists of potential pest organisms). The quality and reliability of commonly used indicators could and should be tested with a three-step approach. First, the motivations and value systems and their corresponding biodiversity aspects or entities have to be defined. In a time consuming second step, a number of habitats have to be sampled as thoroughly as possible with regard to one or several of the three value systems or motivations. The third step is to test the linear correlations of a choice of easily measurable indicators with the entities quantified in the second step. Some examples of good and bad correlations are discussed. © 2003 Elsevier Science B.V. All rights reserved.","author":[{"dropping-particle":"","family":"Duelli","given":"Peter","non-dropping-particle":"","parse-names":false,"suffix":""},{"dropping-particle":"","family":"Obrist","given":"Martin K.","non-dropping-particle":"","parse-names":false,"suffix":""}],"container-title":"Agriculture, Ecosystems and Environment","id":"ITEM-2","issue":"1-3","issued":{"date-parts":[["2003"]]},"note":"-biodiversity has many aspects (see figure 1)","page":"87-98","title":"Biodiversity indicators: The choice of values and measures","type":"article-journal","volume":"98"},"uris":["http://www.mendeley.com/documents/?uuid=778fa307-7eec-4432-86e5-b3f3a4e369da"]}],"mendeley":{"formattedCitation":"(Duelli &amp; Obrist, 2003; Noss, 1990)","plainTextFormattedCitation":"(Duelli &amp; Obrist, 2003; Noss, 1990)","previouslyFormattedCitation":"(Duelli &amp; Obrist, 2003; Noss, 1990)"},"properties":{"noteIndex":0},"schema":"https://github.com/citation-style-language/schema/raw/master/csl-citation.json"}</w:instrText>
      </w:r>
      <w:r w:rsidR="00045783" w:rsidRPr="00C4735F">
        <w:rPr>
          <w:rFonts w:ascii="Times New Roman" w:eastAsia="Calibri" w:hAnsi="Times New Roman" w:cs="Times New Roman"/>
        </w:rPr>
        <w:fldChar w:fldCharType="separate"/>
      </w:r>
      <w:r w:rsidR="00F71518" w:rsidRPr="00C4735F">
        <w:rPr>
          <w:rFonts w:ascii="Times New Roman" w:eastAsia="Calibri" w:hAnsi="Times New Roman" w:cs="Times New Roman"/>
          <w:noProof/>
        </w:rPr>
        <w:t>(Duelli &amp; Obrist, 2003; Noss, 1990)</w:t>
      </w:r>
      <w:r w:rsidR="00045783" w:rsidRPr="00C4735F">
        <w:rPr>
          <w:rFonts w:ascii="Times New Roman" w:eastAsia="Calibri" w:hAnsi="Times New Roman" w:cs="Times New Roman"/>
        </w:rPr>
        <w:fldChar w:fldCharType="end"/>
      </w:r>
      <w:r w:rsidR="00045783" w:rsidRPr="00C4735F">
        <w:rPr>
          <w:rFonts w:ascii="Times New Roman" w:eastAsia="Calibri" w:hAnsi="Times New Roman" w:cs="Times New Roman"/>
        </w:rPr>
        <w:t xml:space="preserve">. </w:t>
      </w:r>
      <w:r w:rsidR="00F93C4B" w:rsidRPr="00C4735F">
        <w:rPr>
          <w:rFonts w:ascii="Times New Roman" w:eastAsia="Calibri" w:hAnsi="Times New Roman" w:cs="Times New Roman"/>
        </w:rPr>
        <w:t>Taxonomic diversity, particularly the diversity of s</w:t>
      </w:r>
      <w:r w:rsidR="00F2392C" w:rsidRPr="00C4735F">
        <w:rPr>
          <w:rFonts w:ascii="Times New Roman" w:eastAsia="Calibri" w:hAnsi="Times New Roman" w:cs="Times New Roman"/>
        </w:rPr>
        <w:t>pecies</w:t>
      </w:r>
      <w:r w:rsidR="00F93C4B" w:rsidRPr="00C4735F">
        <w:rPr>
          <w:rFonts w:ascii="Times New Roman" w:eastAsia="Calibri" w:hAnsi="Times New Roman" w:cs="Times New Roman"/>
        </w:rPr>
        <w:t xml:space="preserve">, </w:t>
      </w:r>
      <w:r w:rsidR="00F2392C" w:rsidRPr="00C4735F">
        <w:rPr>
          <w:rFonts w:ascii="Times New Roman" w:eastAsia="Calibri" w:hAnsi="Times New Roman" w:cs="Times New Roman"/>
        </w:rPr>
        <w:t>is fundamental to</w:t>
      </w:r>
      <w:r w:rsidR="00045783" w:rsidRPr="00C4735F">
        <w:rPr>
          <w:rFonts w:ascii="Times New Roman" w:eastAsia="Calibri" w:hAnsi="Times New Roman" w:cs="Times New Roman"/>
        </w:rPr>
        <w:t xml:space="preserve"> understanding </w:t>
      </w:r>
      <w:r w:rsidR="007D7937" w:rsidRPr="00C4735F">
        <w:rPr>
          <w:rFonts w:ascii="Times New Roman" w:eastAsia="Calibri" w:hAnsi="Times New Roman" w:cs="Times New Roman"/>
        </w:rPr>
        <w:t>evolutionary patterns of distributions, in</w:t>
      </w:r>
      <w:r w:rsidR="00F2392C" w:rsidRPr="00C4735F">
        <w:rPr>
          <w:rFonts w:ascii="Times New Roman" w:eastAsia="Calibri" w:hAnsi="Times New Roman" w:cs="Times New Roman"/>
        </w:rPr>
        <w:t>terspecific interactions, and</w:t>
      </w:r>
      <w:r w:rsidR="007D7937" w:rsidRPr="00C4735F">
        <w:rPr>
          <w:rFonts w:ascii="Times New Roman" w:eastAsia="Calibri" w:hAnsi="Times New Roman" w:cs="Times New Roman"/>
        </w:rPr>
        <w:t xml:space="preserve"> </w:t>
      </w:r>
      <w:r w:rsidR="00F2392C" w:rsidRPr="00C4735F">
        <w:rPr>
          <w:rFonts w:ascii="Times New Roman" w:eastAsia="Calibri" w:hAnsi="Times New Roman" w:cs="Times New Roman"/>
        </w:rPr>
        <w:t>environmental conditions</w:t>
      </w:r>
      <w:r w:rsidR="007D7937" w:rsidRPr="00C4735F">
        <w:rPr>
          <w:rFonts w:ascii="Times New Roman" w:eastAsia="Calibri" w:hAnsi="Times New Roman" w:cs="Times New Roman"/>
        </w:rPr>
        <w:t>.</w:t>
      </w:r>
      <w:r w:rsidR="007D7937" w:rsidRPr="00C4735F">
        <w:rPr>
          <w:rFonts w:ascii="Times New Roman" w:eastAsia="Calibri" w:hAnsi="Times New Roman" w:cs="Times New Roman"/>
          <w:i/>
        </w:rPr>
        <w:t xml:space="preserve"> </w:t>
      </w:r>
      <w:r w:rsidR="00045783" w:rsidRPr="00C4735F">
        <w:rPr>
          <w:rFonts w:ascii="Times New Roman" w:eastAsia="Calibri" w:hAnsi="Times New Roman" w:cs="Times New Roman"/>
        </w:rPr>
        <w:t>Species diversity is</w:t>
      </w:r>
      <w:r w:rsidR="00F93C4B" w:rsidRPr="00C4735F">
        <w:rPr>
          <w:rFonts w:ascii="Times New Roman" w:eastAsia="Calibri" w:hAnsi="Times New Roman" w:cs="Times New Roman"/>
        </w:rPr>
        <w:t>, consequently,</w:t>
      </w:r>
      <w:r w:rsidR="00045783" w:rsidRPr="00C4735F">
        <w:rPr>
          <w:rFonts w:ascii="Times New Roman" w:eastAsia="Calibri" w:hAnsi="Times New Roman" w:cs="Times New Roman"/>
        </w:rPr>
        <w:t xml:space="preserve"> </w:t>
      </w:r>
      <w:r w:rsidR="00F93C4B" w:rsidRPr="00C4735F">
        <w:rPr>
          <w:rFonts w:ascii="Times New Roman" w:eastAsia="Calibri" w:hAnsi="Times New Roman" w:cs="Times New Roman"/>
        </w:rPr>
        <w:t xml:space="preserve">the most commonly measured component of biodiversity in ecological and conservation-related field studies. Species diversity </w:t>
      </w:r>
      <w:r w:rsidR="00F93C4B" w:rsidRPr="00C4735F">
        <w:rPr>
          <w:rFonts w:ascii="Times New Roman" w:eastAsia="Calibri" w:hAnsi="Times New Roman" w:cs="Times New Roman"/>
        </w:rPr>
        <w:lastRenderedPageBreak/>
        <w:t xml:space="preserve">is usually </w:t>
      </w:r>
      <w:r w:rsidR="00045783" w:rsidRPr="00C4735F">
        <w:rPr>
          <w:rFonts w:ascii="Times New Roman" w:eastAsia="Calibri" w:hAnsi="Times New Roman" w:cs="Times New Roman"/>
        </w:rPr>
        <w:t xml:space="preserve">estimated in </w:t>
      </w:r>
      <w:r w:rsidR="00F93C4B" w:rsidRPr="00C4735F">
        <w:rPr>
          <w:rFonts w:ascii="Times New Roman" w:eastAsia="Calibri" w:hAnsi="Times New Roman" w:cs="Times New Roman"/>
        </w:rPr>
        <w:t xml:space="preserve">the </w:t>
      </w:r>
      <w:r w:rsidR="00045783" w:rsidRPr="00C4735F">
        <w:rPr>
          <w:rFonts w:ascii="Times New Roman" w:eastAsia="Calibri" w:hAnsi="Times New Roman" w:cs="Times New Roman"/>
        </w:rPr>
        <w:t>f</w:t>
      </w:r>
      <w:commentRangeStart w:id="0"/>
      <w:r w:rsidR="00045783" w:rsidRPr="00C4735F">
        <w:rPr>
          <w:rFonts w:ascii="Times New Roman" w:eastAsia="Calibri" w:hAnsi="Times New Roman" w:cs="Times New Roman"/>
        </w:rPr>
        <w:t xml:space="preserve">ield </w:t>
      </w:r>
      <w:commentRangeEnd w:id="0"/>
      <w:r w:rsidR="00A460E1" w:rsidRPr="00C4735F">
        <w:rPr>
          <w:rStyle w:val="CommentReference"/>
          <w:rFonts w:ascii="Times New Roman" w:hAnsi="Times New Roman" w:cs="Times New Roman"/>
        </w:rPr>
        <w:commentReference w:id="0"/>
      </w:r>
      <w:r w:rsidR="00045783" w:rsidRPr="00C4735F">
        <w:rPr>
          <w:rFonts w:ascii="Times New Roman" w:eastAsia="Calibri" w:hAnsi="Times New Roman" w:cs="Times New Roman"/>
        </w:rPr>
        <w:t>using measures such as species richness, species evenness, and diversity indices</w:t>
      </w:r>
      <w:r w:rsidR="004C1C4A" w:rsidRPr="00C4735F">
        <w:rPr>
          <w:rFonts w:ascii="Times New Roman" w:eastAsia="Calibri" w:hAnsi="Times New Roman" w:cs="Times New Roman"/>
        </w:rPr>
        <w:t>.</w:t>
      </w:r>
      <w:r w:rsidR="00045783" w:rsidRPr="00C4735F">
        <w:rPr>
          <w:rFonts w:ascii="Times New Roman" w:eastAsia="Calibri" w:hAnsi="Times New Roman" w:cs="Times New Roman"/>
        </w:rPr>
        <w:t xml:space="preserve"> </w:t>
      </w:r>
      <w:r w:rsidR="004C1C4A" w:rsidRPr="00C4735F">
        <w:rPr>
          <w:rFonts w:ascii="Times New Roman" w:eastAsia="Calibri" w:hAnsi="Times New Roman" w:cs="Times New Roman"/>
        </w:rPr>
        <w:t>R</w:t>
      </w:r>
      <w:r w:rsidR="00B43FC7" w:rsidRPr="00C4735F">
        <w:rPr>
          <w:rFonts w:ascii="Times New Roman" w:eastAsia="Calibri" w:hAnsi="Times New Roman" w:cs="Times New Roman"/>
        </w:rPr>
        <w:t xml:space="preserve">ichness is the count of </w:t>
      </w:r>
      <w:r w:rsidR="00C17E58" w:rsidRPr="00C4735F">
        <w:rPr>
          <w:rFonts w:ascii="Times New Roman" w:eastAsia="Calibri" w:hAnsi="Times New Roman" w:cs="Times New Roman"/>
        </w:rPr>
        <w:t>species in a given area</w:t>
      </w:r>
      <w:r w:rsidR="007D09EE" w:rsidRPr="00C4735F">
        <w:rPr>
          <w:rFonts w:ascii="Times New Roman" w:eastAsia="Calibri" w:hAnsi="Times New Roman" w:cs="Times New Roman"/>
        </w:rPr>
        <w:t>, e</w:t>
      </w:r>
      <w:r w:rsidR="00B43FC7" w:rsidRPr="00C4735F">
        <w:rPr>
          <w:rFonts w:ascii="Times New Roman" w:eastAsia="Calibri" w:hAnsi="Times New Roman" w:cs="Times New Roman"/>
        </w:rPr>
        <w:t xml:space="preserve">venness </w:t>
      </w:r>
      <w:r w:rsidR="00C17E58" w:rsidRPr="00C4735F">
        <w:rPr>
          <w:rFonts w:ascii="Times New Roman" w:eastAsia="Calibri" w:hAnsi="Times New Roman" w:cs="Times New Roman"/>
        </w:rPr>
        <w:t xml:space="preserve">is a measure of </w:t>
      </w:r>
      <w:r w:rsidR="008844D0" w:rsidRPr="00C4735F">
        <w:rPr>
          <w:rFonts w:ascii="Times New Roman" w:eastAsia="Calibri" w:hAnsi="Times New Roman" w:cs="Times New Roman"/>
        </w:rPr>
        <w:t>the relative abundance of each species in an area,</w:t>
      </w:r>
      <w:r w:rsidR="00C17E58" w:rsidRPr="00C4735F">
        <w:rPr>
          <w:rFonts w:ascii="Times New Roman" w:eastAsia="Calibri" w:hAnsi="Times New Roman" w:cs="Times New Roman"/>
        </w:rPr>
        <w:t xml:space="preserve"> </w:t>
      </w:r>
      <w:r w:rsidR="007D09EE" w:rsidRPr="00C4735F">
        <w:rPr>
          <w:rFonts w:ascii="Times New Roman" w:eastAsia="Calibri" w:hAnsi="Times New Roman" w:cs="Times New Roman"/>
        </w:rPr>
        <w:t xml:space="preserve">and diversity indices express a combination of richness and evenness </w:t>
      </w:r>
      <w:r w:rsidR="007D09EE" w:rsidRPr="00C4735F">
        <w:rPr>
          <w:rFonts w:ascii="Times New Roman" w:eastAsia="Calibri" w:hAnsi="Times New Roman" w:cs="Times New Roman"/>
        </w:rPr>
        <w:fldChar w:fldCharType="begin" w:fldLock="1"/>
      </w:r>
      <w:r w:rsidR="007D09EE" w:rsidRPr="00C4735F">
        <w:rPr>
          <w:rFonts w:ascii="Times New Roman" w:eastAsia="Calibri" w:hAnsi="Times New Roman" w:cs="Times New Roman"/>
        </w:rPr>
        <w:instrText>ADDIN CSL_CITATION {"citationItems":[{"id":"ITEM-1","itemData":{"DOI":"10.1016/j.jenvman.2004.11.012","ISBN":"0301-4797","ISSN":"03014797","PMID":"15748806","abstract":"Species diversity and biodiversity are widely used terms in ecology and natural resource management. Despite this, they are not easily defined and different authors apply these terms with varying connotations. The term biodiversity, in particular, has the dubious honour of being widely used but rarely defined. Is it simply the number of species or is it something more? Here I consider what these terms might really mean and their value. I also briefly discuss the rationale for studying and protecting species diversity or biodiversity. © 2005 Elsevier Ltd. All rights reserved.","author":[{"dropping-particle":"","family":"Hamilton","given":"Andrew J.","non-dropping-particle":"","parse-names":false,"suffix":""}],"container-title":"Journal of Environmental Management","id":"ITEM-1","issued":{"date-parts":[["2005"]]},"title":"Species diversity or biodiversity?","type":"article-journal"},"uris":["http://www.mendeley.com/documents/?uuid=6261dac7-b92f-3818-bbab-3b82dac32d9a"]}],"mendeley":{"formattedCitation":"(Hamilton, 2005)","plainTextFormattedCitation":"(Hamilton, 2005)","previouslyFormattedCitation":"(Hamilton, 2005)"},"properties":{"noteIndex":0},"schema":"https://github.com/citation-style-language/schema/raw/master/csl-citation.json"}</w:instrText>
      </w:r>
      <w:r w:rsidR="007D09EE" w:rsidRPr="00C4735F">
        <w:rPr>
          <w:rFonts w:ascii="Times New Roman" w:eastAsia="Calibri" w:hAnsi="Times New Roman" w:cs="Times New Roman"/>
        </w:rPr>
        <w:fldChar w:fldCharType="separate"/>
      </w:r>
      <w:r w:rsidR="007D09EE" w:rsidRPr="00C4735F">
        <w:rPr>
          <w:rFonts w:ascii="Times New Roman" w:eastAsia="Calibri" w:hAnsi="Times New Roman" w:cs="Times New Roman"/>
          <w:noProof/>
        </w:rPr>
        <w:t>(Hamilton, 2005)</w:t>
      </w:r>
      <w:r w:rsidR="007D09EE" w:rsidRPr="00C4735F">
        <w:rPr>
          <w:rFonts w:ascii="Times New Roman" w:eastAsia="Calibri" w:hAnsi="Times New Roman" w:cs="Times New Roman"/>
        </w:rPr>
        <w:fldChar w:fldCharType="end"/>
      </w:r>
      <w:r w:rsidR="007D09EE" w:rsidRPr="00C4735F">
        <w:rPr>
          <w:rFonts w:ascii="Times New Roman" w:eastAsia="Calibri" w:hAnsi="Times New Roman" w:cs="Times New Roman"/>
        </w:rPr>
        <w:t>.</w:t>
      </w:r>
    </w:p>
    <w:p w14:paraId="3FAFCA97" w14:textId="6193E326" w:rsidR="00710062" w:rsidRPr="00C4735F" w:rsidRDefault="00FE148D" w:rsidP="00670678">
      <w:pPr>
        <w:spacing w:line="480" w:lineRule="auto"/>
        <w:ind w:firstLine="720"/>
        <w:rPr>
          <w:rFonts w:ascii="Times New Roman" w:eastAsia="Calibri" w:hAnsi="Times New Roman" w:cs="Times New Roman"/>
        </w:rPr>
      </w:pPr>
      <w:r w:rsidRPr="00C4735F">
        <w:rPr>
          <w:rFonts w:ascii="Times New Roman" w:eastAsia="Calibri" w:hAnsi="Times New Roman" w:cs="Times New Roman"/>
        </w:rPr>
        <w:t xml:space="preserve">Unfortunately, </w:t>
      </w:r>
      <w:r w:rsidR="004636C8" w:rsidRPr="00C4735F">
        <w:rPr>
          <w:rFonts w:ascii="Times New Roman" w:eastAsia="Calibri" w:hAnsi="Times New Roman" w:cs="Times New Roman"/>
        </w:rPr>
        <w:t xml:space="preserve">a complete inventory of species present is unattainable in many ecosystems and, for taxonomic groups that can be inventoried in principle, </w:t>
      </w:r>
      <w:r w:rsidR="001E5A07" w:rsidRPr="00C4735F">
        <w:rPr>
          <w:rFonts w:ascii="Times New Roman" w:eastAsia="Calibri" w:hAnsi="Times New Roman" w:cs="Times New Roman"/>
        </w:rPr>
        <w:t>monitoring</w:t>
      </w:r>
      <w:r w:rsidR="00294D79" w:rsidRPr="00C4735F">
        <w:rPr>
          <w:rFonts w:ascii="Times New Roman" w:eastAsia="Calibri" w:hAnsi="Times New Roman" w:cs="Times New Roman"/>
        </w:rPr>
        <w:t xml:space="preserve"> </w:t>
      </w:r>
      <w:r w:rsidR="003C70D6">
        <w:rPr>
          <w:rFonts w:ascii="Times New Roman" w:eastAsia="Calibri" w:hAnsi="Times New Roman" w:cs="Times New Roman"/>
        </w:rPr>
        <w:t xml:space="preserve">strategies </w:t>
      </w:r>
      <w:r w:rsidR="004636C8" w:rsidRPr="00C4735F">
        <w:rPr>
          <w:rFonts w:ascii="Times New Roman" w:eastAsia="Calibri" w:hAnsi="Times New Roman" w:cs="Times New Roman"/>
        </w:rPr>
        <w:t xml:space="preserve">that could detect </w:t>
      </w:r>
      <w:r w:rsidR="00294D79" w:rsidRPr="00C4735F">
        <w:rPr>
          <w:rFonts w:ascii="Times New Roman" w:eastAsia="Calibri" w:hAnsi="Times New Roman" w:cs="Times New Roman"/>
        </w:rPr>
        <w:t>all species</w:t>
      </w:r>
      <w:r w:rsidRPr="00C4735F">
        <w:rPr>
          <w:rFonts w:ascii="Times New Roman" w:eastAsia="Calibri" w:hAnsi="Times New Roman" w:cs="Times New Roman"/>
        </w:rPr>
        <w:t xml:space="preserve"> </w:t>
      </w:r>
      <w:r w:rsidR="004636C8" w:rsidRPr="00C4735F">
        <w:rPr>
          <w:rFonts w:ascii="Times New Roman" w:eastAsia="Calibri" w:hAnsi="Times New Roman" w:cs="Times New Roman"/>
        </w:rPr>
        <w:t xml:space="preserve">in a given habitat </w:t>
      </w:r>
      <w:r w:rsidR="003C70D6">
        <w:rPr>
          <w:rFonts w:ascii="Times New Roman" w:eastAsia="Calibri" w:hAnsi="Times New Roman" w:cs="Times New Roman"/>
        </w:rPr>
        <w:t>are</w:t>
      </w:r>
      <w:r w:rsidRPr="00C4735F">
        <w:rPr>
          <w:rFonts w:ascii="Times New Roman" w:eastAsia="Calibri" w:hAnsi="Times New Roman" w:cs="Times New Roman"/>
        </w:rPr>
        <w:t xml:space="preserve"> often prohibitively expensive</w:t>
      </w:r>
      <w:r w:rsidR="004636C8" w:rsidRPr="00C4735F">
        <w:rPr>
          <w:rFonts w:ascii="Times New Roman" w:eastAsia="Calibri" w:hAnsi="Times New Roman" w:cs="Times New Roman"/>
        </w:rPr>
        <w:t xml:space="preserve"> and time-consuming </w:t>
      </w:r>
      <w:r w:rsidR="006776C7" w:rsidRPr="00C4735F">
        <w:rPr>
          <w:rFonts w:ascii="Times New Roman" w:eastAsia="Calibri" w:hAnsi="Times New Roman" w:cs="Times New Roman"/>
        </w:rPr>
        <w:t xml:space="preserve"> </w:t>
      </w:r>
      <w:r w:rsidR="006776C7" w:rsidRPr="00C4735F">
        <w:rPr>
          <w:rFonts w:ascii="Times New Roman" w:eastAsia="Calibri" w:hAnsi="Times New Roman" w:cs="Times New Roman"/>
        </w:rPr>
        <w:fldChar w:fldCharType="begin" w:fldLock="1"/>
      </w:r>
      <w:r w:rsidR="00C37A5B" w:rsidRPr="00C4735F">
        <w:rPr>
          <w:rFonts w:ascii="Times New Roman" w:eastAsia="Calibri" w:hAnsi="Times New Roman" w:cs="Times New Roman"/>
        </w:rPr>
        <w:instrText>ADDIN CSL_CITATION {"citationItems":[{"id":"ITEM-1","itemData":{"abstract":"We examined six groups of taxa-woody plants, aquatic and terrestrial herpetofauna, small terrestrial birds, orchids, and Orthoptera-to determine their efficiency as biodiversity indicators in the Dadia Reserve in northern Greece. We investigated the indicator value of each group by examining the degree of congruence of its species-richness pattern with that of the other groups and the efficiency of its complementary network in conserving the other groups and biodiversity. The two techniques differed in many respects in their outputs, but they both showed woody plants as the best biodiversity indicator. There was in general low congruence in the species richness patterns across the different groups. Significant relationships were found between woody plants and birds, Orthoptera and terrestrial herpetofauna, and birds and aquatic herpetofauna. None of the optimal complementary networks of the groups we examined protected all species of the other groups. Nevertheless, the complementary network of woody plants adequately conserved all groups except orchids. We conclude that the principle of complementarity must be integrated into the methodology of evaluating an indicator. In an applied context, our results provide a scientific background on which to base a biomon-itoring program for the Dadia Reserve. In a wider scope, if the group of woody plants prove an adequate biodiversity indicator for other Mediterranean areas as well, this will be important because it will facilitate conservation-related decisions for the entire Mediterranean region. Resumen: Examinamos seis grupos de taxones-plantas leñosas, herpetofauna acuática, herpetofauna ter-restre, aves terrestres pequeñas, orquídeas y Orthoptera-para determinar su eficiencia como indicadores de biodiversidad en la Reserva Dadia en el norte de Grecia. Investigamos el valor de cada grupo como indicador examinando el grado de congruencia de su patrón de riqueza de especies con el de otros grupos y la eficiencia de su red complementaria para conservar a los otros grupos y a la biodiversidad. Las dos técnicas difirieron en muchos aspectos de sus resultados, pero ambos mostraron a las plantas leñosas como el mejor indicador de biodiversidad. Hubo poca congruencia en los patrones de riqueza de especies en los diferentes grupos. Se encontraron relaciones significativas entre plantas leñosas y aves, Orthoptera y herpetofauna terrestre, y aves y herpetofauna acuática. Ninguna de las redes complementariasóptimascompl…","author":[{"dropping-particle":"","family":"Kati","given":"Vassiliki","non-dropping-particle":"","parse-names":false,"suffix":""},{"dropping-particle":"","family":"Devillers","given":"Pierre","non-dropping-particle":"","parse-names":false,"suffix":""},{"dropping-particle":"","family":"Dufrˆene","given":"Marc","non-dropping-particle":"","parse-names":false,"suffix":""},{"dropping-particle":"","family":"Dufrˆene","given":"Dufrˆ","non-dropping-particle":"","parse-names":false,"suffix":""},{"dropping-particle":"","family":"Legakis","given":"Anastasios","non-dropping-particle":"","parse-names":false,"suffix":""},{"dropping-particle":"","family":"Vokou","given":"Despina","non-dropping-particle":"","parse-names":false,"suffix":""},{"dropping-particle":"","family":"Lebrun","given":"Philippe","non-dropping-particle":"","parse-names":false,"suffix":""}],"container-title":"Conservation Biology","id":"ITEM-1","issue":"3","issued":{"date-parts":[["2004"]]},"note":"-analysis may be useful-considered richness among groups","number-of-pages":"667-675","title":"Testing the Value of Six Taxonomic Groups as Biodiversity Indicators at a Local Scale","type":"report","volume":"18"},"uris":["http://www.mendeley.com/documents/?uuid=6e1b29f7-9196-35b2-921f-bb70a2f4b6a6"]}],"mendeley":{"formattedCitation":"(Kati et al., 2004)","plainTextFormattedCitation":"(Kati et al., 2004)","previouslyFormattedCitation":"(Kati et al., 2004)"},"properties":{"noteIndex":0},"schema":"https://github.com/citation-style-language/schema/raw/master/csl-citation.json"}</w:instrText>
      </w:r>
      <w:r w:rsidR="006776C7" w:rsidRPr="00C4735F">
        <w:rPr>
          <w:rFonts w:ascii="Times New Roman" w:eastAsia="Calibri" w:hAnsi="Times New Roman" w:cs="Times New Roman"/>
        </w:rPr>
        <w:fldChar w:fldCharType="separate"/>
      </w:r>
      <w:r w:rsidR="0087685F" w:rsidRPr="00C4735F">
        <w:rPr>
          <w:rFonts w:ascii="Times New Roman" w:eastAsia="Calibri" w:hAnsi="Times New Roman" w:cs="Times New Roman"/>
          <w:noProof/>
        </w:rPr>
        <w:t>(Kati et al., 2004)</w:t>
      </w:r>
      <w:r w:rsidR="006776C7" w:rsidRPr="00C4735F">
        <w:rPr>
          <w:rFonts w:ascii="Times New Roman" w:eastAsia="Calibri" w:hAnsi="Times New Roman" w:cs="Times New Roman"/>
        </w:rPr>
        <w:fldChar w:fldCharType="end"/>
      </w:r>
      <w:r w:rsidR="001E5A07" w:rsidRPr="00C4735F">
        <w:rPr>
          <w:rFonts w:ascii="Times New Roman" w:eastAsia="Calibri" w:hAnsi="Times New Roman" w:cs="Times New Roman"/>
        </w:rPr>
        <w:t xml:space="preserve">. </w:t>
      </w:r>
      <w:r w:rsidR="00D6128A" w:rsidRPr="00C4735F">
        <w:rPr>
          <w:rFonts w:ascii="Times New Roman" w:eastAsia="Calibri" w:hAnsi="Times New Roman" w:cs="Times New Roman"/>
        </w:rPr>
        <w:t xml:space="preserve"> </w:t>
      </w:r>
      <w:r w:rsidR="00586402" w:rsidRPr="00C4735F">
        <w:rPr>
          <w:rFonts w:ascii="Times New Roman" w:eastAsia="Calibri" w:hAnsi="Times New Roman" w:cs="Times New Roman"/>
        </w:rPr>
        <w:t>In practice, s</w:t>
      </w:r>
      <w:r w:rsidR="00E0265F" w:rsidRPr="00C4735F">
        <w:rPr>
          <w:rFonts w:ascii="Times New Roman" w:eastAsia="Calibri" w:hAnsi="Times New Roman" w:cs="Times New Roman"/>
        </w:rPr>
        <w:t xml:space="preserve">urrogates are </w:t>
      </w:r>
      <w:r w:rsidR="00586402" w:rsidRPr="00C4735F">
        <w:rPr>
          <w:rFonts w:ascii="Times New Roman" w:eastAsia="Calibri" w:hAnsi="Times New Roman" w:cs="Times New Roman"/>
        </w:rPr>
        <w:t xml:space="preserve">often used as </w:t>
      </w:r>
      <w:r w:rsidR="001E5A07" w:rsidRPr="00C4735F">
        <w:rPr>
          <w:rFonts w:ascii="Times New Roman" w:eastAsia="Calibri" w:hAnsi="Times New Roman" w:cs="Times New Roman"/>
        </w:rPr>
        <w:t>simple indicators</w:t>
      </w:r>
      <w:r w:rsidR="00E0265F" w:rsidRPr="00C4735F">
        <w:rPr>
          <w:rFonts w:ascii="Times New Roman" w:eastAsia="Calibri" w:hAnsi="Times New Roman" w:cs="Times New Roman"/>
        </w:rPr>
        <w:t xml:space="preserve"> that provide an estimate of a </w:t>
      </w:r>
      <w:r w:rsidR="001E5A07" w:rsidRPr="00C4735F">
        <w:rPr>
          <w:rFonts w:ascii="Times New Roman" w:eastAsia="Calibri" w:hAnsi="Times New Roman" w:cs="Times New Roman"/>
        </w:rPr>
        <w:t xml:space="preserve">target </w:t>
      </w:r>
      <w:r w:rsidR="004B69C8" w:rsidRPr="00C4735F">
        <w:rPr>
          <w:rFonts w:ascii="Times New Roman" w:eastAsia="Calibri" w:hAnsi="Times New Roman" w:cs="Times New Roman"/>
        </w:rPr>
        <w:t>component</w:t>
      </w:r>
      <w:r w:rsidR="00E0265F" w:rsidRPr="00C4735F">
        <w:rPr>
          <w:rFonts w:ascii="Times New Roman" w:eastAsia="Calibri" w:hAnsi="Times New Roman" w:cs="Times New Roman"/>
        </w:rPr>
        <w:t xml:space="preserve"> of biodiversity</w:t>
      </w:r>
      <w:r w:rsidR="006776C7" w:rsidRPr="00C4735F">
        <w:rPr>
          <w:rFonts w:ascii="Times New Roman" w:eastAsia="Calibri" w:hAnsi="Times New Roman" w:cs="Times New Roman"/>
        </w:rPr>
        <w:t xml:space="preserve"> </w:t>
      </w:r>
      <w:r w:rsidR="006776C7" w:rsidRPr="00C4735F">
        <w:rPr>
          <w:rFonts w:ascii="Times New Roman" w:eastAsia="Calibri" w:hAnsi="Times New Roman" w:cs="Times New Roman"/>
        </w:rPr>
        <w:fldChar w:fldCharType="begin" w:fldLock="1"/>
      </w:r>
      <w:r w:rsidR="00C37A5B" w:rsidRPr="00C4735F">
        <w:rPr>
          <w:rFonts w:ascii="Times New Roman" w:eastAsia="Calibri" w:hAnsi="Times New Roman" w:cs="Times New Roman"/>
        </w:rPr>
        <w:instrText>ADDIN CSL_CITATION {"citationItems":[{"id":"ITEM-1","itemData":{"abstract":"The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Applications","id":"ITEM-1","issue":"6","issued":{"date-parts":[["2006"]]},"note":"-I like the way this intro is set up\n-mentions gap in literature of time\n-this studies says they look at time, but it's over 13 months\n-methods may be useful\n-paraphrase: regular validation of a surrogate is necessary especially in areas of frequent disturbance","number-of-pages":"2264-2275","title":"Robustness of surrogates of Biodiversity in Marine Benthic Communities","type":"report","volume":"16"},"uris":["http://www.mendeley.com/documents/?uuid=16ca88c3-fa99-34f4-acc4-2f11f46ed10b"]}],"mendeley":{"formattedCitation":"(Magierowski &amp; Johnson, 2006)","plainTextFormattedCitation":"(Magierowski &amp; Johnson, 2006)","previouslyFormattedCitation":"(Magierowski &amp; Johnson, 2006)"},"properties":{"noteIndex":0},"schema":"https://github.com/citation-style-language/schema/raw/master/csl-citation.json"}</w:instrText>
      </w:r>
      <w:r w:rsidR="006776C7" w:rsidRPr="00C4735F">
        <w:rPr>
          <w:rFonts w:ascii="Times New Roman" w:eastAsia="Calibri" w:hAnsi="Times New Roman" w:cs="Times New Roman"/>
        </w:rPr>
        <w:fldChar w:fldCharType="separate"/>
      </w:r>
      <w:r w:rsidR="00C37A5B" w:rsidRPr="00C4735F">
        <w:rPr>
          <w:rFonts w:ascii="Times New Roman" w:eastAsia="Calibri" w:hAnsi="Times New Roman" w:cs="Times New Roman"/>
          <w:noProof/>
        </w:rPr>
        <w:t>(Magierowski &amp; Johnson, 2006)</w:t>
      </w:r>
      <w:r w:rsidR="006776C7" w:rsidRPr="00C4735F">
        <w:rPr>
          <w:rFonts w:ascii="Times New Roman" w:eastAsia="Calibri" w:hAnsi="Times New Roman" w:cs="Times New Roman"/>
        </w:rPr>
        <w:fldChar w:fldCharType="end"/>
      </w:r>
      <w:r w:rsidR="00E0265F" w:rsidRPr="00C4735F">
        <w:rPr>
          <w:rFonts w:ascii="Times New Roman" w:eastAsia="Calibri" w:hAnsi="Times New Roman" w:cs="Times New Roman"/>
        </w:rPr>
        <w:t>.</w:t>
      </w:r>
      <w:r w:rsidR="006B3A65" w:rsidRPr="00C4735F">
        <w:rPr>
          <w:rFonts w:ascii="Times New Roman" w:eastAsia="Calibri" w:hAnsi="Times New Roman" w:cs="Times New Roman"/>
        </w:rPr>
        <w:t xml:space="preserve"> </w:t>
      </w:r>
      <w:r w:rsidR="00A8749F" w:rsidRPr="00C4735F">
        <w:rPr>
          <w:rFonts w:ascii="Times New Roman" w:eastAsia="Calibri" w:hAnsi="Times New Roman" w:cs="Times New Roman"/>
        </w:rPr>
        <w:t>An effective surrogate takes less time, money, and experience to measure than the target</w:t>
      </w:r>
      <w:r w:rsidR="00C37A5B" w:rsidRPr="00C4735F">
        <w:rPr>
          <w:rFonts w:ascii="Times New Roman" w:eastAsia="Calibri" w:hAnsi="Times New Roman" w:cs="Times New Roman"/>
        </w:rPr>
        <w:t xml:space="preserve"> and</w:t>
      </w:r>
      <w:r w:rsidR="001E5A07" w:rsidRPr="00C4735F">
        <w:rPr>
          <w:rFonts w:ascii="Times New Roman" w:eastAsia="Calibri" w:hAnsi="Times New Roman" w:cs="Times New Roman"/>
        </w:rPr>
        <w:t xml:space="preserve"> maintains a consistently strong correlation with the target </w:t>
      </w:r>
      <w:r w:rsidR="006B3A65" w:rsidRPr="00C4735F">
        <w:rPr>
          <w:rFonts w:ascii="Times New Roman" w:eastAsia="Calibri" w:hAnsi="Times New Roman" w:cs="Times New Roman"/>
        </w:rPr>
        <w:t>over time and space</w:t>
      </w:r>
      <w:r w:rsidR="00C37A5B" w:rsidRPr="00C4735F">
        <w:rPr>
          <w:rFonts w:ascii="Times New Roman" w:eastAsia="Calibri" w:hAnsi="Times New Roman" w:cs="Times New Roman"/>
        </w:rPr>
        <w:t xml:space="preserve"> </w:t>
      </w:r>
      <w:r w:rsidR="00C37A5B" w:rsidRPr="00C4735F">
        <w:rPr>
          <w:rFonts w:ascii="Times New Roman" w:eastAsia="Calibri" w:hAnsi="Times New Roman" w:cs="Times New Roman"/>
        </w:rPr>
        <w:fldChar w:fldCharType="begin" w:fldLock="1"/>
      </w:r>
      <w:r w:rsidR="00670678" w:rsidRPr="00C4735F">
        <w:rPr>
          <w:rFonts w:ascii="Times New Roman" w:eastAsia="Calibri" w:hAnsi="Times New Roman" w:cs="Times New Roman"/>
        </w:rPr>
        <w:instrText>ADDIN CSL_CITATION {"citationItems":[{"id":"ITEM-1","itemData":{"abstract":"The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Applications","id":"ITEM-1","issue":"6","issued":{"date-parts":[["2006"]]},"note":"-I like the way this intro is set up\n-mentions gap in literature of time\n-this studies says they look at time, but it's over 13 months\n-methods may be useful\n-paraphrase: regular validation of a surrogate is necessary especially in areas of frequent disturbance","number-of-pages":"2264-2275","title":"Robustness of surrogates of Biodiversity in Marine Benthic Communities","type":"report","volume":"16"},"uris":["http://www.mendeley.com/documents/?uuid=16ca88c3-fa99-34f4-acc4-2f11f46ed10b"]}],"mendeley":{"formattedCitation":"(Magierowski &amp; Johnson, 2006)","plainTextFormattedCitation":"(Magierowski &amp; Johnson, 2006)","previouslyFormattedCitation":"(Magierowski &amp; Johnson, 2006)"},"properties":{"noteIndex":0},"schema":"https://github.com/citation-style-language/schema/raw/master/csl-citation.json"}</w:instrText>
      </w:r>
      <w:r w:rsidR="00C37A5B" w:rsidRPr="00C4735F">
        <w:rPr>
          <w:rFonts w:ascii="Times New Roman" w:eastAsia="Calibri" w:hAnsi="Times New Roman" w:cs="Times New Roman"/>
        </w:rPr>
        <w:fldChar w:fldCharType="separate"/>
      </w:r>
      <w:r w:rsidR="00C37A5B" w:rsidRPr="00C4735F">
        <w:rPr>
          <w:rFonts w:ascii="Times New Roman" w:eastAsia="Calibri" w:hAnsi="Times New Roman" w:cs="Times New Roman"/>
          <w:noProof/>
        </w:rPr>
        <w:t>(Magierowski &amp; Johnson, 2006)</w:t>
      </w:r>
      <w:r w:rsidR="00C37A5B" w:rsidRPr="00C4735F">
        <w:rPr>
          <w:rFonts w:ascii="Times New Roman" w:eastAsia="Calibri" w:hAnsi="Times New Roman" w:cs="Times New Roman"/>
        </w:rPr>
        <w:fldChar w:fldCharType="end"/>
      </w:r>
      <w:r w:rsidR="006B3A65" w:rsidRPr="00C4735F">
        <w:rPr>
          <w:rFonts w:ascii="Times New Roman" w:eastAsia="Calibri" w:hAnsi="Times New Roman" w:cs="Times New Roman"/>
        </w:rPr>
        <w:t xml:space="preserve">. </w:t>
      </w:r>
    </w:p>
    <w:p w14:paraId="6C83F85E" w14:textId="1C25A327" w:rsidR="00670678" w:rsidRPr="00C4735F" w:rsidRDefault="006C0FED" w:rsidP="00670678">
      <w:pPr>
        <w:spacing w:line="480" w:lineRule="auto"/>
        <w:ind w:firstLine="720"/>
        <w:rPr>
          <w:rFonts w:ascii="Times New Roman" w:eastAsia="Calibri" w:hAnsi="Times New Roman" w:cs="Times New Roman"/>
        </w:rPr>
      </w:pPr>
      <w:r w:rsidRPr="00C4735F">
        <w:rPr>
          <w:rFonts w:ascii="Times New Roman" w:eastAsia="Calibri" w:hAnsi="Times New Roman" w:cs="Times New Roman"/>
        </w:rPr>
        <w:t>Ecological dynamics change when considered at different levels of spatial resolution, so it’s not surprising that m</w:t>
      </w:r>
      <w:r w:rsidR="00670678" w:rsidRPr="00C4735F">
        <w:rPr>
          <w:rFonts w:ascii="Times New Roman" w:eastAsia="Calibri" w:hAnsi="Times New Roman" w:cs="Times New Roman"/>
        </w:rPr>
        <w:t>ost surrogate studies to date have investigated the effectiveness of a surrogate to predict a target at different spatial scales</w:t>
      </w:r>
      <w:r w:rsidRPr="00C4735F">
        <w:rPr>
          <w:rFonts w:ascii="Times New Roman" w:eastAsia="Calibri" w:hAnsi="Times New Roman" w:cs="Times New Roman"/>
        </w:rPr>
        <w:t>.</w:t>
      </w:r>
      <w:r w:rsidR="00670678" w:rsidRPr="00C4735F">
        <w:rPr>
          <w:rFonts w:ascii="Times New Roman" w:eastAsia="Calibri" w:hAnsi="Times New Roman" w:cs="Times New Roman"/>
        </w:rPr>
        <w:t xml:space="preserve"> </w:t>
      </w:r>
      <w:r w:rsidRPr="00C4735F">
        <w:rPr>
          <w:rFonts w:ascii="Times New Roman" w:eastAsia="Calibri" w:hAnsi="Times New Roman" w:cs="Times New Roman"/>
        </w:rPr>
        <w:t>Th</w:t>
      </w:r>
      <w:r w:rsidR="00950243" w:rsidRPr="00C4735F">
        <w:rPr>
          <w:rFonts w:ascii="Times New Roman" w:eastAsia="Calibri" w:hAnsi="Times New Roman" w:cs="Times New Roman"/>
        </w:rPr>
        <w:t>e prevalence of studies considering surrogates across spatial scales</w:t>
      </w:r>
      <w:r w:rsidRPr="00C4735F">
        <w:rPr>
          <w:rFonts w:ascii="Times New Roman" w:eastAsia="Calibri" w:hAnsi="Times New Roman" w:cs="Times New Roman"/>
        </w:rPr>
        <w:t xml:space="preserve"> may also be due to the widespread use of surrogates to </w:t>
      </w:r>
      <w:r w:rsidR="00670678" w:rsidRPr="00C4735F">
        <w:rPr>
          <w:rFonts w:ascii="Times New Roman" w:eastAsia="Calibri" w:hAnsi="Times New Roman" w:cs="Times New Roman"/>
        </w:rPr>
        <w:t>identify priority conservation areas</w:t>
      </w:r>
      <w:r w:rsidRPr="00C4735F">
        <w:rPr>
          <w:rFonts w:ascii="Times New Roman" w:eastAsia="Calibri" w:hAnsi="Times New Roman" w:cs="Times New Roman"/>
        </w:rPr>
        <w:t xml:space="preserve">; a task that requires an understanding of how the size and dispersion of the areas being conserved will </w:t>
      </w:r>
      <w:r w:rsidR="00950243" w:rsidRPr="00C4735F">
        <w:rPr>
          <w:rFonts w:ascii="Times New Roman" w:eastAsia="Calibri" w:hAnsi="Times New Roman" w:cs="Times New Roman"/>
        </w:rPr>
        <w:t>affect</w:t>
      </w:r>
      <w:r w:rsidRPr="00C4735F">
        <w:rPr>
          <w:rFonts w:ascii="Times New Roman" w:eastAsia="Calibri" w:hAnsi="Times New Roman" w:cs="Times New Roman"/>
        </w:rPr>
        <w:t xml:space="preserve"> the dynamics </w:t>
      </w:r>
      <w:r w:rsidR="00950243" w:rsidRPr="00C4735F">
        <w:rPr>
          <w:rFonts w:ascii="Times New Roman" w:eastAsia="Calibri" w:hAnsi="Times New Roman" w:cs="Times New Roman"/>
        </w:rPr>
        <w:t>between the surrogate and target</w:t>
      </w:r>
      <w:r w:rsidR="00670678" w:rsidRPr="00C4735F">
        <w:rPr>
          <w:rFonts w:ascii="Times New Roman" w:eastAsia="Calibri" w:hAnsi="Times New Roman" w:cs="Times New Roman"/>
        </w:rPr>
        <w:t xml:space="preserve"> </w:t>
      </w:r>
      <w:r w:rsidR="00670678" w:rsidRPr="00C4735F">
        <w:rPr>
          <w:rFonts w:ascii="Times New Roman" w:eastAsia="Calibri" w:hAnsi="Times New Roman" w:cs="Times New Roman"/>
        </w:rPr>
        <w:fldChar w:fldCharType="begin" w:fldLock="1"/>
      </w:r>
      <w:r w:rsidR="0087425D" w:rsidRPr="00C4735F">
        <w:rPr>
          <w:rFonts w:ascii="Times New Roman" w:eastAsia="Calibri" w:hAnsi="Times New Roman" w:cs="Times New Roman"/>
        </w:rPr>
        <w:instrText>ADDIN CSL_CITATION {"citationItems":[{"id":"ITEM-1","itemData":{"author":[{"dropping-particle":"","family":"Sarkar","given":"S","non-dropping-particle":"","parse-names":false,"suffix":""},{"dropping-particle":"","family":"Margules","given":"C","non-dropping-particle":"","parse-names":false,"suffix":""}],"container-title":"J Biosci","id":"ITEM-1","issued":{"date-parts":[["2002"]]},"note":"-covers the basics of complementarity, biodiversity definition and use of surrogates","title":"Operationalizing biodiversity for conservation planning.","type":"article-journal","volume":"27"},"uris":["http://www.mendeley.com/documents/?uuid=3d99b18d-696a-336f-9639-4dd729816246"]},{"id":"ITEM-2","itemData":{"author":[{"dropping-particle":"","family":"Margules","given":"CR","non-dropping-particle":"","parse-names":false,"suffix":""},{"dropping-particle":"","family":"Pressey","given":"RL","non-dropping-particle":"","parse-names":false,"suffix":""},{"dropping-particle":"","family":"Williams","given":"PH","non-dropping-particle":"","parse-names":false,"suffix":""}],"container-title":"J Biosci","id":"ITEM-2","issued":{"date-parts":[["2002"]]},"note":"-static study focusing on spatial aspect\n-predicting overall diversity with one group","title":"Representing biodiversity: data and procedures for identifying priority areas for conservation.","type":"article-journal","volume":"27"},"uris":["http://www.mendeley.com/documents/?uuid=0fe850a3-7b95-3d88-92f8-d753171576ec"]},{"id":"ITEM-3","itemData":{"author":[{"dropping-particle":"","family":"Ward","given":"TJ","non-dropping-particle":"","parse-names":false,"suffix":""},{"dropping-particle":"","family":"Vanderklift","given":"MA","non-dropping-particle":"","parse-names":false,"suffix":""},{"dropping-particle":"","family":"Nicholls","given":"AO","non-dropping-particle":"","parse-names":false,"suffix":""},{"dropping-particle":"","family":"Kenchington","given":"RA","non-dropping-particle":"","parse-names":false,"suffix":""}],"container-title":"Ecol Appl","id":"ITEM-3","issued":{"date-parts":[["1999"]]},"note":"-static\n-spatial\n-marine reserves","title":"Selecting marine reserves using habitats and species assemblages as surrogates for biological diversity.","type":"article-journal","volume":"9"},"uris":["http://www.mendeley.com/documents/?uuid=7ab79edc-ca3e-3591-b810-baadc817036b"]},{"id":"ITEM-4","itemData":{"DOI":"10.1016/j.ecolind.2005.08.006","ISBN":"1470-160X","ISSN":"1470160X","PMID":"308","abstract":"The use of bioindicators as a tool in conservation and landscape ecology projects is becoming more widespread. We suggest objective criteria for selecting suitable focal species to identify important semi-natural elements in agricultural landscapes and provide quality indications at two different spatial scales. At a broad scale, focal species can indicate overall landscape quality, and species abundance data allow an environment suitability map to be drawn. At a local scale, focal species abundances can be related to structural characteristics of landscape elements, thus, providing valuable indications of the most effective locations for restoration projects. © 2005 Published by Elsevier Ltd.","author":[{"dropping-particle":"","family":"Padoa-Schioppa","given":"Emilio","non-dropping-particle":"","parse-names":false,"suffix":""},{"dropping-particle":"","family":"Baietto","given":"Marco","non-dropping-particle":"","parse-names":false,"suffix":""},{"dropping-particle":"","family":"Massa","given":"Renato","non-dropping-particle":"","parse-names":false,"suffix":""},{"dropping-particle":"","family":"Bottoni","given":"Luciana","non-dropping-particle":"","parse-names":false,"suffix":""}],"container-title":"Ecological Indicators","id":"ITEM-4","issued":{"date-parts":[["2006"]]},"title":"Bird communities as bioindicators: The focal species concept in agricultural landscapes","type":"article-journal"},"uris":["http://www.mendeley.com/documents/?uuid=4e32da55-a26d-3d9e-8edc-74d4e3da9e0d"]}],"mendeley":{"formattedCitation":"(Margules, Pressey, &amp; Williams, 2002; Padoa-Schioppa, Baietto, Massa, &amp; Bottoni, 2006; Sarkar &amp; Margules, 2002; T. Ward, Vanderklift, Nicholls, &amp; Kenchington, 1999)","plainTextFormattedCitation":"(Margules, Pressey, &amp; Williams, 2002; Padoa-Schioppa, Baietto, Massa, &amp; Bottoni, 2006; Sarkar &amp; Margules, 2002; T. Ward, Vanderklift, Nicholls, &amp; Kenchington, 1999)","previouslyFormattedCitation":"(Margules, Pressey, &amp; Williams, 2002; Padoa-Schioppa, Baietto, Massa, &amp; Bottoni, 2006; Sarkar &amp; Margules, 2002; T. Ward, Vanderklift, Nicholls, &amp; Kenchington, 1999)"},"properties":{"noteIndex":0},"schema":"https://github.com/citation-style-language/schema/raw/master/csl-citation.json"}</w:instrText>
      </w:r>
      <w:r w:rsidR="00670678" w:rsidRPr="00C4735F">
        <w:rPr>
          <w:rFonts w:ascii="Times New Roman" w:eastAsia="Calibri" w:hAnsi="Times New Roman" w:cs="Times New Roman"/>
        </w:rPr>
        <w:fldChar w:fldCharType="separate"/>
      </w:r>
      <w:r w:rsidR="00670678" w:rsidRPr="00C4735F">
        <w:rPr>
          <w:rFonts w:ascii="Times New Roman" w:eastAsia="Calibri" w:hAnsi="Times New Roman" w:cs="Times New Roman"/>
          <w:noProof/>
        </w:rPr>
        <w:t>(Margules, Pressey, &amp; Williams, 2002; Padoa-Schioppa, Baietto, Massa, &amp; Bottoni, 2006; Sarkar &amp; Margules, 2002; T. Ward, Vanderklift, Nicholls, &amp; Kenchington, 1999)</w:t>
      </w:r>
      <w:r w:rsidR="00670678" w:rsidRPr="00C4735F">
        <w:rPr>
          <w:rFonts w:ascii="Times New Roman" w:eastAsia="Calibri" w:hAnsi="Times New Roman" w:cs="Times New Roman"/>
        </w:rPr>
        <w:fldChar w:fldCharType="end"/>
      </w:r>
      <w:r w:rsidR="00670678" w:rsidRPr="00C4735F">
        <w:rPr>
          <w:rFonts w:ascii="Times New Roman" w:eastAsia="Calibri" w:hAnsi="Times New Roman" w:cs="Times New Roman"/>
        </w:rPr>
        <w:t xml:space="preserve">. </w:t>
      </w:r>
      <w:r w:rsidR="00DA23FD" w:rsidRPr="00C4735F">
        <w:rPr>
          <w:rFonts w:ascii="Times New Roman" w:eastAsia="Calibri" w:hAnsi="Times New Roman" w:cs="Times New Roman"/>
        </w:rPr>
        <w:t>The</w:t>
      </w:r>
      <w:r w:rsidR="00670678" w:rsidRPr="00C4735F">
        <w:rPr>
          <w:rFonts w:ascii="Times New Roman" w:eastAsia="Calibri" w:hAnsi="Times New Roman" w:cs="Times New Roman"/>
        </w:rPr>
        <w:t xml:space="preserve"> few studies that explicitly investigate the effectiveness of a surrogate to predict a target at different temporal scales</w:t>
      </w:r>
      <w:r w:rsidR="00DA23FD" w:rsidRPr="00C4735F">
        <w:rPr>
          <w:rFonts w:ascii="Times New Roman" w:eastAsia="Calibri" w:hAnsi="Times New Roman" w:cs="Times New Roman"/>
        </w:rPr>
        <w:t xml:space="preserve"> often take place in less than two years</w:t>
      </w:r>
      <w:r w:rsidR="00670678" w:rsidRPr="00C4735F" w:rsidDel="00831168">
        <w:rPr>
          <w:rFonts w:ascii="Times New Roman" w:eastAsia="Calibri" w:hAnsi="Times New Roman" w:cs="Times New Roman"/>
        </w:rPr>
        <w:t xml:space="preserve"> </w:t>
      </w:r>
      <w:r w:rsidR="0087425D" w:rsidRPr="00C4735F">
        <w:rPr>
          <w:rFonts w:ascii="Times New Roman" w:eastAsia="Calibri" w:hAnsi="Times New Roman" w:cs="Times New Roman"/>
        </w:rPr>
        <w:fldChar w:fldCharType="begin" w:fldLock="1"/>
      </w:r>
      <w:r w:rsidR="00285A29" w:rsidRPr="00C4735F">
        <w:rPr>
          <w:rFonts w:ascii="Times New Roman" w:eastAsia="Calibri" w:hAnsi="Times New Roman" w:cs="Times New Roman"/>
        </w:rPr>
        <w:instrText>ADDIN CSL_CITATION {"citationItems":[{"id":"ITEM-1","itemData":{"abstract":"The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Applications","id":"ITEM-1","issue":"6","issued":{"date-parts":[["2006"]]},"note":"-I like the way this intro is set up\n-mentions gap in literature of time\n-this studies says they look at time, but it's over 13 months\n-methods may be useful\n-paraphrase: regular validation of a surrogate is necessary especially in areas of frequent disturbance","number-of-pages":"2264-2275","title":"Robustness of surrogates of Biodiversity in Marine Benthic Communities","type":"report","volume":"16"},"uris":["http://www.mendeley.com/documents/?uuid=16ca88c3-fa99-34f4-acc4-2f11f46ed10b"]},{"id":"ITEM-2","itemData":{"DOI":"10.1016/j.seares.2011.07.003","ISBN":"1385-1101","ISSN":"13851101","abstract":"Macroalgae are useful organisms to monitor the environmental quality and to detect impacts due to anthropogenic activities. However, it is very important to identify the scales of variation in natural assemblages, particularly for the detection of environmental impacts. Otherwise, changes due to anthropogenic impacts may be confused with differences due to natural temporal variability. Another important task is to determine the appropriate level of taxonomical effort needed to detect changes in the assemblage structure. Many taxonomical surrogates, at higher taxonomic levels than that of species, have been proposed but, the consistence in space and time of the results produced by surrogates with those obtained at specific level should be tested. The objectives of this study are to identify the seasonal patterns of tidepool macroalgal communities using objective procedures and to test the consistence between the patterns obtained considering data at the species level and functional groups. Results showed that the seasonal pattern obtained using functional groups and species was consistent. Tidepool macroalgal assemblages showed a seasonal pattern with significant differences between spring-summer and autumn-winter. This pattern can be explained by changes in environmental variables and the seasonal development of the dominating species. Ulva spp. and the non-indigenous species Grateloupia turuturu were the species responsible for this pattern due to their high seasonality in terms of biomass. Finally, the abundance and species diversity within the corticated functional group was proposed as indicator of environmental impacts due to its relatively constant abundance and its sensitivity to environmental impacts. © 2011 Elsevier B.V.","author":[{"dropping-particle":"","family":"Rubal","given":"M.","non-dropping-particle":"","parse-names":false,"suffix":""},{"dropping-particle":"","family":"Veiga","given":"P.","non-dropping-particle":"","parse-names":false,"suffix":""},{"dropping-particle":"","family":"Vieira","given":"R.","non-dropping-particle":"","parse-names":false,"suffix":""},{"dropping-particle":"","family":"Sousa-Pinto","given":"I.","non-dropping-particle":"","parse-names":false,"suffix":""}],"container-title":"Journal of Sea Research","id":"ITEM-2","issued":{"date-parts":[["2011"]]},"note":"-patterns consistent between speccies and functional groups, so function can be a surrogate\n-look at seasonal variation over time, but only one year\n-points out lack of temporal surrogate studies","title":"Seasonal patterns of tidepool macroalgal assemblages in the North of Portugal. Consistence between species and functional group approaches","type":"article-journal"},"uris":["http://www.mendeley.com/documents/?uuid=1b35861d-729e-38fc-9c31-24d04a496c61"]}],"mendeley":{"formattedCitation":"(Magierowski &amp; Johnson, 2006; Rubal, Veiga, Vieira, &amp; Sousa-Pinto, 2011)","plainTextFormattedCitation":"(Magierowski &amp; Johnson, 2006; Rubal, Veiga, Vieira, &amp; Sousa-Pinto, 2011)","previouslyFormattedCitation":"(Magierowski &amp; Johnson, 2006; Rubal, Veiga, Vieira, &amp; Sousa-Pinto, 2011)"},"properties":{"noteIndex":0},"schema":"https://github.com/citation-style-language/schema/raw/master/csl-citation.json"}</w:instrText>
      </w:r>
      <w:r w:rsidR="0087425D" w:rsidRPr="00C4735F">
        <w:rPr>
          <w:rFonts w:ascii="Times New Roman" w:eastAsia="Calibri" w:hAnsi="Times New Roman" w:cs="Times New Roman"/>
        </w:rPr>
        <w:fldChar w:fldCharType="separate"/>
      </w:r>
      <w:r w:rsidR="005722DF" w:rsidRPr="00C4735F">
        <w:rPr>
          <w:rFonts w:ascii="Times New Roman" w:eastAsia="Calibri" w:hAnsi="Times New Roman" w:cs="Times New Roman"/>
          <w:noProof/>
        </w:rPr>
        <w:t>(Magierowski &amp; Johnson, 2006; Rubal, Veiga, Vieira, &amp; Sousa-Pinto, 2011)</w:t>
      </w:r>
      <w:r w:rsidR="0087425D" w:rsidRPr="00C4735F">
        <w:rPr>
          <w:rFonts w:ascii="Times New Roman" w:eastAsia="Calibri" w:hAnsi="Times New Roman" w:cs="Times New Roman"/>
        </w:rPr>
        <w:fldChar w:fldCharType="end"/>
      </w:r>
      <w:r w:rsidR="00670678" w:rsidRPr="00C4735F">
        <w:rPr>
          <w:rFonts w:ascii="Times New Roman" w:eastAsia="Calibri" w:hAnsi="Times New Roman" w:cs="Times New Roman"/>
        </w:rPr>
        <w:t xml:space="preserve">. </w:t>
      </w:r>
      <w:r w:rsidR="00DA23FD" w:rsidRPr="00C4735F">
        <w:rPr>
          <w:rFonts w:ascii="Times New Roman" w:eastAsia="Calibri" w:hAnsi="Times New Roman" w:cs="Times New Roman"/>
        </w:rPr>
        <w:t xml:space="preserve">One of the few longer studies </w:t>
      </w:r>
      <w:r w:rsidR="0087425D" w:rsidRPr="00C4735F">
        <w:rPr>
          <w:rFonts w:ascii="Times New Roman" w:eastAsia="Calibri" w:hAnsi="Times New Roman" w:cs="Times New Roman"/>
        </w:rPr>
        <w:t>of ten years</w:t>
      </w:r>
      <w:r w:rsidR="003C70D6">
        <w:rPr>
          <w:rFonts w:ascii="Times New Roman" w:eastAsia="Calibri" w:hAnsi="Times New Roman" w:cs="Times New Roman"/>
        </w:rPr>
        <w:t xml:space="preserve"> also</w:t>
      </w:r>
      <w:r w:rsidR="0087425D" w:rsidRPr="00C4735F">
        <w:rPr>
          <w:rFonts w:ascii="Times New Roman" w:eastAsia="Calibri" w:hAnsi="Times New Roman" w:cs="Times New Roman"/>
        </w:rPr>
        <w:t xml:space="preserve"> included different </w:t>
      </w:r>
      <w:r w:rsidR="0087425D" w:rsidRPr="00C4735F">
        <w:rPr>
          <w:rFonts w:ascii="Times New Roman" w:eastAsia="Calibri" w:hAnsi="Times New Roman" w:cs="Times New Roman"/>
        </w:rPr>
        <w:lastRenderedPageBreak/>
        <w:t>geographic regions</w:t>
      </w:r>
      <w:r w:rsidR="005722DF" w:rsidRPr="00C4735F">
        <w:rPr>
          <w:rFonts w:ascii="Times New Roman" w:eastAsia="Calibri" w:hAnsi="Times New Roman" w:cs="Times New Roman"/>
        </w:rPr>
        <w:t xml:space="preserve">, but </w:t>
      </w:r>
      <w:r w:rsidR="00DA23FD" w:rsidRPr="00C4735F">
        <w:rPr>
          <w:rFonts w:ascii="Times New Roman" w:eastAsia="Calibri" w:hAnsi="Times New Roman" w:cs="Times New Roman"/>
        </w:rPr>
        <w:t xml:space="preserve">concluded that percent canopy cover was a poor surrogate for bird richness (Pierson, </w:t>
      </w:r>
      <w:proofErr w:type="spellStart"/>
      <w:r w:rsidR="00DA23FD" w:rsidRPr="00C4735F">
        <w:rPr>
          <w:rFonts w:ascii="Times New Roman" w:eastAsia="Calibri" w:hAnsi="Times New Roman" w:cs="Times New Roman"/>
        </w:rPr>
        <w:t>Mortelliti</w:t>
      </w:r>
      <w:proofErr w:type="spellEnd"/>
      <w:r w:rsidR="00DA23FD" w:rsidRPr="00C4735F">
        <w:rPr>
          <w:rFonts w:ascii="Times New Roman" w:eastAsia="Calibri" w:hAnsi="Times New Roman" w:cs="Times New Roman"/>
        </w:rPr>
        <w:t xml:space="preserve">, Barton, Lane, &amp; </w:t>
      </w:r>
      <w:proofErr w:type="spellStart"/>
      <w:r w:rsidR="00DA23FD" w:rsidRPr="00C4735F">
        <w:rPr>
          <w:rFonts w:ascii="Times New Roman" w:eastAsia="Calibri" w:hAnsi="Times New Roman" w:cs="Times New Roman"/>
        </w:rPr>
        <w:t>Lindenmayer</w:t>
      </w:r>
      <w:proofErr w:type="spellEnd"/>
      <w:r w:rsidR="00DA23FD" w:rsidRPr="00C4735F">
        <w:rPr>
          <w:rFonts w:ascii="Times New Roman" w:eastAsia="Calibri" w:hAnsi="Times New Roman" w:cs="Times New Roman"/>
        </w:rPr>
        <w:t xml:space="preserve">, 2016). Another </w:t>
      </w:r>
      <w:r w:rsidR="0087425D" w:rsidRPr="00C4735F">
        <w:rPr>
          <w:rFonts w:ascii="Times New Roman" w:eastAsia="Calibri" w:hAnsi="Times New Roman" w:cs="Times New Roman"/>
        </w:rPr>
        <w:t>ten year study identifi</w:t>
      </w:r>
      <w:r w:rsidR="00DA23FD" w:rsidRPr="00C4735F">
        <w:rPr>
          <w:rFonts w:ascii="Times New Roman" w:eastAsia="Calibri" w:hAnsi="Times New Roman" w:cs="Times New Roman"/>
        </w:rPr>
        <w:t>ed</w:t>
      </w:r>
      <w:r w:rsidR="00670678" w:rsidRPr="00C4735F">
        <w:rPr>
          <w:rFonts w:ascii="Times New Roman" w:eastAsia="Calibri" w:hAnsi="Times New Roman" w:cs="Times New Roman"/>
        </w:rPr>
        <w:t xml:space="preserve"> a group of 35</w:t>
      </w:r>
      <w:r w:rsidR="00DB7F4E" w:rsidRPr="00C4735F">
        <w:rPr>
          <w:rFonts w:ascii="Times New Roman" w:eastAsia="Calibri" w:hAnsi="Times New Roman" w:cs="Times New Roman"/>
        </w:rPr>
        <w:t xml:space="preserve"> </w:t>
      </w:r>
      <w:r w:rsidR="00670678" w:rsidRPr="00C4735F">
        <w:rPr>
          <w:rFonts w:ascii="Times New Roman" w:eastAsia="Calibri" w:hAnsi="Times New Roman" w:cs="Times New Roman"/>
        </w:rPr>
        <w:t xml:space="preserve">surrogates </w:t>
      </w:r>
      <w:r w:rsidR="0087425D" w:rsidRPr="00C4735F">
        <w:rPr>
          <w:rFonts w:ascii="Times New Roman" w:eastAsia="Calibri" w:hAnsi="Times New Roman" w:cs="Times New Roman"/>
        </w:rPr>
        <w:t>t</w:t>
      </w:r>
      <w:r w:rsidR="005722DF" w:rsidRPr="00C4735F">
        <w:rPr>
          <w:rFonts w:ascii="Times New Roman" w:eastAsia="Calibri" w:hAnsi="Times New Roman" w:cs="Times New Roman"/>
        </w:rPr>
        <w:t>hat</w:t>
      </w:r>
      <w:r w:rsidR="0087425D" w:rsidRPr="00C4735F">
        <w:rPr>
          <w:rFonts w:ascii="Times New Roman" w:eastAsia="Calibri" w:hAnsi="Times New Roman" w:cs="Times New Roman"/>
        </w:rPr>
        <w:t xml:space="preserve"> </w:t>
      </w:r>
      <w:r w:rsidR="00670678" w:rsidRPr="00C4735F">
        <w:rPr>
          <w:rFonts w:ascii="Times New Roman" w:eastAsia="Calibri" w:hAnsi="Times New Roman" w:cs="Times New Roman"/>
        </w:rPr>
        <w:t xml:space="preserve">successfully </w:t>
      </w:r>
      <w:r w:rsidR="0087425D" w:rsidRPr="00C4735F">
        <w:rPr>
          <w:rFonts w:ascii="Times New Roman" w:eastAsia="Calibri" w:hAnsi="Times New Roman" w:cs="Times New Roman"/>
        </w:rPr>
        <w:t>predict</w:t>
      </w:r>
      <w:r w:rsidR="005722DF" w:rsidRPr="00C4735F">
        <w:rPr>
          <w:rFonts w:ascii="Times New Roman" w:eastAsia="Calibri" w:hAnsi="Times New Roman" w:cs="Times New Roman"/>
        </w:rPr>
        <w:t>ed</w:t>
      </w:r>
      <w:r w:rsidR="0087425D" w:rsidRPr="00C4735F">
        <w:rPr>
          <w:rFonts w:ascii="Times New Roman" w:eastAsia="Calibri" w:hAnsi="Times New Roman" w:cs="Times New Roman"/>
        </w:rPr>
        <w:t xml:space="preserve"> </w:t>
      </w:r>
      <w:r w:rsidR="00670678" w:rsidRPr="00C4735F">
        <w:rPr>
          <w:rFonts w:ascii="Times New Roman" w:eastAsia="Calibri" w:hAnsi="Times New Roman" w:cs="Times New Roman"/>
        </w:rPr>
        <w:t xml:space="preserve">changes in the </w:t>
      </w:r>
      <w:r w:rsidR="005722DF" w:rsidRPr="00C4735F">
        <w:rPr>
          <w:rFonts w:ascii="Times New Roman" w:eastAsia="Calibri" w:hAnsi="Times New Roman" w:cs="Times New Roman"/>
        </w:rPr>
        <w:t xml:space="preserve">target </w:t>
      </w:r>
      <w:r w:rsidR="0087425D" w:rsidRPr="00C4735F">
        <w:rPr>
          <w:rFonts w:ascii="Times New Roman" w:eastAsia="Calibri" w:hAnsi="Times New Roman" w:cs="Times New Roman"/>
        </w:rPr>
        <w:t xml:space="preserve">assemblage </w:t>
      </w:r>
      <w:r w:rsidR="005722DF" w:rsidRPr="00C4735F">
        <w:rPr>
          <w:rFonts w:ascii="Times New Roman" w:eastAsia="Calibri" w:hAnsi="Times New Roman" w:cs="Times New Roman"/>
        </w:rPr>
        <w:t xml:space="preserve">of </w:t>
      </w:r>
      <w:r w:rsidR="0087425D" w:rsidRPr="00C4735F">
        <w:rPr>
          <w:rFonts w:ascii="Times New Roman" w:eastAsia="Calibri" w:hAnsi="Times New Roman" w:cs="Times New Roman"/>
        </w:rPr>
        <w:t xml:space="preserve">98 species </w:t>
      </w:r>
      <w:r w:rsidR="005722DF" w:rsidRPr="00C4735F">
        <w:rPr>
          <w:rFonts w:ascii="Times New Roman" w:eastAsia="Calibri" w:hAnsi="Times New Roman" w:cs="Times New Roman"/>
        </w:rPr>
        <w:t>i</w:t>
      </w:r>
      <w:r w:rsidR="00670678" w:rsidRPr="00C4735F">
        <w:rPr>
          <w:rFonts w:ascii="Times New Roman" w:eastAsia="Calibri" w:hAnsi="Times New Roman" w:cs="Times New Roman"/>
        </w:rPr>
        <w:t xml:space="preserve">n a temperate brackish system (Bevilacqua et al., 2018). </w:t>
      </w:r>
    </w:p>
    <w:p w14:paraId="133762FD" w14:textId="0FB7BB1A" w:rsidR="00166447" w:rsidRPr="00C4735F" w:rsidRDefault="00483DA8" w:rsidP="00C94857">
      <w:pPr>
        <w:spacing w:line="480" w:lineRule="auto"/>
        <w:ind w:firstLine="720"/>
        <w:rPr>
          <w:rFonts w:ascii="Times New Roman" w:eastAsia="Calibri" w:hAnsi="Times New Roman" w:cs="Times New Roman"/>
        </w:rPr>
      </w:pPr>
      <w:r w:rsidRPr="00C4735F">
        <w:rPr>
          <w:rFonts w:ascii="Times New Roman" w:eastAsia="Calibri" w:hAnsi="Times New Roman" w:cs="Times New Roman"/>
        </w:rPr>
        <w:t xml:space="preserve">A widespread feature of surrogates </w:t>
      </w:r>
      <w:r w:rsidR="005F4AF6" w:rsidRPr="00C4735F">
        <w:rPr>
          <w:rFonts w:ascii="Times New Roman" w:eastAsia="Calibri" w:hAnsi="Times New Roman" w:cs="Times New Roman"/>
        </w:rPr>
        <w:t xml:space="preserve">for species diversity </w:t>
      </w:r>
      <w:r w:rsidRPr="00C4735F">
        <w:rPr>
          <w:rFonts w:ascii="Times New Roman" w:eastAsia="Calibri" w:hAnsi="Times New Roman" w:cs="Times New Roman"/>
        </w:rPr>
        <w:t xml:space="preserve">is </w:t>
      </w:r>
      <w:r w:rsidR="00181F9C" w:rsidRPr="00C4735F">
        <w:rPr>
          <w:rFonts w:ascii="Times New Roman" w:eastAsia="Calibri" w:hAnsi="Times New Roman" w:cs="Times New Roman"/>
        </w:rPr>
        <w:t xml:space="preserve">a </w:t>
      </w:r>
      <w:r w:rsidR="005F4AF6" w:rsidRPr="00C4735F">
        <w:rPr>
          <w:rFonts w:ascii="Times New Roman" w:eastAsia="Calibri" w:hAnsi="Times New Roman" w:cs="Times New Roman"/>
        </w:rPr>
        <w:t>reduc</w:t>
      </w:r>
      <w:r w:rsidR="00181F9C" w:rsidRPr="00C4735F">
        <w:rPr>
          <w:rFonts w:ascii="Times New Roman" w:eastAsia="Calibri" w:hAnsi="Times New Roman" w:cs="Times New Roman"/>
        </w:rPr>
        <w:t>tion of</w:t>
      </w:r>
      <w:r w:rsidR="005F4AF6" w:rsidRPr="00C4735F">
        <w:rPr>
          <w:rFonts w:ascii="Times New Roman" w:eastAsia="Calibri" w:hAnsi="Times New Roman" w:cs="Times New Roman"/>
        </w:rPr>
        <w:t xml:space="preserve"> taxonomic resolution. </w:t>
      </w:r>
      <w:r w:rsidR="00D6128A" w:rsidRPr="00C4735F">
        <w:rPr>
          <w:rFonts w:ascii="Times New Roman" w:eastAsia="Calibri" w:hAnsi="Times New Roman" w:cs="Times New Roman"/>
        </w:rPr>
        <w:t xml:space="preserve">Monitoring </w:t>
      </w:r>
      <w:r w:rsidR="00353059" w:rsidRPr="00C4735F">
        <w:rPr>
          <w:rFonts w:ascii="Times New Roman" w:eastAsia="Calibri" w:hAnsi="Times New Roman" w:cs="Times New Roman"/>
        </w:rPr>
        <w:t>at the species</w:t>
      </w:r>
      <w:r w:rsidR="007D09EE" w:rsidRPr="00C4735F">
        <w:rPr>
          <w:rFonts w:ascii="Times New Roman" w:eastAsia="Calibri" w:hAnsi="Times New Roman" w:cs="Times New Roman"/>
        </w:rPr>
        <w:t xml:space="preserve"> </w:t>
      </w:r>
      <w:r w:rsidR="00353059" w:rsidRPr="00C4735F">
        <w:rPr>
          <w:rFonts w:ascii="Times New Roman" w:eastAsia="Calibri" w:hAnsi="Times New Roman" w:cs="Times New Roman"/>
        </w:rPr>
        <w:t>level</w:t>
      </w:r>
      <w:r w:rsidR="00D6128A" w:rsidRPr="00C4735F">
        <w:rPr>
          <w:rFonts w:ascii="Times New Roman" w:eastAsia="Calibri" w:hAnsi="Times New Roman" w:cs="Times New Roman"/>
        </w:rPr>
        <w:t xml:space="preserve"> </w:t>
      </w:r>
      <w:r w:rsidR="006860B3" w:rsidRPr="00C4735F">
        <w:rPr>
          <w:rFonts w:ascii="Times New Roman" w:eastAsia="Calibri" w:hAnsi="Times New Roman" w:cs="Times New Roman"/>
        </w:rPr>
        <w:t xml:space="preserve">to estimate biodiversity </w:t>
      </w:r>
      <w:r w:rsidR="0001340B" w:rsidRPr="00C4735F">
        <w:rPr>
          <w:rFonts w:ascii="Times New Roman" w:eastAsia="Calibri" w:hAnsi="Times New Roman" w:cs="Times New Roman"/>
        </w:rPr>
        <w:t xml:space="preserve">often </w:t>
      </w:r>
      <w:r w:rsidR="00D6128A" w:rsidRPr="00C4735F">
        <w:rPr>
          <w:rFonts w:ascii="Times New Roman" w:eastAsia="Calibri" w:hAnsi="Times New Roman" w:cs="Times New Roman"/>
        </w:rPr>
        <w:t xml:space="preserve">requires </w:t>
      </w:r>
      <w:r w:rsidR="0001340B" w:rsidRPr="00C4735F">
        <w:rPr>
          <w:rFonts w:ascii="Times New Roman" w:eastAsia="Calibri" w:hAnsi="Times New Roman" w:cs="Times New Roman"/>
        </w:rPr>
        <w:t xml:space="preserve">substantial </w:t>
      </w:r>
      <w:r w:rsidR="00D6128A" w:rsidRPr="00C4735F">
        <w:rPr>
          <w:rFonts w:ascii="Times New Roman" w:eastAsia="Calibri" w:hAnsi="Times New Roman" w:cs="Times New Roman"/>
        </w:rPr>
        <w:t xml:space="preserve">taxonomic expertise </w:t>
      </w:r>
      <w:r w:rsidR="00D6128A" w:rsidRPr="00C4735F">
        <w:rPr>
          <w:rFonts w:ascii="Times New Roman" w:eastAsia="Calibri" w:hAnsi="Times New Roman" w:cs="Times New Roman"/>
        </w:rPr>
        <w:fldChar w:fldCharType="begin" w:fldLock="1"/>
      </w:r>
      <w:r w:rsidR="0087685F" w:rsidRPr="00C4735F">
        <w:rPr>
          <w:rFonts w:ascii="Times New Roman" w:eastAsia="Calibri" w:hAnsi="Times New Roman" w:cs="Times New Roman"/>
        </w:rPr>
        <w:instrText>ADDIN CSL_CITATION {"citationItems":[{"id":"ITEM-1","itemData":{"author":[{"dropping-particle":"","family":"Hirst","given":"AJ","non-dropping-particle":"","parse-names":false,"suffix":""}],"container-title":"Biol Cons","id":"ITEM-1","issued":{"date-parts":[["2008"]]},"note":"-another static study, analysis may be useful\n-group turned out to not be a good surrogate\n-author provides examples of plants used as surrogates","title":"Surrogate measures for assessing cryptic faunal biodiversity on macroalgal-dominated subtidal reefs.","type":"article-journal","volume":"141"},"uris":["http://www.mendeley.com/documents/?uuid=5b878b0b-8cd9-3d0a-9a1f-735895f16504"]},{"id":"ITEM-2","itemData":{"DOI":"10.1016/j.ecolind.2012.02.033","ISBN":"1470-160X","ISSN":"1470160X","abstract":"In European forests, large scale biodiversity monitoring networks need to be implemented - networks which include components such as taxonomical groups that are at risk and that depend directly on forest stand structure. In this context, monitoring the species-rich group of saproxylic beetles is challenging. In the absence of sufficient resources to comprehensively survey a particular group, surrogates of species richness can be meaningful tools in biodiversity evaluations. In search of restricted subsets of species to use as surrogates of saproxylic beetle richness, we led a case study in Western Europe. Beetle data were compiled from 67 biodiversity surveys and ecological studies carried out from 1999 to 2010 with standardised trapping methods in France and Belgium. This large-scale dataset contains 642 forest plots, 1521 traps and 856 species. Twenty-two simplified species subsets were identified as potential surrogates, as well as the number of genera, a higher taxonomic level, taking into account, for each surrogate, the effort required for species identification, the practical monitoring experience necessary, the species conservation potential or the frequency of species occurrence. The performance of each surrogate was analyzed based on the following parameters: overall surrogacy (correlation between subset richness and total species richness), surrogacy vs. identification cost balance, surrogacy variation over a wide range of ecological conditions (forest type, altitude, latitude and bio-geographical area) and consistency with spatial scale. Ecological representativeness and ability to monitor rare species were supplementary criteria used to assess surrogate performance. The subsets consisting of the identifiable (or only easy-to-identify species) could easily be applied in practice and appear to be the best performing subsets, from a global point of view. The number of genera showed good prediction at the trap level and its surrogacy did not vary across wide environmental gradients. However, the subset of easy-to-identify species and the genus number were highly sensitive to spatial scale, which limits their use in large-scale studies. The number of rare species or the species richness of single beetle families (even the best single-family subset, the Cerambycidae) was very weak surrogates for total species richness. Conversely, the German list of monitoring species had high surrogacy, low identification costs and was not strongly influenced by…","author":[{"dropping-particle":"","family":"Sebek","given":"Pavel","non-dropping-particle":"","parse-names":false,"suffix":""},{"dropping-particle":"","family":"Barnouin","given":"Thomas","non-dropping-particle":"","parse-names":false,"suffix":""},{"dropping-particle":"","family":"Brin","given":"Antoine","non-dropping-particle":"","parse-names":false,"suffix":""},{"dropping-particle":"","family":"Brustel","given":"Hervé","non-dropping-particle":"","parse-names":false,"suffix":""},{"dropping-particle":"","family":"Dufrêne","given":"Marc","non-dropping-particle":"","parse-names":false,"suffix":""},{"dropping-particle":"","family":"Gosselin","given":"Frederic","non-dropping-particle":"","parse-names":false,"suffix":""},{"dropping-particle":"","family":"Meriguet","given":"Bruno","non-dropping-particle":"","parse-names":false,"suffix":""},{"dropping-particle":"","family":"Micas","given":"Lilian","non-dropping-particle":"","parse-names":false,"suffix":""},{"dropping-particle":"","family":"Noblecourt","given":"Thierry","non-dropping-particle":"","parse-names":false,"suffix":""},{"dropping-particle":"","family":"Rose","given":"Olivier","non-dropping-particle":"","parse-names":false,"suffix":""},{"dropping-particle":"","family":"Velle","given":"Laurent","non-dropping-particle":"","parse-names":false,"suffix":""},{"dropping-particle":"","family":"Bouget","given":"Christophe","non-dropping-particle":"","parse-names":false,"suffix":""}],"container-title":"Ecological Indicators","id":"ITEM-2","issued":{"date-parts":[["2012"]]},"note":"looking at different levels of taxonomic resolution - look up their references","page":"304-315","publisher":"Elsevier Ltd","title":"A test for assessment of saproxylic beetle biodiversity using subsets of \"monitoring species\"","type":"article-journal","volume":"20"},"uris":["http://www.mendeley.com/documents/?uuid=05b5c7fc-9d4d-3677-b214-4815c19f07c0"]}],"mendeley":{"formattedCitation":"(Hirst, 2008; Sebek et al., 2012)","plainTextFormattedCitation":"(Hirst, 2008; Sebek et al., 2012)","previouslyFormattedCitation":"(Hirst, 2008; Sebek et al., 2012)"},"properties":{"noteIndex":0},"schema":"https://github.com/citation-style-language/schema/raw/master/csl-citation.json"}</w:instrText>
      </w:r>
      <w:r w:rsidR="00D6128A" w:rsidRPr="00C4735F">
        <w:rPr>
          <w:rFonts w:ascii="Times New Roman" w:eastAsia="Calibri" w:hAnsi="Times New Roman" w:cs="Times New Roman"/>
        </w:rPr>
        <w:fldChar w:fldCharType="separate"/>
      </w:r>
      <w:r w:rsidR="0087685F" w:rsidRPr="00C4735F">
        <w:rPr>
          <w:rFonts w:ascii="Times New Roman" w:eastAsia="Calibri" w:hAnsi="Times New Roman" w:cs="Times New Roman"/>
          <w:noProof/>
        </w:rPr>
        <w:t>(Hirst, 2008; Sebek et al., 2012)</w:t>
      </w:r>
      <w:r w:rsidR="00D6128A" w:rsidRPr="00C4735F">
        <w:rPr>
          <w:rFonts w:ascii="Times New Roman" w:eastAsia="Calibri" w:hAnsi="Times New Roman" w:cs="Times New Roman"/>
        </w:rPr>
        <w:fldChar w:fldCharType="end"/>
      </w:r>
      <w:r w:rsidR="00D6128A" w:rsidRPr="00C4735F">
        <w:rPr>
          <w:rFonts w:ascii="Times New Roman" w:eastAsia="Calibri" w:hAnsi="Times New Roman" w:cs="Times New Roman"/>
        </w:rPr>
        <w:t xml:space="preserve">. </w:t>
      </w:r>
      <w:r w:rsidR="00E81EDF" w:rsidRPr="00C4735F">
        <w:rPr>
          <w:rFonts w:ascii="Times New Roman" w:eastAsia="Calibri" w:hAnsi="Times New Roman" w:cs="Times New Roman"/>
        </w:rPr>
        <w:t xml:space="preserve"> Some </w:t>
      </w:r>
      <w:r w:rsidR="00BF5781" w:rsidRPr="00C4735F">
        <w:rPr>
          <w:rFonts w:ascii="Times New Roman" w:eastAsia="Calibri" w:hAnsi="Times New Roman" w:cs="Times New Roman"/>
        </w:rPr>
        <w:t xml:space="preserve">biodiversity </w:t>
      </w:r>
      <w:r w:rsidR="00E81EDF" w:rsidRPr="00C4735F">
        <w:rPr>
          <w:rFonts w:ascii="Times New Roman" w:eastAsia="Calibri" w:hAnsi="Times New Roman" w:cs="Times New Roman"/>
        </w:rPr>
        <w:t xml:space="preserve">studies </w:t>
      </w:r>
      <w:r w:rsidR="00CE338C" w:rsidRPr="00C4735F">
        <w:rPr>
          <w:rFonts w:ascii="Times New Roman" w:eastAsia="Calibri" w:hAnsi="Times New Roman" w:cs="Times New Roman"/>
        </w:rPr>
        <w:t xml:space="preserve">have </w:t>
      </w:r>
      <w:r w:rsidR="006860B3" w:rsidRPr="00C4735F">
        <w:rPr>
          <w:rFonts w:ascii="Times New Roman" w:eastAsia="Calibri" w:hAnsi="Times New Roman" w:cs="Times New Roman"/>
        </w:rPr>
        <w:t>investigate</w:t>
      </w:r>
      <w:r w:rsidR="00CE338C" w:rsidRPr="00C4735F">
        <w:rPr>
          <w:rFonts w:ascii="Times New Roman" w:eastAsia="Calibri" w:hAnsi="Times New Roman" w:cs="Times New Roman"/>
        </w:rPr>
        <w:t>d</w:t>
      </w:r>
      <w:r w:rsidR="006860B3" w:rsidRPr="00C4735F">
        <w:rPr>
          <w:rFonts w:ascii="Times New Roman" w:eastAsia="Calibri" w:hAnsi="Times New Roman" w:cs="Times New Roman"/>
        </w:rPr>
        <w:t xml:space="preserve"> the use of higher levels of taxonomic organization </w:t>
      </w:r>
      <w:r w:rsidR="001676BC" w:rsidRPr="00C4735F">
        <w:rPr>
          <w:rFonts w:ascii="Times New Roman" w:eastAsia="Calibri" w:hAnsi="Times New Roman" w:cs="Times New Roman"/>
        </w:rPr>
        <w:t>(such as genera, families</w:t>
      </w:r>
      <w:r w:rsidR="007D09EE" w:rsidRPr="00C4735F">
        <w:rPr>
          <w:rFonts w:ascii="Times New Roman" w:eastAsia="Calibri" w:hAnsi="Times New Roman" w:cs="Times New Roman"/>
        </w:rPr>
        <w:t>,</w:t>
      </w:r>
      <w:r w:rsidR="001676BC" w:rsidRPr="00C4735F">
        <w:rPr>
          <w:rFonts w:ascii="Times New Roman" w:eastAsia="Calibri" w:hAnsi="Times New Roman" w:cs="Times New Roman"/>
        </w:rPr>
        <w:t xml:space="preserve"> or orders) </w:t>
      </w:r>
      <w:r w:rsidR="006860B3" w:rsidRPr="00C4735F">
        <w:rPr>
          <w:rFonts w:ascii="Times New Roman" w:eastAsia="Calibri" w:hAnsi="Times New Roman" w:cs="Times New Roman"/>
        </w:rPr>
        <w:t xml:space="preserve">as </w:t>
      </w:r>
      <w:r w:rsidR="001676BC" w:rsidRPr="00C4735F">
        <w:rPr>
          <w:rFonts w:ascii="Times New Roman" w:eastAsia="Calibri" w:hAnsi="Times New Roman" w:cs="Times New Roman"/>
        </w:rPr>
        <w:t>surrogates for</w:t>
      </w:r>
      <w:r w:rsidR="006860B3" w:rsidRPr="00C4735F">
        <w:rPr>
          <w:rFonts w:ascii="Times New Roman" w:eastAsia="Calibri" w:hAnsi="Times New Roman" w:cs="Times New Roman"/>
        </w:rPr>
        <w:t xml:space="preserve"> species </w:t>
      </w:r>
      <w:r w:rsidR="001676BC" w:rsidRPr="00C4735F">
        <w:rPr>
          <w:rFonts w:ascii="Times New Roman" w:eastAsia="Calibri" w:hAnsi="Times New Roman" w:cs="Times New Roman"/>
        </w:rPr>
        <w:t>diversity</w:t>
      </w:r>
      <w:r w:rsidR="00E81EDF" w:rsidRPr="00C4735F">
        <w:rPr>
          <w:rFonts w:ascii="Times New Roman" w:eastAsia="Calibri" w:hAnsi="Times New Roman" w:cs="Times New Roman"/>
        </w:rPr>
        <w:t xml:space="preserve"> </w:t>
      </w:r>
      <w:r w:rsidR="00BF5781" w:rsidRPr="00C4735F">
        <w:rPr>
          <w:rFonts w:ascii="Times New Roman" w:eastAsia="Calibri" w:hAnsi="Times New Roman" w:cs="Times New Roman"/>
        </w:rPr>
        <w:t xml:space="preserve">to compensate for the difficulties of </w:t>
      </w:r>
      <w:r w:rsidR="006860B3" w:rsidRPr="00C4735F">
        <w:rPr>
          <w:rFonts w:ascii="Times New Roman" w:eastAsia="Calibri" w:hAnsi="Times New Roman" w:cs="Times New Roman"/>
        </w:rPr>
        <w:t>specie</w:t>
      </w:r>
      <w:r w:rsidR="005F6E07" w:rsidRPr="00C4735F">
        <w:rPr>
          <w:rFonts w:ascii="Times New Roman" w:eastAsia="Calibri" w:hAnsi="Times New Roman" w:cs="Times New Roman"/>
        </w:rPr>
        <w:t>s-</w:t>
      </w:r>
      <w:r w:rsidR="006860B3" w:rsidRPr="00C4735F">
        <w:rPr>
          <w:rFonts w:ascii="Times New Roman" w:eastAsia="Calibri" w:hAnsi="Times New Roman" w:cs="Times New Roman"/>
        </w:rPr>
        <w:t>level identification</w:t>
      </w:r>
      <w:r w:rsidR="00BF5781" w:rsidRPr="00C4735F">
        <w:rPr>
          <w:rFonts w:ascii="Times New Roman" w:eastAsia="Calibri" w:hAnsi="Times New Roman" w:cs="Times New Roman"/>
        </w:rPr>
        <w:t xml:space="preserve"> </w:t>
      </w:r>
      <w:r w:rsidR="000B36F3" w:rsidRPr="00C4735F">
        <w:rPr>
          <w:rFonts w:ascii="Times New Roman" w:eastAsia="Calibri" w:hAnsi="Times New Roman" w:cs="Times New Roman"/>
        </w:rPr>
        <w:fldChar w:fldCharType="begin" w:fldLock="1"/>
      </w:r>
      <w:r w:rsidR="0087685F" w:rsidRPr="00C4735F">
        <w:rPr>
          <w:rFonts w:ascii="Times New Roman" w:eastAsia="Calibri" w:hAnsi="Times New Roman" w:cs="Times New Roman"/>
        </w:rPr>
        <w:instrText>ADDIN CSL_CITATION {"citationItems":[{"id":"ITEM-1","itemData":{"DOI":"10.1016/j.marenvres.2010.12.004","ISSN":"01411136","PMID":"21196046","abstract":"Taxonomic Sufficiency (TS) has been proposed as a short-cut method to quantify changes of biological assemblages in environmental monitoring. However, issues about the efficacy of taxonomic surrogates in depicting long-term temporal patterns of marine assemblages are still scant. Here we report on the adoption of TS combined with data transformations to describe patterns of North Adriatic polychaete assemblages through 20 years. Univariate and multivariate analyses revealed large spatial-temporal variation charactering the assemblages. The efficiency to discriminate between the two research periods (1990-1994 vs. 2004-2008) was reduced when data were analyzed at family and order level leading to misinterpreting the sources of assemblage variation. Further information was lost with data transforms. Families may represent appropriate assemblages' descriptors in long-term monitoring, but using TS coupled with data transformations could lead to hazardous loss of information. We suggest that periodical analysis at fine taxonomic level should be routinely alternated to long-term monitoring based on TS in order to check its effectiveness. © 2010 Elsevier Ltd.","author":[{"dropping-particle":"","family":"Musco","given":"Luigi","non-dropping-particle":"","parse-names":false,"suffix":""},{"dropping-particle":"","family":"Mikac","given":"Barbara","non-dropping-particle":"","parse-names":false,"suffix":""},{"dropping-particle":"","family":"Tataranni","given":"Mariella","non-dropping-particle":"","parse-names":false,"suffix":""},{"dropping-particle":"","family":"Giangrande","given":"Adriana","non-dropping-particle":"","parse-names":false,"suffix":""},{"dropping-particle":"","family":"Terlizzi","given":"Antonio","non-dropping-particle":"","parse-names":false,"suffix":""}],"container-title":"Marine Environmental Research","id":"ITEM-1","issued":{"date-parts":[["2011"]]},"note":"-polychaetes\n\n-may provide background in case someone asks why I didn't employ taxonomic sugfficiency in the study\n-the BVI data relies on visual rather than taxonomic groupings and therefore doesn't lend itself to TS","title":"The use of coarser taxonomy in the detection of long-term changes in polychaete assemblages","type":"article-journal"},"uris":["http://www.mendeley.com/documents/?uuid=3620fd69-7d72-310a-834b-232f649f80ea"]},{"id":"ITEM-2","itemData":{"DOI":"10.1111/ddi.12361","ISBN":"1472-4642","ISSN":"14724642","abstract":"Aim Ecological maps are increasingly used to support marine management and conservation. However, the biological datasets used to produce these maps are typically limited to taxonomic groups identified to the specific taxonomic levels available. Ecological units should, however, reflect the broader marine ecosystem, independent of the datasets used. This study assessed the influence of taxonomic groups and taxonomic resolution on the process of ecological mapping. Location Estuary and Gulf of St Lawrence (EGSL), Canada. Methods A dataset of more than 200 taxa of benthic macrofauna was used to create a set of biological matrices corresponding to different taxonomic groups (i.e. vertebrates, invertebrates, arthropods, echinoderms, molluscs, all taxa) and different taxonomic levels from species to class. Multivariate regression trees (MRTs) were used to identify environmental drivers of taxa distribution and to create ecological maps. Similarity between maps was assessed using pairwise comparisons. First, the relationships between the two classification legends were assessed using association plots on the partitions in the corresponding trees. Then, the spatial agreement of ecological units believed to represent the same habitat types was quantified and mapped. Results The comparison across different taxonomic groups showed a substantial level of similarity between ecological maps, indicating that ecological units defined for a specific taxonomic group can be considered to some extent as representative of the entire benthic macrofauna. Moreover, little information was lost when working at the family rather than species level, and common patterns of community distribution could still be distinguished at the class level. Main conclusions Using a novel spatially explicit approach for comparing ecological maps, this study demonstrates that datasets limited by taxonomic breadth or resolution can perform nearly as well as more extensive datasets. These simplifications should improve our ability to manage marine ecosystems.","author":[{"dropping-particle":"","family":"Fontaine","given":"Anne","non-dropping-particle":"","parse-names":false,"suffix":""},{"dropping-particle":"","family":"Devillers","given":"Rodolphe","non-dropping-particle":"","parse-names":false,"suffix":""},{"dropping-particle":"","family":"Peres-Neto","given":"Pedro R.","non-dropping-particle":"","parse-names":false,"suffix":""},{"dropping-particle":"","family":"Johnson","given":"Ladd E.","non-dropping-particle":"","parse-names":false,"suffix":""}],"container-title":"Diversity and Distributions","id":"ITEM-2","issued":{"date-parts":[["2015"]]},"note":"-focus on taxonomic sufficiency","title":"Delineating marine ecological units: A novel approach for deciding which taxonomic group to use and which taxonomic resolution to choose","type":"article-journal"},"uris":["http://www.mendeley.com/documents/?uuid=3505c960-16d8-3e21-9a64-4a45efe1f959"]},{"id":"ITEM-3","itemData":{"author":[{"dropping-particle":"","family":"Olsgard","given":"F","non-dropping-particle":"","parse-names":false,"suffix":""},{"dropping-particle":"","family":"Somerfield","given":"PJ","non-dropping-particle":"","parse-names":false,"suffix":""}],"container-title":"J Aquat Ecosyst Stress Recovery","id":"ITEM-3","issued":{"date-parts":[["2000"]]},"note":"-focuses on taxonomic sufficiency\n-static\n-polychates","title":"Surrogates in marine benthic investigations: Which taxonomic unit to target?","type":"article-journal","volume":"7"},"uris":["http://www.mendeley.com/documents/?uuid=d9d7a0f4-7fe2-313f-966e-ba24b78782fc"]}],"mendeley":{"formattedCitation":"(Fontaine, Devillers, Peres-Neto, &amp; Johnson, 2015; Musco, Mikac, Tataranni, Giangrande, &amp; Terlizzi, 2011; Olsgard &amp; Somerfield, 2000)","plainTextFormattedCitation":"(Fontaine, Devillers, Peres-Neto, &amp; Johnson, 2015; Musco, Mikac, Tataranni, Giangrande, &amp; Terlizzi, 2011; Olsgard &amp; Somerfield, 2000)","previouslyFormattedCitation":"(Fontaine, Devillers, Peres-Neto, &amp; Johnson, 2015; Musco, Mikac, Tataranni, Giangrande, &amp; Terlizzi, 2011; Olsgard &amp; Somerfield, 2000)"},"properties":{"noteIndex":0},"schema":"https://github.com/citation-style-language/schema/raw/master/csl-citation.json"}</w:instrText>
      </w:r>
      <w:r w:rsidR="000B36F3" w:rsidRPr="00C4735F">
        <w:rPr>
          <w:rFonts w:ascii="Times New Roman" w:eastAsia="Calibri" w:hAnsi="Times New Roman" w:cs="Times New Roman"/>
        </w:rPr>
        <w:fldChar w:fldCharType="separate"/>
      </w:r>
      <w:r w:rsidR="00F71518" w:rsidRPr="00C4735F">
        <w:rPr>
          <w:rFonts w:ascii="Times New Roman" w:eastAsia="Calibri" w:hAnsi="Times New Roman" w:cs="Times New Roman"/>
          <w:noProof/>
        </w:rPr>
        <w:t>(Fontaine, Devillers, Peres-Neto, &amp; Johnson, 2015; Musco, Mikac, Tataranni, Giangrande, &amp; Terlizzi, 2011; Olsgard &amp; Somerfield, 2000)</w:t>
      </w:r>
      <w:r w:rsidR="000B36F3" w:rsidRPr="00C4735F">
        <w:rPr>
          <w:rFonts w:ascii="Times New Roman" w:eastAsia="Calibri" w:hAnsi="Times New Roman" w:cs="Times New Roman"/>
        </w:rPr>
        <w:fldChar w:fldCharType="end"/>
      </w:r>
      <w:r w:rsidR="000B36F3" w:rsidRPr="00C4735F">
        <w:rPr>
          <w:rFonts w:ascii="Times New Roman" w:eastAsia="Calibri" w:hAnsi="Times New Roman" w:cs="Times New Roman"/>
        </w:rPr>
        <w:t>.</w:t>
      </w:r>
      <w:r w:rsidR="001C54E0" w:rsidRPr="00C4735F">
        <w:rPr>
          <w:rFonts w:ascii="Times New Roman" w:eastAsia="Calibri" w:hAnsi="Times New Roman" w:cs="Times New Roman"/>
        </w:rPr>
        <w:t xml:space="preserve"> </w:t>
      </w:r>
      <w:r w:rsidR="00C47CC4" w:rsidRPr="00C4735F">
        <w:rPr>
          <w:rFonts w:ascii="Times New Roman" w:eastAsia="Calibri" w:hAnsi="Times New Roman" w:cs="Times New Roman"/>
        </w:rPr>
        <w:t xml:space="preserve">Taxonomic sufficiency, or the use of </w:t>
      </w:r>
      <w:r w:rsidR="00BF5781" w:rsidRPr="00C4735F">
        <w:rPr>
          <w:rFonts w:ascii="Times New Roman" w:eastAsia="Calibri" w:hAnsi="Times New Roman" w:cs="Times New Roman"/>
        </w:rPr>
        <w:t xml:space="preserve">higher levels of taxonomic organization </w:t>
      </w:r>
      <w:r w:rsidR="00C47CC4" w:rsidRPr="00C4735F">
        <w:rPr>
          <w:rFonts w:ascii="Times New Roman" w:eastAsia="Calibri" w:hAnsi="Times New Roman" w:cs="Times New Roman"/>
        </w:rPr>
        <w:t xml:space="preserve">when species identification is not possible, is useful </w:t>
      </w:r>
      <w:r w:rsidR="00BF5781" w:rsidRPr="00C4735F">
        <w:rPr>
          <w:rFonts w:ascii="Times New Roman" w:eastAsia="Calibri" w:hAnsi="Times New Roman" w:cs="Times New Roman"/>
        </w:rPr>
        <w:t xml:space="preserve">for studies </w:t>
      </w:r>
      <w:r w:rsidR="00C47CC4" w:rsidRPr="00C4735F">
        <w:rPr>
          <w:rFonts w:ascii="Times New Roman" w:eastAsia="Calibri" w:hAnsi="Times New Roman" w:cs="Times New Roman"/>
        </w:rPr>
        <w:t xml:space="preserve">in which </w:t>
      </w:r>
      <w:r w:rsidR="00BF5781" w:rsidRPr="00C4735F">
        <w:rPr>
          <w:rFonts w:ascii="Times New Roman" w:eastAsia="Calibri" w:hAnsi="Times New Roman" w:cs="Times New Roman"/>
        </w:rPr>
        <w:t>individuals are distinguishable between taxonomic groups</w:t>
      </w:r>
      <w:r w:rsidR="00C47CC4" w:rsidRPr="00C4735F">
        <w:rPr>
          <w:rFonts w:ascii="Times New Roman" w:eastAsia="Calibri" w:hAnsi="Times New Roman" w:cs="Times New Roman"/>
        </w:rPr>
        <w:t>. However, it is not always possible to clearly distinguish between two taxonomic groups</w:t>
      </w:r>
      <w:r w:rsidR="00BF5781" w:rsidRPr="00C4735F">
        <w:rPr>
          <w:rFonts w:ascii="Times New Roman" w:eastAsia="Calibri" w:hAnsi="Times New Roman" w:cs="Times New Roman"/>
        </w:rPr>
        <w:t>, either due to morphological similarities across taxonomic</w:t>
      </w:r>
      <w:r w:rsidR="006860B3" w:rsidRPr="00C4735F">
        <w:rPr>
          <w:rFonts w:ascii="Times New Roman" w:eastAsia="Calibri" w:hAnsi="Times New Roman" w:cs="Times New Roman"/>
        </w:rPr>
        <w:t>ally</w:t>
      </w:r>
      <w:r w:rsidR="00BF5781" w:rsidRPr="00C4735F">
        <w:rPr>
          <w:rFonts w:ascii="Times New Roman" w:eastAsia="Calibri" w:hAnsi="Times New Roman" w:cs="Times New Roman"/>
        </w:rPr>
        <w:t xml:space="preserve"> disparate species or due to changes in taxonomic classification from lumping or splitting. When higher levels of taxonomic organization cannot be employed for these reasons, studies sometimes </w:t>
      </w:r>
      <w:r w:rsidR="007C093C" w:rsidRPr="00C4735F">
        <w:rPr>
          <w:rFonts w:ascii="Times New Roman" w:eastAsia="Calibri" w:hAnsi="Times New Roman" w:cs="Times New Roman"/>
        </w:rPr>
        <w:t xml:space="preserve">use </w:t>
      </w:r>
      <w:bookmarkStart w:id="1" w:name="OLE_LINK1"/>
      <w:bookmarkStart w:id="2" w:name="OLE_LINK2"/>
      <w:r w:rsidR="00C11D4B" w:rsidRPr="00C4735F">
        <w:rPr>
          <w:rFonts w:ascii="Times New Roman" w:eastAsia="Calibri" w:hAnsi="Times New Roman" w:cs="Times New Roman"/>
        </w:rPr>
        <w:t xml:space="preserve">recognizable taxonomic units </w:t>
      </w:r>
      <w:bookmarkEnd w:id="1"/>
      <w:bookmarkEnd w:id="2"/>
      <w:r w:rsidR="00C11D4B" w:rsidRPr="00C4735F">
        <w:rPr>
          <w:rFonts w:ascii="Times New Roman" w:eastAsia="Calibri" w:hAnsi="Times New Roman" w:cs="Times New Roman"/>
        </w:rPr>
        <w:t xml:space="preserve">(i.e. </w:t>
      </w:r>
      <w:r w:rsidR="00906B2D" w:rsidRPr="00C4735F">
        <w:rPr>
          <w:rFonts w:ascii="Times New Roman" w:eastAsia="Calibri" w:hAnsi="Times New Roman" w:cs="Times New Roman"/>
        </w:rPr>
        <w:t>RTU’s</w:t>
      </w:r>
      <w:r w:rsidR="00C11D4B" w:rsidRPr="00C4735F">
        <w:rPr>
          <w:rFonts w:ascii="Times New Roman" w:eastAsia="Calibri" w:hAnsi="Times New Roman" w:cs="Times New Roman"/>
        </w:rPr>
        <w:t>)</w:t>
      </w:r>
      <w:r w:rsidR="008078C8" w:rsidRPr="00C4735F">
        <w:rPr>
          <w:rFonts w:ascii="Times New Roman" w:eastAsia="Calibri" w:hAnsi="Times New Roman" w:cs="Times New Roman"/>
        </w:rPr>
        <w:t xml:space="preserve"> </w:t>
      </w:r>
      <w:r w:rsidR="00BF5781" w:rsidRPr="00C4735F">
        <w:rPr>
          <w:rFonts w:ascii="Times New Roman" w:eastAsia="Calibri" w:hAnsi="Times New Roman" w:cs="Times New Roman"/>
        </w:rPr>
        <w:t>that are</w:t>
      </w:r>
      <w:r w:rsidR="00CC32D0" w:rsidRPr="00C4735F">
        <w:rPr>
          <w:rFonts w:ascii="Times New Roman" w:hAnsi="Times New Roman" w:cs="Times New Roman"/>
        </w:rPr>
        <w:t xml:space="preserve"> defined by readily identifiable characteristics in the field </w:t>
      </w:r>
      <w:r w:rsidR="00CC32D0" w:rsidRPr="00C4735F">
        <w:rPr>
          <w:rFonts w:ascii="Times New Roman" w:hAnsi="Times New Roman" w:cs="Times New Roman"/>
        </w:rPr>
        <w:fldChar w:fldCharType="begin" w:fldLock="1"/>
      </w:r>
      <w:r w:rsidR="00C81AF0">
        <w:rPr>
          <w:rFonts w:ascii="Times New Roman" w:hAnsi="Times New Roman" w:cs="Times New Roman"/>
        </w:rPr>
        <w:instrText>ADDIN CSL_CITATION {"citationItems":[{"id":"ITEM-1","itemData":{"DOI":"10.1046/j.1523-1739.2002.00358.x","ISBN":"0888-8892","ISSN":"0888-8892","PMID":"831","abstract":"Resumen: En tiempos de crisis de biodiversidad hay una creciente necesidad de métodos más rápidos y baratos para alcanzar las metas de conservación. Esta situación es especialmente problemática para inverte- brados, y se ha propuesto el uso de morfoespecies en lugar de especies taxonómicas como alternativa a las constricciones taxonómicas en situaciones particulares. Condujimos un estudio en un matorral nativo modi- ficado en la Isla South en Nueva Zelanda en el que tomamos muestras de Lepidóptera, Coleóptera y Aranae en verano con trampas de golpe y de canasta. Todos los especímenes fueron separados en morfoespecies por un no-especialista y luego identificados por taxónomos especializados, y se compararon los resultados. Los re- sultados se analizaron con respecto a las separaciones correctas (una especie taxonómica a una morfo- especie), a las agrupaciones (más de una especie clasificada como una sola morfoespecie) y a las separa-","author":[{"dropping-particle":"","family":"Derraik","given":"José G B","non-dropping-particle":"","parse-names":false,"suffix":""},{"dropping-particle":"","family":"Closs","given":"Gerard P","non-dropping-particle":"","parse-names":false,"suffix":""},{"dropping-particle":"","family":"Dickinson","given":"Katherine J M","non-dropping-particle":"","parse-names":false,"suffix":""},{"dropping-particle":"","family":"Sirvid","given":"Philip","non-dropping-particle":"","parse-names":false,"suffix":""},{"dropping-particle":"","family":"Barratt","given":"Barbara I. P.","non-dropping-particle":"","parse-names":false,"suffix":""},{"dropping-particle":"","family":"Patrick","given":"Brian H","non-dropping-particle":"","parse-names":false,"suffix":""}],"container-title":"Conservation Biology","id":"ITEM-1","issue":"4","issued":{"date-parts":[["2002"]]},"page":"1015-1023","title":"Arthropod Morphospecies versus Taxonomic Species:a Case Study with Araneae, Coleoptera,and Lepidoptera","type":"article-journal","volume":"16"},"uris":["http://www.mendeley.com/documents/?uuid=d8d84daf-1a56-4dd4-9bed-d434e53d75ef"]}],"mendeley":{"formattedCitation":"(Derraik et al., 2002)","plainTextFormattedCitation":"(Derraik et al., 2002)","previouslyFormattedCitation":"(Derraik et al., 2002)"},"properties":{"noteIndex":0},"schema":"https://github.com/citation-style-language/schema/raw/master/csl-citation.json"}</w:instrText>
      </w:r>
      <w:r w:rsidR="00CC32D0" w:rsidRPr="00C4735F">
        <w:rPr>
          <w:rFonts w:ascii="Times New Roman" w:hAnsi="Times New Roman" w:cs="Times New Roman"/>
        </w:rPr>
        <w:fldChar w:fldCharType="separate"/>
      </w:r>
      <w:r w:rsidR="00285A29" w:rsidRPr="00C4735F">
        <w:rPr>
          <w:rFonts w:ascii="Times New Roman" w:hAnsi="Times New Roman" w:cs="Times New Roman"/>
          <w:noProof/>
        </w:rPr>
        <w:t>(Derraik et al., 2002)</w:t>
      </w:r>
      <w:r w:rsidR="00CC32D0" w:rsidRPr="00C4735F">
        <w:rPr>
          <w:rFonts w:ascii="Times New Roman" w:hAnsi="Times New Roman" w:cs="Times New Roman"/>
        </w:rPr>
        <w:fldChar w:fldCharType="end"/>
      </w:r>
      <w:r w:rsidR="00CC32D0" w:rsidRPr="00C4735F">
        <w:rPr>
          <w:rFonts w:ascii="Times New Roman" w:hAnsi="Times New Roman" w:cs="Times New Roman"/>
        </w:rPr>
        <w:t xml:space="preserve">. </w:t>
      </w:r>
    </w:p>
    <w:p w14:paraId="430E37A2" w14:textId="0C0C5E46" w:rsidR="00C94857" w:rsidRPr="00C4735F" w:rsidRDefault="007024AC" w:rsidP="00C94857">
      <w:pPr>
        <w:spacing w:line="480" w:lineRule="auto"/>
        <w:ind w:firstLine="720"/>
        <w:rPr>
          <w:rFonts w:ascii="Times New Roman" w:eastAsia="Calibri" w:hAnsi="Times New Roman" w:cs="Times New Roman"/>
        </w:rPr>
      </w:pPr>
      <w:r w:rsidRPr="00C4735F">
        <w:rPr>
          <w:rFonts w:ascii="Times New Roman" w:eastAsia="Calibri" w:hAnsi="Times New Roman" w:cs="Times New Roman"/>
        </w:rPr>
        <w:t xml:space="preserve">Coral reefs are biodiversity hotspots that are monitored across spatial and temporal scales because they are threatened by a variety of environmental and anthropogenic factors. </w:t>
      </w:r>
      <w:r w:rsidR="00C94857" w:rsidRPr="00C4735F">
        <w:rPr>
          <w:rFonts w:ascii="Times New Roman" w:eastAsia="Calibri" w:hAnsi="Times New Roman" w:cs="Times New Roman"/>
        </w:rPr>
        <w:t xml:space="preserve">The most commonly measured features of coral reefs are hard coral cover and structural complexity (rugosity), presumably because they are simple and affordable to measure. The temporal decline </w:t>
      </w:r>
      <w:r w:rsidR="00C94857" w:rsidRPr="00C4735F">
        <w:rPr>
          <w:rFonts w:ascii="Times New Roman" w:eastAsia="Calibri" w:hAnsi="Times New Roman" w:cs="Times New Roman"/>
        </w:rPr>
        <w:lastRenderedPageBreak/>
        <w:t xml:space="preserve">of these reef features is widely documented because they are so frequently measured </w:t>
      </w:r>
      <w:r w:rsidR="00C94857" w:rsidRPr="00C4735F">
        <w:rPr>
          <w:rFonts w:ascii="Times New Roman" w:eastAsia="Calibri" w:hAnsi="Times New Roman" w:cs="Times New Roman"/>
        </w:rPr>
        <w:fldChar w:fldCharType="begin" w:fldLock="1"/>
      </w:r>
      <w:r w:rsidR="00C94857" w:rsidRPr="00C4735F">
        <w:rPr>
          <w:rFonts w:ascii="Times New Roman" w:eastAsia="Calibri" w:hAnsi="Times New Roman" w:cs="Times New Roman"/>
        </w:rPr>
        <w:instrText>ADDIN CSL_CITATION {"citationItems":[{"id":"ITEM-1","itemData":{"DOI":"10.1038/nature21707","ISBN":"0028-0836","ISSN":"14764687","PMID":"28300113","abstract":"The Great Barrier Reef is the world's largest reef system, but is being increasingly affected by climate change. Terry Hughes and colleagues examine changes in the geographic footprint of mass bleaching events on the Great Barrier Reef over the last two decades, using aerial and underwater survey data combined with satellite-derived measurements of sea surface temperature. They show that the cumulative footprint of multiple bleaching events has expanded to encompass virtually all of the Great Barrier Reef, reducing the number and size of potential refuges. The 2016 bleaching event proved the most severe, affecting 91% of individual reefs. The authors call for immediate global action to reduce the magnitude of climate warming in order to secure a future for coral reefs.","author":[{"dropping-particle":"","family":"Hughes","given":"Terry P.","non-dropping-particle":"","parse-names":false,"suffix":""},{"dropping-particle":"","family":"Kerry","given":"James T.","non-dropping-particle":"","parse-names":false,"suffix":""},{"dropping-particle":"","family":"Álvarez-Noriega","given":"Mariana","non-dropping-particle":"","parse-names":false,"suffix":""},{"dropping-particle":"","family":"Álvarez-Romero","given":"Jorge G.","non-dropping-particle":"","parse-names":false,"suffix":""},{"dropping-particle":"","family":"Anderson","given":"Kristen D.","non-dropping-particle":"","parse-names":false,"suffix":""},{"dropping-particle":"","family":"Baird","given":"Andrew H.","non-dropping-particle":"","parse-names":false,"suffix":""},{"dropping-particle":"","family":"Babcock","given":"Russell C.","non-dropping-particle":"","parse-names":false,"suffix":""},{"dropping-particle":"","family":"Beger","given":"Maria","non-dropping-particle":"","parse-names":false,"suffix":""},{"dropping-particle":"","family":"Bellwood","given":"David R.","non-dropping-particle":"","parse-names":false,"suffix":""},{"dropping-particle":"","family":"Berkelmans","given":"Ray","non-dropping-particle":"","parse-names":false,"suffix":""},{"dropping-particle":"","family":"Bridge","given":"Tom C.","non-dropping-particle":"","parse-names":false,"suffix":""},{"dropping-particle":"","family":"Butler","given":"Ian R.","non-dropping-particle":"","parse-names":false,"suffix":""},{"dropping-particle":"","family":"Byrne","given":"Maria","non-dropping-particle":"","parse-names":false,"suffix":""},{"dropping-particle":"","family":"Cantin","given":"Neal E.","non-dropping-particle":"","parse-names":false,"suffix":""},{"dropping-particle":"","family":"Comeau","given":"Steeve","non-dropping-particle":"","parse-names":false,"suffix":""},{"dropping-particle":"","family":"Connolly","given":"Sean R.","non-dropping-particle":"","parse-names":false,"suffix":""},{"dropping-particle":"","family":"Cumming","given":"Graeme S.","non-dropping-particle":"","parse-names":false,"suffix":""},{"dropping-particle":"","family":"Dalton","given":"Steven J.","non-dropping-particle":"","parse-names":false,"suffix":""},{"dropping-particle":"","family":"Diaz-Pulido","given":"Guillermo","non-dropping-particle":"","parse-names":false,"suffix":""},{"dropping-particle":"","family":"Eakin","given":"C. Mark","non-dropping-particle":"","parse-names":false,"suffix":""},{"dropping-particle":"","family":"Figueira","given":"Will F.","non-dropping-particle":"","parse-names":false,"suffix":""},{"dropping-particle":"","family":"Gilmour","given":"James P.","non-dropping-particle":"","parse-names":false,"suffix":""},{"dropping-particle":"","family":"Harrison","given":"Hugo B.","non-dropping-particle":"","parse-names":false,"suffix":""},{"dropping-particle":"","family":"Heron","given":"Scott F.","non-dropping-particle":"","parse-names":false,"suffix":""},{"dropping-particle":"","family":"Hoey","given":"Andrew S.","non-dropping-particle":"","parse-names":false,"suffix":""},{"dropping-particle":"","family":"Hobbs","given":"Jean Paul A.","non-dropping-particle":"","parse-names":false,"suffix":""},{"dropping-particle":"","family":"Hoogenboom","given":"Mia O.","non-dropping-particle":"","parse-names":false,"suffix":""},{"dropping-particle":"V.","family":"Kennedy","given":"Emma","non-dropping-particle":"","parse-names":false,"suffix":""},{"dropping-particle":"","family":"Kuo","given":"Chao Yang","non-dropping-particle":"","parse-names":false,"suffix":""},{"dropping-particle":"","family":"Lough","given":"Janice M.","non-dropping-particle":"","parse-names":false,"suffix":""},{"dropping-particle":"","family":"Lowe","given":"Ryan J.","non-dropping-particle":"","parse-names":false,"suffix":""},{"dropping-particle":"","family":"Liu","given":"Gang","non-dropping-particle":"","parse-names":false,"suffix":""},{"dropping-particle":"","family":"McCulloch","given":"Malcolm T.","non-dropping-particle":"","parse-names":false,"suffix":""},{"dropping-particle":"","family":"Malcolm","given":"Hamish A.","non-dropping-particle":"","parse-names":false,"suffix":""},{"dropping-particle":"","family":"McWilliam","given":"Michael J.","non-dropping-particle":"","parse-names":false,"suffix":""},{"dropping-particle":"","family":"Pandolfi","given":"John M.","non-dropping-particle":"","parse-names":false,"suffix":""},{"dropping-particle":"","family":"Pears","given":"Rachel J.","non-dropping-particle":"","parse-names":false,"suffix":""},{"dropping-particle":"","family":"Pratchett","given":"Morgan S.","non-dropping-particle":"","parse-names":false,"suffix":""},{"dropping-particle":"","family":"Schoepf","given":"Verena","non-dropping-particle":"","parse-names":false,"suffix":""},{"dropping-particle":"","family":"Simpson","given":"Tristan","non-dropping-particle":"","parse-names":false,"suffix":""},{"dropping-particle":"","family":"Skirving","given":"William J.","non-dropping-particle":"","parse-names":false,"suffix":""},{"dropping-particle":"","family":"Sommer","given":"Brigitte","non-dropping-particle":"","parse-names":false,"suffix":""},{"dropping-particle":"","family":"Torda","given":"Gergely","non-dropping-particle":"","parse-names":false,"suffix":""},{"dropping-particle":"","family":"Wachenfeld","given":"David R.","non-dropping-particle":"","parse-names":false,"suffix":""},{"dropping-particle":"","family":"Willis","given":"Bette L.","non-dropping-particle":"","parse-names":false,"suffix":""},{"dropping-particle":"","family":"Wilson","given":"Shaun K.","non-dropping-particle":"","parse-names":false,"suffix":""}],"container-title":"Nature","id":"ITEM-1","issue":"7645","issued":{"date-parts":[["2017"]]},"page":"373-377","title":"Global warming and recurrent mass bleaching of corals","type":"article-journal","volume":"543"},"uris":["http://www.mendeley.com/documents/?uuid=eae4c81d-d1a6-4b27-b946-a9c9a82c2012"]},{"id":"ITEM-2","itemData":{"abstract":"Reef Check is a coral reef monitoring method which has now been used for a decade in Indonesia. From this first decade of RC surveys in Indonesia from 1997-2006, we can say that overall the hard coral cover (Hard Coral) which is used as an indicator of coral reef health is in the Average category (26-50%), with a downwards trend. The percentage live cover varies from 40.90% to 56.96% with the highest percentage recorded in 2000 and the lowest in 1999. Conversely, the non-living (abiotic) cover was lowest in 2000 and highest in 1999. Butterfly fish are one of the indicators used to assess the pressure from collection for the marine aquarium trade, and there is a slight downward trend in the annual average abundance. Whereas for fish used as indicators of the live reef fish trade and overfishing the figures indicate very heavy fishing pressure, indeed for Barramundi Cod and Humphead Wrasse the figures per transect per year vary from none to one. Invertebrate data are used to describe four aspects; collection for the marine aquarium trade, overfishing, over harvesting and coral predator population explosions. The abundance of organisms used as indicators of the marine aquarium trade tended to increase, whereas the abundance of organisms used as indicators of overfishing and over harvesting show a significant downward trend. The crow of thorns starfish (COTS) Acanthaster plancii which is an indicator of coral predation was recorded at minimal population levels. Overall, the impacts which cause mechanical damage to coral reefs and the level of trash didn't show any clear increasing or decreasing trend. The majority of coral damage was not very serious (level 1) and on average the highest level of damage was caused by anchoring and other boating activities, whereas trash was also at the same level (level 1) and the majority of impacts were classified as \"other\". In conclusion, we are aware that the pressure on our coral reefs is increasing in line with development and resource use across Indonesia. If we are to preserve our coral reefs and their resources which should benefit us all, now and in the future, it is imperative that we build partnerships and each play our part in the wise management of this valuable ecosystem. Best","author":[{"dropping-particle":"","family":"Habibi","given":"Abdullah","non-dropping-particle":"","parse-names":false,"suffix":""},{"dropping-particle":"","family":"Setiasih","given":"Naneng","non-dropping-particle":"","parse-names":false,"suffix":""},{"dropping-particle":"","family":"Sartin","given":"Jensi","non-dropping-particle":"","parse-names":false,"suffix":""}],"id":"ITEM-2","issued":{"date-parts":[["2007"]]},"title":"A decade of reef check monitoring: Indonesian coral reefs, condition and trends","type":"article-journal"},"uris":["http://www.mendeley.com/documents/?uuid=83261826-b25d-3e59-b3a0-4c92589aafb6"]},{"id":"ITEM-3","itemData":{"DOI":"10.1016/j.marpolbul.2015.05.014","abstract":"Over the past decade, development along the northern coast of Jamaica has accelerated, resulting in ele- vated levels of sedimentation on adjacent reefs. To understand the effects of this development on sponge community dynamics, we conducted surveys at three locations with varying degrees of adjacent coastal development to quantify species richness, abundance and diversity at two depths (8–10mand 15–18 m). Sediment accumulation rate, total suspended solids and other water quality parameters were also quan- tified. The sponge community at the location with the least coastal development and anthropogenic influ- ence was often significantly different from the other two locations, and exhibited higher sponge abundance, richness, and diversity. Sponge community composition and size distribution were statisti- cally different among locations. This study provides correlative evidence that coastal development affects aspects of sponge community ecology, although the precise mechanisms are still unclear.","author":[{"dropping-particle":"","family":"Stubler","given":"Amber D","non-dropping-particle":"","parse-names":false,"suffix":""},{"dropping-particle":"","family":"Duckworth","given":"Alan R","non-dropping-particle":"","parse-names":false,"suffix":""},{"dropping-particle":"","family":"Peterson","given":"Bradley J","non-dropping-particle":"","parse-names":false,"suffix":""}],"container-title":"Marine Pollution Bulletin","id":"ITEM-3","issued":{"date-parts":[["2015"]]},"note":"This study quantified sponge richness, abundance, and diversity at sites with varying levels of anthropogenic disturbance (sedimentation). All metrics were higher at the site with less disturbance.","page":"261-270","title":"The effects of coastal development on sponge abundance, diversity, and community composition on Jamaican coral reefs","type":"article-journal","volume":"96"},"uris":["http://www.mendeley.com/documents/?uuid=311c1301-2fff-3749-84d2-49cda2f259ef"]}],"mendeley":{"formattedCitation":"(Habibi, Setiasih, &amp; Sartin, 2007; Hughes et al., 2017; Stubler, Duckworth, &amp; Peterson, 2015)","plainTextFormattedCitation":"(Habibi, Setiasih, &amp; Sartin, 2007; Hughes et al., 2017; Stubler, Duckworth, &amp; Peterson, 2015)","previouslyFormattedCitation":"(Habibi, Setiasih, &amp; Sartin, 2007; Hughes et al., 2017; Stubler, Duckworth, &amp; Peterson, 2015)"},"properties":{"noteIndex":0},"schema":"https://github.com/citation-style-language/schema/raw/master/csl-citation.json"}</w:instrText>
      </w:r>
      <w:r w:rsidR="00C94857" w:rsidRPr="00C4735F">
        <w:rPr>
          <w:rFonts w:ascii="Times New Roman" w:eastAsia="Calibri" w:hAnsi="Times New Roman" w:cs="Times New Roman"/>
        </w:rPr>
        <w:fldChar w:fldCharType="separate"/>
      </w:r>
      <w:r w:rsidR="00C94857" w:rsidRPr="00C4735F">
        <w:rPr>
          <w:rFonts w:ascii="Times New Roman" w:eastAsia="Calibri" w:hAnsi="Times New Roman" w:cs="Times New Roman"/>
          <w:noProof/>
        </w:rPr>
        <w:t>(Habibi, Setiasih, &amp; Sartin, 2007; Hughes et al., 2017; Stubler, Duckworth, &amp; Peterson, 2015)</w:t>
      </w:r>
      <w:r w:rsidR="00C94857" w:rsidRPr="00C4735F">
        <w:rPr>
          <w:rFonts w:ascii="Times New Roman" w:eastAsia="Calibri" w:hAnsi="Times New Roman" w:cs="Times New Roman"/>
        </w:rPr>
        <w:fldChar w:fldCharType="end"/>
      </w:r>
      <w:r w:rsidR="00C94857" w:rsidRPr="00C4735F">
        <w:rPr>
          <w:rFonts w:ascii="Times New Roman" w:eastAsia="Calibri" w:hAnsi="Times New Roman" w:cs="Times New Roman"/>
        </w:rPr>
        <w:t xml:space="preserve"> and they are often used as surrogates for reef biodiversity. Coral cover and rugosity are good surrogates because they are simple to measure, but here I test whether they act as effective surrogates to predict measures of species diversity for major taxonomic groups on coral reefs over time.</w:t>
      </w:r>
    </w:p>
    <w:p w14:paraId="13790E6E" w14:textId="275C914B" w:rsidR="00C94857" w:rsidRPr="00C4735F" w:rsidRDefault="00C94857" w:rsidP="00C94857">
      <w:pPr>
        <w:spacing w:line="480" w:lineRule="auto"/>
        <w:ind w:firstLine="720"/>
        <w:rPr>
          <w:rFonts w:ascii="Times New Roman" w:eastAsia="Calibri" w:hAnsi="Times New Roman" w:cs="Times New Roman"/>
        </w:rPr>
      </w:pPr>
      <w:r w:rsidRPr="00C4735F">
        <w:rPr>
          <w:rFonts w:ascii="Times New Roman" w:eastAsia="Calibri" w:hAnsi="Times New Roman" w:cs="Times New Roman"/>
        </w:rPr>
        <w:t xml:space="preserve">I will use percent live hard coral cover and rugosity as surrogates to predict species richness of corals, fishes and sponges using monitoring data from eight sites around Guana Island in the British Virgin Islands </w:t>
      </w:r>
      <w:r w:rsidRPr="00C4735F">
        <w:rPr>
          <w:rFonts w:ascii="Times New Roman" w:eastAsia="Calibri" w:hAnsi="Times New Roman" w:cs="Times New Roman"/>
        </w:rPr>
        <w:fldChar w:fldCharType="begin" w:fldLock="1"/>
      </w:r>
      <w:r w:rsidRPr="00C4735F">
        <w:rPr>
          <w:rFonts w:ascii="Times New Roman" w:eastAsia="Calibri" w:hAnsi="Times New Roman" w:cs="Times New Roman"/>
        </w:rPr>
        <w:instrText>ADDIN CSL_CITATION {"citationItems":[{"id":"ITEM-1","itemData":{"DOI":"10.1016/j.jnc.2015.01.002","ISSN":"1617-1381","abstract":"Citizen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 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Conservation","id":"ITEM-1","issued":{"date-parts":[["2015"]]},"page":"1-9","publisher":"Elsevier","title":"Comparing monitoring data collected by volunteers and professionals shows that citizen scientists can detect long-term change on coral reefs","type":"article-journal","volume":"24"},"uris":["http://www.mendeley.com/documents/?uuid=fa742e24-175b-43a4-a3bd-e0d4fee059b9"]}],"mendeley":{"formattedCitation":"(Forrester et al., 2015)","plainTextFormattedCitation":"(Forrester et al., 2015)","previouslyFormattedCitation":"(Forrester et al., 2015)"},"properties":{"noteIndex":0},"schema":"https://github.com/citation-style-language/schema/raw/master/csl-citation.json"}</w:instrText>
      </w:r>
      <w:r w:rsidRPr="00C4735F">
        <w:rPr>
          <w:rFonts w:ascii="Times New Roman" w:eastAsia="Calibri" w:hAnsi="Times New Roman" w:cs="Times New Roman"/>
        </w:rPr>
        <w:fldChar w:fldCharType="separate"/>
      </w:r>
      <w:r w:rsidRPr="00C4735F">
        <w:rPr>
          <w:rFonts w:ascii="Times New Roman" w:eastAsia="Calibri" w:hAnsi="Times New Roman" w:cs="Times New Roman"/>
          <w:noProof/>
        </w:rPr>
        <w:t>(Forrester et al., 2015)</w:t>
      </w:r>
      <w:r w:rsidRPr="00C4735F">
        <w:rPr>
          <w:rFonts w:ascii="Times New Roman" w:eastAsia="Calibri" w:hAnsi="Times New Roman" w:cs="Times New Roman"/>
        </w:rPr>
        <w:fldChar w:fldCharType="end"/>
      </w:r>
      <w:r w:rsidRPr="00C4735F">
        <w:rPr>
          <w:rFonts w:ascii="Times New Roman" w:eastAsia="Calibri" w:hAnsi="Times New Roman" w:cs="Times New Roman"/>
        </w:rPr>
        <w:t>. Reef fishes, hard corals (</w:t>
      </w:r>
      <w:proofErr w:type="spellStart"/>
      <w:r w:rsidRPr="00C4735F">
        <w:rPr>
          <w:rFonts w:ascii="Times New Roman" w:eastAsia="Calibri" w:hAnsi="Times New Roman" w:cs="Times New Roman"/>
        </w:rPr>
        <w:t>Scleractinia</w:t>
      </w:r>
      <w:proofErr w:type="spellEnd"/>
      <w:r w:rsidRPr="00C4735F">
        <w:rPr>
          <w:rFonts w:ascii="Times New Roman" w:eastAsia="Calibri" w:hAnsi="Times New Roman" w:cs="Times New Roman"/>
        </w:rPr>
        <w:t xml:space="preserve">), and sponges are dominant coral reef organisms that establish and maintain biodiversity by filling multiple functional roles in coral reef systems </w:t>
      </w:r>
      <w:r w:rsidRPr="00C4735F">
        <w:rPr>
          <w:rFonts w:ascii="Times New Roman" w:eastAsia="Calibri" w:hAnsi="Times New Roman" w:cs="Times New Roman"/>
        </w:rPr>
        <w:fldChar w:fldCharType="begin" w:fldLock="1"/>
      </w:r>
      <w:r w:rsidRPr="00C4735F">
        <w:rPr>
          <w:rFonts w:ascii="Times New Roman" w:eastAsia="Calibri" w:hAnsi="Times New Roman" w:cs="Times New Roman"/>
        </w:rPr>
        <w:instrText>ADDIN CSL_CITATION {"citationItems":[{"id":"ITEM-1","itemData":{"DOI":"10.1525/bio.2011.61.10.8","author":[{"dropping-particle":"","family":"Angelini","given":"Christine","non-dropping-particle":"","parse-names":false,"suffix":""},{"dropping-particle":"","family":"Altieri","given":"Andrew H","non-dropping-particle":"","parse-names":false,"suffix":""},{"dropping-particle":"","family":"Silliman","given":"Brian R","non-dropping-particle":"","parse-names":false,"suffix":""},{"dropping-particle":"","family":"Bertness","given":"Mark D","non-dropping-particle":"","parse-names":false,"suffix":""}],"id":"ITEM-1","issue":"10","issued":{"date-parts":[["2018"]]},"title":"Interactions among Foundation Species and Their Consequences ­ for Community Organization , Biodiversity , and Conservation","type":"article-journal","volume":"61"},"uris":["http://www.mendeley.com/documents/?uuid=624e3ecd-1d89-4ffd-82ec-1e3e093a990f"]}],"mendeley":{"formattedCitation":"(Angelini, Altieri, Silliman, &amp; Bertness, 2018)","plainTextFormattedCitation":"(Angelini, Altieri, Silliman, &amp; Bertness, 2018)","previouslyFormattedCitation":"(Angelini, Altieri, Silliman, &amp; Bertness, 2018)"},"properties":{"noteIndex":0},"schema":"https://github.com/citation-style-language/schema/raw/master/csl-citation.json"}</w:instrText>
      </w:r>
      <w:r w:rsidRPr="00C4735F">
        <w:rPr>
          <w:rFonts w:ascii="Times New Roman" w:eastAsia="Calibri" w:hAnsi="Times New Roman" w:cs="Times New Roman"/>
        </w:rPr>
        <w:fldChar w:fldCharType="separate"/>
      </w:r>
      <w:r w:rsidRPr="00C4735F">
        <w:rPr>
          <w:rFonts w:ascii="Times New Roman" w:eastAsia="Calibri" w:hAnsi="Times New Roman" w:cs="Times New Roman"/>
          <w:noProof/>
        </w:rPr>
        <w:t>(Angelini, Altieri, Silliman, &amp; Bertness, 2018)</w:t>
      </w:r>
      <w:r w:rsidRPr="00C4735F">
        <w:rPr>
          <w:rFonts w:ascii="Times New Roman" w:eastAsia="Calibri" w:hAnsi="Times New Roman" w:cs="Times New Roman"/>
        </w:rPr>
        <w:fldChar w:fldCharType="end"/>
      </w:r>
      <w:r w:rsidRPr="00C4735F">
        <w:rPr>
          <w:rFonts w:ascii="Times New Roman" w:eastAsia="Calibri" w:hAnsi="Times New Roman" w:cs="Times New Roman"/>
        </w:rPr>
        <w:t>. I hypothesize that coral cover will be an effective surrogate for coral species richness because declines in coral cover have been associated with declines in coral diversity</w:t>
      </w:r>
      <w:r w:rsidR="00AA65D9">
        <w:rPr>
          <w:rFonts w:ascii="Times New Roman" w:eastAsia="Calibri" w:hAnsi="Times New Roman" w:cs="Times New Roman"/>
        </w:rPr>
        <w:t xml:space="preserve"> </w:t>
      </w:r>
      <w:r w:rsidR="00AA65D9">
        <w:rPr>
          <w:rFonts w:ascii="Times New Roman" w:eastAsia="Calibri" w:hAnsi="Times New Roman" w:cs="Times New Roman"/>
        </w:rPr>
        <w:fldChar w:fldCharType="begin" w:fldLock="1"/>
      </w:r>
      <w:r w:rsidR="003C70D6">
        <w:rPr>
          <w:rFonts w:ascii="Times New Roman" w:eastAsia="Calibri" w:hAnsi="Times New Roman" w:cs="Times New Roman"/>
        </w:rPr>
        <w:instrText>ADDIN CSL_CITATION {"citationItems":[{"id":"ITEM-1","itemData":{"DOI":"10.3389/fmars.2018.00323","ISBN":"2296-7745","ISSN":"2296-7745","abstract":"Globally coral reefs have been declining at alarming rates as a result of anthropogenic stressors, leading to increased frequency and severity of widespread bleaching and disease events. These events are often associated with increased water temperatures due to climate change as well as regional and local stress from nutrient enrichment through runoff and sedimentation from coastal development. In late 2014, a white syndrome disease outbreak was reported off the coast of southeast Florida and was subsequently documented spreading throughout the region. This study examined the regional impacts of the disease event on the southeast Florida stony coral population utilizing stony coral demographic data from the Southeast Florida Coral Reef Evaluation and Monitoring Project (SECREMP). SECREMP is a long-term monitoring project examining 22 sites distributed from Miami-Dade County north to Martin County, Florida. The results revealed significant region-wide declines in stony coral diversity, density, and live tissue area corresponding with increased disease prevalence, which reached its maximum for the study period in 2016. Regional declines in coral density approached 30% loss and live tissue was upwards of 60% as a result of the disease outbreak. Additionally, multiple species were severely impacted, especially the reef building, complexity-contributing species Montastraea cavernosa, Meandrina meandrites, and Siderastrea siderea. The disease outbreak resulted in acute mortality and altered the ecosystem function to a point such that recovery is uncertain. This multiyear, region-wide disease outbreak has been indiscriminate relative to coral species impacted and was arguably the most devastating disturbance event documented on the Southeast Florida Reef Tract.","author":[{"dropping-particle":"","family":"Walton","given":"Charles J.","non-dropping-particle":"","parse-names":false,"suffix":""},{"dropping-particle":"","family":"Hayes","given":"Nicole K.","non-dropping-particle":"","parse-names":false,"suffix":""},{"dropping-particle":"","family":"Gilliam","given":"David S.","non-dropping-particle":"","parse-names":false,"suffix":""}],"container-title":"Frontiers in Marine Science","id":"ITEM-1","issue":"September","issued":{"date-parts":[["2018"]]},"page":"1-14","title":"Impacts of a Regional, Multi-Year, Multi-Species Coral Disease Outbreak in Southeast Florida","type":"article-journal","volume":"5"},"uris":["http://www.mendeley.com/documents/?uuid=6b7ebdd4-0309-412d-93df-5471b2ca8472"]}],"mendeley":{"formattedCitation":"(Walton, Hayes, &amp; Gilliam, 2018)","plainTextFormattedCitation":"(Walton, Hayes, &amp; Gilliam, 2018)","previouslyFormattedCitation":"(Walton, Hayes, &amp; Gilliam, 2018)"},"properties":{"noteIndex":0},"schema":"https://github.com/citation-style-language/schema/raw/master/csl-citation.json"}</w:instrText>
      </w:r>
      <w:r w:rsidR="00AA65D9">
        <w:rPr>
          <w:rFonts w:ascii="Times New Roman" w:eastAsia="Calibri" w:hAnsi="Times New Roman" w:cs="Times New Roman"/>
        </w:rPr>
        <w:fldChar w:fldCharType="separate"/>
      </w:r>
      <w:r w:rsidR="00AA65D9" w:rsidRPr="00AA65D9">
        <w:rPr>
          <w:rFonts w:ascii="Times New Roman" w:eastAsia="Calibri" w:hAnsi="Times New Roman" w:cs="Times New Roman"/>
          <w:noProof/>
        </w:rPr>
        <w:t>(Walton, Hayes, &amp; Gilliam, 2018)</w:t>
      </w:r>
      <w:r w:rsidR="00AA65D9">
        <w:rPr>
          <w:rFonts w:ascii="Times New Roman" w:eastAsia="Calibri" w:hAnsi="Times New Roman" w:cs="Times New Roman"/>
        </w:rPr>
        <w:fldChar w:fldCharType="end"/>
      </w:r>
      <w:r w:rsidRPr="00C4735F">
        <w:rPr>
          <w:rFonts w:ascii="Times New Roman" w:eastAsia="Calibri" w:hAnsi="Times New Roman" w:cs="Times New Roman"/>
        </w:rPr>
        <w:t>. Similarly, I hypothesize that coral cover will</w:t>
      </w:r>
      <w:r w:rsidR="005236C0" w:rsidRPr="00C4735F">
        <w:rPr>
          <w:rFonts w:ascii="Times New Roman" w:eastAsia="Calibri" w:hAnsi="Times New Roman" w:cs="Times New Roman"/>
        </w:rPr>
        <w:t xml:space="preserve"> </w:t>
      </w:r>
      <w:r w:rsidRPr="00C4735F">
        <w:rPr>
          <w:rFonts w:ascii="Times New Roman" w:eastAsia="Calibri" w:hAnsi="Times New Roman" w:cs="Times New Roman"/>
        </w:rPr>
        <w:t>be an effective surrogate for sponge species richness because declines in coral cover have been associated with increase</w:t>
      </w:r>
      <w:r w:rsidR="005236C0" w:rsidRPr="00C4735F">
        <w:rPr>
          <w:rFonts w:ascii="Times New Roman" w:eastAsia="Calibri" w:hAnsi="Times New Roman" w:cs="Times New Roman"/>
        </w:rPr>
        <w:t>s</w:t>
      </w:r>
      <w:r w:rsidRPr="00C4735F">
        <w:rPr>
          <w:rFonts w:ascii="Times New Roman" w:eastAsia="Calibri" w:hAnsi="Times New Roman" w:cs="Times New Roman"/>
        </w:rPr>
        <w:t xml:space="preserve"> in sponge cover</w:t>
      </w:r>
      <w:r w:rsidR="003C70D6">
        <w:rPr>
          <w:rFonts w:ascii="Times New Roman" w:eastAsia="Calibri" w:hAnsi="Times New Roman" w:cs="Times New Roman"/>
        </w:rPr>
        <w:t xml:space="preserve"> </w:t>
      </w:r>
      <w:r w:rsidR="003C70D6">
        <w:rPr>
          <w:rFonts w:ascii="Times New Roman" w:eastAsia="Calibri" w:hAnsi="Times New Roman" w:cs="Times New Roman"/>
        </w:rPr>
        <w:fldChar w:fldCharType="begin" w:fldLock="1"/>
      </w:r>
      <w:r w:rsidR="003C70D6">
        <w:rPr>
          <w:rFonts w:ascii="Times New Roman" w:eastAsia="Calibri" w:hAnsi="Times New Roman" w:cs="Times New Roman"/>
        </w:rPr>
        <w:instrText>ADDIN CSL_CITATION {"citationItems":[{"id":"ITEM-1","itemData":{"DOI":"10.3354/meps10427","ISBN":"0171-8630\r1616-1599","ISSN":"01718630","PMID":"10390683","abstract":"Disturbances that result in the mass mortality of reef-building corals are changing the appearance of reefs worldwide. Many reefs are transitioning away from scleractinian-coral- dominated assemblages to benthic communities composed primarily of non-scleractinian taxa. This study evaluated recovery patterns of reef communities in the Florida Keys following the mortality associated with the 1997/1998 El Niño. We examined temporal trends among the 5 most spatially abundant reef taxa and stony coral species from 1999 to 2009 at 3 spatial scales, and applied a Principal Coordinate Analysis (PCoA) to determine whether changes in their cover resulted in a shift in community structure. Trends of decreasing stony coral cover were not identi- fied Keys-wide between 1999 and 2009, but 2 of the 3 habitats examined—shallow and deep forereefs—did show a significant decline in cover. Concomitantly, octocoral cover significantly increased Keys-wide and in all 3 habitats. The transition to octocorals was most evident on shallow forereefs, where octocoral cover significantly increased at 9 of 12 reefs and overwhelmingly influenced the PCoA. On deep forereefs, octocoral and sponge cover did significantly increase, but did not impart a clearly defined shift in community structure like that observed on shallow forereefs. Community composition at patch reefs was relatively consistent during the study, but the increase in octocoral cover may accelerate further following a cold-water mortality event in 2010. These results demonstrate that octocorals are emerging as the predominant benthic taxa in the Florida Keys. Although the transition to octocorals may have started long ago, their apparent resilience to present-day stressors will likely allow this shift to continue into the foreseeable future.","author":[{"dropping-particle":"","family":"Ruzicka","given":"R. R.","non-dropping-particle":"","parse-names":false,"suffix":""},{"dropping-particle":"","family":"Colella","given":"M. A.","non-dropping-particle":"","parse-names":false,"suffix":""},{"dropping-particle":"","family":"Porter","given":"J. W.","non-dropping-particle":"","parse-names":false,"suffix":""},{"dropping-particle":"","family":"Morrison","given":"J. M.","non-dropping-particle":"","parse-names":false,"suffix":""},{"dropping-particle":"","family":"Kidney","given":"J. A.","non-dropping-particle":"","parse-names":false,"suffix":""},{"dropping-particle":"","family":"Brinkhuis","given":"V.","non-dropping-particle":"","parse-names":false,"suffix":""},{"dropping-particle":"","family":"Lunz","given":"K. S.","non-dropping-particle":"","parse-names":false,"suffix":""},{"dropping-particle":"","family":"MacAulay","given":"K. A.","non-dropping-particle":"","parse-names":false,"suffix":""},{"dropping-particle":"","family":"Bartlett","given":"L. A.","non-dropping-particle":"","parse-names":false,"suffix":""},{"dropping-particle":"","family":"Meyers","given":"M. K.","non-dropping-particle":"","parse-names":false,"suffix":""},{"dropping-particle":"","family":"Colee","given":"J.","non-dropping-particle":"","parse-names":false,"suffix":""}],"container-title":"Marine Ecology Progress Series","id":"ITEM-1","issued":{"date-parts":[["2013"]]},"page":"125-141","title":"Temporal changes in benthic assemblages on Florida Keys reefs 11 years after the 1997/1998 El Niño","type":"article-journal","volume":"489"},"uris":["http://www.mendeley.com/documents/?uuid=2f96db59-371c-43af-973d-de9be664730b"]}],"mendeley":{"formattedCitation":"(Ruzicka et al., 2013)","plainTextFormattedCitation":"(Ruzicka et al., 2013)","previouslyFormattedCitation":"(Ruzicka et al., 2013)"},"properties":{"noteIndex":0},"schema":"https://github.com/citation-style-language/schema/raw/master/csl-citation.json"}</w:instrText>
      </w:r>
      <w:r w:rsidR="003C70D6">
        <w:rPr>
          <w:rFonts w:ascii="Times New Roman" w:eastAsia="Calibri" w:hAnsi="Times New Roman" w:cs="Times New Roman"/>
        </w:rPr>
        <w:fldChar w:fldCharType="separate"/>
      </w:r>
      <w:r w:rsidR="003C70D6" w:rsidRPr="003C70D6">
        <w:rPr>
          <w:rFonts w:ascii="Times New Roman" w:eastAsia="Calibri" w:hAnsi="Times New Roman" w:cs="Times New Roman"/>
          <w:noProof/>
        </w:rPr>
        <w:t>(Ruzicka et al., 2013)</w:t>
      </w:r>
      <w:r w:rsidR="003C70D6">
        <w:rPr>
          <w:rFonts w:ascii="Times New Roman" w:eastAsia="Calibri" w:hAnsi="Times New Roman" w:cs="Times New Roman"/>
        </w:rPr>
        <w:fldChar w:fldCharType="end"/>
      </w:r>
      <w:r w:rsidRPr="00C4735F">
        <w:rPr>
          <w:rFonts w:ascii="Times New Roman" w:eastAsia="Calibri" w:hAnsi="Times New Roman" w:cs="Times New Roman"/>
        </w:rPr>
        <w:t>, most likely due to  competitive interactions between sponges and corals.</w:t>
      </w:r>
      <w:r w:rsidR="005236C0" w:rsidRPr="00C4735F">
        <w:rPr>
          <w:rFonts w:ascii="Times New Roman" w:eastAsia="Calibri" w:hAnsi="Times New Roman" w:cs="Times New Roman"/>
        </w:rPr>
        <w:t xml:space="preserve"> Although </w:t>
      </w:r>
      <w:r w:rsidR="00C4735F" w:rsidRPr="00C4735F">
        <w:rPr>
          <w:rFonts w:ascii="Times New Roman" w:eastAsia="Calibri" w:hAnsi="Times New Roman" w:cs="Times New Roman"/>
        </w:rPr>
        <w:t>coral cover</w:t>
      </w:r>
      <w:r w:rsidR="005236C0" w:rsidRPr="00C4735F">
        <w:rPr>
          <w:rFonts w:ascii="Times New Roman" w:eastAsia="Calibri" w:hAnsi="Times New Roman" w:cs="Times New Roman"/>
        </w:rPr>
        <w:t xml:space="preserve"> and </w:t>
      </w:r>
      <w:r w:rsidR="00C4735F" w:rsidRPr="00C4735F">
        <w:rPr>
          <w:rFonts w:ascii="Times New Roman" w:eastAsia="Calibri" w:hAnsi="Times New Roman" w:cs="Times New Roman"/>
        </w:rPr>
        <w:t xml:space="preserve">sponge richness </w:t>
      </w:r>
      <w:r w:rsidR="005236C0" w:rsidRPr="00C4735F">
        <w:rPr>
          <w:rFonts w:ascii="Times New Roman" w:eastAsia="Calibri" w:hAnsi="Times New Roman" w:cs="Times New Roman"/>
        </w:rPr>
        <w:t xml:space="preserve">are expected to be inversely related, </w:t>
      </w:r>
      <w:r w:rsidR="00C4735F" w:rsidRPr="00C4735F">
        <w:rPr>
          <w:rFonts w:ascii="Times New Roman" w:eastAsia="Calibri" w:hAnsi="Times New Roman" w:cs="Times New Roman"/>
        </w:rPr>
        <w:t xml:space="preserve">coral cover </w:t>
      </w:r>
      <w:r w:rsidR="001F7F50">
        <w:rPr>
          <w:rFonts w:ascii="Times New Roman" w:eastAsia="Calibri" w:hAnsi="Times New Roman" w:cs="Times New Roman"/>
        </w:rPr>
        <w:t>would</w:t>
      </w:r>
      <w:r w:rsidR="001F7F50" w:rsidRPr="00C4735F">
        <w:rPr>
          <w:rFonts w:ascii="Times New Roman" w:eastAsia="Calibri" w:hAnsi="Times New Roman" w:cs="Times New Roman"/>
        </w:rPr>
        <w:t xml:space="preserve"> </w:t>
      </w:r>
      <w:r w:rsidR="00C4735F" w:rsidRPr="00C4735F">
        <w:rPr>
          <w:rFonts w:ascii="Times New Roman" w:eastAsia="Calibri" w:hAnsi="Times New Roman" w:cs="Times New Roman"/>
        </w:rPr>
        <w:t>still be a good surrogate if it</w:t>
      </w:r>
      <w:r w:rsidR="003C70D6">
        <w:rPr>
          <w:rFonts w:ascii="Times New Roman" w:eastAsia="Calibri" w:hAnsi="Times New Roman" w:cs="Times New Roman"/>
        </w:rPr>
        <w:t xml:space="preserve"> </w:t>
      </w:r>
      <w:r w:rsidR="00C4735F" w:rsidRPr="00C4735F">
        <w:rPr>
          <w:rFonts w:ascii="Times New Roman" w:eastAsia="Calibri" w:hAnsi="Times New Roman" w:cs="Times New Roman"/>
        </w:rPr>
        <w:t>predict</w:t>
      </w:r>
      <w:r w:rsidR="001F7F50">
        <w:rPr>
          <w:rFonts w:ascii="Times New Roman" w:eastAsia="Calibri" w:hAnsi="Times New Roman" w:cs="Times New Roman"/>
        </w:rPr>
        <w:t>s</w:t>
      </w:r>
      <w:r w:rsidR="00C4735F" w:rsidRPr="00C4735F">
        <w:rPr>
          <w:rFonts w:ascii="Times New Roman" w:eastAsia="Calibri" w:hAnsi="Times New Roman" w:cs="Times New Roman"/>
        </w:rPr>
        <w:t xml:space="preserve"> sponge richness.</w:t>
      </w:r>
      <w:r w:rsidRPr="00C4735F">
        <w:rPr>
          <w:rFonts w:ascii="Times New Roman" w:eastAsia="Calibri" w:hAnsi="Times New Roman" w:cs="Times New Roman"/>
        </w:rPr>
        <w:t xml:space="preserve"> </w:t>
      </w:r>
      <w:commentRangeStart w:id="3"/>
      <w:r w:rsidRPr="00C4735F">
        <w:rPr>
          <w:rFonts w:ascii="Times New Roman" w:eastAsia="Calibri" w:hAnsi="Times New Roman" w:cs="Times New Roman"/>
        </w:rPr>
        <w:t xml:space="preserve">Coral cover is often positively associated with fish species richness </w:t>
      </w:r>
      <w:commentRangeEnd w:id="3"/>
      <w:r w:rsidRPr="00C4735F">
        <w:rPr>
          <w:rFonts w:ascii="Times New Roman" w:eastAsiaTheme="minorHAnsi" w:hAnsi="Times New Roman" w:cs="Times New Roman"/>
          <w:sz w:val="18"/>
          <w:szCs w:val="18"/>
        </w:rPr>
        <w:commentReference w:id="3"/>
      </w:r>
      <w:r w:rsidRPr="00C4735F">
        <w:rPr>
          <w:rFonts w:ascii="Times New Roman" w:eastAsia="Calibri" w:hAnsi="Times New Roman" w:cs="Times New Roman"/>
        </w:rPr>
        <w:fldChar w:fldCharType="begin" w:fldLock="1"/>
      </w:r>
      <w:r w:rsidRPr="00C4735F">
        <w:rPr>
          <w:rFonts w:ascii="Times New Roman" w:eastAsia="Calibri" w:hAnsi="Times New Roman" w:cs="Times New Roman"/>
        </w:rPr>
        <w:instrText>ADDIN CSL_CITATION {"citationItems":[{"id":"ITEM-1","itemData":{"DOI":"10.1073/pnas.0401277101","ISSN":"0027-8424","author":[{"dropping-particle":"","family":"Jones","given":"G. P.","non-dropping-particle":"","parse-names":false,"suffix":""},{"dropping-particle":"","family":"McCormick","given":"M. I.","non-dropping-particle":"","parse-names":false,"suffix":""},{"dropping-particle":"","family":"Srinivasan","given":"M.","non-dropping-particle":"","parse-names":false,"suffix":""},{"dropping-particle":"V.","family":"Eagle","given":"J.","non-dropping-particle":"","parse-names":false,"suffix":""}],"container-title":"Proceedings of the National Academy of Sciences","id":"ITEM-1","issue":"21","issued":{"date-parts":[["2004","5","25"]]},"page":"8251-8253","title":"Coral decline threatens fish biodiversity in marine reserves","type":"article-journal","volume":"101"},"uris":["http://www.mendeley.com/documents/?uuid=77963aaf-ad35-3df0-90a8-88751ca67eec"]},{"id":"ITEM-2","itemData":{"DOI":"10.3390/d3030424","ISBN":"1424-2818","ISSN":"14242818","PMID":"19774600","abstract":"Coral reef ecosystems are increasingly subject to severe, large-scale disturbances caused by climate change (e.g., coral bleaching) and other more direct anthropogenic impacts. Many of these disturbances cause coral loss and corresponding changes in habitat structure, which has further important effects on abundance and diversity of coral reef fishes. Declines in the abundance and diversity of coral reef fishes are of considerable concern, given the potential loss of ecosystem function. This study explored the effects of coral loss, recorded in studies conducted throughout the j world, on the diversity of fishes and also on individual responses of fishes within different functional groups. Extensive (&gt;60%) coral loss almost invariably led to declines in fish diversity. Moreover, most fishes declined in abundance following acute disturbances that caused &gt;10% declines in local coral cover. Response diversity, which is considered critical in maintaining ecosystem function and promoting resilience, was very low for corallivores, but was much higher for herbivores, omnivores and carnivores. Sustained and ongoing climate change thus poses a significant OPEN ACCESS Diversity 2011, 3 425 threat to coral reef ecosystems and diversity hotspots are no less susceptible to projected changes in diversity and function.","author":[{"dropping-particle":"","family":"Pratchett","given":"Morgan S.","non-dropping-particle":"","parse-names":false,"suffix":""},{"dropping-particle":"","family":"Hoey","given":"Andrew S.","non-dropping-particle":"","parse-names":false,"suffix":""},{"dropping-particle":"","family":"Wilson","given":"Shaun K.","non-dropping-particle":"","parse-names":false,"suffix":""},{"dropping-particle":"","family":"Messmer","given":"Vanessa","non-dropping-particle":"","parse-names":false,"suffix":""},{"dropping-particle":"","family":"Graham","given":"Nicholas A.J.","non-dropping-particle":"","parse-names":false,"suffix":""}],"container-title":"Diversity","id":"ITEM-2","issue":"3","issued":{"date-parts":[["2011"]]},"page":"424-452","title":"Changes in biodiversity and functioning of reef fish assemblages following coral bleaching and coral loss","type":"article-journal","volume":"3"},"uris":["http://www.mendeley.com/documents/?uuid=b176af3a-6730-4350-9ce1-8446b0ff2eb6"]}],"mendeley":{"formattedCitation":"(Jones, McCormick, Srinivasan, &amp; Eagle, 2004; Pratchett, Hoey, Wilson, Messmer, &amp; Graham, 2011)","plainTextFormattedCitation":"(Jones, McCormick, Srinivasan, &amp; Eagle, 2004; Pratchett, Hoey, Wilson, Messmer, &amp; Graham, 2011)","previouslyFormattedCitation":"(Jones, McCormick, Srinivasan, &amp; Eagle, 2004; Pratchett, Hoey, Wilson, Messmer, &amp; Graham, 2011)"},"properties":{"noteIndex":0},"schema":"https://github.com/citation-style-language/schema/raw/master/csl-citation.json"}</w:instrText>
      </w:r>
      <w:r w:rsidRPr="00C4735F">
        <w:rPr>
          <w:rFonts w:ascii="Times New Roman" w:eastAsia="Calibri" w:hAnsi="Times New Roman" w:cs="Times New Roman"/>
        </w:rPr>
        <w:fldChar w:fldCharType="separate"/>
      </w:r>
      <w:r w:rsidRPr="00C4735F">
        <w:rPr>
          <w:rFonts w:ascii="Times New Roman" w:eastAsia="Calibri" w:hAnsi="Times New Roman" w:cs="Times New Roman"/>
          <w:noProof/>
        </w:rPr>
        <w:t>(Jones, McCormick, Srinivasan, &amp; Eagle, 2004; Pratchett, Hoey, Wilson, Messmer, &amp; Graham, 2011)</w:t>
      </w:r>
      <w:r w:rsidRPr="00C4735F">
        <w:rPr>
          <w:rFonts w:ascii="Times New Roman" w:eastAsia="Calibri" w:hAnsi="Times New Roman" w:cs="Times New Roman"/>
        </w:rPr>
        <w:fldChar w:fldCharType="end"/>
      </w:r>
      <w:r w:rsidRPr="00C4735F">
        <w:rPr>
          <w:rFonts w:ascii="Times New Roman" w:eastAsia="Calibri" w:hAnsi="Times New Roman" w:cs="Times New Roman"/>
        </w:rPr>
        <w:t xml:space="preserve">, most likely because larger reefs provide more habitat for fishes and because </w:t>
      </w:r>
      <w:r w:rsidR="00C4735F" w:rsidRPr="00C4735F">
        <w:rPr>
          <w:rFonts w:ascii="Times New Roman" w:eastAsia="Calibri" w:hAnsi="Times New Roman" w:cs="Times New Roman"/>
        </w:rPr>
        <w:t xml:space="preserve">corals provide fish with food (directly in the case of </w:t>
      </w:r>
      <w:proofErr w:type="spellStart"/>
      <w:r w:rsidR="00C4735F" w:rsidRPr="00C4735F">
        <w:rPr>
          <w:rFonts w:ascii="Times New Roman" w:eastAsia="Calibri" w:hAnsi="Times New Roman" w:cs="Times New Roman"/>
        </w:rPr>
        <w:t>corallivores</w:t>
      </w:r>
      <w:proofErr w:type="spellEnd"/>
      <w:r w:rsidR="00C4735F" w:rsidRPr="00C4735F">
        <w:rPr>
          <w:rFonts w:ascii="Times New Roman" w:eastAsia="Calibri" w:hAnsi="Times New Roman" w:cs="Times New Roman"/>
        </w:rPr>
        <w:t xml:space="preserve"> and indirectly by providing habitat for prey) and protection from predators. Therefore,</w:t>
      </w:r>
      <w:r w:rsidR="00C4735F" w:rsidRPr="00C4735F" w:rsidDel="00C4735F">
        <w:rPr>
          <w:rFonts w:ascii="Times New Roman" w:eastAsia="Calibri" w:hAnsi="Times New Roman" w:cs="Times New Roman"/>
        </w:rPr>
        <w:t xml:space="preserve"> </w:t>
      </w:r>
      <w:r w:rsidRPr="00C4735F">
        <w:rPr>
          <w:rFonts w:ascii="Times New Roman" w:eastAsia="Calibri" w:hAnsi="Times New Roman" w:cs="Times New Roman"/>
        </w:rPr>
        <w:t xml:space="preserve">I hypothesize that coral cover will be an effective surrogate for fish species richness. I hypothesize that rugosity will be an effective surrogate for fish species richness because greater </w:t>
      </w:r>
      <w:r w:rsidRPr="00C4735F">
        <w:rPr>
          <w:rFonts w:ascii="Times New Roman" w:eastAsia="Calibri" w:hAnsi="Times New Roman" w:cs="Times New Roman"/>
        </w:rPr>
        <w:lastRenderedPageBreak/>
        <w:t xml:space="preserve">rugosity should provide a wider variety of structures that may be utilized by a greater diversity of fish species </w:t>
      </w:r>
      <w:r w:rsidRPr="00C4735F">
        <w:rPr>
          <w:rFonts w:ascii="Times New Roman" w:eastAsia="Calibri" w:hAnsi="Times New Roman" w:cs="Times New Roman"/>
        </w:rPr>
        <w:fldChar w:fldCharType="begin" w:fldLock="1"/>
      </w:r>
      <w:r w:rsidR="007E3CF6">
        <w:rPr>
          <w:rFonts w:ascii="Times New Roman" w:eastAsia="Calibri" w:hAnsi="Times New Roman" w:cs="Times New Roman"/>
        </w:rPr>
        <w:instrText>ADDIN CSL_CITATION {"citationItems":[{"id":"ITEM-1","itemData":{"author":[{"dropping-particle":"","family":"Graham","given":"Nicholas A J","non-dropping-particle":"","parse-names":false,"suffix":""},{"dropping-particle":"","family":"Wilson","given":"Shaun K","non-dropping-particle":"","parse-names":false,"suffix":""},{"dropping-particle":"","family":"Jennings","given":"Simon","non-dropping-particle":"","parse-names":false,"suffix":""},{"dropping-particle":"","family":"Polunin","given":"Nicholas V C","non-dropping-particle":"","parse-names":false,"suffix":""},{"dropping-particle":"","family":"Bijoux","given":"Jude P","non-dropping-particle":"","parse-names":false,"suffix":""},{"dropping-particle":"","family":"Robinson","given":"Jan","non-dropping-particle":"","parse-names":false,"suffix":""}],"id":"ITEM-1","issue":"22","issued":{"date-parts":[["2006"]]},"title":"Dynamic fragility of oceanic coral reef ecosystems","type":"article-journal","volume":"103"},"uris":["http://www.mendeley.com/documents/?uuid=58568ea3-e997-480a-87fa-67934e6ce233"]},{"id":"ITEM-2","itemData":{"DOI":"10.1111/1365-2656.12429","ISSN":"0021-8790","author":[{"dropping-particle":"","family":"Newman","given":"S P","non-dropping-particle":"","parse-names":false,"suffix":""},{"dropping-particle":"","family":"Meesters","given":"E H","non-dropping-particle":"","parse-names":false,"suffix":""},{"dropping-particle":"","family":"Dryden","given":"C S","non-dropping-particle":"","parse-names":false,"suffix":""},{"dropping-particle":"","family":"Williams","given":"S M","non-dropping-particle":"","parse-names":false,"suffix":""},{"dropping-particle":"","family":"Sanchez","given":"C","non-dropping-particle":"","parse-names":false,"suffix":""},{"dropping-particle":"","family":"Mumby","given":"P J","non-dropping-particle":"","parse-names":false,"suffix":""},{"dropping-particle":"","family":"Polunin","given":"N V C","non-dropping-particle":"","parse-names":false,"suffix":""}],"container-title":"Journal of Animal Ecology","id":"ITEM-2","issued":{"date-parts":[["2015"]]},"note":"Times Cited: 1\nNewman, Steven P. Meesters, Erik H. Dryden, Charlie S. Williams, Stacey M. Sanchez, Cristina Mumby, Peter J. Polunin, Nicholas V. C.\nJohnson, Selena/K-3541-2013\n1\n1365-2656","page":"1678-1689","title":"Reef flattening effects on total richness and species responses in the Caribbean","type":"article-journal","volume":"84"},"uris":["http://www.mendeley.com/documents/?uuid=beac3c8f-f802-48ba-adec-3c87042a281d"]},{"id":"ITEM-3","itemData":{"DOI":"10.1007/s00338-017-1539-z","ISSN":"0722-4028","abstract":"With the ongoing loss of coral cover and the associated flattening of reef architecture, understanding the links between coral habitat and reef fishes is of critical importance. Here, we investigate whether considering coral traits and functional diversity provides new insights into the relationship between structural complexity and reef fish communities, and whether coral traits and community composition can predict structural complexity. Across 157 sites in Seychelles, Maldives, the Chagos Archipelago, and Australia’s Great Barrier Reef, we find that structural complexity and reef zone are the strongest and most con- sistent predictors of reef fish abundance, biomass, species richness, and trophic structure. However, coral traits, diversity, and life histories provided additional predictive power for models of reef fish assemblages, and were key drivers of structural complexity. Our findings highlight that reef complexity relies on living corals—with different traits and life histories—continuing to build carbonate skeletons, and that these nuanced relationships between coral assemblages and habitat complexity can affect the structure of reef fish assemblages. Seascape-level estimates of structural complexity are rapid and cost effective with important implications for the structure and function of fish assemblages, and should be incorporated into monitoring programs.","author":[{"dropping-particle":"","family":"Darling","given":"Emily S.","non-dropping-particle":"","parse-names":false,"suffix":""},{"dropping-particle":"","family":"Graham","given":"Nicholas A. J.","non-dropping-particle":"","parse-names":false,"suffix":""},{"dropping-particle":"","family":"Januchowski-Hartley","given":"Fraser A.","non-dropping-particle":"","parse-names":false,"suffix":""},{"dropping-particle":"","family":"Nash","given":"Kirsty L.","non-dropping-particle":"","parse-names":false,"suffix":""},{"dropping-particle":"","family":"Pratchett","given":"Morgan S.","non-dropping-particle":"","parse-names":false,"suffix":""},{"dropping-particle":"","family":"Wilson","given":"Shaun K.","non-dropping-particle":"","parse-names":false,"suffix":""}],"container-title":"Coral Reefs","id":"ITEM-3","issued":{"date-parts":[["2017"]]},"note":"This study looks at how structural reef complexity may affect fish assemblages\n-scleractinian corals as foundation species\n-using functional roles of corals based on their morphology","page":"561-575","title":"Relationships between structural complexity, coral traits, and reef fish assemblages","type":"article-journal","volume":"36"},"uris":["http://www.mendeley.com/documents/?uuid=929a7c5a-bc1e-3389-8d08-5994e1599e97"]},{"id":"ITEM-4","itemData":{"DOI":"10.1111/j.1095-8649.2005.00629.x","ISBN":"1095-8649","ISSN":"00221112","PMID":"4871844763544907447","abstract":"A simple habitat assessment score (HAS) was designed to assess habitat complexity across several different shallow tropical marine habitats including sandy patches, algal beds, seagrass beds and reefs. It measured rugosity, variety of growth forms, height, refuge size categories, percentage live cover and percentage hard substratum. Multiple regression models using HAS variables as predictors accounted for 71 and 22% of the variation in observed species richness and total fish abundance respectively. The two most important predictors of observed species richness were rugosity and variety of growth forms, while height was the most important predictor of total fish abundance. The HAS method worked consistently across a variety of habitat types and the complexity map closely mirrored the map of observed species richness, reflecting the patchy habitat mosaic of shallow tropical marine areas. Stations at the mouth of an enclosed lagoon, however, had a higher number of species than might have been expected judging from the habitat complexity scores. It is possible that this was linked to the preferential settling of pelagic fish larvae in this area as tidal water exchanges between the bay and the reef were funnelled through one small gap. This study highlights the need for fish biodiversity studies to take habitat complexity into account.","author":[{"dropping-particle":"","family":"Gratwicke","given":"B","non-dropping-particle":"","parse-names":false,"suffix":""},{"dropping-particle":"","family":"Speight","given":"MR","non-dropping-particle":"","parse-names":false,"suffix":""}],"container-title":"Journal of Fish Biology","id":"ITEM-4","issued":{"date-parts":[["2005"]]},"page":"650-667","title":"The relationship between fish species richness , abundance and habitat complexity in a range of shallow tropical marine habitats","type":"article-journal","volume":"66"},"uris":["http://www.mendeley.com/documents/?uuid=fbd6211d-e31e-4ad1-bfc5-1396d129c171"]}],"mendeley":{"formattedCitation":"(Darling et al., 2017; Graham et al., 2006; Gratwicke &amp; Speight, 2005; Newman et al., 2015)","plainTextFormattedCitation":"(Darling et al., 2017; Graham et al., 2006; Gratwicke &amp; Speight, 2005; Newman et al., 2015)","previouslyFormattedCitation":"(Darling et al., 2017; Graham et al., 2006; Gratwicke &amp; Speight, 2005; Newman et al., 2015)"},"properties":{"noteIndex":0},"schema":"https://github.com/citation-style-language/schema/raw/master/csl-citation.json"}</w:instrText>
      </w:r>
      <w:r w:rsidRPr="00C4735F">
        <w:rPr>
          <w:rFonts w:ascii="Times New Roman" w:eastAsia="Calibri" w:hAnsi="Times New Roman" w:cs="Times New Roman"/>
        </w:rPr>
        <w:fldChar w:fldCharType="separate"/>
      </w:r>
      <w:r w:rsidR="00C81AF0" w:rsidRPr="00C81AF0">
        <w:rPr>
          <w:rFonts w:ascii="Times New Roman" w:eastAsia="Calibri" w:hAnsi="Times New Roman" w:cs="Times New Roman"/>
          <w:noProof/>
        </w:rPr>
        <w:t>(Darling et al., 2017; Graham et al., 2006; Gratwicke &amp; Speight, 2005; Newman et al., 2015)</w:t>
      </w:r>
      <w:r w:rsidRPr="00C4735F">
        <w:rPr>
          <w:rFonts w:ascii="Times New Roman" w:eastAsia="Calibri" w:hAnsi="Times New Roman" w:cs="Times New Roman"/>
        </w:rPr>
        <w:fldChar w:fldCharType="end"/>
      </w:r>
      <w:r w:rsidRPr="00C4735F">
        <w:rPr>
          <w:rFonts w:ascii="Times New Roman" w:eastAsiaTheme="minorHAnsi" w:hAnsi="Times New Roman" w:cs="Times New Roman"/>
          <w:sz w:val="22"/>
          <w:szCs w:val="22"/>
        </w:rPr>
        <w:t xml:space="preserve"> and fish </w:t>
      </w:r>
      <w:r w:rsidR="007E3CF6">
        <w:rPr>
          <w:rFonts w:ascii="Times New Roman" w:eastAsiaTheme="minorHAnsi" w:hAnsi="Times New Roman" w:cs="Times New Roman"/>
          <w:sz w:val="22"/>
          <w:szCs w:val="22"/>
        </w:rPr>
        <w:t xml:space="preserve">may </w:t>
      </w:r>
      <w:r w:rsidRPr="00C4735F">
        <w:rPr>
          <w:rFonts w:ascii="Times New Roman" w:eastAsiaTheme="minorHAnsi" w:hAnsi="Times New Roman" w:cs="Times New Roman"/>
          <w:sz w:val="22"/>
          <w:szCs w:val="22"/>
        </w:rPr>
        <w:t xml:space="preserve">respond primarily to the structure of the reef rather than its biological features </w:t>
      </w:r>
      <w:r w:rsidRPr="00C4735F">
        <w:rPr>
          <w:rFonts w:ascii="Times New Roman" w:eastAsiaTheme="minorHAnsi" w:hAnsi="Times New Roman" w:cs="Times New Roman"/>
          <w:sz w:val="22"/>
          <w:szCs w:val="22"/>
        </w:rPr>
        <w:fldChar w:fldCharType="begin" w:fldLock="1"/>
      </w:r>
      <w:r w:rsidR="00AA65D9">
        <w:rPr>
          <w:rFonts w:ascii="Times New Roman" w:eastAsiaTheme="minorHAnsi" w:hAnsi="Times New Roman" w:cs="Times New Roman"/>
          <w:sz w:val="22"/>
          <w:szCs w:val="22"/>
        </w:rPr>
        <w:instrText>ADDIN CSL_CITATION {"citationItems":[{"id":"ITEM-1","itemData":{"DOI":"10.1111/j.1365-2486.2006.01252.x","ISBN":"1354-1013","abstract":"Increased frequency of disturbances and anthropogenic activities are predicted to have a devastating impact on coral reefs that will ultimately change the composition of reef associated fish communities. We reviewed and analysed studies that document the effects of disturbance-mediated coral loss on coral reef fishes. Meta-analysis of 17 independent studies revealed that 62% of fish species declined in abundance within 3 years of disturbances that resulted in &gt; 10% decline in coral cover. Abundances of species reliant on live coral for food and shelter consistently declined during this time frame, while abundance of some species that feed on invertebrates, algae and/or detritus increased. The response of species, particularly those expected to benefit from the immediate loss of coral, is, however, variable and is attributed to erratic replenishment of stocks, ecological versatility of species and sublethal responses, such as changes in growth, body condition and feeding rates. The diversity of fish communities was found to be negatively and linearly correlated to disturbance-mediated coral loss. Coral loss &gt; 20% typically resulted in a decline in species richness of fish communities, although diversity may initially increase following small declines in coral cover from high coverage. Disturbances that result in an immediate loss of habitat complexity (e.g. severe tropical storms), have a greater impact on fishes from all trophic levels, compared with disturbances that kill corals, but leave the reef framework intact (e.g. coral bleaching and outbreaks of Acanthaster planci). This is most evident among small bodied species and suggests the long-term consequences of coral loss through coral bleaching and crown-of-thorn starfish outbreaks may be much more substantial than the short-term effects currently documented.","author":[{"dropping-particle":"","family":"Wilson","given":"S K","non-dropping-particle":"","parse-names":false,"suffix":""},{"dropping-particle":"","family":"Graham","given":"N A J","non-dropping-particle":"","parse-names":false,"suffix":""},{"dropping-particle":"","family":"Pratchett","given":"M S","non-dropping-particle":"","parse-names":false,"suffix":""},{"dropping-particle":"","family":"Jones","given":"G P","non-dropping-particle":"","parse-names":false,"suffix":""},{"dropping-particle":"","family":"Polunin","given":"N V C","non-dropping-particle":"","parse-names":false,"suffix":""}],"container-title":"Global Change Biology","id":"ITEM-1","issue":"11","issued":{"date-parts":[["2006"]]},"note":"Times Cited: 171\nWilson, Shaun K. Graham, Nicholas A. J. Pratchett, Morgan S. Jones, Geoffrey P. Polunin, Nicholas V. C.","page":"2220-2234","title":"Multiple disturbances and the global degradation of coral reefs: are reef fishes at risk or resilient?","type":"article-journal","volume":"12"},"uris":["http://www.mendeley.com/documents/?uuid=cd7a6b15-c8f8-47fb-a843-37013bede8a6"]},{"id":"ITEM-2","itemData":{"DOI":"10.1007/s00338-008-0431-2","ISBN":"0033800804","ISSN":"07224028","abstract":"Habitat perturbations play a major role in shaping community structure; however, the elements of disturbance-related habitat change that affect diversity are not always apparent. This study examined the effects of habitat disturbances on species richness of coral reef fish assemblages using annual surveys of habitat and 210 fish species from 10 reefs on the Great Barrier Reef (GBR). Over a period of 11 years, major disturbances, including localised outbreaks of crown-of-thorns sea star (Acanth- aster planci), severe storms or coral bleaching, resulted in coral decline of 46–96% in all the 10 reefs. Despite declines in coral cover, structural complexity of the reef framework was retained on five and species richness of coral reef fishes maintained on nine of the disturbed reefs. Extensive loss of coral resulted in localised declines of highly specialised coral-dependent species, but this loss of diversity was more than compensated for by increases in the number of species that feed on the epilithic algal matrix (EAM). A unimodal relationship between areal coral cover and species richness indicated species richness was greatest at approximately 20% coral cover declining by 3–4 species (6–8% of average richness) at higher and lower coral cover. Results revealed that declines in coral cover on reefs may have limited short-term impact on the diversity of coral reef fishes, though there may be fundamental changes in the community structure of fishes","author":[{"dropping-particle":"","family":"Wilson","given":"S. K.","non-dropping-particle":"","parse-names":false,"suffix":""},{"dropping-particle":"","family":"Dolman","given":"A. M.","non-dropping-particle":"","parse-names":false,"suffix":""},{"dropping-particle":"","family":"Cheal","given":"A. J.","non-dropping-particle":"","parse-names":false,"suffix":""},{"dropping-particle":"","family":"Emslie","given":"M. J.","non-dropping-particle":"","parse-names":false,"suffix":""},{"dropping-particle":"","family":"Pratchett","given":"M. S.","non-dropping-particle":"","parse-names":false,"suffix":""},{"dropping-particle":"","family":"Sweatman","given":"H. P.A.","non-dropping-particle":"","parse-names":false,"suffix":""}],"container-title":"Coral Reefs","id":"ITEM-2","issue":"1","issued":{"date-parts":[["2009"]]},"page":"3-14","title":"Maintenance of fish diversity on disturbed coral reefs","type":"article-journal","volume":"28"},"uris":["http://www.mendeley.com/documents/?uuid=a275aca6-3ba5-4956-bf26-751c60d840e7"]}],"mendeley":{"formattedCitation":"(Wilson et al., 2009; Wilson, Graham, Pratchett, Jones, &amp; Polunin, 2006)","plainTextFormattedCitation":"(Wilson et al., 2009; Wilson, Graham, Pratchett, Jones, &amp; Polunin, 2006)","previouslyFormattedCitation":"(Wilson et al., 2009; Wilson, Graham, Pratchett, Jones, &amp; Polunin, 2006)"},"properties":{"noteIndex":0},"schema":"https://github.com/citation-style-language/schema/raw/master/csl-citation.json"}</w:instrText>
      </w:r>
      <w:r w:rsidRPr="00C4735F">
        <w:rPr>
          <w:rFonts w:ascii="Times New Roman" w:eastAsiaTheme="minorHAnsi" w:hAnsi="Times New Roman" w:cs="Times New Roman"/>
          <w:sz w:val="22"/>
          <w:szCs w:val="22"/>
        </w:rPr>
        <w:fldChar w:fldCharType="separate"/>
      </w:r>
      <w:r w:rsidR="007E3CF6" w:rsidRPr="007E3CF6">
        <w:rPr>
          <w:rFonts w:ascii="Times New Roman" w:eastAsiaTheme="minorHAnsi" w:hAnsi="Times New Roman" w:cs="Times New Roman"/>
          <w:noProof/>
          <w:sz w:val="22"/>
          <w:szCs w:val="22"/>
        </w:rPr>
        <w:t>(Wilson et al., 2009; Wilson, Graham, Pratchett, Jones, &amp; Polunin, 2006)</w:t>
      </w:r>
      <w:r w:rsidRPr="00C4735F">
        <w:rPr>
          <w:rFonts w:ascii="Times New Roman" w:eastAsiaTheme="minorHAnsi" w:hAnsi="Times New Roman" w:cs="Times New Roman"/>
          <w:sz w:val="22"/>
          <w:szCs w:val="22"/>
        </w:rPr>
        <w:fldChar w:fldCharType="end"/>
      </w:r>
      <w:r w:rsidRPr="00C4735F">
        <w:rPr>
          <w:rFonts w:ascii="Times New Roman" w:eastAsia="Calibri" w:hAnsi="Times New Roman" w:cs="Times New Roman"/>
        </w:rPr>
        <w:t xml:space="preserve">. Finally, I hypothesize that rugosity will be an effective surrogate for coral species richness because a greater diversity of coral species should increase the diversity of coral morphological types and increase rugosity </w:t>
      </w:r>
      <w:r w:rsidRPr="00C4735F">
        <w:rPr>
          <w:rFonts w:ascii="Times New Roman" w:eastAsia="Calibri" w:hAnsi="Times New Roman" w:cs="Times New Roman"/>
        </w:rPr>
        <w:fldChar w:fldCharType="begin" w:fldLock="1"/>
      </w:r>
      <w:r w:rsidRPr="00C4735F">
        <w:rPr>
          <w:rFonts w:ascii="Times New Roman" w:eastAsia="Calibri" w:hAnsi="Times New Roman" w:cs="Times New Roman"/>
        </w:rPr>
        <w:instrText>ADDIN CSL_CITATION {"citationItems":[{"id":"ITEM-1","itemData":{"DOI":"10.1890/10-1563.1","ISBN":"1051-0761","ISSN":"10510761","PMID":"21939056","abstract":"The architectural complexity of ecosystems can greatly influence their capacity to support biodiversity and deliver ecosystem services. Understanding the components underlying this complexity can aid the development of effective strategies for ecosystem conservation. Caribbean coral reefs support and protect millions of livelihoods, but recent anthropogenic change is shifting communities toward reefs dominated by stress-resistant coral species, which are often less architecturally complex. With the regionwide decline in reef fish abundance, it is becoming increasingly important to understand changes in coral reef community structure and function. We quantify the influence of coral composition, diversity, and morpho-functional traits on the architectural complexity of reefs across 91 sites at Cozumel, Mexico. Although reef architectural complexity increases with coral cover and species richness, it is highest on sites that are low in taxonomic evenness and dominated by morpho-functionally important, reef-building coral genera, particularly Montastraea. Sites with similar coral community composition also tend to occur on reefs with very similar architectural complexity, suggesting that reef structure tends to be determined by the same key species across sites. Our findings provide support for prioritizing and protecting particular reef types, especially those dominated by key reef-building corals, in order to enhance reef complexity.","author":[{"dropping-particle":"","family":"Alvarez-Filip","given":"Lorenzo","non-dropping-particle":"","parse-names":false,"suffix":""},{"dropping-particle":"","family":"Dulvy","given":"Nicholas K.","non-dropping-particle":"","parse-names":false,"suffix":""},{"dropping-particle":"","family":"Côteé","given":"Isabelle M.","non-dropping-particle":"","parse-names":false,"suffix":""},{"dropping-particle":"","family":"Watkinson","given":"Andrew R.","non-dropping-particle":"","parse-names":false,"suffix":""},{"dropping-particle":"","family":"Gill","given":"Jennifer A.","non-dropping-particle":"","parse-names":false,"suffix":""}],"container-title":"Ecological Applications","id":"ITEM-1","issue":"6","issued":{"date-parts":[["2011"]]},"page":"2223-2231","title":"Coral identity underpins architectural complexity on Caribbean reefs","type":"article-journal","volume":"21"},"uris":["http://www.mendeley.com/documents/?uuid=e0c9ab50-589a-40aa-9639-210404e9987d"]},{"id":"ITEM-2","itemData":{"DOI":"10.1111/1365-2656.12429","ISSN":"0021-8790","author":[{"dropping-particle":"","family":"Newman","given":"S P","non-dropping-particle":"","parse-names":false,"suffix":""},{"dropping-particle":"","family":"Meesters","given":"E H","non-dropping-particle":"","parse-names":false,"suffix":""},{"dropping-particle":"","family":"Dryden","given":"C S","non-dropping-particle":"","parse-names":false,"suffix":""},{"dropping-particle":"","family":"Williams","given":"S M","non-dropping-particle":"","parse-names":false,"suffix":""},{"dropping-particle":"","family":"Sanchez","given":"C","non-dropping-particle":"","parse-names":false,"suffix":""},{"dropping-particle":"","family":"Mumby","given":"P J","non-dropping-particle":"","parse-names":false,"suffix":""},{"dropping-particle":"","family":"Polunin","given":"N V C","non-dropping-particle":"","parse-names":false,"suffix":""}],"container-title":"Journal of Animal Ecology","id":"ITEM-2","issued":{"date-parts":[["2015"]]},"note":"Times Cited: 1\nNewman, Steven P. Meesters, Erik H. Dryden, Charlie S. Williams, Stacey M. Sanchez, Cristina Mumby, Peter J. Polunin, Nicholas V. C.\nJohnson, Selena/K-3541-2013\n1\n1365-2656","page":"1678-1689","title":"Reef flattening effects on total richness and species responses in the Caribbean","type":"article-journal","volume":"84"},"uris":["http://www.mendeley.com/documents/?uuid=beac3c8f-f802-48ba-adec-3c87042a281d"]}],"mendeley":{"formattedCitation":"(Alvarez-Filip, Dulvy, Côteé, Watkinson, &amp; Gill, 2011; Newman et al., 2015)","plainTextFormattedCitation":"(Alvarez-Filip, Dulvy, Côteé, Watkinson, &amp; Gill, 2011; Newman et al., 2015)","previouslyFormattedCitation":"(Alvarez-Filip, Dulvy, Côteé, Watkinson, &amp; Gill, 2011; Newman et al., 2015)"},"properties":{"noteIndex":0},"schema":"https://github.com/citation-style-language/schema/raw/master/csl-citation.json"}</w:instrText>
      </w:r>
      <w:r w:rsidRPr="00C4735F">
        <w:rPr>
          <w:rFonts w:ascii="Times New Roman" w:eastAsia="Calibri" w:hAnsi="Times New Roman" w:cs="Times New Roman"/>
        </w:rPr>
        <w:fldChar w:fldCharType="separate"/>
      </w:r>
      <w:r w:rsidRPr="00C4735F">
        <w:rPr>
          <w:rFonts w:ascii="Times New Roman" w:eastAsia="Calibri" w:hAnsi="Times New Roman" w:cs="Times New Roman"/>
          <w:noProof/>
        </w:rPr>
        <w:t>(Alvarez-Filip, Dulvy, Côteé, Watkinson, &amp; Gill, 2011; Newman et al., 2015)</w:t>
      </w:r>
      <w:r w:rsidRPr="00C4735F">
        <w:rPr>
          <w:rFonts w:ascii="Times New Roman" w:eastAsia="Calibri" w:hAnsi="Times New Roman" w:cs="Times New Roman"/>
        </w:rPr>
        <w:fldChar w:fldCharType="end"/>
      </w:r>
      <w:r w:rsidRPr="00C4735F">
        <w:rPr>
          <w:rFonts w:ascii="Times New Roman" w:eastAsia="Calibri" w:hAnsi="Times New Roman" w:cs="Times New Roman"/>
        </w:rPr>
        <w:t xml:space="preserve">. </w:t>
      </w:r>
    </w:p>
    <w:p w14:paraId="2C4C9A2B" w14:textId="5C23D002" w:rsidR="00C94857" w:rsidRPr="00242217" w:rsidRDefault="00C94857" w:rsidP="00C94857">
      <w:pPr>
        <w:spacing w:line="480" w:lineRule="auto"/>
        <w:ind w:firstLine="720"/>
        <w:rPr>
          <w:rFonts w:ascii="Times New Roman" w:eastAsiaTheme="minorHAnsi" w:hAnsi="Times New Roman" w:cs="Times New Roman"/>
          <w:sz w:val="22"/>
          <w:szCs w:val="22"/>
        </w:rPr>
      </w:pPr>
      <w:commentRangeStart w:id="4"/>
      <w:r w:rsidRPr="00C4735F">
        <w:rPr>
          <w:rFonts w:ascii="Times New Roman" w:eastAsia="Calibri" w:hAnsi="Times New Roman" w:cs="Times New Roman"/>
        </w:rPr>
        <w:t>Reef</w:t>
      </w:r>
      <w:commentRangeEnd w:id="4"/>
      <w:r w:rsidRPr="00C4735F">
        <w:rPr>
          <w:rStyle w:val="CommentReference"/>
          <w:rFonts w:ascii="Times New Roman" w:hAnsi="Times New Roman" w:cs="Times New Roman"/>
        </w:rPr>
        <w:commentReference w:id="4"/>
      </w:r>
      <w:r w:rsidRPr="00C4735F">
        <w:rPr>
          <w:rFonts w:ascii="Times New Roman" w:eastAsia="Calibri" w:hAnsi="Times New Roman" w:cs="Times New Roman"/>
        </w:rPr>
        <w:t xml:space="preserve"> fish richness has been found to be a better surrogate than coral richness for estimating the pooled diversity of </w:t>
      </w:r>
      <w:commentRangeStart w:id="5"/>
      <w:r w:rsidRPr="00C4735F">
        <w:rPr>
          <w:rFonts w:ascii="Times New Roman" w:eastAsia="Calibri" w:hAnsi="Times New Roman" w:cs="Times New Roman"/>
        </w:rPr>
        <w:t>corals</w:t>
      </w:r>
      <w:commentRangeEnd w:id="5"/>
      <w:r w:rsidRPr="00C4735F">
        <w:rPr>
          <w:rFonts w:ascii="Times New Roman" w:hAnsi="Times New Roman" w:cs="Times New Roman"/>
        </w:rPr>
        <w:commentReference w:id="5"/>
      </w:r>
      <w:r w:rsidRPr="00C4735F">
        <w:rPr>
          <w:rFonts w:ascii="Times New Roman" w:eastAsia="Calibri" w:hAnsi="Times New Roman" w:cs="Times New Roman"/>
        </w:rPr>
        <w:t xml:space="preserve"> and fishes when deciding on areas to become marine reserves </w:t>
      </w:r>
      <w:r w:rsidRPr="00C4735F">
        <w:rPr>
          <w:rFonts w:ascii="Times New Roman" w:eastAsia="Calibri" w:hAnsi="Times New Roman" w:cs="Times New Roman"/>
        </w:rPr>
        <w:fldChar w:fldCharType="begin" w:fldLock="1"/>
      </w:r>
      <w:r w:rsidRPr="00C4735F">
        <w:rPr>
          <w:rFonts w:ascii="Times New Roman" w:eastAsia="Calibri" w:hAnsi="Times New Roman" w:cs="Times New Roman"/>
        </w:rPr>
        <w:instrText>ADDIN CSL_CITATION {"citationItems":[{"id":"ITEM-1","itemData":{"author":[{"dropping-particle":"","family":"Beger","given":"M","non-dropping-particle":"","parse-names":false,"suffix":""},{"dropping-particle":"","family":"Jones","given":"GP","non-dropping-particle":"","parse-names":false,"suffix":""},{"dropping-particle":"","family":"Munday","given":"PL","non-dropping-particle":"","parse-names":false,"suffix":""}],"container-title":"Biol Cons","id":"ITEM-1","issued":{"date-parts":[["2003"]]},"note":"-this study suggests fishes as better surrogate than corals\n-static study\n\nGF No discussion of the completeness or accuracy of species-level ID in the surveys. Except to say it matters in section 4.3 (I have not checked the papers cited as sources for raw data","title":"Conservation of coral reef biodiversity: a comparison of reserve selection procedures for corals and fishes.","type":"article-journal","volume":"111"},"uris":["http://www.mendeley.com/documents/?uuid=4db6ba36-deaa-33ad-b81e-22144be5c7e2"]}],"mendeley":{"formattedCitation":"(Beger, Jones, &amp; Munday, 2003)","plainTextFormattedCitation":"(Beger, Jones, &amp; Munday, 2003)","previouslyFormattedCitation":"(Beger, Jones, &amp; Munday, 2003)"},"properties":{"noteIndex":0},"schema":"https://github.com/citation-style-language/schema/raw/master/csl-citation.json"}</w:instrText>
      </w:r>
      <w:r w:rsidRPr="00C4735F">
        <w:rPr>
          <w:rFonts w:ascii="Times New Roman" w:eastAsia="Calibri" w:hAnsi="Times New Roman" w:cs="Times New Roman"/>
        </w:rPr>
        <w:fldChar w:fldCharType="separate"/>
      </w:r>
      <w:r w:rsidRPr="00C4735F">
        <w:rPr>
          <w:rFonts w:ascii="Times New Roman" w:eastAsia="Calibri" w:hAnsi="Times New Roman" w:cs="Times New Roman"/>
          <w:noProof/>
        </w:rPr>
        <w:t>(Beger, Jones, &amp; Munday, 2003)</w:t>
      </w:r>
      <w:r w:rsidRPr="00C4735F">
        <w:rPr>
          <w:rFonts w:ascii="Times New Roman" w:eastAsia="Calibri" w:hAnsi="Times New Roman" w:cs="Times New Roman"/>
        </w:rPr>
        <w:fldChar w:fldCharType="end"/>
      </w:r>
      <w:r w:rsidRPr="00C4735F">
        <w:rPr>
          <w:rFonts w:ascii="Times New Roman" w:eastAsia="Calibri" w:hAnsi="Times New Roman" w:cs="Times New Roman"/>
        </w:rPr>
        <w:t xml:space="preserve">. However, this finding was not investigated over time. Understanding whether these </w:t>
      </w:r>
      <w:commentRangeStart w:id="6"/>
      <w:r w:rsidRPr="00C4735F">
        <w:rPr>
          <w:rFonts w:ascii="Times New Roman" w:eastAsia="Calibri" w:hAnsi="Times New Roman" w:cs="Times New Roman"/>
        </w:rPr>
        <w:t xml:space="preserve">groups can be used as surrogates for other taxonomic groups, </w:t>
      </w:r>
      <w:commentRangeEnd w:id="6"/>
      <w:r w:rsidRPr="00C4735F">
        <w:rPr>
          <w:rFonts w:ascii="Times New Roman" w:hAnsi="Times New Roman" w:cs="Times New Roman"/>
        </w:rPr>
        <w:commentReference w:id="6"/>
      </w:r>
      <w:r w:rsidRPr="00C4735F">
        <w:rPr>
          <w:rFonts w:ascii="Times New Roman" w:eastAsia="Calibri" w:hAnsi="Times New Roman" w:cs="Times New Roman"/>
        </w:rPr>
        <w:t xml:space="preserve">would provide valuable information to managers with </w:t>
      </w:r>
      <w:commentRangeStart w:id="7"/>
      <w:r w:rsidRPr="00C4735F">
        <w:rPr>
          <w:rFonts w:ascii="Times New Roman" w:eastAsia="Calibri" w:hAnsi="Times New Roman" w:cs="Times New Roman"/>
        </w:rPr>
        <w:t>limited monitoring resources</w:t>
      </w:r>
      <w:commentRangeEnd w:id="7"/>
      <w:r w:rsidRPr="00C4735F">
        <w:rPr>
          <w:rFonts w:ascii="Times New Roman" w:hAnsi="Times New Roman" w:cs="Times New Roman"/>
        </w:rPr>
        <w:commentReference w:id="7"/>
      </w:r>
      <w:r w:rsidRPr="00C4735F">
        <w:rPr>
          <w:rFonts w:ascii="Times New Roman" w:eastAsia="Calibri" w:hAnsi="Times New Roman" w:cs="Times New Roman"/>
        </w:rPr>
        <w:t xml:space="preserve">. </w:t>
      </w:r>
      <w:commentRangeStart w:id="8"/>
      <w:r w:rsidRPr="00C4735F">
        <w:rPr>
          <w:rFonts w:ascii="Times New Roman" w:eastAsia="Calibri" w:hAnsi="Times New Roman" w:cs="Times New Roman"/>
        </w:rPr>
        <w:t>I will test the hypothesis that reef fish richness will be a good surrogate for the richness of corals and sponges over time</w:t>
      </w:r>
      <w:commentRangeEnd w:id="8"/>
      <w:r w:rsidRPr="00C4735F">
        <w:rPr>
          <w:rFonts w:ascii="Times New Roman" w:hAnsi="Times New Roman" w:cs="Times New Roman"/>
        </w:rPr>
        <w:commentReference w:id="8"/>
      </w:r>
      <w:r w:rsidRPr="00C4735F">
        <w:rPr>
          <w:rFonts w:ascii="Times New Roman" w:eastAsia="Calibri" w:hAnsi="Times New Roman" w:cs="Times New Roman"/>
        </w:rPr>
        <w:t xml:space="preserve">. </w:t>
      </w:r>
      <w:r w:rsidRPr="00C4735F">
        <w:rPr>
          <w:rFonts w:ascii="Times New Roman" w:eastAsiaTheme="minorHAnsi" w:hAnsi="Times New Roman" w:cs="Times New Roman"/>
          <w:noProof/>
        </w:rPr>
        <w:t>Sites with the highest reef fish richness are not necessarily the same as those with the highest coral richness</w:t>
      </w:r>
      <w:r w:rsidRPr="00C4735F">
        <w:rPr>
          <w:rFonts w:ascii="Times New Roman" w:eastAsia="Calibri" w:hAnsi="Times New Roman" w:cs="Times New Roman"/>
        </w:rPr>
        <w:t xml:space="preserve"> </w:t>
      </w:r>
      <w:r w:rsidRPr="00C4735F">
        <w:rPr>
          <w:rFonts w:ascii="Times New Roman" w:eastAsia="Calibri" w:hAnsi="Times New Roman" w:cs="Times New Roman"/>
        </w:rPr>
        <w:fldChar w:fldCharType="begin" w:fldLock="1"/>
      </w:r>
      <w:r w:rsidRPr="00C4735F">
        <w:rPr>
          <w:rFonts w:ascii="Times New Roman" w:eastAsia="Calibri" w:hAnsi="Times New Roman" w:cs="Times New Roman"/>
        </w:rPr>
        <w:instrText>ADDIN CSL_CITATION {"citationItems":[{"id":"ITEM-1","itemData":{"author":[{"dropping-particle":"","family":"Beger","given":"M","non-dropping-particle":"","parse-names":false,"suffix":""},{"dropping-particle":"","family":"Jones","given":"GP","non-dropping-particle":"","parse-names":false,"suffix":""},{"dropping-particle":"","family":"Munday","given":"PL","non-dropping-particle":"","parse-names":false,"suffix":""}],"container-title":"Biol Cons","id":"ITEM-1","issued":{"date-parts":[["2003"]]},"note":"-this study suggests fishes as better surrogate than corals\n-static study\n\nGF No discussion of the completeness or accuracy of species-level ID in the surveys. Except to say it matters in section 4.3 (I have not checked the papers cited as sources for raw data","title":"Conservation of coral reef biodiversity: a comparison of reserve selection procedures for corals and fishes.","type":"article-journal","volume":"111"},"uris":["http://www.mendeley.com/documents/?uuid=4db6ba36-deaa-33ad-b81e-22144be5c7e2"]}],"mendeley":{"formattedCitation":"(Beger et al., 2003)","plainTextFormattedCitation":"(Beger et al., 2003)","previouslyFormattedCitation":"(Beger et al., 2003)"},"properties":{"noteIndex":0},"schema":"https://github.com/citation-style-language/schema/raw/master/csl-citation.json"}</w:instrText>
      </w:r>
      <w:r w:rsidRPr="00C4735F">
        <w:rPr>
          <w:rFonts w:ascii="Times New Roman" w:eastAsia="Calibri" w:hAnsi="Times New Roman" w:cs="Times New Roman"/>
        </w:rPr>
        <w:fldChar w:fldCharType="separate"/>
      </w:r>
      <w:r w:rsidRPr="00C4735F">
        <w:rPr>
          <w:rFonts w:ascii="Times New Roman" w:eastAsia="Calibri" w:hAnsi="Times New Roman" w:cs="Times New Roman"/>
          <w:noProof/>
        </w:rPr>
        <w:t>(Beger et al., 2003)</w:t>
      </w:r>
      <w:r w:rsidRPr="00C4735F">
        <w:rPr>
          <w:rFonts w:ascii="Times New Roman" w:eastAsia="Calibri" w:hAnsi="Times New Roman" w:cs="Times New Roman"/>
        </w:rPr>
        <w:fldChar w:fldCharType="end"/>
      </w:r>
      <w:r w:rsidRPr="00C4735F">
        <w:rPr>
          <w:rFonts w:ascii="Times New Roman" w:eastAsia="Calibri" w:hAnsi="Times New Roman" w:cs="Times New Roman"/>
        </w:rPr>
        <w:t xml:space="preserve">. </w:t>
      </w:r>
    </w:p>
    <w:p w14:paraId="43750421" w14:textId="4A467D6F" w:rsidR="000560AF" w:rsidRPr="00C4735F" w:rsidRDefault="000560AF" w:rsidP="00C94857">
      <w:pPr>
        <w:pStyle w:val="Heading1"/>
      </w:pPr>
      <w:r w:rsidRPr="00C4735F">
        <w:t>Method</w:t>
      </w:r>
      <w:r w:rsidR="008E58DD" w:rsidRPr="00C4735F">
        <w:t>s</w:t>
      </w:r>
    </w:p>
    <w:p w14:paraId="25CD2CBF" w14:textId="1B829095" w:rsidR="006837B3" w:rsidRPr="00242217" w:rsidRDefault="009F1381" w:rsidP="00C94857">
      <w:pPr>
        <w:pStyle w:val="Heading2"/>
      </w:pPr>
      <w:r w:rsidRPr="00242217">
        <w:t>Field study design</w:t>
      </w:r>
    </w:p>
    <w:p w14:paraId="762F15CF" w14:textId="4B19126E" w:rsidR="00D60BE6" w:rsidRPr="00242217" w:rsidRDefault="00CC54A8" w:rsidP="008E357D">
      <w:pPr>
        <w:spacing w:line="480" w:lineRule="auto"/>
        <w:ind w:firstLine="720"/>
        <w:outlineLvl w:val="0"/>
        <w:rPr>
          <w:rFonts w:ascii="Times New Roman" w:eastAsia="Calibri" w:hAnsi="Times New Roman" w:cs="Times New Roman"/>
        </w:rPr>
      </w:pPr>
      <w:r w:rsidRPr="00242217">
        <w:rPr>
          <w:rFonts w:ascii="Times New Roman" w:eastAsia="Calibri" w:hAnsi="Times New Roman" w:cs="Times New Roman"/>
        </w:rPr>
        <w:t xml:space="preserve">There were eight </w:t>
      </w:r>
      <w:r w:rsidR="00C36A5E" w:rsidRPr="00242217">
        <w:rPr>
          <w:rFonts w:ascii="Times New Roman" w:eastAsia="Calibri" w:hAnsi="Times New Roman" w:cs="Times New Roman"/>
        </w:rPr>
        <w:t xml:space="preserve">study </w:t>
      </w:r>
      <w:r w:rsidRPr="00242217">
        <w:rPr>
          <w:rFonts w:ascii="Times New Roman" w:eastAsia="Calibri" w:hAnsi="Times New Roman" w:cs="Times New Roman"/>
        </w:rPr>
        <w:t xml:space="preserve">sites around Guana Island in the </w:t>
      </w:r>
      <w:r w:rsidR="00D60BE6" w:rsidRPr="00242217">
        <w:rPr>
          <w:rFonts w:ascii="Times New Roman" w:eastAsia="Calibri" w:hAnsi="Times New Roman" w:cs="Times New Roman"/>
        </w:rPr>
        <w:t xml:space="preserve">British Virgin Islands (Fig. 1). All sites were similar in covering </w:t>
      </w:r>
      <w:r w:rsidR="000454EC" w:rsidRPr="00242217">
        <w:rPr>
          <w:rFonts w:ascii="Times New Roman" w:eastAsia="Calibri" w:hAnsi="Times New Roman" w:cs="Times New Roman"/>
        </w:rPr>
        <w:t>0.6-1.0</w:t>
      </w:r>
      <w:r w:rsidR="00D60BE6" w:rsidRPr="00242217">
        <w:rPr>
          <w:rFonts w:ascii="Times New Roman" w:eastAsia="Calibri" w:hAnsi="Times New Roman" w:cs="Times New Roman"/>
        </w:rPr>
        <w:t xml:space="preserve"> hectares of fringing reef adjacent to the island at a depth of </w:t>
      </w:r>
      <w:r w:rsidR="005B1018" w:rsidRPr="00242217">
        <w:rPr>
          <w:rFonts w:ascii="Times New Roman" w:eastAsia="Calibri" w:hAnsi="Times New Roman" w:cs="Times New Roman"/>
        </w:rPr>
        <w:t>10</w:t>
      </w:r>
      <w:r w:rsidR="00D60BE6" w:rsidRPr="00242217">
        <w:rPr>
          <w:rFonts w:ascii="Times New Roman" w:eastAsia="Calibri" w:hAnsi="Times New Roman" w:cs="Times New Roman"/>
        </w:rPr>
        <w:t xml:space="preserve"> m. Sites varied in exposure to prevailing weather; sites on the windward north side of the island are more exposed than those on the southern leeward side. Each site was surveyed annually from 1992-201</w:t>
      </w:r>
      <w:r w:rsidR="00B714A3" w:rsidRPr="00242217">
        <w:rPr>
          <w:rFonts w:ascii="Times New Roman" w:eastAsia="Calibri" w:hAnsi="Times New Roman" w:cs="Times New Roman"/>
        </w:rPr>
        <w:t>6</w:t>
      </w:r>
      <w:r w:rsidR="001C59C7" w:rsidRPr="00242217">
        <w:rPr>
          <w:rFonts w:ascii="Times New Roman" w:eastAsia="Calibri" w:hAnsi="Times New Roman" w:cs="Times New Roman"/>
        </w:rPr>
        <w:t>, except that sponges were not counted in</w:t>
      </w:r>
      <w:r w:rsidR="00107355" w:rsidRPr="00242217">
        <w:rPr>
          <w:rFonts w:ascii="Times New Roman" w:eastAsia="Calibri" w:hAnsi="Times New Roman" w:cs="Times New Roman"/>
        </w:rPr>
        <w:t xml:space="preserve"> </w:t>
      </w:r>
      <w:r w:rsidR="0050253C" w:rsidRPr="00242217">
        <w:rPr>
          <w:rFonts w:ascii="Times New Roman" w:eastAsia="Calibri" w:hAnsi="Times New Roman" w:cs="Times New Roman"/>
        </w:rPr>
        <w:t xml:space="preserve">1992, </w:t>
      </w:r>
      <w:r w:rsidR="00107355" w:rsidRPr="00242217">
        <w:rPr>
          <w:rFonts w:ascii="Times New Roman" w:eastAsia="Calibri" w:hAnsi="Times New Roman" w:cs="Times New Roman"/>
        </w:rPr>
        <w:t>1996-1999, 2004,</w:t>
      </w:r>
      <w:r w:rsidR="001C59C7" w:rsidRPr="00242217">
        <w:rPr>
          <w:rFonts w:ascii="Times New Roman" w:eastAsia="Calibri" w:hAnsi="Times New Roman" w:cs="Times New Roman"/>
        </w:rPr>
        <w:t xml:space="preserve"> 1993 at Crab Cove</w:t>
      </w:r>
      <w:r w:rsidR="00107355" w:rsidRPr="00242217">
        <w:rPr>
          <w:rFonts w:ascii="Times New Roman" w:eastAsia="Calibri" w:hAnsi="Times New Roman" w:cs="Times New Roman"/>
        </w:rPr>
        <w:t>,</w:t>
      </w:r>
      <w:r w:rsidR="001C59C7" w:rsidRPr="00242217">
        <w:rPr>
          <w:rFonts w:ascii="Times New Roman" w:eastAsia="Calibri" w:hAnsi="Times New Roman" w:cs="Times New Roman"/>
        </w:rPr>
        <w:t xml:space="preserve"> or in 2014 at Pelican </w:t>
      </w:r>
      <w:proofErr w:type="spellStart"/>
      <w:r w:rsidR="001C59C7" w:rsidRPr="00242217">
        <w:rPr>
          <w:rFonts w:ascii="Times New Roman" w:eastAsia="Calibri" w:hAnsi="Times New Roman" w:cs="Times New Roman"/>
        </w:rPr>
        <w:t>Ghut</w:t>
      </w:r>
      <w:proofErr w:type="spellEnd"/>
      <w:r w:rsidR="00D60BE6" w:rsidRPr="00242217">
        <w:rPr>
          <w:rFonts w:ascii="Times New Roman" w:eastAsia="Calibri" w:hAnsi="Times New Roman" w:cs="Times New Roman"/>
        </w:rPr>
        <w:t>.</w:t>
      </w:r>
      <w:r w:rsidR="004560C3" w:rsidRPr="00242217">
        <w:rPr>
          <w:rFonts w:ascii="Times New Roman" w:eastAsia="Calibri" w:hAnsi="Times New Roman" w:cs="Times New Roman"/>
        </w:rPr>
        <w:t xml:space="preserve"> </w:t>
      </w:r>
      <w:r w:rsidR="00D60BE6" w:rsidRPr="00242217">
        <w:rPr>
          <w:rFonts w:ascii="Times New Roman" w:eastAsia="Calibri" w:hAnsi="Times New Roman" w:cs="Times New Roman"/>
        </w:rPr>
        <w:t xml:space="preserve">All surveys were </w:t>
      </w:r>
      <w:r w:rsidR="0089692F" w:rsidRPr="00242217">
        <w:rPr>
          <w:rFonts w:ascii="Times New Roman" w:eastAsia="Calibri" w:hAnsi="Times New Roman" w:cs="Times New Roman"/>
        </w:rPr>
        <w:t xml:space="preserve">conducted </w:t>
      </w:r>
      <w:r w:rsidR="00D60BE6" w:rsidRPr="00242217">
        <w:rPr>
          <w:rFonts w:ascii="Times New Roman" w:eastAsia="Calibri" w:hAnsi="Times New Roman" w:cs="Times New Roman"/>
        </w:rPr>
        <w:t xml:space="preserve">between June and August. </w:t>
      </w:r>
      <w:r w:rsidR="00D60BE6" w:rsidRPr="00242217">
        <w:rPr>
          <w:rFonts w:ascii="Times New Roman" w:eastAsia="Calibri" w:hAnsi="Times New Roman" w:cs="Times New Roman"/>
        </w:rPr>
        <w:lastRenderedPageBreak/>
        <w:t>Each year, fish densities, coral cover, and sponge abundance</w:t>
      </w:r>
      <w:r w:rsidR="0050253C" w:rsidRPr="00242217">
        <w:rPr>
          <w:rFonts w:ascii="Times New Roman" w:eastAsia="Calibri" w:hAnsi="Times New Roman" w:cs="Times New Roman"/>
        </w:rPr>
        <w:t xml:space="preserve">s </w:t>
      </w:r>
      <w:r w:rsidR="00D60BE6" w:rsidRPr="00242217">
        <w:rPr>
          <w:rFonts w:ascii="Times New Roman" w:eastAsia="Calibri" w:hAnsi="Times New Roman" w:cs="Times New Roman"/>
        </w:rPr>
        <w:t xml:space="preserve">were measured using 3-12 transects (mean = 4.3) per site. Transects were </w:t>
      </w:r>
      <w:r w:rsidR="0050253C" w:rsidRPr="00242217">
        <w:rPr>
          <w:rFonts w:ascii="Times New Roman" w:eastAsia="Calibri" w:hAnsi="Times New Roman" w:cs="Times New Roman"/>
        </w:rPr>
        <w:t>20-</w:t>
      </w:r>
      <w:r w:rsidR="00D60BE6" w:rsidRPr="00242217">
        <w:rPr>
          <w:rFonts w:ascii="Times New Roman" w:eastAsia="Calibri" w:hAnsi="Times New Roman" w:cs="Times New Roman"/>
        </w:rPr>
        <w:t>30</w:t>
      </w:r>
      <w:r w:rsidR="0050253C" w:rsidRPr="00242217">
        <w:rPr>
          <w:rFonts w:ascii="Times New Roman" w:eastAsia="Calibri" w:hAnsi="Times New Roman" w:cs="Times New Roman"/>
        </w:rPr>
        <w:t>.4</w:t>
      </w:r>
      <w:r w:rsidR="00D60BE6" w:rsidRPr="00242217">
        <w:rPr>
          <w:rFonts w:ascii="Times New Roman" w:eastAsia="Calibri" w:hAnsi="Times New Roman" w:cs="Times New Roman"/>
        </w:rPr>
        <w:t xml:space="preserve"> m long</w:t>
      </w:r>
      <w:r w:rsidR="0050253C" w:rsidRPr="00242217">
        <w:rPr>
          <w:rFonts w:ascii="Times New Roman" w:eastAsia="Calibri" w:hAnsi="Times New Roman" w:cs="Times New Roman"/>
        </w:rPr>
        <w:t xml:space="preserve"> (mean = 29.95)</w:t>
      </w:r>
      <w:r w:rsidR="00D60BE6" w:rsidRPr="00242217">
        <w:rPr>
          <w:rFonts w:ascii="Times New Roman" w:eastAsia="Calibri" w:hAnsi="Times New Roman" w:cs="Times New Roman"/>
        </w:rPr>
        <w:t>, and placed at selected locations within each site</w:t>
      </w:r>
      <w:r w:rsidR="001E31C1" w:rsidRPr="00242217">
        <w:rPr>
          <w:rFonts w:ascii="Times New Roman" w:eastAsia="Calibri" w:hAnsi="Times New Roman" w:cs="Times New Roman"/>
        </w:rPr>
        <w:t xml:space="preserve"> using a haphazard sampling approach</w:t>
      </w:r>
      <w:r w:rsidR="00D60BE6" w:rsidRPr="00242217">
        <w:rPr>
          <w:rFonts w:ascii="Times New Roman" w:eastAsia="Calibri" w:hAnsi="Times New Roman" w:cs="Times New Roman"/>
        </w:rPr>
        <w:t>.</w:t>
      </w:r>
    </w:p>
    <w:p w14:paraId="0EE85D02" w14:textId="1BE4DC95" w:rsidR="009F1381" w:rsidRPr="00242217" w:rsidRDefault="0050253C" w:rsidP="008E357D">
      <w:pPr>
        <w:pStyle w:val="Heading2"/>
      </w:pPr>
      <w:r w:rsidRPr="00242217">
        <w:t>Survey</w:t>
      </w:r>
      <w:r w:rsidR="009F1381" w:rsidRPr="00242217">
        <w:t xml:space="preserve"> methods</w:t>
      </w:r>
    </w:p>
    <w:p w14:paraId="0E8A9CB7" w14:textId="64FF4E2F" w:rsidR="00D57408" w:rsidRPr="00C4735F" w:rsidRDefault="0050253C" w:rsidP="008E357D">
      <w:pPr>
        <w:spacing w:line="480" w:lineRule="auto"/>
        <w:ind w:firstLine="720"/>
        <w:rPr>
          <w:rFonts w:ascii="Times New Roman" w:hAnsi="Times New Roman" w:cs="Times New Roman"/>
        </w:rPr>
      </w:pPr>
      <w:r w:rsidRPr="00242217">
        <w:rPr>
          <w:rFonts w:ascii="Times New Roman" w:hAnsi="Times New Roman" w:cs="Times New Roman"/>
        </w:rPr>
        <w:t xml:space="preserve">For each transect at each </w:t>
      </w:r>
      <w:r w:rsidR="006265F1" w:rsidRPr="00242217">
        <w:rPr>
          <w:rFonts w:ascii="Times New Roman" w:hAnsi="Times New Roman" w:cs="Times New Roman"/>
        </w:rPr>
        <w:t>site, c</w:t>
      </w:r>
      <w:r w:rsidR="000454EC" w:rsidRPr="00242217">
        <w:rPr>
          <w:rFonts w:ascii="Times New Roman" w:hAnsi="Times New Roman" w:cs="Times New Roman"/>
        </w:rPr>
        <w:t>orals</w:t>
      </w:r>
      <w:r w:rsidR="0018077E" w:rsidRPr="00242217">
        <w:rPr>
          <w:rFonts w:ascii="Times New Roman" w:hAnsi="Times New Roman" w:cs="Times New Roman"/>
        </w:rPr>
        <w:t>,</w:t>
      </w:r>
      <w:r w:rsidR="000454EC" w:rsidRPr="00242217">
        <w:rPr>
          <w:rFonts w:ascii="Times New Roman" w:hAnsi="Times New Roman" w:cs="Times New Roman"/>
        </w:rPr>
        <w:t xml:space="preserve"> sponges</w:t>
      </w:r>
      <w:r w:rsidR="0018077E" w:rsidRPr="00242217">
        <w:rPr>
          <w:rFonts w:ascii="Times New Roman" w:hAnsi="Times New Roman" w:cs="Times New Roman"/>
        </w:rPr>
        <w:t>,</w:t>
      </w:r>
      <w:r w:rsidR="000454EC" w:rsidRPr="00242217">
        <w:rPr>
          <w:rFonts w:ascii="Times New Roman" w:hAnsi="Times New Roman" w:cs="Times New Roman"/>
        </w:rPr>
        <w:t xml:space="preserve"> and fish</w:t>
      </w:r>
      <w:r w:rsidR="006265F1" w:rsidRPr="00242217">
        <w:rPr>
          <w:rFonts w:ascii="Times New Roman" w:hAnsi="Times New Roman" w:cs="Times New Roman"/>
        </w:rPr>
        <w:t>es</w:t>
      </w:r>
      <w:r w:rsidR="000454EC" w:rsidRPr="00242217">
        <w:rPr>
          <w:rFonts w:ascii="Times New Roman" w:hAnsi="Times New Roman" w:cs="Times New Roman"/>
        </w:rPr>
        <w:t xml:space="preserve"> were </w:t>
      </w:r>
      <w:r w:rsidR="001E31C1" w:rsidRPr="00242217">
        <w:rPr>
          <w:rFonts w:ascii="Times New Roman" w:hAnsi="Times New Roman" w:cs="Times New Roman"/>
        </w:rPr>
        <w:t xml:space="preserve">sampled </w:t>
      </w:r>
      <w:r w:rsidR="006265F1" w:rsidRPr="00242217">
        <w:rPr>
          <w:rFonts w:ascii="Times New Roman" w:hAnsi="Times New Roman" w:cs="Times New Roman"/>
        </w:rPr>
        <w:t xml:space="preserve">once per year </w:t>
      </w:r>
      <w:r w:rsidR="000454EC" w:rsidRPr="00242217">
        <w:rPr>
          <w:rFonts w:ascii="Times New Roman" w:hAnsi="Times New Roman" w:cs="Times New Roman"/>
        </w:rPr>
        <w:t>using well-established methods</w:t>
      </w:r>
      <w:r w:rsidR="00C8570D" w:rsidRPr="00242217">
        <w:rPr>
          <w:rFonts w:ascii="Times New Roman" w:hAnsi="Times New Roman" w:cs="Times New Roman"/>
        </w:rPr>
        <w:t xml:space="preserve"> (Fig. 2)</w:t>
      </w:r>
      <w:r w:rsidR="000454EC" w:rsidRPr="00242217">
        <w:rPr>
          <w:rFonts w:ascii="Times New Roman" w:hAnsi="Times New Roman" w:cs="Times New Roman"/>
        </w:rPr>
        <w:t xml:space="preserve">. </w:t>
      </w:r>
      <w:r w:rsidR="006265F1" w:rsidRPr="00242217">
        <w:rPr>
          <w:rFonts w:ascii="Times New Roman" w:hAnsi="Times New Roman" w:cs="Times New Roman"/>
        </w:rPr>
        <w:t>Fishes were counted within a belt transect 30 m long x 1.5 m wide, and a T-shaped bar was used to determine the transect width as the diver swam along the transect line. Fish counts were restricted to species that are amenable to visual survey, that is, day-active species that are relatively site-attached and reliably visible to divers. Nocturnal species, highly mobile groups such as mackerels (</w:t>
      </w:r>
      <w:proofErr w:type="spellStart"/>
      <w:r w:rsidR="006265F1" w:rsidRPr="00242217">
        <w:rPr>
          <w:rFonts w:ascii="Times New Roman" w:hAnsi="Times New Roman" w:cs="Times New Roman"/>
        </w:rPr>
        <w:t>Scombridae</w:t>
      </w:r>
      <w:proofErr w:type="spellEnd"/>
      <w:r w:rsidR="006265F1" w:rsidRPr="00242217">
        <w:rPr>
          <w:rFonts w:ascii="Times New Roman" w:hAnsi="Times New Roman" w:cs="Times New Roman"/>
        </w:rPr>
        <w:t>) and jacks (</w:t>
      </w:r>
      <w:proofErr w:type="spellStart"/>
      <w:r w:rsidR="006265F1" w:rsidRPr="00242217">
        <w:rPr>
          <w:rFonts w:ascii="Times New Roman" w:hAnsi="Times New Roman" w:cs="Times New Roman"/>
        </w:rPr>
        <w:t>Carangidae</w:t>
      </w:r>
      <w:proofErr w:type="spellEnd"/>
      <w:r w:rsidR="006265F1" w:rsidRPr="00242217">
        <w:rPr>
          <w:rFonts w:ascii="Times New Roman" w:hAnsi="Times New Roman" w:cs="Times New Roman"/>
        </w:rPr>
        <w:t>) that are transient visitors to the sites, and small cryptic groups like gobies (</w:t>
      </w:r>
      <w:proofErr w:type="spellStart"/>
      <w:r w:rsidR="006265F1" w:rsidRPr="00242217">
        <w:rPr>
          <w:rFonts w:ascii="Times New Roman" w:hAnsi="Times New Roman" w:cs="Times New Roman"/>
        </w:rPr>
        <w:t>Gobiidae</w:t>
      </w:r>
      <w:proofErr w:type="spellEnd"/>
      <w:r w:rsidR="006265F1" w:rsidRPr="00242217">
        <w:rPr>
          <w:rFonts w:ascii="Times New Roman" w:hAnsi="Times New Roman" w:cs="Times New Roman"/>
        </w:rPr>
        <w:t>) and blennies (</w:t>
      </w:r>
      <w:proofErr w:type="spellStart"/>
      <w:r w:rsidR="006265F1" w:rsidRPr="00242217">
        <w:rPr>
          <w:rFonts w:ascii="Times New Roman" w:hAnsi="Times New Roman" w:cs="Times New Roman"/>
        </w:rPr>
        <w:t>Blennioidei</w:t>
      </w:r>
      <w:proofErr w:type="spellEnd"/>
      <w:r w:rsidR="006265F1" w:rsidRPr="00242217">
        <w:rPr>
          <w:rFonts w:ascii="Times New Roman" w:hAnsi="Times New Roman" w:cs="Times New Roman"/>
        </w:rPr>
        <w:t xml:space="preserve">) that often hide in crevices were not surveyed. Newly recruited juvenile fishes (&lt; 1 month on the reef) were also excluded because their abundance is strongly affected by lunar cycles, which complicates the detection of long-term trends. Because fish were the only mobile organisms of the three taxonomic groups included in this study, the fish survey was conducted first for each transect in order to reduce the bias caused by “spooking” the fish </w:t>
      </w:r>
      <w:r w:rsidR="006265F1" w:rsidRPr="00C4735F">
        <w:rPr>
          <w:rFonts w:ascii="Times New Roman" w:hAnsi="Times New Roman" w:cs="Times New Roman"/>
        </w:rPr>
        <w:fldChar w:fldCharType="begin" w:fldLock="1"/>
      </w:r>
      <w:r w:rsidR="00B36635" w:rsidRPr="00242217">
        <w:rPr>
          <w:rFonts w:ascii="Times New Roman" w:hAnsi="Times New Roman" w:cs="Times New Roman"/>
        </w:rPr>
        <w:instrText>ADDIN CSL_CITATION {"citationItems":[{"id":"ITEM-1","itemData":{"DOI":"10.7717/peerj.4886","ISBN":"0-8186-9027-5","ISSN":"2167-8359","abstract":"&lt;p&gt;Ecological monitoring programs typically aim to detect changes in the abundance of species of conservation concern or which reflect system status. Coral reef fish assemblages are functionally important for reef health and these are most commonly monitored using underwater visual surveys (UVS) by divers. In addition to estimating numbers, most programs also collect estimates of fish lengths to allow calculation of biomass, an important determinant of a fish’s functional impact. However, diver surveys may be biased because fishes may either avoid or are attracted to divers and the process of estimating fish length could result in fish counts that differ from those made without length estimations. Here we investigated whether (1) general diver disturbance and (2) the additional task of estimating fish lengths affected estimates of reef fish abundance and species richness during UVS, and for how long. Initial estimates of abundance and species richness were significantly higher than those made on the same section of reef after diver disturbance. However, there was no evidence that estimating fish lengths at the same time as abundance resulted in counts different from those made when estimating abundance alone. Similarly, there was little consistent bias among observers. Estimates of the time for fish taxa that avoided divers after initial contact to return to initial levels of abundance varied from three to 17 h, with one group of exploited fishes showing initial attraction to divers that declined over the study period. Our finding that many reef fishes may disperse for such long periods after initial contact with divers suggests that monitoring programs should take great care to minimise diver disturbance prior to surveys.&lt;/p&gt;","author":[{"dropping-particle":"","family":"Emslie","given":"Michael J.","non-dropping-particle":"","parse-names":false,"suffix":""},{"dropping-particle":"","family":"Cheal","given":"Alistair J.","non-dropping-particle":"","parse-names":false,"suffix":""},{"dropping-particle":"","family":"MacNeil","given":"M. Aaron","non-dropping-particle":"","parse-names":false,"suffix":""},{"dropping-particle":"","family":"Miller","given":"Ian R.","non-dropping-particle":"","parse-names":false,"suffix":""},{"dropping-particle":"","family":"Sweatman","given":"Hugh P.A.","non-dropping-particle":"","parse-names":false,"suffix":""}],"container-title":"PeerJ","id":"ITEM-1","issued":{"date-parts":[["2018"]]},"page":"e4886","title":"Reef fish communities are spooked by scuba surveys and may take hours to recover","type":"article-journal","volume":"6"},"uris":["http://www.mendeley.com/documents/?uuid=789cc849-56e4-4168-99f8-f78dc002466a"]}],"mendeley":{"formattedCitation":"(Emslie, Cheal, MacNeil, Miller, &amp; Sweatman, 2018)","plainTextFormattedCitation":"(Emslie, Cheal, MacNeil, Miller, &amp; Sweatman, 2018)","previouslyFormattedCitation":"(Emslie, Cheal, MacNeil, Miller, &amp; Sweatman, 2018)"},"properties":{"noteIndex":0},"schema":"https://github.com/citation-style-language/schema/raw/master/csl-citation.json"}</w:instrText>
      </w:r>
      <w:r w:rsidR="006265F1" w:rsidRPr="00C4735F">
        <w:rPr>
          <w:rFonts w:ascii="Times New Roman" w:hAnsi="Times New Roman" w:cs="Times New Roman"/>
        </w:rPr>
        <w:fldChar w:fldCharType="separate"/>
      </w:r>
      <w:r w:rsidR="006265F1" w:rsidRPr="00C4735F">
        <w:rPr>
          <w:rFonts w:ascii="Times New Roman" w:hAnsi="Times New Roman" w:cs="Times New Roman"/>
          <w:noProof/>
        </w:rPr>
        <w:t>(Emslie, Cheal, MacNeil, Miller, &amp; Sweatman, 2018)</w:t>
      </w:r>
      <w:r w:rsidR="006265F1" w:rsidRPr="00C4735F">
        <w:rPr>
          <w:rFonts w:ascii="Times New Roman" w:hAnsi="Times New Roman" w:cs="Times New Roman"/>
        </w:rPr>
        <w:fldChar w:fldCharType="end"/>
      </w:r>
      <w:r w:rsidR="006265F1" w:rsidRPr="00C4735F">
        <w:rPr>
          <w:rFonts w:ascii="Times New Roman" w:hAnsi="Times New Roman" w:cs="Times New Roman"/>
        </w:rPr>
        <w:t>. The diver responsible for identifying corals used the linear point-intercept method and recorde</w:t>
      </w:r>
      <w:r w:rsidR="006265F1" w:rsidRPr="00242217">
        <w:rPr>
          <w:rFonts w:ascii="Times New Roman" w:hAnsi="Times New Roman" w:cs="Times New Roman"/>
        </w:rPr>
        <w:t>d the substrate or coral group every 0.25 m along the 30-m transect.</w:t>
      </w:r>
      <w:r w:rsidR="00C8570D" w:rsidRPr="00242217">
        <w:rPr>
          <w:rFonts w:ascii="Times New Roman" w:hAnsi="Times New Roman" w:cs="Times New Roman"/>
        </w:rPr>
        <w:t xml:space="preserve"> There were</w:t>
      </w:r>
      <w:r w:rsidR="000560AF" w:rsidRPr="00242217">
        <w:rPr>
          <w:rFonts w:ascii="Times New Roman" w:hAnsi="Times New Roman" w:cs="Times New Roman"/>
        </w:rPr>
        <w:t xml:space="preserve"> 27 recognizable taxonomic units (RTU’s) of </w:t>
      </w:r>
      <w:r w:rsidR="0018077E" w:rsidRPr="00242217">
        <w:rPr>
          <w:rFonts w:ascii="Times New Roman" w:hAnsi="Times New Roman" w:cs="Times New Roman"/>
        </w:rPr>
        <w:t xml:space="preserve">hard </w:t>
      </w:r>
      <w:r w:rsidR="000560AF" w:rsidRPr="00242217">
        <w:rPr>
          <w:rFonts w:ascii="Times New Roman" w:hAnsi="Times New Roman" w:cs="Times New Roman"/>
        </w:rPr>
        <w:t>corals</w:t>
      </w:r>
      <w:r w:rsidR="00605415" w:rsidRPr="00242217">
        <w:rPr>
          <w:rFonts w:ascii="Times New Roman" w:hAnsi="Times New Roman" w:cs="Times New Roman"/>
        </w:rPr>
        <w:t xml:space="preserve"> </w:t>
      </w:r>
      <w:r w:rsidR="00605415" w:rsidRPr="00C4735F">
        <w:rPr>
          <w:rFonts w:ascii="Times New Roman" w:hAnsi="Times New Roman" w:cs="Times New Roman"/>
        </w:rPr>
        <w:fldChar w:fldCharType="begin" w:fldLock="1"/>
      </w:r>
      <w:r w:rsidR="006F1C0E" w:rsidRPr="00242217">
        <w:rPr>
          <w:rFonts w:ascii="Times New Roman" w:hAnsi="Times New Roman" w:cs="Times New Roman"/>
        </w:rPr>
        <w:instrText>ADDIN CSL_CITATION {"citationItems":[{"id":"ITEM-1","itemData":{"DOI":"10.1016/j.jnc.2015.01.002","ISSN":"1617-1381","abstract":"Citizen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 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Conservation","id":"ITEM-1","issued":{"date-parts":[["2015"]]},"page":"1-9","publisher":"Elsevier","title":"Comparing monitoring data collected by volunteers and professionals shows that citizen scientists can detect long-term change on coral reefs","type":"article-journal","volume":"24"},"uris":["http://www.mendeley.com/documents/?uuid=fa742e24-175b-43a4-a3bd-e0d4fee059b9"]}],"mendeley":{"formattedCitation":"(Forrester et al., 2015)","plainTextFormattedCitation":"(Forrester et al., 2015)","previouslyFormattedCitation":"(Forrester et al., 2015)"},"properties":{"noteIndex":0},"schema":"https://github.com/citation-style-language/schema/raw/master/csl-citation.json"}</w:instrText>
      </w:r>
      <w:r w:rsidR="00605415" w:rsidRPr="00C4735F">
        <w:rPr>
          <w:rFonts w:ascii="Times New Roman" w:hAnsi="Times New Roman" w:cs="Times New Roman"/>
        </w:rPr>
        <w:fldChar w:fldCharType="separate"/>
      </w:r>
      <w:r w:rsidR="00605415" w:rsidRPr="00C4735F">
        <w:rPr>
          <w:rFonts w:ascii="Times New Roman" w:hAnsi="Times New Roman" w:cs="Times New Roman"/>
          <w:noProof/>
        </w:rPr>
        <w:t>(Forrester et al., 2015)</w:t>
      </w:r>
      <w:r w:rsidR="00605415" w:rsidRPr="00C4735F">
        <w:rPr>
          <w:rFonts w:ascii="Times New Roman" w:hAnsi="Times New Roman" w:cs="Times New Roman"/>
        </w:rPr>
        <w:fldChar w:fldCharType="end"/>
      </w:r>
      <w:r w:rsidR="000560AF" w:rsidRPr="00C4735F">
        <w:rPr>
          <w:rFonts w:ascii="Times New Roman" w:hAnsi="Times New Roman" w:cs="Times New Roman"/>
        </w:rPr>
        <w:t xml:space="preserve">. These point observations were </w:t>
      </w:r>
      <w:r w:rsidR="00C8570D" w:rsidRPr="00C4735F">
        <w:rPr>
          <w:rFonts w:ascii="Times New Roman" w:hAnsi="Times New Roman" w:cs="Times New Roman"/>
        </w:rPr>
        <w:t xml:space="preserve">later </w:t>
      </w:r>
      <w:r w:rsidR="000560AF" w:rsidRPr="00242217">
        <w:rPr>
          <w:rFonts w:ascii="Times New Roman" w:hAnsi="Times New Roman" w:cs="Times New Roman"/>
        </w:rPr>
        <w:t xml:space="preserve">converted to surface area estimates of percent cover </w:t>
      </w:r>
      <w:r w:rsidR="000560AF" w:rsidRPr="00C4735F">
        <w:rPr>
          <w:rFonts w:ascii="Times New Roman" w:hAnsi="Times New Roman" w:cs="Times New Roman"/>
        </w:rPr>
        <w:fldChar w:fldCharType="begin" w:fldLock="1"/>
      </w:r>
      <w:r w:rsidR="00605415" w:rsidRPr="00242217">
        <w:rPr>
          <w:rFonts w:ascii="Times New Roman" w:hAnsi="Times New Roman" w:cs="Times New Roman"/>
        </w:rPr>
        <w:instrText>ADDIN CSL_CITATION {"citationItems":[{"id":"ITEM-1","itemData":{"ISBN":"1424400414","abstract":"A number of commonly used reef census techniques for sessile benthic organisms were evaluated through computer simulations and field studies. The former allowed the sampling of \"known\" reefs of differing spatial heterogeneities while the latter revealed practical limitations in the application of certain methods. This preliminary study indicates that, for the simplified community simulated, the linear point intercept method is the most efficient at yielding species abundance estimates similar to the true reef. The quadrat methods (cover estimate and planar point intercept) took two to four times as long as the linear point intercept method to accurately estimate reef composition. The chain transect method was intermediate in efficiency. Spatial heterogeneity, at the scale of our simulations, did not greatly influence the relative success of the census techniques.","author":[{"dropping-particle":"","family":"Ohlhorst","given":"S. L.","non-dropping-particle":"","parse-names":false,"suffix":""},{"dropping-particle":"","family":"Liddell","given":"W. D.","non-dropping-particle":"","parse-names":false,"suffix":""},{"dropping-particle":"","family":"Taylor","given":"R. J.","non-dropping-particle":"","parse-names":false,"suffix":""},{"dropping-particle":"","family":"Taylor","given":"J. M.","non-dropping-particle":"","parse-names":false,"suffix":""}],"container-title":"Proceedings of the 6th International Coral Reef Symposium, Australia","id":"ITEM-1","issued":{"date-parts":[["1988"]]},"page":"319-324","title":"EVALUATION OF REEF CENSUS TECHNIQUES","type":"article-journal","volume":"2"},"uris":["http://www.mendeley.com/documents/?uuid=cabb6bea-0782-4b51-9088-021d6f8c6d64"]}],"mendeley":{"formattedCitation":"(Ohlhorst, Liddell, Taylor, &amp; Taylor, 1988)","plainTextFormattedCitation":"(Ohlhorst, Liddell, Taylor, &amp; Taylor, 1988)","previouslyFormattedCitation":"(Ohlhorst, Liddell, Taylor, &amp; Taylor, 1988)"},"properties":{"noteIndex":0},"schema":"https://github.com/citation-style-language/schema/raw/master/csl-citation.json"}</w:instrText>
      </w:r>
      <w:r w:rsidR="000560AF" w:rsidRPr="00C4735F">
        <w:rPr>
          <w:rFonts w:ascii="Times New Roman" w:hAnsi="Times New Roman" w:cs="Times New Roman"/>
        </w:rPr>
        <w:fldChar w:fldCharType="separate"/>
      </w:r>
      <w:r w:rsidR="000560AF" w:rsidRPr="00C4735F">
        <w:rPr>
          <w:rFonts w:ascii="Times New Roman" w:hAnsi="Times New Roman" w:cs="Times New Roman"/>
          <w:noProof/>
        </w:rPr>
        <w:t>(Ohlhorst, Liddell, Taylor, &amp; Taylor, 1988)</w:t>
      </w:r>
      <w:r w:rsidR="000560AF" w:rsidRPr="00C4735F">
        <w:rPr>
          <w:rFonts w:ascii="Times New Roman" w:hAnsi="Times New Roman" w:cs="Times New Roman"/>
        </w:rPr>
        <w:fldChar w:fldCharType="end"/>
      </w:r>
      <w:r w:rsidR="000560AF" w:rsidRPr="00C4735F">
        <w:rPr>
          <w:rFonts w:ascii="Times New Roman" w:hAnsi="Times New Roman" w:cs="Times New Roman"/>
        </w:rPr>
        <w:t xml:space="preserve">. </w:t>
      </w:r>
      <w:r w:rsidR="00C8570D" w:rsidRPr="00C4735F">
        <w:rPr>
          <w:rFonts w:ascii="Times New Roman" w:hAnsi="Times New Roman" w:cs="Times New Roman"/>
        </w:rPr>
        <w:t>Sponges were surveyed us</w:t>
      </w:r>
      <w:r w:rsidR="00C8570D" w:rsidRPr="00242217">
        <w:rPr>
          <w:rFonts w:ascii="Times New Roman" w:hAnsi="Times New Roman" w:cs="Times New Roman"/>
        </w:rPr>
        <w:t>ing the line intercept method</w:t>
      </w:r>
      <w:r w:rsidR="000560AF" w:rsidRPr="00242217">
        <w:rPr>
          <w:rFonts w:ascii="Times New Roman" w:hAnsi="Times New Roman" w:cs="Times New Roman"/>
        </w:rPr>
        <w:t xml:space="preserve"> </w:t>
      </w:r>
      <w:r w:rsidR="00C8570D" w:rsidRPr="00242217">
        <w:rPr>
          <w:rFonts w:ascii="Times New Roman" w:hAnsi="Times New Roman" w:cs="Times New Roman"/>
        </w:rPr>
        <w:t>in which any sponge that intercepted the transect was recorded. There were</w:t>
      </w:r>
      <w:r w:rsidR="00195431" w:rsidRPr="00242217">
        <w:rPr>
          <w:rFonts w:ascii="Times New Roman" w:hAnsi="Times New Roman" w:cs="Times New Roman"/>
        </w:rPr>
        <w:t xml:space="preserve"> </w:t>
      </w:r>
      <w:r w:rsidR="000560AF" w:rsidRPr="00242217">
        <w:rPr>
          <w:rFonts w:ascii="Times New Roman" w:hAnsi="Times New Roman" w:cs="Times New Roman"/>
        </w:rPr>
        <w:t>58 RTU’s of sponges</w:t>
      </w:r>
      <w:r w:rsidR="00D57408" w:rsidRPr="00242217">
        <w:rPr>
          <w:rFonts w:ascii="Times New Roman" w:hAnsi="Times New Roman" w:cs="Times New Roman"/>
        </w:rPr>
        <w:t xml:space="preserve"> </w:t>
      </w:r>
      <w:r w:rsidR="00A37816" w:rsidRPr="00C4735F">
        <w:rPr>
          <w:rFonts w:ascii="Times New Roman" w:hAnsi="Times New Roman" w:cs="Times New Roman"/>
        </w:rPr>
        <w:fldChar w:fldCharType="begin" w:fldLock="1"/>
      </w:r>
      <w:r w:rsidR="006C38CA" w:rsidRPr="00242217">
        <w:rPr>
          <w:rFonts w:ascii="Times New Roman" w:hAnsi="Times New Roman" w:cs="Times New Roman"/>
        </w:rPr>
        <w:instrText>ADDIN CSL_CITATION {"citationItems":[{"id":"ITEM-1","itemData":{"DOI":"10.1016/j.jnc.2015.01.002","ISSN":"1617-1381","abstract":"Citizen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 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Conservation","id":"ITEM-1","issued":{"date-parts":[["2015"]]},"page":"1-9","publisher":"Elsevier","title":"Comparing monitoring data collected by volunteers and professionals shows that citizen scientists can detect long-term change on coral reefs","type":"article-journal","volume":"24"},"uris":["http://www.mendeley.com/documents/?uuid=fa742e24-175b-43a4-a3bd-e0d4fee059b9"]}],"mendeley":{"formattedCitation":"(Forrester et al., 2015)","plainTextFormattedCitation":"(Forrester et al., 2015)","previouslyFormattedCitation":"(Forrester et al., 2015)"},"properties":{"noteIndex":0},"schema":"https://github.com/citation-style-language/schema/raw/master/csl-citation.json"}</w:instrText>
      </w:r>
      <w:r w:rsidR="00A37816" w:rsidRPr="00C4735F">
        <w:rPr>
          <w:rFonts w:ascii="Times New Roman" w:hAnsi="Times New Roman" w:cs="Times New Roman"/>
        </w:rPr>
        <w:fldChar w:fldCharType="separate"/>
      </w:r>
      <w:r w:rsidR="00A37816" w:rsidRPr="00C4735F">
        <w:rPr>
          <w:rFonts w:ascii="Times New Roman" w:hAnsi="Times New Roman" w:cs="Times New Roman"/>
          <w:noProof/>
        </w:rPr>
        <w:t>(Forrester et al., 2015)</w:t>
      </w:r>
      <w:r w:rsidR="00A37816" w:rsidRPr="00C4735F">
        <w:rPr>
          <w:rFonts w:ascii="Times New Roman" w:hAnsi="Times New Roman" w:cs="Times New Roman"/>
        </w:rPr>
        <w:fldChar w:fldCharType="end"/>
      </w:r>
      <w:r w:rsidR="000560AF" w:rsidRPr="00C4735F">
        <w:rPr>
          <w:rFonts w:ascii="Times New Roman" w:hAnsi="Times New Roman" w:cs="Times New Roman"/>
        </w:rPr>
        <w:t xml:space="preserve">. </w:t>
      </w:r>
    </w:p>
    <w:p w14:paraId="1AA4AFC3" w14:textId="4FF7E93C" w:rsidR="00584F78" w:rsidRPr="00242217" w:rsidRDefault="00800ACA" w:rsidP="008E357D">
      <w:pPr>
        <w:spacing w:line="480" w:lineRule="auto"/>
        <w:ind w:firstLine="720"/>
        <w:rPr>
          <w:rFonts w:ascii="Times New Roman" w:eastAsia="Calibri" w:hAnsi="Times New Roman" w:cs="Times New Roman"/>
        </w:rPr>
      </w:pPr>
      <w:r w:rsidRPr="00C4735F">
        <w:rPr>
          <w:rFonts w:ascii="Times New Roman" w:eastAsia="Calibri" w:hAnsi="Times New Roman" w:cs="Times New Roman"/>
        </w:rPr>
        <w:lastRenderedPageBreak/>
        <w:t xml:space="preserve">Differences between observers can influence </w:t>
      </w:r>
      <w:r w:rsidR="00584F78" w:rsidRPr="00242217">
        <w:rPr>
          <w:rFonts w:ascii="Times New Roman" w:eastAsia="Calibri" w:hAnsi="Times New Roman" w:cs="Times New Roman"/>
        </w:rPr>
        <w:t>coral reef survey data, but are unlikely to influence the outcome of this study. Fish and sponge data were</w:t>
      </w:r>
      <w:r w:rsidR="00C8570D" w:rsidRPr="00242217">
        <w:rPr>
          <w:rFonts w:ascii="Times New Roman" w:eastAsia="Calibri" w:hAnsi="Times New Roman" w:cs="Times New Roman"/>
        </w:rPr>
        <w:t xml:space="preserve"> </w:t>
      </w:r>
      <w:r w:rsidR="00584F78" w:rsidRPr="00242217">
        <w:rPr>
          <w:rFonts w:ascii="Times New Roman" w:eastAsia="Calibri" w:hAnsi="Times New Roman" w:cs="Times New Roman"/>
        </w:rPr>
        <w:t xml:space="preserve">collected by a single </w:t>
      </w:r>
      <w:r w:rsidR="00C8570D" w:rsidRPr="00242217">
        <w:rPr>
          <w:rFonts w:ascii="Times New Roman" w:eastAsia="Calibri" w:hAnsi="Times New Roman" w:cs="Times New Roman"/>
        </w:rPr>
        <w:t xml:space="preserve">respective </w:t>
      </w:r>
      <w:r w:rsidR="007175A5" w:rsidRPr="00242217">
        <w:rPr>
          <w:rFonts w:ascii="Times New Roman" w:eastAsia="Calibri" w:hAnsi="Times New Roman" w:cs="Times New Roman"/>
        </w:rPr>
        <w:t xml:space="preserve">expert </w:t>
      </w:r>
      <w:r w:rsidR="00584F78" w:rsidRPr="00242217">
        <w:rPr>
          <w:rFonts w:ascii="Times New Roman" w:eastAsia="Calibri" w:hAnsi="Times New Roman" w:cs="Times New Roman"/>
        </w:rPr>
        <w:t xml:space="preserve">observer. Coral data were collected by three observers, </w:t>
      </w:r>
      <w:r w:rsidR="00584F78" w:rsidRPr="00242217">
        <w:rPr>
          <w:rFonts w:ascii="Times New Roman" w:hAnsi="Times New Roman" w:cs="Times New Roman"/>
        </w:rPr>
        <w:t>but new observers’ species identifications and counts were intercalibrated with those of another observer during a training period of at least 15 dives before their data were incorporated into the study</w:t>
      </w:r>
      <w:r w:rsidR="0089692F" w:rsidRPr="00242217">
        <w:rPr>
          <w:rFonts w:ascii="Times New Roman" w:eastAsia="Calibri" w:hAnsi="Times New Roman" w:cs="Times New Roman"/>
        </w:rPr>
        <w:t>.</w:t>
      </w:r>
    </w:p>
    <w:p w14:paraId="348641D6" w14:textId="34E0F6A3" w:rsidR="005B205E" w:rsidRPr="00242217" w:rsidRDefault="005B205E" w:rsidP="008E357D">
      <w:pPr>
        <w:pStyle w:val="Heading2"/>
      </w:pPr>
      <w:r w:rsidRPr="00242217">
        <w:t xml:space="preserve">Different survey </w:t>
      </w:r>
      <w:commentRangeStart w:id="9"/>
      <w:r w:rsidRPr="00242217">
        <w:t>techniques</w:t>
      </w:r>
      <w:commentRangeEnd w:id="9"/>
      <w:r w:rsidR="00A40B98" w:rsidRPr="00242217">
        <w:rPr>
          <w:rStyle w:val="CommentReference"/>
        </w:rPr>
        <w:commentReference w:id="9"/>
      </w:r>
    </w:p>
    <w:p w14:paraId="0997B39D" w14:textId="657D2B6B" w:rsidR="005B205E" w:rsidRPr="00242217" w:rsidRDefault="005B205E" w:rsidP="008E357D">
      <w:pPr>
        <w:spacing w:line="480" w:lineRule="auto"/>
        <w:ind w:firstLine="720"/>
        <w:rPr>
          <w:rFonts w:ascii="Times New Roman" w:hAnsi="Times New Roman" w:cs="Times New Roman"/>
        </w:rPr>
      </w:pPr>
      <w:r w:rsidRPr="00242217">
        <w:rPr>
          <w:rFonts w:ascii="Times New Roman" w:hAnsi="Times New Roman" w:cs="Times New Roman"/>
        </w:rPr>
        <w:t>If we had a line and sampled enough points along the line (i.e. as the number of points approaches infinity) then the linear point-intercept and the line intercept methods would yield the same results for abundance if we knew which points corresponded to which individ</w:t>
      </w:r>
      <w:r w:rsidR="00A905B3" w:rsidRPr="00242217">
        <w:rPr>
          <w:rFonts w:ascii="Times New Roman" w:hAnsi="Times New Roman" w:cs="Times New Roman"/>
        </w:rPr>
        <w:t xml:space="preserve">uals. As of right now, the line </w:t>
      </w:r>
      <w:r w:rsidRPr="00242217">
        <w:rPr>
          <w:rFonts w:ascii="Times New Roman" w:hAnsi="Times New Roman" w:cs="Times New Roman"/>
        </w:rPr>
        <w:t>intercept method yields counts of individuals (closer to the truth for abundance) and the</w:t>
      </w:r>
      <w:r w:rsidR="00A905B3" w:rsidRPr="00242217">
        <w:rPr>
          <w:rFonts w:ascii="Times New Roman" w:hAnsi="Times New Roman" w:cs="Times New Roman"/>
        </w:rPr>
        <w:t xml:space="preserve"> linear point </w:t>
      </w:r>
      <w:r w:rsidRPr="00242217">
        <w:rPr>
          <w:rFonts w:ascii="Times New Roman" w:hAnsi="Times New Roman" w:cs="Times New Roman"/>
        </w:rPr>
        <w:t xml:space="preserve">intercept method yields points covered by a given species which may be converted to percent cover using methods developed for </w:t>
      </w:r>
      <w:r w:rsidR="00A905B3" w:rsidRPr="00242217">
        <w:rPr>
          <w:rFonts w:ascii="Times New Roman" w:hAnsi="Times New Roman" w:cs="Times New Roman"/>
        </w:rPr>
        <w:t xml:space="preserve">vascular </w:t>
      </w:r>
      <w:r w:rsidRPr="00242217">
        <w:rPr>
          <w:rFonts w:ascii="Times New Roman" w:hAnsi="Times New Roman" w:cs="Times New Roman"/>
        </w:rPr>
        <w:t xml:space="preserve">plants (closer to </w:t>
      </w:r>
      <w:r w:rsidR="00A905B3" w:rsidRPr="00242217">
        <w:rPr>
          <w:rFonts w:ascii="Times New Roman" w:hAnsi="Times New Roman" w:cs="Times New Roman"/>
        </w:rPr>
        <w:t xml:space="preserve">the </w:t>
      </w:r>
      <w:r w:rsidRPr="00242217">
        <w:rPr>
          <w:rFonts w:ascii="Times New Roman" w:hAnsi="Times New Roman" w:cs="Times New Roman"/>
        </w:rPr>
        <w:t>truth for cover).</w:t>
      </w:r>
    </w:p>
    <w:p w14:paraId="4C1509D0" w14:textId="77777777" w:rsidR="00815822" w:rsidRPr="00242217" w:rsidRDefault="00815822" w:rsidP="008E357D">
      <w:pPr>
        <w:pStyle w:val="Heading2"/>
      </w:pPr>
      <w:r w:rsidRPr="00242217">
        <w:t>Measures of diversity</w:t>
      </w:r>
    </w:p>
    <w:p w14:paraId="388471F8" w14:textId="1539325B" w:rsidR="00815822" w:rsidRPr="00242217" w:rsidRDefault="00815822" w:rsidP="008E357D">
      <w:pPr>
        <w:spacing w:line="480" w:lineRule="auto"/>
        <w:ind w:firstLine="720"/>
        <w:rPr>
          <w:rFonts w:ascii="Times New Roman" w:hAnsi="Times New Roman" w:cs="Times New Roman"/>
        </w:rPr>
      </w:pPr>
      <w:r w:rsidRPr="00242217">
        <w:rPr>
          <w:rFonts w:ascii="Times New Roman" w:hAnsi="Times New Roman" w:cs="Times New Roman"/>
        </w:rPr>
        <w:t xml:space="preserve">Richness, diversity indices, and evenness (rank-abundance) will all be used as measures of biodiversity. </w:t>
      </w:r>
      <w:r w:rsidR="00B825D7" w:rsidRPr="00242217">
        <w:rPr>
          <w:rFonts w:ascii="Times New Roman" w:hAnsi="Times New Roman" w:cs="Times New Roman"/>
        </w:rPr>
        <w:t xml:space="preserve">Species richness is the number of species in a given area. </w:t>
      </w:r>
      <w:r w:rsidRPr="00242217">
        <w:rPr>
          <w:rFonts w:ascii="Times New Roman" w:hAnsi="Times New Roman" w:cs="Times New Roman"/>
        </w:rPr>
        <w:t xml:space="preserve">Evenness can give us information about dominance-related patterns. Diversity indices are one way to express dominance/evenness and richness at the same time. </w:t>
      </w:r>
    </w:p>
    <w:p w14:paraId="7475DC36" w14:textId="2C77528E" w:rsidR="003A1FEA" w:rsidRPr="00242217" w:rsidRDefault="003A1FEA" w:rsidP="008E357D">
      <w:pPr>
        <w:pStyle w:val="Heading2"/>
      </w:pPr>
      <w:r w:rsidRPr="00242217">
        <w:t>Sampling effort</w:t>
      </w:r>
    </w:p>
    <w:p w14:paraId="0E0AC27B" w14:textId="22C9CA15" w:rsidR="00D92176" w:rsidRPr="00242217" w:rsidRDefault="00815822" w:rsidP="008E357D">
      <w:pPr>
        <w:spacing w:line="480" w:lineRule="auto"/>
        <w:ind w:firstLine="720"/>
        <w:rPr>
          <w:rFonts w:ascii="Times New Roman" w:hAnsi="Times New Roman" w:cs="Times New Roman"/>
        </w:rPr>
      </w:pPr>
      <w:r w:rsidRPr="00242217">
        <w:rPr>
          <w:rFonts w:ascii="Times New Roman" w:hAnsi="Times New Roman" w:cs="Times New Roman"/>
        </w:rPr>
        <w:t xml:space="preserve">Species accumulation curves have demonstrated that richness may increase </w:t>
      </w:r>
      <w:r w:rsidR="00D92176" w:rsidRPr="00242217">
        <w:rPr>
          <w:rFonts w:ascii="Times New Roman" w:hAnsi="Times New Roman" w:cs="Times New Roman"/>
        </w:rPr>
        <w:t>as sampling effort increases</w:t>
      </w:r>
      <w:r w:rsidRPr="00242217">
        <w:rPr>
          <w:rFonts w:ascii="Times New Roman" w:hAnsi="Times New Roman" w:cs="Times New Roman"/>
        </w:rPr>
        <w:t xml:space="preserve"> until</w:t>
      </w:r>
      <w:r w:rsidR="00D92176" w:rsidRPr="00242217">
        <w:rPr>
          <w:rFonts w:ascii="Times New Roman" w:hAnsi="Times New Roman" w:cs="Times New Roman"/>
        </w:rPr>
        <w:t xml:space="preserve"> an asymptote </w:t>
      </w:r>
      <w:r w:rsidRPr="00242217">
        <w:rPr>
          <w:rFonts w:ascii="Times New Roman" w:hAnsi="Times New Roman" w:cs="Times New Roman"/>
        </w:rPr>
        <w:t xml:space="preserve">is reached </w:t>
      </w:r>
      <w:r w:rsidR="00D92176" w:rsidRPr="00242217">
        <w:rPr>
          <w:rFonts w:ascii="Times New Roman" w:hAnsi="Times New Roman" w:cs="Times New Roman"/>
        </w:rPr>
        <w:t>that represents true site richness</w:t>
      </w:r>
      <w:r w:rsidR="00B825D7" w:rsidRPr="00242217">
        <w:rPr>
          <w:rFonts w:ascii="Times New Roman" w:hAnsi="Times New Roman" w:cs="Times New Roman"/>
        </w:rPr>
        <w:t xml:space="preserve"> (i.e. the more you look, the more you’ll find)</w:t>
      </w:r>
      <w:r w:rsidRPr="00242217">
        <w:rPr>
          <w:rFonts w:ascii="Times New Roman" w:hAnsi="Times New Roman" w:cs="Times New Roman"/>
        </w:rPr>
        <w:t>.</w:t>
      </w:r>
      <w:r w:rsidR="00D92176" w:rsidRPr="00242217">
        <w:rPr>
          <w:rFonts w:ascii="Times New Roman" w:hAnsi="Times New Roman" w:cs="Times New Roman"/>
        </w:rPr>
        <w:t xml:space="preserve"> Our study aims to investigate how sampling effort may affect estimates of richness (RTU richness)</w:t>
      </w:r>
      <w:r w:rsidR="00B825D7" w:rsidRPr="00242217">
        <w:rPr>
          <w:rFonts w:ascii="Times New Roman" w:hAnsi="Times New Roman" w:cs="Times New Roman"/>
        </w:rPr>
        <w:t>.</w:t>
      </w:r>
    </w:p>
    <w:p w14:paraId="74ADAB4E" w14:textId="23E3993D" w:rsidR="00185875" w:rsidRPr="00242217" w:rsidRDefault="003A1FEA" w:rsidP="008E357D">
      <w:pPr>
        <w:spacing w:line="480" w:lineRule="auto"/>
        <w:rPr>
          <w:rFonts w:ascii="Times New Roman" w:hAnsi="Times New Roman" w:cs="Times New Roman"/>
        </w:rPr>
      </w:pPr>
      <w:r w:rsidRPr="00242217">
        <w:rPr>
          <w:rFonts w:ascii="Times New Roman" w:hAnsi="Times New Roman" w:cs="Times New Roman"/>
        </w:rPr>
        <w:lastRenderedPageBreak/>
        <w:tab/>
      </w:r>
      <w:r w:rsidR="00B825D7" w:rsidRPr="00242217">
        <w:rPr>
          <w:rFonts w:ascii="Times New Roman" w:hAnsi="Times New Roman" w:cs="Times New Roman"/>
        </w:rPr>
        <w:t xml:space="preserve">Because the data is recorded for each transect for each site in a given year, it must be consolidated to have one record per site per year (sampling unit). </w:t>
      </w:r>
      <w:r w:rsidR="00185875" w:rsidRPr="00242217">
        <w:rPr>
          <w:rFonts w:ascii="Times New Roman" w:hAnsi="Times New Roman" w:cs="Times New Roman"/>
        </w:rPr>
        <w:t xml:space="preserve">The minimum sampling effort is three transects. In cases when there are data for more than three transects at a site in a given year, a species accumulation curve will be simulated and if the difference in number of transects makes a difference in species accumulation, 3 transects will be selected at random (may go back and randomly select 3 different transects to see if results would change). </w:t>
      </w:r>
    </w:p>
    <w:p w14:paraId="13937BA7" w14:textId="6E5463A5" w:rsidR="00B825D7" w:rsidRPr="00242217" w:rsidRDefault="00185875" w:rsidP="008E357D">
      <w:pPr>
        <w:spacing w:line="480" w:lineRule="auto"/>
        <w:rPr>
          <w:rFonts w:ascii="Times New Roman" w:hAnsi="Times New Roman" w:cs="Times New Roman"/>
        </w:rPr>
      </w:pPr>
      <w:r w:rsidRPr="00242217">
        <w:rPr>
          <w:rFonts w:ascii="Times New Roman" w:hAnsi="Times New Roman" w:cs="Times New Roman"/>
        </w:rPr>
        <w:t xml:space="preserve"> </w:t>
      </w:r>
      <w:r w:rsidR="005B205E" w:rsidRPr="00242217">
        <w:rPr>
          <w:rFonts w:ascii="Times New Roman" w:hAnsi="Times New Roman" w:cs="Times New Roman"/>
        </w:rPr>
        <w:tab/>
      </w:r>
      <w:r w:rsidR="00B825D7" w:rsidRPr="00242217">
        <w:rPr>
          <w:rFonts w:ascii="Times New Roman" w:hAnsi="Times New Roman" w:cs="Times New Roman"/>
        </w:rPr>
        <w:t>Two methods were used to consolidate counts within a given sampling unit: (1) sum counts over all transects and divide by the number of transects to get the count per transect and (2) sum counts within each transect and divide each sum by the length of the transect to get count per meter, then sum the counts per meter for all transects and divide by the number of transects to get the count per meter per transect (Equations 1 and 2)</w:t>
      </w:r>
    </w:p>
    <w:p w14:paraId="002F5216" w14:textId="6A03F635" w:rsidR="00185875" w:rsidRPr="00242217" w:rsidRDefault="00B825D7" w:rsidP="008E357D">
      <w:pPr>
        <w:pStyle w:val="ListParagraph"/>
        <w:spacing w:after="0" w:line="480" w:lineRule="auto"/>
        <w:rPr>
          <w:rFonts w:ascii="Times New Roman" w:hAnsi="Times New Roman" w:cs="Times New Roman"/>
          <w:sz w:val="24"/>
          <w:szCs w:val="24"/>
        </w:rPr>
      </w:pPr>
      <w:r w:rsidRPr="00242217">
        <w:rPr>
          <w:rFonts w:ascii="Times New Roman" w:eastAsiaTheme="minorEastAsia" w:hAnsi="Times New Roman" w:cs="Times New Roman"/>
          <w:sz w:val="24"/>
          <w:szCs w:val="24"/>
        </w:rPr>
        <w:t xml:space="preserve">1) </w:t>
      </w:r>
      <m:oMath>
        <m:f>
          <m:fPr>
            <m:ctrlPr>
              <w:rPr>
                <w:rFonts w:ascii="Cambria Math" w:hAnsi="Cambria Math" w:cs="Times New Roman"/>
                <w:sz w:val="24"/>
                <w:szCs w:val="24"/>
              </w:rPr>
            </m:ctrlPr>
          </m:fPr>
          <m:num>
            <m:r>
              <m:rPr>
                <m:sty m:val="p"/>
              </m:rPr>
              <w:rPr>
                <w:rFonts w:ascii="Cambria Math" w:hAnsi="Cambria Math" w:cs="Times New Roman"/>
                <w:sz w:val="24"/>
                <w:szCs w:val="24"/>
              </w:rPr>
              <m:t>counts</m:t>
            </m:r>
          </m:num>
          <m:den>
            <m:r>
              <m:rPr>
                <m:sty m:val="p"/>
              </m:rPr>
              <w:rPr>
                <w:rFonts w:ascii="Cambria Math" w:hAnsi="Cambria Math" w:cs="Times New Roman"/>
                <w:sz w:val="24"/>
                <w:szCs w:val="24"/>
              </w:rPr>
              <m:t>transect</m:t>
            </m:r>
          </m:den>
        </m:f>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r>
                  <m:rPr>
                    <m:sty m:val="p"/>
                  </m:rPr>
                  <w:rPr>
                    <w:rFonts w:ascii="Cambria Math" w:hAnsi="Cambria Math" w:cs="Times New Roman"/>
                    <w:sz w:val="24"/>
                    <w:szCs w:val="24"/>
                  </w:rPr>
                  <m:t>counts for transect</m:t>
                </m:r>
              </m:e>
            </m:nary>
          </m:num>
          <m:den>
            <m:r>
              <m:rPr>
                <m:sty m:val="p"/>
              </m:rPr>
              <w:rPr>
                <w:rFonts w:ascii="Cambria Math" w:hAnsi="Cambria Math" w:cs="Times New Roman"/>
                <w:sz w:val="24"/>
                <w:szCs w:val="24"/>
              </w:rPr>
              <m:t># transects</m:t>
            </m:r>
          </m:den>
        </m:f>
      </m:oMath>
      <w:r w:rsidR="00185875" w:rsidRPr="00242217">
        <w:rPr>
          <w:rFonts w:ascii="Times New Roman" w:hAnsi="Times New Roman" w:cs="Times New Roman"/>
          <w:sz w:val="24"/>
          <w:szCs w:val="24"/>
        </w:rPr>
        <w:t xml:space="preserve">        </w:t>
      </w:r>
      <w:r w:rsidR="00185875" w:rsidRPr="00242217">
        <w:rPr>
          <w:rFonts w:ascii="Times New Roman" w:eastAsiaTheme="minorEastAsia" w:hAnsi="Times New Roman" w:cs="Times New Roman"/>
          <w:sz w:val="24"/>
          <w:szCs w:val="24"/>
        </w:rPr>
        <w:t xml:space="preserve">2) </w:t>
      </w:r>
      <m:oMath>
        <m:f>
          <m:fPr>
            <m:ctrlPr>
              <w:rPr>
                <w:rFonts w:ascii="Cambria Math" w:hAnsi="Cambria Math" w:cs="Times New Roman"/>
                <w:sz w:val="24"/>
                <w:szCs w:val="24"/>
              </w:rPr>
            </m:ctrlPr>
          </m:fPr>
          <m:num>
            <m:r>
              <m:rPr>
                <m:sty m:val="p"/>
              </m:rPr>
              <w:rPr>
                <w:rFonts w:ascii="Cambria Math" w:hAnsi="Cambria Math" w:cs="Times New Roman"/>
                <w:sz w:val="24"/>
                <w:szCs w:val="24"/>
              </w:rPr>
              <m:t>counts</m:t>
            </m:r>
          </m:num>
          <m:den>
            <m:r>
              <m:rPr>
                <m:sty m:val="p"/>
              </m:rPr>
              <w:rPr>
                <w:rFonts w:ascii="Cambria Math" w:hAnsi="Cambria Math" w:cs="Times New Roman"/>
                <w:sz w:val="24"/>
                <w:szCs w:val="24"/>
              </w:rPr>
              <m:t>m*transect</m:t>
            </m:r>
          </m:den>
        </m:f>
        <m:r>
          <m:rPr>
            <m:sty m:val="p"/>
          </m:rPr>
          <w:rPr>
            <w:rFonts w:ascii="Cambria Math" w:hAnsi="Cambria Math" w:cs="Times New Roman"/>
            <w:sz w:val="24"/>
            <w:szCs w:val="24"/>
          </w:rPr>
          <m:t>=</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f>
                  <m:fPr>
                    <m:ctrlPr>
                      <w:rPr>
                        <w:rFonts w:ascii="Cambria Math" w:hAnsi="Cambria Math" w:cs="Times New Roman"/>
                        <w:sz w:val="24"/>
                        <w:szCs w:val="24"/>
                      </w:rPr>
                    </m:ctrlPr>
                  </m:fPr>
                  <m:num>
                    <m:r>
                      <m:rPr>
                        <m:sty m:val="p"/>
                      </m:rPr>
                      <w:rPr>
                        <w:rFonts w:ascii="Cambria Math" w:hAnsi="Cambria Math" w:cs="Times New Roman"/>
                        <w:sz w:val="24"/>
                        <w:szCs w:val="24"/>
                      </w:rPr>
                      <m:t>counts for transect i</m:t>
                    </m:r>
                  </m:num>
                  <m:den>
                    <m:r>
                      <m:rPr>
                        <m:sty m:val="p"/>
                      </m:rPr>
                      <w:rPr>
                        <w:rFonts w:ascii="Cambria Math" w:hAnsi="Cambria Math" w:cs="Times New Roman"/>
                        <w:sz w:val="24"/>
                        <w:szCs w:val="24"/>
                      </w:rPr>
                      <m:t>length of transect i</m:t>
                    </m:r>
                  </m:den>
                </m:f>
              </m:e>
            </m:nary>
          </m:num>
          <m:den>
            <m:r>
              <m:rPr>
                <m:sty m:val="p"/>
              </m:rPr>
              <w:rPr>
                <w:rFonts w:ascii="Cambria Math" w:hAnsi="Cambria Math" w:cs="Times New Roman"/>
                <w:sz w:val="24"/>
                <w:szCs w:val="24"/>
              </w:rPr>
              <m:t># transects</m:t>
            </m:r>
          </m:den>
        </m:f>
      </m:oMath>
    </w:p>
    <w:p w14:paraId="0482CA8F" w14:textId="2A404F4F" w:rsidR="00B825D7" w:rsidRPr="00242217" w:rsidRDefault="00B825D7" w:rsidP="008E357D">
      <w:pPr>
        <w:spacing w:line="480" w:lineRule="auto"/>
        <w:ind w:firstLine="720"/>
        <w:rPr>
          <w:rFonts w:ascii="Times New Roman" w:hAnsi="Times New Roman" w:cs="Times New Roman"/>
        </w:rPr>
      </w:pPr>
    </w:p>
    <w:p w14:paraId="760953DA" w14:textId="3555D998" w:rsidR="005D27E4" w:rsidRPr="00242217" w:rsidRDefault="005B205E" w:rsidP="008E357D">
      <w:pPr>
        <w:spacing w:line="480" w:lineRule="auto"/>
        <w:rPr>
          <w:rFonts w:ascii="Times New Roman" w:hAnsi="Times New Roman" w:cs="Times New Roman"/>
        </w:rPr>
      </w:pPr>
      <w:r w:rsidRPr="00242217">
        <w:rPr>
          <w:rFonts w:ascii="Times New Roman" w:hAnsi="Times New Roman" w:cs="Times New Roman"/>
        </w:rPr>
        <w:t>Dividing by the number of transects</w:t>
      </w:r>
      <w:r w:rsidR="00185875" w:rsidRPr="00242217">
        <w:rPr>
          <w:rFonts w:ascii="Times New Roman" w:hAnsi="Times New Roman" w:cs="Times New Roman"/>
        </w:rPr>
        <w:t xml:space="preserve"> </w:t>
      </w:r>
      <w:r w:rsidR="005D27E4" w:rsidRPr="00242217">
        <w:rPr>
          <w:rFonts w:ascii="Times New Roman" w:hAnsi="Times New Roman" w:cs="Times New Roman"/>
        </w:rPr>
        <w:t>assumes a linear relationship between effort and richness</w:t>
      </w:r>
      <w:r w:rsidR="00185875" w:rsidRPr="00242217">
        <w:rPr>
          <w:rFonts w:ascii="Times New Roman" w:hAnsi="Times New Roman" w:cs="Times New Roman"/>
        </w:rPr>
        <w:t>.</w:t>
      </w:r>
      <w:r w:rsidRPr="00242217">
        <w:rPr>
          <w:rFonts w:ascii="Times New Roman" w:hAnsi="Times New Roman" w:cs="Times New Roman"/>
        </w:rPr>
        <w:t xml:space="preserve"> Equation 2 accounts for differences in transect length.</w:t>
      </w:r>
    </w:p>
    <w:p w14:paraId="0CDC0C34" w14:textId="5D16AA2E" w:rsidR="009F1381" w:rsidRPr="00242217" w:rsidRDefault="009F1381" w:rsidP="008E357D">
      <w:pPr>
        <w:pStyle w:val="Heading2"/>
      </w:pPr>
      <w:r w:rsidRPr="00242217">
        <w:t>Recognizable taxonomic units</w:t>
      </w:r>
    </w:p>
    <w:p w14:paraId="1390AC2A" w14:textId="7165B459" w:rsidR="000560AF" w:rsidRPr="00242217" w:rsidRDefault="007175A5" w:rsidP="008E357D">
      <w:pPr>
        <w:spacing w:line="480" w:lineRule="auto"/>
        <w:ind w:firstLine="720"/>
        <w:rPr>
          <w:ins w:id="10" w:author="Nicole" w:date="2019-01-23T08:33:00Z"/>
          <w:rFonts w:ascii="Times New Roman" w:eastAsia="Calibri" w:hAnsi="Times New Roman" w:cs="Times New Roman"/>
        </w:rPr>
      </w:pPr>
      <w:r w:rsidRPr="00242217">
        <w:rPr>
          <w:rFonts w:ascii="Times New Roman" w:eastAsia="Calibri" w:hAnsi="Times New Roman" w:cs="Times New Roman"/>
        </w:rPr>
        <w:t>F</w:t>
      </w:r>
      <w:r w:rsidR="003A3E52" w:rsidRPr="00242217">
        <w:rPr>
          <w:rFonts w:ascii="Times New Roman" w:eastAsia="Calibri" w:hAnsi="Times New Roman" w:cs="Times New Roman"/>
        </w:rPr>
        <w:t xml:space="preserve">ish, corals and sponges were </w:t>
      </w:r>
      <w:r w:rsidR="000560AF" w:rsidRPr="00242217">
        <w:rPr>
          <w:rFonts w:ascii="Times New Roman" w:eastAsia="Calibri" w:hAnsi="Times New Roman" w:cs="Times New Roman"/>
        </w:rPr>
        <w:t xml:space="preserve">identified </w:t>
      </w:r>
      <w:r w:rsidRPr="00242217">
        <w:rPr>
          <w:rFonts w:ascii="Times New Roman" w:eastAsia="Calibri" w:hAnsi="Times New Roman" w:cs="Times New Roman"/>
        </w:rPr>
        <w:t xml:space="preserve">to the most specific taxonomic group possible </w:t>
      </w:r>
      <w:r w:rsidR="000560AF" w:rsidRPr="00242217">
        <w:rPr>
          <w:rFonts w:ascii="Times New Roman" w:eastAsia="Calibri" w:hAnsi="Times New Roman" w:cs="Times New Roman"/>
        </w:rPr>
        <w:t xml:space="preserve">in the field. </w:t>
      </w:r>
      <w:r w:rsidR="005B1018" w:rsidRPr="00242217">
        <w:rPr>
          <w:rFonts w:ascii="Times New Roman" w:eastAsia="Calibri" w:hAnsi="Times New Roman" w:cs="Times New Roman"/>
        </w:rPr>
        <w:t>A</w:t>
      </w:r>
      <w:r w:rsidR="00CF5CC7" w:rsidRPr="00242217">
        <w:rPr>
          <w:rFonts w:ascii="Times New Roman" w:eastAsia="Calibri" w:hAnsi="Times New Roman" w:cs="Times New Roman"/>
        </w:rPr>
        <w:t xml:space="preserve">ll fish were identified to species, </w:t>
      </w:r>
      <w:r w:rsidRPr="00242217">
        <w:rPr>
          <w:rFonts w:ascii="Times New Roman" w:eastAsia="Calibri" w:hAnsi="Times New Roman" w:cs="Times New Roman"/>
        </w:rPr>
        <w:t xml:space="preserve">while </w:t>
      </w:r>
      <w:r w:rsidR="003A3E52" w:rsidRPr="00242217">
        <w:rPr>
          <w:rFonts w:ascii="Times New Roman" w:eastAsia="Calibri" w:hAnsi="Times New Roman" w:cs="Times New Roman"/>
        </w:rPr>
        <w:t xml:space="preserve">corals and sponges were </w:t>
      </w:r>
      <w:r w:rsidR="008667D6" w:rsidRPr="00242217">
        <w:rPr>
          <w:rFonts w:ascii="Times New Roman" w:eastAsia="Calibri" w:hAnsi="Times New Roman" w:cs="Times New Roman"/>
        </w:rPr>
        <w:t>identified as</w:t>
      </w:r>
      <w:r w:rsidR="003A3E52" w:rsidRPr="00242217">
        <w:rPr>
          <w:rFonts w:ascii="Times New Roman" w:eastAsia="Calibri" w:hAnsi="Times New Roman" w:cs="Times New Roman"/>
        </w:rPr>
        <w:t xml:space="preserve"> multi-species RTU</w:t>
      </w:r>
      <w:r w:rsidR="008667D6" w:rsidRPr="00242217">
        <w:rPr>
          <w:rFonts w:ascii="Times New Roman" w:eastAsia="Calibri" w:hAnsi="Times New Roman" w:cs="Times New Roman"/>
        </w:rPr>
        <w:t>’</w:t>
      </w:r>
      <w:r w:rsidR="0089444B" w:rsidRPr="00242217">
        <w:rPr>
          <w:rFonts w:ascii="Times New Roman" w:eastAsia="Calibri" w:hAnsi="Times New Roman" w:cs="Times New Roman"/>
        </w:rPr>
        <w:t>s</w:t>
      </w:r>
      <w:r w:rsidR="003A3E52" w:rsidRPr="00242217">
        <w:rPr>
          <w:rFonts w:ascii="Times New Roman" w:eastAsia="Calibri" w:hAnsi="Times New Roman" w:cs="Times New Roman"/>
        </w:rPr>
        <w:t xml:space="preserve"> </w:t>
      </w:r>
      <w:r w:rsidR="0089444B" w:rsidRPr="00C4735F">
        <w:rPr>
          <w:rFonts w:ascii="Times New Roman" w:hAnsi="Times New Roman" w:cs="Times New Roman"/>
        </w:rPr>
        <w:fldChar w:fldCharType="begin" w:fldLock="1"/>
      </w:r>
      <w:r w:rsidR="00CC54A8" w:rsidRPr="00242217">
        <w:rPr>
          <w:rFonts w:ascii="Times New Roman" w:hAnsi="Times New Roman" w:cs="Times New Roman"/>
        </w:rPr>
        <w:instrText>ADDIN CSL_CITATION {"citationItems":[{"id":"ITEM-1","itemData":{"author":[{"dropping-particle":"","family":"Ward","given":"DF","non-dropping-particle":"","parse-names":false,"suffix":""},{"dropping-particle":"","family":"Stanley","given":"MC","non-dropping-particle":"","parse-names":false,"suffix":""}],"container-title":"New Zealand Entomologist","id":"ITEM-1","issued":{"date-parts":[["2004"]]},"page":"3-9","title":"The value of RTUs and parataxonomy versus taxonomic species","type":"article-journal","volume":"27"},"uris":["http://www.mendeley.com/documents/?uuid=9b4f6a7d-4758-3533-a0ad-42380f953991"]}],"mendeley":{"formattedCitation":"(D. Ward &amp; Stanley, 2004)","plainTextFormattedCitation":"(D. Ward &amp; Stanley, 2004)","previouslyFormattedCitation":"(D. Ward &amp; Stanley, 2004)"},"properties":{"noteIndex":0},"schema":"https://github.com/citation-style-language/schema/raw/master/csl-citation.json"}</w:instrText>
      </w:r>
      <w:r w:rsidR="0089444B" w:rsidRPr="00C4735F">
        <w:rPr>
          <w:rFonts w:ascii="Times New Roman" w:hAnsi="Times New Roman" w:cs="Times New Roman"/>
        </w:rPr>
        <w:fldChar w:fldCharType="separate"/>
      </w:r>
      <w:r w:rsidR="0089444B" w:rsidRPr="00C4735F">
        <w:rPr>
          <w:rFonts w:ascii="Times New Roman" w:hAnsi="Times New Roman" w:cs="Times New Roman"/>
          <w:noProof/>
        </w:rPr>
        <w:t>(D. Ward &amp; Stanley, 2004)</w:t>
      </w:r>
      <w:r w:rsidR="0089444B" w:rsidRPr="00C4735F">
        <w:rPr>
          <w:rFonts w:ascii="Times New Roman" w:hAnsi="Times New Roman" w:cs="Times New Roman"/>
        </w:rPr>
        <w:fldChar w:fldCharType="end"/>
      </w:r>
      <w:r w:rsidR="005B1018" w:rsidRPr="00C4735F">
        <w:rPr>
          <w:rFonts w:ascii="Times New Roman" w:hAnsi="Times New Roman" w:cs="Times New Roman"/>
        </w:rPr>
        <w:t xml:space="preserve"> </w:t>
      </w:r>
      <w:r w:rsidR="003A3E52" w:rsidRPr="00C4735F">
        <w:rPr>
          <w:rFonts w:ascii="Times New Roman" w:eastAsia="Calibri" w:hAnsi="Times New Roman" w:cs="Times New Roman"/>
        </w:rPr>
        <w:t xml:space="preserve">rather than species </w:t>
      </w:r>
      <w:r w:rsidR="00A033FB" w:rsidRPr="00242217">
        <w:rPr>
          <w:rFonts w:ascii="Times New Roman" w:eastAsia="Calibri" w:hAnsi="Times New Roman" w:cs="Times New Roman"/>
        </w:rPr>
        <w:t>for the following reasons</w:t>
      </w:r>
      <w:r w:rsidR="000560AF" w:rsidRPr="00242217">
        <w:rPr>
          <w:rFonts w:ascii="Times New Roman" w:eastAsia="Calibri" w:hAnsi="Times New Roman" w:cs="Times New Roman"/>
        </w:rPr>
        <w:t xml:space="preserve">: </w:t>
      </w:r>
      <w:r w:rsidR="00A033FB" w:rsidRPr="00242217">
        <w:rPr>
          <w:rFonts w:ascii="Times New Roman" w:eastAsia="Calibri" w:hAnsi="Times New Roman" w:cs="Times New Roman"/>
        </w:rPr>
        <w:t xml:space="preserve">(1) </w:t>
      </w:r>
      <w:r w:rsidR="00397CE8" w:rsidRPr="00242217">
        <w:rPr>
          <w:rFonts w:ascii="Times New Roman" w:eastAsia="Calibri" w:hAnsi="Times New Roman" w:cs="Times New Roman"/>
        </w:rPr>
        <w:t>taxonomists reassigned</w:t>
      </w:r>
      <w:r w:rsidR="000560AF" w:rsidRPr="00242217">
        <w:rPr>
          <w:rFonts w:ascii="Times New Roman" w:eastAsia="Calibri" w:hAnsi="Times New Roman" w:cs="Times New Roman"/>
        </w:rPr>
        <w:t xml:space="preserve"> taxa thought to be different species to the same species after the study began, </w:t>
      </w:r>
      <w:r w:rsidR="00A033FB" w:rsidRPr="00242217">
        <w:rPr>
          <w:rFonts w:ascii="Times New Roman" w:eastAsia="Calibri" w:hAnsi="Times New Roman" w:cs="Times New Roman"/>
        </w:rPr>
        <w:t xml:space="preserve">(2) </w:t>
      </w:r>
      <w:r w:rsidR="000560AF" w:rsidRPr="00242217">
        <w:rPr>
          <w:rFonts w:ascii="Times New Roman" w:eastAsia="Calibri" w:hAnsi="Times New Roman" w:cs="Times New Roman"/>
        </w:rPr>
        <w:t xml:space="preserve">taxonomists divided a single species into multiple </w:t>
      </w:r>
      <w:r w:rsidR="003A3E52" w:rsidRPr="00242217">
        <w:rPr>
          <w:rFonts w:ascii="Times New Roman" w:eastAsia="Calibri" w:hAnsi="Times New Roman" w:cs="Times New Roman"/>
        </w:rPr>
        <w:t xml:space="preserve">species </w:t>
      </w:r>
      <w:r w:rsidR="000560AF" w:rsidRPr="00242217">
        <w:rPr>
          <w:rFonts w:ascii="Times New Roman" w:eastAsia="Calibri" w:hAnsi="Times New Roman" w:cs="Times New Roman"/>
        </w:rPr>
        <w:t>after the study began</w:t>
      </w:r>
      <w:r w:rsidR="00A033FB" w:rsidRPr="00242217">
        <w:rPr>
          <w:rFonts w:ascii="Times New Roman" w:eastAsia="Calibri" w:hAnsi="Times New Roman" w:cs="Times New Roman"/>
        </w:rPr>
        <w:t>,</w:t>
      </w:r>
      <w:r w:rsidR="000560AF" w:rsidRPr="00242217">
        <w:rPr>
          <w:rFonts w:ascii="Times New Roman" w:eastAsia="Calibri" w:hAnsi="Times New Roman" w:cs="Times New Roman"/>
        </w:rPr>
        <w:t xml:space="preserve"> and </w:t>
      </w:r>
      <w:r w:rsidR="00A033FB" w:rsidRPr="00242217">
        <w:rPr>
          <w:rFonts w:ascii="Times New Roman" w:eastAsia="Calibri" w:hAnsi="Times New Roman" w:cs="Times New Roman"/>
        </w:rPr>
        <w:t xml:space="preserve">(3) </w:t>
      </w:r>
      <w:r w:rsidR="003A3E52" w:rsidRPr="00242217">
        <w:rPr>
          <w:rFonts w:ascii="Times New Roman" w:eastAsia="Calibri" w:hAnsi="Times New Roman" w:cs="Times New Roman"/>
        </w:rPr>
        <w:t xml:space="preserve">several species are visually indistinguishable in the </w:t>
      </w:r>
      <w:r w:rsidR="000560AF" w:rsidRPr="00242217">
        <w:rPr>
          <w:rFonts w:ascii="Times New Roman" w:eastAsia="Calibri" w:hAnsi="Times New Roman" w:cs="Times New Roman"/>
        </w:rPr>
        <w:t xml:space="preserve">field. </w:t>
      </w:r>
      <w:r w:rsidR="003A3E52" w:rsidRPr="00242217">
        <w:rPr>
          <w:rFonts w:ascii="Times New Roman" w:eastAsia="Calibri" w:hAnsi="Times New Roman" w:cs="Times New Roman"/>
        </w:rPr>
        <w:t xml:space="preserve">In all </w:t>
      </w:r>
      <w:r w:rsidR="000560AF" w:rsidRPr="00242217">
        <w:rPr>
          <w:rFonts w:ascii="Times New Roman" w:eastAsia="Calibri" w:hAnsi="Times New Roman" w:cs="Times New Roman"/>
        </w:rPr>
        <w:t xml:space="preserve">cases, the lowest resolution RTU was used. For example, </w:t>
      </w:r>
      <w:r w:rsidR="00CC16AE" w:rsidRPr="00242217">
        <w:rPr>
          <w:rFonts w:ascii="Times New Roman" w:eastAsia="Calibri" w:hAnsi="Times New Roman" w:cs="Times New Roman"/>
        </w:rPr>
        <w:t xml:space="preserve">in 1994 </w:t>
      </w:r>
      <w:r w:rsidR="000560AF" w:rsidRPr="00242217">
        <w:rPr>
          <w:rFonts w:ascii="Times New Roman" w:eastAsia="Calibri" w:hAnsi="Times New Roman" w:cs="Times New Roman"/>
        </w:rPr>
        <w:t xml:space="preserve">the coral </w:t>
      </w:r>
      <w:proofErr w:type="spellStart"/>
      <w:r w:rsidR="000560AF" w:rsidRPr="00242217">
        <w:rPr>
          <w:rFonts w:ascii="Times New Roman" w:eastAsia="Calibri" w:hAnsi="Times New Roman" w:cs="Times New Roman"/>
          <w:i/>
        </w:rPr>
        <w:t>Montastraea</w:t>
      </w:r>
      <w:proofErr w:type="spellEnd"/>
      <w:r w:rsidR="000560AF" w:rsidRPr="00242217">
        <w:rPr>
          <w:rFonts w:ascii="Times New Roman" w:eastAsia="Calibri" w:hAnsi="Times New Roman" w:cs="Times New Roman"/>
          <w:i/>
        </w:rPr>
        <w:t xml:space="preserve"> </w:t>
      </w:r>
      <w:proofErr w:type="spellStart"/>
      <w:r w:rsidR="000560AF" w:rsidRPr="00242217">
        <w:rPr>
          <w:rFonts w:ascii="Times New Roman" w:eastAsia="Calibri" w:hAnsi="Times New Roman" w:cs="Times New Roman"/>
          <w:i/>
        </w:rPr>
        <w:t>annularis</w:t>
      </w:r>
      <w:proofErr w:type="spellEnd"/>
      <w:r w:rsidR="000560AF" w:rsidRPr="00242217">
        <w:rPr>
          <w:rFonts w:ascii="Times New Roman" w:eastAsia="Calibri" w:hAnsi="Times New Roman" w:cs="Times New Roman"/>
        </w:rPr>
        <w:t xml:space="preserve"> was recognized to be </w:t>
      </w:r>
      <w:r w:rsidR="000560AF" w:rsidRPr="00242217">
        <w:rPr>
          <w:rFonts w:ascii="Times New Roman" w:eastAsia="Calibri" w:hAnsi="Times New Roman" w:cs="Times New Roman"/>
        </w:rPr>
        <w:lastRenderedPageBreak/>
        <w:t>three separate species (</w:t>
      </w:r>
      <w:r w:rsidR="000560AF" w:rsidRPr="00242217">
        <w:rPr>
          <w:rFonts w:ascii="Times New Roman" w:eastAsia="Calibri" w:hAnsi="Times New Roman" w:cs="Times New Roman"/>
          <w:i/>
        </w:rPr>
        <w:t xml:space="preserve">M. </w:t>
      </w:r>
      <w:proofErr w:type="spellStart"/>
      <w:r w:rsidR="000560AF" w:rsidRPr="00242217">
        <w:rPr>
          <w:rFonts w:ascii="Times New Roman" w:eastAsia="Calibri" w:hAnsi="Times New Roman" w:cs="Times New Roman"/>
          <w:i/>
        </w:rPr>
        <w:t>annularis</w:t>
      </w:r>
      <w:proofErr w:type="spellEnd"/>
      <w:r w:rsidR="000560AF" w:rsidRPr="00242217">
        <w:rPr>
          <w:rFonts w:ascii="Times New Roman" w:eastAsia="Calibri" w:hAnsi="Times New Roman" w:cs="Times New Roman"/>
        </w:rPr>
        <w:t xml:space="preserve">, </w:t>
      </w:r>
      <w:r w:rsidR="000560AF" w:rsidRPr="00242217">
        <w:rPr>
          <w:rFonts w:ascii="Times New Roman" w:eastAsia="Calibri" w:hAnsi="Times New Roman" w:cs="Times New Roman"/>
          <w:i/>
        </w:rPr>
        <w:t xml:space="preserve">M. </w:t>
      </w:r>
      <w:proofErr w:type="spellStart"/>
      <w:r w:rsidR="000560AF" w:rsidRPr="00242217">
        <w:rPr>
          <w:rFonts w:ascii="Times New Roman" w:eastAsia="Calibri" w:hAnsi="Times New Roman" w:cs="Times New Roman"/>
          <w:i/>
        </w:rPr>
        <w:t>faveolata</w:t>
      </w:r>
      <w:proofErr w:type="spellEnd"/>
      <w:r w:rsidR="000560AF" w:rsidRPr="00242217">
        <w:rPr>
          <w:rFonts w:ascii="Times New Roman" w:eastAsia="Calibri" w:hAnsi="Times New Roman" w:cs="Times New Roman"/>
        </w:rPr>
        <w:t xml:space="preserve">, and </w:t>
      </w:r>
      <w:r w:rsidR="000560AF" w:rsidRPr="00242217">
        <w:rPr>
          <w:rFonts w:ascii="Times New Roman" w:eastAsia="Calibri" w:hAnsi="Times New Roman" w:cs="Times New Roman"/>
          <w:i/>
        </w:rPr>
        <w:t xml:space="preserve">M. </w:t>
      </w:r>
      <w:proofErr w:type="spellStart"/>
      <w:r w:rsidR="000560AF" w:rsidRPr="00242217">
        <w:rPr>
          <w:rFonts w:ascii="Times New Roman" w:eastAsia="Calibri" w:hAnsi="Times New Roman" w:cs="Times New Roman"/>
          <w:i/>
        </w:rPr>
        <w:t>franksi</w:t>
      </w:r>
      <w:proofErr w:type="spellEnd"/>
      <w:r w:rsidR="000560AF" w:rsidRPr="00242217">
        <w:rPr>
          <w:rFonts w:ascii="Times New Roman" w:eastAsia="Calibri" w:hAnsi="Times New Roman" w:cs="Times New Roman"/>
        </w:rPr>
        <w:t>)</w:t>
      </w:r>
      <w:r w:rsidR="00CC16AE" w:rsidRPr="00242217">
        <w:rPr>
          <w:rFonts w:ascii="Times New Roman" w:eastAsia="Calibri" w:hAnsi="Times New Roman" w:cs="Times New Roman"/>
        </w:rPr>
        <w:t xml:space="preserve"> </w:t>
      </w:r>
      <w:r w:rsidR="00CC16AE" w:rsidRPr="00C4735F">
        <w:rPr>
          <w:rFonts w:ascii="Times New Roman" w:eastAsia="Calibri" w:hAnsi="Times New Roman" w:cs="Times New Roman"/>
        </w:rPr>
        <w:fldChar w:fldCharType="begin" w:fldLock="1"/>
      </w:r>
      <w:r w:rsidR="00CC16AE" w:rsidRPr="00242217">
        <w:rPr>
          <w:rFonts w:ascii="Times New Roman" w:eastAsia="Calibri" w:hAnsi="Times New Roman" w:cs="Times New Roman"/>
        </w:rPr>
        <w:instrText>ADDIN CSL_CITATION {"citationItems":[{"id":"ITEM-1","itemData":{"author":[{"dropping-particle":"","family":"Weil","given":"Ernesto","non-dropping-particle":"","parse-names":false,"suffix":""},{"dropping-particle":"","family":"Knowlton","given":"Nancy","non-dropping-particle":"","parse-names":false,"suffix":""}],"container-title":"Smithsonian","id":"ITEM-1","issue":"September","issued":{"date-parts":[["1989"]]},"title":"A multi-character analysis of the Caribbean coral Montastraea annularis and its two sibling species M. faveolata and M. franksi","type":"article-journal","volume":"55"},"uris":["http://www.mendeley.com/documents/?uuid=61439aae-0025-484b-a1e6-7a8b18a205b6"]}],"mendeley":{"formattedCitation":"(Weil &amp; Knowlton, 1989)","plainTextFormattedCitation":"(Weil &amp; Knowlton, 1989)","previouslyFormattedCitation":"(Weil &amp; Knowlton, 1989)"},"properties":{"noteIndex":0},"schema":"https://github.com/citation-style-language/schema/raw/master/csl-citation.json"}</w:instrText>
      </w:r>
      <w:r w:rsidR="00CC16AE" w:rsidRPr="00C4735F">
        <w:rPr>
          <w:rFonts w:ascii="Times New Roman" w:eastAsia="Calibri" w:hAnsi="Times New Roman" w:cs="Times New Roman"/>
        </w:rPr>
        <w:fldChar w:fldCharType="separate"/>
      </w:r>
      <w:r w:rsidR="00CC16AE" w:rsidRPr="00C4735F">
        <w:rPr>
          <w:rFonts w:ascii="Times New Roman" w:eastAsia="Calibri" w:hAnsi="Times New Roman" w:cs="Times New Roman"/>
          <w:noProof/>
        </w:rPr>
        <w:t>(Weil &amp; Knowlton, 1989)</w:t>
      </w:r>
      <w:r w:rsidR="00CC16AE" w:rsidRPr="00C4735F">
        <w:rPr>
          <w:rFonts w:ascii="Times New Roman" w:eastAsia="Calibri" w:hAnsi="Times New Roman" w:cs="Times New Roman"/>
        </w:rPr>
        <w:fldChar w:fldCharType="end"/>
      </w:r>
      <w:r w:rsidR="00CC16AE" w:rsidRPr="00C4735F">
        <w:rPr>
          <w:rFonts w:ascii="Times New Roman" w:eastAsia="Calibri" w:hAnsi="Times New Roman" w:cs="Times New Roman"/>
        </w:rPr>
        <w:t xml:space="preserve">. Although the species can </w:t>
      </w:r>
      <w:r w:rsidR="005B1018" w:rsidRPr="00C4735F">
        <w:rPr>
          <w:rFonts w:ascii="Times New Roman" w:eastAsia="Calibri" w:hAnsi="Times New Roman" w:cs="Times New Roman"/>
        </w:rPr>
        <w:t xml:space="preserve">now </w:t>
      </w:r>
      <w:r w:rsidR="00CC16AE" w:rsidRPr="00242217">
        <w:rPr>
          <w:rFonts w:ascii="Times New Roman" w:eastAsia="Calibri" w:hAnsi="Times New Roman" w:cs="Times New Roman"/>
        </w:rPr>
        <w:t xml:space="preserve">be distinguished visually, and were counted separately after 1994, the aggregate was used </w:t>
      </w:r>
      <w:r w:rsidR="000560AF" w:rsidRPr="00242217">
        <w:rPr>
          <w:rFonts w:ascii="Times New Roman" w:eastAsia="Calibri" w:hAnsi="Times New Roman" w:cs="Times New Roman"/>
        </w:rPr>
        <w:t>because the study began in 1992</w:t>
      </w:r>
      <w:r w:rsidR="0089444B" w:rsidRPr="00242217">
        <w:rPr>
          <w:rFonts w:ascii="Times New Roman" w:eastAsia="Calibri" w:hAnsi="Times New Roman" w:cs="Times New Roman"/>
        </w:rPr>
        <w:t xml:space="preserve"> before the distinction was discovered</w:t>
      </w:r>
      <w:r w:rsidR="000560AF" w:rsidRPr="00242217">
        <w:rPr>
          <w:rFonts w:ascii="Times New Roman" w:eastAsia="Calibri" w:hAnsi="Times New Roman" w:cs="Times New Roman"/>
        </w:rPr>
        <w:t>.</w:t>
      </w:r>
    </w:p>
    <w:p w14:paraId="74BB81F4" w14:textId="77777777" w:rsidR="00B36635" w:rsidRPr="00C03B9F" w:rsidRDefault="00B36635" w:rsidP="008E357D">
      <w:pPr>
        <w:spacing w:line="480" w:lineRule="auto"/>
        <w:ind w:firstLine="720"/>
        <w:rPr>
          <w:ins w:id="11" w:author="Nicole" w:date="2019-01-23T01:53:00Z"/>
          <w:rFonts w:ascii="Times New Roman" w:eastAsia="Calibri" w:hAnsi="Times New Roman" w:cs="Times New Roman"/>
        </w:rPr>
      </w:pPr>
    </w:p>
    <w:p w14:paraId="0805B60C" w14:textId="77777777" w:rsidR="00D92176" w:rsidRPr="00C81AF0" w:rsidRDefault="00D92176" w:rsidP="008E357D">
      <w:pPr>
        <w:spacing w:line="480" w:lineRule="auto"/>
        <w:ind w:firstLine="720"/>
        <w:rPr>
          <w:ins w:id="12" w:author="Nicole" w:date="2019-01-23T01:53:00Z"/>
          <w:rFonts w:ascii="Times New Roman" w:eastAsia="Calibri" w:hAnsi="Times New Roman" w:cs="Times New Roman"/>
        </w:rPr>
      </w:pPr>
      <w:commentRangeStart w:id="13"/>
      <w:ins w:id="14" w:author="Nicole" w:date="2019-01-23T01:53:00Z">
        <w:r w:rsidRPr="001F7F50">
          <w:rPr>
            <w:rFonts w:ascii="Times New Roman" w:eastAsia="Calibri" w:hAnsi="Times New Roman" w:cs="Times New Roman"/>
          </w:rPr>
          <w:t>Identification concerns are:</w:t>
        </w:r>
      </w:ins>
    </w:p>
    <w:p w14:paraId="5E2590CC" w14:textId="77777777" w:rsidR="00D92176" w:rsidRPr="007E3CF6" w:rsidRDefault="00D92176" w:rsidP="008E357D">
      <w:pPr>
        <w:spacing w:line="480" w:lineRule="auto"/>
        <w:ind w:firstLine="720"/>
        <w:rPr>
          <w:ins w:id="15" w:author="Nicole" w:date="2019-01-23T01:53:00Z"/>
          <w:rFonts w:ascii="Times New Roman" w:eastAsia="Calibri" w:hAnsi="Times New Roman" w:cs="Times New Roman"/>
        </w:rPr>
      </w:pPr>
      <w:ins w:id="16" w:author="Nicole" w:date="2019-01-23T01:53:00Z">
        <w:r w:rsidRPr="00C81AF0">
          <w:rPr>
            <w:rFonts w:ascii="Times New Roman" w:eastAsia="Calibri" w:hAnsi="Times New Roman" w:cs="Times New Roman"/>
          </w:rPr>
          <w:t>1)***Changing taxonomy (e.g. lumping, splitting) Our study aims to investigate how changes in taxonomic groupings may affect estimates of richness</w:t>
        </w:r>
      </w:ins>
    </w:p>
    <w:p w14:paraId="6230C2EA" w14:textId="77777777" w:rsidR="00D92176" w:rsidRPr="007E3CF6" w:rsidRDefault="00D92176" w:rsidP="008E357D">
      <w:pPr>
        <w:spacing w:line="480" w:lineRule="auto"/>
        <w:ind w:firstLine="720"/>
        <w:rPr>
          <w:ins w:id="17" w:author="Nicole" w:date="2019-01-23T01:53:00Z"/>
          <w:rFonts w:ascii="Times New Roman" w:eastAsia="Calibri" w:hAnsi="Times New Roman" w:cs="Times New Roman"/>
        </w:rPr>
      </w:pPr>
      <w:ins w:id="18" w:author="Nicole" w:date="2019-01-23T01:53:00Z">
        <w:r w:rsidRPr="007E3CF6">
          <w:rPr>
            <w:rFonts w:ascii="Times New Roman" w:eastAsia="Calibri" w:hAnsi="Times New Roman" w:cs="Times New Roman"/>
          </w:rPr>
          <w:t>2) Coarseness of taxonomic level (e.g. species, family), which has often been the focus of taxonomic sufficiency studies</w:t>
        </w:r>
      </w:ins>
    </w:p>
    <w:p w14:paraId="03B27EED" w14:textId="77777777" w:rsidR="00D92176" w:rsidRPr="003C70D6" w:rsidRDefault="00D92176" w:rsidP="008E357D">
      <w:pPr>
        <w:spacing w:line="480" w:lineRule="auto"/>
        <w:ind w:firstLine="720"/>
        <w:rPr>
          <w:ins w:id="19" w:author="Nicole" w:date="2019-01-23T01:53:00Z"/>
          <w:rFonts w:ascii="Times New Roman" w:eastAsia="Calibri" w:hAnsi="Times New Roman" w:cs="Times New Roman"/>
        </w:rPr>
      </w:pPr>
      <w:ins w:id="20" w:author="Nicole" w:date="2019-01-23T01:53:00Z">
        <w:r w:rsidRPr="00AA65D9">
          <w:rPr>
            <w:rFonts w:ascii="Times New Roman" w:eastAsia="Calibri" w:hAnsi="Times New Roman" w:cs="Times New Roman"/>
          </w:rPr>
          <w:t xml:space="preserve">3) ***Ability to distinguish morphologically identical species that </w:t>
        </w:r>
        <w:r w:rsidRPr="003C70D6">
          <w:rPr>
            <w:rFonts w:ascii="Times New Roman" w:eastAsia="Calibri" w:hAnsi="Times New Roman" w:cs="Times New Roman"/>
          </w:rPr>
          <w:t>may not be taxonomically related (i.e. recognizable taxonomic units/RTUs) Our study aims to investigate how RTUs may affect estimates of richness</w:t>
        </w:r>
      </w:ins>
    </w:p>
    <w:p w14:paraId="1B8EB8EE" w14:textId="71BBFD7F" w:rsidR="00D92176" w:rsidRPr="003C70D6" w:rsidRDefault="00D92176" w:rsidP="0093430E">
      <w:pPr>
        <w:spacing w:line="480" w:lineRule="auto"/>
        <w:ind w:firstLine="720"/>
        <w:rPr>
          <w:ins w:id="21" w:author="Nicole" w:date="2019-01-23T01:59:00Z"/>
          <w:rFonts w:ascii="Times New Roman" w:eastAsia="Calibri" w:hAnsi="Times New Roman" w:cs="Times New Roman"/>
        </w:rPr>
      </w:pPr>
      <w:ins w:id="22" w:author="Nicole" w:date="2019-01-23T01:53:00Z">
        <w:r w:rsidRPr="003C70D6">
          <w:rPr>
            <w:rFonts w:ascii="Times New Roman" w:eastAsia="Calibri" w:hAnsi="Times New Roman" w:cs="Times New Roman"/>
          </w:rPr>
          <w:t>It is especially important to consider these potential issues for long-term studies because methods to distinguish species in the field may improve as our taxonomic understanding changes</w:t>
        </w:r>
      </w:ins>
    </w:p>
    <w:p w14:paraId="5FB857BF" w14:textId="77777777" w:rsidR="005D27E4" w:rsidRPr="003C70D6" w:rsidRDefault="005D27E4">
      <w:pPr>
        <w:spacing w:line="480" w:lineRule="auto"/>
        <w:ind w:firstLine="720"/>
        <w:rPr>
          <w:ins w:id="23" w:author="Nicole" w:date="2019-01-23T01:59:00Z"/>
          <w:rFonts w:ascii="Times New Roman" w:eastAsia="Calibri" w:hAnsi="Times New Roman" w:cs="Times New Roman"/>
        </w:rPr>
      </w:pPr>
    </w:p>
    <w:p w14:paraId="4E5255DB" w14:textId="77777777" w:rsidR="005D27E4" w:rsidRPr="00C4735F" w:rsidRDefault="005D27E4" w:rsidP="00D719EB">
      <w:pPr>
        <w:spacing w:line="480" w:lineRule="auto"/>
        <w:rPr>
          <w:ins w:id="24" w:author="Nicole" w:date="2019-01-23T01:59:00Z"/>
          <w:rFonts w:ascii="Times New Roman" w:hAnsi="Times New Roman" w:cs="Times New Roman"/>
        </w:rPr>
      </w:pPr>
      <w:ins w:id="25" w:author="Nicole" w:date="2019-01-23T01:59:00Z">
        <w:r w:rsidRPr="003C70D6">
          <w:rPr>
            <w:rFonts w:ascii="Times New Roman" w:hAnsi="Times New Roman" w:cs="Times New Roman"/>
          </w:rPr>
          <w:t xml:space="preserve">***look up similarities and differences between taxonomic levels studies comparing biological </w:t>
        </w:r>
        <w:proofErr w:type="spellStart"/>
        <w:r w:rsidRPr="003C70D6">
          <w:rPr>
            <w:rFonts w:ascii="Times New Roman" w:hAnsi="Times New Roman" w:cs="Times New Roman"/>
          </w:rPr>
          <w:t>traist</w:t>
        </w:r>
        <w:proofErr w:type="spellEnd"/>
        <w:r w:rsidRPr="00C4735F">
          <w:rPr>
            <w:rFonts w:ascii="Times New Roman" w:hAnsi="Times New Roman" w:cs="Times New Roman"/>
          </w:rPr>
          <w:t xml:space="preserve"> and how if you’re related, you’re probably more similar; aka phylogenetic constraints; how do they control for phylogeny?</w:t>
        </w:r>
      </w:ins>
    </w:p>
    <w:p w14:paraId="0E924B25" w14:textId="1D5972C1" w:rsidR="005D27E4" w:rsidRPr="00242217" w:rsidRDefault="005D27E4" w:rsidP="00D719EB">
      <w:pPr>
        <w:spacing w:line="480" w:lineRule="auto"/>
        <w:ind w:firstLine="720"/>
        <w:rPr>
          <w:ins w:id="26" w:author="Nicole" w:date="2019-01-23T02:11:00Z"/>
          <w:rFonts w:ascii="Times New Roman" w:hAnsi="Times New Roman" w:cs="Times New Roman"/>
        </w:rPr>
      </w:pPr>
      <w:ins w:id="27" w:author="Nicole" w:date="2019-01-23T02:03:00Z">
        <w:r w:rsidRPr="00C4735F">
          <w:rPr>
            <w:rFonts w:ascii="Times New Roman" w:hAnsi="Times New Roman" w:cs="Times New Roman"/>
          </w:rPr>
          <w:t xml:space="preserve">We also have uneven taxonomic resolution. We have observed richness which, for corals and fishes, might be able to be reconciled to taxonomic richness, which could, in turn, be used to determine species richness. This observed richness </w:t>
        </w:r>
        <w:r w:rsidRPr="00C4735F">
          <w:rPr>
            <w:rFonts w:ascii="Times New Roman" w:hAnsi="Times New Roman" w:cs="Times New Roman"/>
          </w:rPr>
          <w:sym w:font="Wingdings" w:char="F0E0"/>
        </w:r>
        <w:r w:rsidRPr="00C4735F">
          <w:rPr>
            <w:rFonts w:ascii="Times New Roman" w:hAnsi="Times New Roman" w:cs="Times New Roman"/>
          </w:rPr>
          <w:t xml:space="preserve">taxonomic richness and taxonomic richness </w:t>
        </w:r>
        <w:r w:rsidRPr="00C4735F">
          <w:rPr>
            <w:rFonts w:ascii="Times New Roman" w:hAnsi="Times New Roman" w:cs="Times New Roman"/>
          </w:rPr>
          <w:sym w:font="Wingdings" w:char="F0E0"/>
        </w:r>
        <w:r w:rsidRPr="00C4735F">
          <w:rPr>
            <w:rFonts w:ascii="Times New Roman" w:hAnsi="Times New Roman" w:cs="Times New Roman"/>
          </w:rPr>
          <w:t xml:space="preserve"> species richness jump assumptions can be tested. For example, if site 1 has 10 RTUs and site 2 has 100 RTUs, does site 2 have 100 times more species than site 1? Or, can we collapse the </w:t>
        </w:r>
        <w:r w:rsidRPr="00C4735F">
          <w:rPr>
            <w:rFonts w:ascii="Times New Roman" w:hAnsi="Times New Roman" w:cs="Times New Roman"/>
          </w:rPr>
          <w:lastRenderedPageBreak/>
          <w:t>taxonomic resolution to lowest common taxonomic id and retain the same richness relationships (is this even conceptually useful?)? This would require a simulation/extrapolation of RTUs to species. I could simulate this with fish, but I would need to mimic the pattern of taxonomic relatedness seen in sponges.</w:t>
        </w:r>
      </w:ins>
    </w:p>
    <w:p w14:paraId="74B94BE8" w14:textId="77777777" w:rsidR="0056182E" w:rsidRPr="00242217" w:rsidRDefault="0056182E" w:rsidP="00D719EB">
      <w:pPr>
        <w:spacing w:line="480" w:lineRule="auto"/>
        <w:ind w:firstLine="720"/>
        <w:rPr>
          <w:ins w:id="28" w:author="Nicole" w:date="2019-01-23T02:11:00Z"/>
          <w:rFonts w:ascii="Times New Roman" w:hAnsi="Times New Roman" w:cs="Times New Roman"/>
        </w:rPr>
      </w:pPr>
    </w:p>
    <w:p w14:paraId="7D8DA2C8" w14:textId="77777777" w:rsidR="0056182E" w:rsidRPr="00C81AF0" w:rsidRDefault="0056182E" w:rsidP="00D719EB">
      <w:pPr>
        <w:spacing w:line="480" w:lineRule="auto"/>
        <w:ind w:firstLine="720"/>
        <w:rPr>
          <w:ins w:id="29" w:author="Nicole" w:date="2019-01-23T02:11:00Z"/>
          <w:rFonts w:ascii="Times New Roman" w:hAnsi="Times New Roman" w:cs="Times New Roman"/>
        </w:rPr>
      </w:pPr>
      <w:ins w:id="30" w:author="Nicole" w:date="2019-01-23T02:11:00Z">
        <w:r w:rsidRPr="00C03B9F">
          <w:rPr>
            <w:rFonts w:ascii="Times New Roman" w:hAnsi="Times New Roman" w:cs="Times New Roman"/>
          </w:rPr>
          <w:t xml:space="preserve">-Relationship between species richness and RTU richness: If a site has 10 RTUs, it could have 10 species OR, if 5 of these </w:t>
        </w:r>
        <w:r w:rsidRPr="001F7F50">
          <w:rPr>
            <w:rFonts w:ascii="Times New Roman" w:hAnsi="Times New Roman" w:cs="Times New Roman"/>
          </w:rPr>
          <w:t>10 have 2 species, then 10 RTUs might also be 15 species…basically we can say in this example that 10 RTUs can have 10-15 species</w:t>
        </w:r>
      </w:ins>
    </w:p>
    <w:p w14:paraId="3E0B308D" w14:textId="37D5DB76" w:rsidR="005D27E4" w:rsidRPr="00C4735F" w:rsidRDefault="0056182E" w:rsidP="0093430E">
      <w:pPr>
        <w:spacing w:line="480" w:lineRule="auto"/>
        <w:ind w:firstLine="720"/>
        <w:rPr>
          <w:rFonts w:ascii="Times New Roman" w:hAnsi="Times New Roman" w:cs="Times New Roman"/>
        </w:rPr>
      </w:pPr>
      <w:ins w:id="31" w:author="Nicole" w:date="2019-01-23T02:11:00Z">
        <w:r w:rsidRPr="00C81AF0">
          <w:rPr>
            <w:rFonts w:ascii="Times New Roman" w:hAnsi="Times New Roman" w:cs="Times New Roman"/>
          </w:rPr>
          <w:t>-simulate different outcomes with “observed” vs “truth” by lumping into RTUs OR we know RTUs and potential “truth” so first assume min and then max species richness to create bounds; want to determine if RTU richness is at least proportional to species richness BUT can we provide more? Maybe robust distributions (randomly change data uniformly between 2 and 10 to get estimates; r</w:t>
        </w:r>
        <w:r w:rsidRPr="007E3CF6">
          <w:rPr>
            <w:rFonts w:ascii="Times New Roman" w:hAnsi="Times New Roman" w:cs="Times New Roman"/>
          </w:rPr>
          <w:t>^2 from 0.5-1 good, but may range from 0-1); what might lead you to predict that this relationship is distorted between groups? Different may be due to close relationships, mimicry, or convergent evolution (see notes in red book</w:t>
        </w:r>
        <w:r w:rsidRPr="00242217">
          <w:rPr>
            <w:rFonts w:ascii="Times New Roman" w:hAnsi="Times New Roman" w:cs="Times New Roman"/>
          </w:rPr>
          <w:t>)</w:t>
        </w:r>
      </w:ins>
      <w:commentRangeEnd w:id="13"/>
      <w:ins w:id="32" w:author="Nicole" w:date="2019-01-23T08:35:00Z">
        <w:r w:rsidR="00B36635" w:rsidRPr="00242217">
          <w:rPr>
            <w:rStyle w:val="CommentReference"/>
            <w:rFonts w:ascii="Times New Roman" w:hAnsi="Times New Roman" w:cs="Times New Roman"/>
          </w:rPr>
          <w:commentReference w:id="13"/>
        </w:r>
      </w:ins>
    </w:p>
    <w:p w14:paraId="30299004" w14:textId="1F261EF1" w:rsidR="000560AF" w:rsidRPr="00242217" w:rsidRDefault="009F1381" w:rsidP="00D719EB">
      <w:pPr>
        <w:pStyle w:val="Heading2"/>
      </w:pPr>
      <w:r w:rsidRPr="00C4735F">
        <w:t>Functional groups</w:t>
      </w:r>
    </w:p>
    <w:p w14:paraId="528212FA" w14:textId="68708B82" w:rsidR="007D7C82" w:rsidRPr="00C4735F" w:rsidRDefault="00672F8E">
      <w:pPr>
        <w:spacing w:line="480" w:lineRule="auto"/>
        <w:ind w:firstLine="720"/>
        <w:rPr>
          <w:rFonts w:ascii="Times New Roman" w:hAnsi="Times New Roman" w:cs="Times New Roman"/>
        </w:rPr>
      </w:pPr>
      <w:r w:rsidRPr="00242217">
        <w:rPr>
          <w:rFonts w:ascii="Times New Roman" w:hAnsi="Times New Roman" w:cs="Times New Roman"/>
        </w:rPr>
        <w:t>Species will also be classified based on their functional role within the ecosystem b</w:t>
      </w:r>
      <w:r w:rsidR="000560AF" w:rsidRPr="00242217">
        <w:rPr>
          <w:rFonts w:ascii="Times New Roman" w:hAnsi="Times New Roman" w:cs="Times New Roman"/>
        </w:rPr>
        <w:t xml:space="preserve">ecause the diversity of functional groups has been shown to increase reef resilience </w:t>
      </w:r>
      <w:r w:rsidR="000560AF" w:rsidRPr="00C4735F">
        <w:rPr>
          <w:rFonts w:ascii="Times New Roman" w:hAnsi="Times New Roman" w:cs="Times New Roman"/>
        </w:rPr>
        <w:fldChar w:fldCharType="begin" w:fldLock="1"/>
      </w:r>
      <w:r w:rsidR="00605415" w:rsidRPr="00242217">
        <w:rPr>
          <w:rFonts w:ascii="Times New Roman" w:hAnsi="Times New Roman" w:cs="Times New Roman"/>
        </w:rPr>
        <w:instrText>ADDIN CSL_CITATION {"citationItems":[{"id":"ITEM-1","itemData":{"DOI":"10.1579/0044-7447-35.1.30","ISBN":"0044-7447","ISSN":"0044-7447","PMID":"16615697","abstract":"To improve coral reef management, a deeper understanding of biodiversity across scales in the context of functional groups is required. The focus of this paper is on the role of diversity within functional groups in securing important ecosystem processes that contribute to the resilience of coral-dominated reef states. Two important components of species biodiversity that confer ecosystem resilience are analyzed: redundancy and the diversity of responses within functional groups to change. Three critical functional groups are used to illustrate the interaction between these two components and their role in coral reef resilience: zooxanthellae (symbiotic micro algae in reef-building corals), reef-building corals, and herbivores. The paper further examines the consequences of undermining functional redundancy and response diversity and addresses strategies to secure ecological processes that are critical for coral reef resilience.","author":[{"dropping-particle":"","family":"Nyström","given":"Magnus","non-dropping-particle":"","parse-names":false,"suffix":""}],"container-title":"AMBIO: A Journal of the Human Environment","id":"ITEM-1","issue":"1","issued":{"date-parts":[["2006"]]},"page":"30-35","title":"Redundancy and response diversity of functional groups: Implications for the resilience of coral reefs","type":"article-journal","volume":"35"},"uris":["http://www.mendeley.com/documents/?uuid=c75ab571-a532-4b63-8930-1c0134b13cdb"]}],"mendeley":{"formattedCitation":"(Nyström, 2006)","plainTextFormattedCitation":"(Nyström, 2006)","previouslyFormattedCitation":"(Nyström, 2006)"},"properties":{"noteIndex":0},"schema":"https://github.com/citation-style-language/schema/raw/master/csl-citation.json"}</w:instrText>
      </w:r>
      <w:r w:rsidR="000560AF" w:rsidRPr="00C4735F">
        <w:rPr>
          <w:rFonts w:ascii="Times New Roman" w:hAnsi="Times New Roman" w:cs="Times New Roman"/>
        </w:rPr>
        <w:fldChar w:fldCharType="separate"/>
      </w:r>
      <w:r w:rsidR="000560AF" w:rsidRPr="00C4735F">
        <w:rPr>
          <w:rFonts w:ascii="Times New Roman" w:hAnsi="Times New Roman" w:cs="Times New Roman"/>
          <w:noProof/>
        </w:rPr>
        <w:t>(Nyström, 2006)</w:t>
      </w:r>
      <w:r w:rsidR="000560AF" w:rsidRPr="00C4735F">
        <w:rPr>
          <w:rFonts w:ascii="Times New Roman" w:hAnsi="Times New Roman" w:cs="Times New Roman"/>
        </w:rPr>
        <w:fldChar w:fldCharType="end"/>
      </w:r>
      <w:r w:rsidR="000560AF" w:rsidRPr="00C4735F">
        <w:rPr>
          <w:rFonts w:ascii="Times New Roman" w:hAnsi="Times New Roman" w:cs="Times New Roman"/>
        </w:rPr>
        <w:t xml:space="preserve">. For sponges, the major functional roles consist of erosion, stabilization (accretion), </w:t>
      </w:r>
      <w:proofErr w:type="spellStart"/>
      <w:r w:rsidR="000560AF" w:rsidRPr="00C4735F">
        <w:rPr>
          <w:rFonts w:ascii="Times New Roman" w:hAnsi="Times New Roman" w:cs="Times New Roman"/>
        </w:rPr>
        <w:t>bentho</w:t>
      </w:r>
      <w:proofErr w:type="spellEnd"/>
      <w:r w:rsidR="000560AF" w:rsidRPr="00C4735F">
        <w:rPr>
          <w:rFonts w:ascii="Times New Roman" w:hAnsi="Times New Roman" w:cs="Times New Roman"/>
        </w:rPr>
        <w:t>-pelagic coupling, and associations with other organisms</w:t>
      </w:r>
      <w:r w:rsidR="0051515C" w:rsidRPr="00C4735F">
        <w:rPr>
          <w:rFonts w:ascii="Times New Roman" w:hAnsi="Times New Roman" w:cs="Times New Roman"/>
        </w:rPr>
        <w:t xml:space="preserve"> such as, settlement substrate for algae, habitat for m</w:t>
      </w:r>
      <w:r w:rsidR="0051515C" w:rsidRPr="00242217">
        <w:rPr>
          <w:rFonts w:ascii="Times New Roman" w:hAnsi="Times New Roman" w:cs="Times New Roman"/>
        </w:rPr>
        <w:t>icroorganisms, and protecting bivalves from predation</w:t>
      </w:r>
      <w:r w:rsidR="000560AF" w:rsidRPr="00242217">
        <w:rPr>
          <w:rFonts w:ascii="Times New Roman" w:hAnsi="Times New Roman" w:cs="Times New Roman"/>
        </w:rPr>
        <w:t xml:space="preserve"> </w:t>
      </w:r>
      <w:r w:rsidR="000560AF" w:rsidRPr="00C4735F">
        <w:rPr>
          <w:rFonts w:ascii="Times New Roman" w:hAnsi="Times New Roman" w:cs="Times New Roman"/>
        </w:rPr>
        <w:fldChar w:fldCharType="begin" w:fldLock="1"/>
      </w:r>
      <w:r w:rsidR="00605415" w:rsidRPr="00242217">
        <w:rPr>
          <w:rFonts w:ascii="Times New Roman" w:hAnsi="Times New Roman" w:cs="Times New Roman"/>
        </w:rPr>
        <w:instrText>ADDIN CSL_CITATION {"citationItems":[{"id":"ITEM-1","itemData":{"DOI":"10.1016/j.ecss.2008.05.002","ISBN":"0272-7714","ISSN":"02727714","abstract":"Despite the wide range of functional roles performed by marine sponges they are still poorly represented in many research, monitoring and conservation programmes. The aim of this review is to examine recent developments in our understanding of sponge functional roles in tropical, temperate and polar ecosystems. Functions have been categorised into three areas: (a) impacts on substrate (including bioerosion, reef creation, and substrate stabilisation, consolidation and regeneration); (b) bentho-pelagic coupling (including carbon cycling, silicon cycling, oxygen depletion and nitrogen cycling); and (c) associations with other organisms (facilitating primary production, secondary production, provision of microhabitat, enhanced predation protection, survival success, range expansions and camouflage though association with sponges, sponges as a settlement substrate, disrupting near-boundary and reef level flow regimes, sponges as agents of biological disturbance, sponges as releasers of chemicals and sponges as tools for other organisms). The importance of sponges on substrate, sponge bentho-pelagic coupling, and sponge interactions and associations is described. Although the scientific evidence strongly supports the significance and widespread nature of these functional roles sponges still remain underappreciated in marine systems.","author":[{"dropping-particle":"","family":"Bell","given":"James J.","non-dropping-particle":"","parse-names":false,"suffix":""}],"container-title":"Estuarine, Coastal and Shelf Science","id":"ITEM-1","issued":{"date-parts":[["2008"]]},"page":"341-353","title":"The functional roles of marine sponges","type":"article-journal","volume":"79"},"uris":["http://www.mendeley.com/documents/?uuid=4939d9de-fc2a-4729-a209-6aae428e46a0"]}],"mendeley":{"formattedCitation":"(Bell, 2008)","plainTextFormattedCitation":"(Bell, 2008)","previouslyFormattedCitation":"(Bell, 2008)"},"properties":{"noteIndex":0},"schema":"https://github.com/citation-style-language/schema/raw/master/csl-citation.json"}</w:instrText>
      </w:r>
      <w:r w:rsidR="000560AF" w:rsidRPr="00C4735F">
        <w:rPr>
          <w:rFonts w:ascii="Times New Roman" w:hAnsi="Times New Roman" w:cs="Times New Roman"/>
        </w:rPr>
        <w:fldChar w:fldCharType="separate"/>
      </w:r>
      <w:r w:rsidR="000560AF" w:rsidRPr="00C4735F">
        <w:rPr>
          <w:rFonts w:ascii="Times New Roman" w:hAnsi="Times New Roman" w:cs="Times New Roman"/>
          <w:noProof/>
        </w:rPr>
        <w:t>(Bell, 2008)</w:t>
      </w:r>
      <w:r w:rsidR="000560AF" w:rsidRPr="00C4735F">
        <w:rPr>
          <w:rFonts w:ascii="Times New Roman" w:hAnsi="Times New Roman" w:cs="Times New Roman"/>
        </w:rPr>
        <w:fldChar w:fldCharType="end"/>
      </w:r>
      <w:r w:rsidR="000560AF" w:rsidRPr="00C4735F">
        <w:rPr>
          <w:rFonts w:ascii="Times New Roman" w:hAnsi="Times New Roman" w:cs="Times New Roman"/>
        </w:rPr>
        <w:t xml:space="preserve">. Although not understood as well as the others, </w:t>
      </w:r>
      <w:proofErr w:type="spellStart"/>
      <w:r w:rsidR="000560AF" w:rsidRPr="00C4735F">
        <w:rPr>
          <w:rFonts w:ascii="Times New Roman" w:hAnsi="Times New Roman" w:cs="Times New Roman"/>
        </w:rPr>
        <w:t>bentho</w:t>
      </w:r>
      <w:proofErr w:type="spellEnd"/>
      <w:r w:rsidR="000560AF" w:rsidRPr="00C4735F">
        <w:rPr>
          <w:rFonts w:ascii="Times New Roman" w:hAnsi="Times New Roman" w:cs="Times New Roman"/>
        </w:rPr>
        <w:t xml:space="preserve">-pelagic coupling may have significant impacts on the microhabitats available in the reef because some sponges have pumping rates of two times </w:t>
      </w:r>
      <w:r w:rsidR="000560AF" w:rsidRPr="00C4735F">
        <w:rPr>
          <w:rFonts w:ascii="Times New Roman" w:hAnsi="Times New Roman" w:cs="Times New Roman"/>
        </w:rPr>
        <w:lastRenderedPageBreak/>
        <w:t xml:space="preserve">their own volume of water per hour </w:t>
      </w:r>
      <w:r w:rsidR="000560AF" w:rsidRPr="00C4735F">
        <w:rPr>
          <w:rFonts w:ascii="Times New Roman" w:hAnsi="Times New Roman" w:cs="Times New Roman"/>
        </w:rPr>
        <w:fldChar w:fldCharType="begin" w:fldLock="1"/>
      </w:r>
      <w:r w:rsidR="00605415" w:rsidRPr="00242217">
        <w:rPr>
          <w:rFonts w:ascii="Times New Roman" w:hAnsi="Times New Roman" w:cs="Times New Roman"/>
        </w:rPr>
        <w:instrText>ADDIN CSL_CITATION {"citationItems":[{"id":"ITEM-1","itemData":{"DOI":"10.1016/j.ecss.2008.05.002","ISBN":"0272-7714","ISSN":"02727714","abstract":"Despite the wide range of functional roles performed by marine sponges they are still poorly represented in many research, monitoring and conservation programmes. The aim of this review is to examine recent developments in our understanding of sponge functional roles in tropical, temperate and polar ecosystems. Functions have been categorised into three areas: (a) impacts on substrate (including bioerosion, reef creation, and substrate stabilisation, consolidation and regeneration); (b) bentho-pelagic coupling (including carbon cycling, silicon cycling, oxygen depletion and nitrogen cycling); and (c) associations with other organisms (facilitating primary production, secondary production, provision of microhabitat, enhanced predation protection, survival success, range expansions and camouflage though association with sponges, sponges as a settlement substrate, disrupting near-boundary and reef level flow regimes, sponges as agents of biological disturbance, sponges as releasers of chemicals and sponges as tools for other organisms). The importance of sponges on substrate, sponge bentho-pelagic coupling, and sponge interactions and associations is described. Although the scientific evidence strongly supports the significance and widespread nature of these functional roles sponges still remain underappreciated in marine systems.","author":[{"dropping-particle":"","family":"Bell","given":"James J.","non-dropping-particle":"","parse-names":false,"suffix":""}],"container-title":"Estuarine, Coastal and Shelf Science","id":"ITEM-1","issued":{"date-parts":[["2008"]]},"page":"341-353","title":"The functional roles of marine sponges","type":"article-journal","volume":"79"},"uris":["http://www.mendeley.com/documents/?uuid=4939d9de-fc2a-4729-a209-6aae428e46a0"]}],"mendeley":{"formattedCitation":"(Bell, 2008)","plainTextFormattedCitation":"(Bell, 2008)","previouslyFormattedCitation":"(Bell, 2008)"},"properties":{"noteIndex":0},"schema":"https://github.com/citation-style-language/schema/raw/master/csl-citation.json"}</w:instrText>
      </w:r>
      <w:r w:rsidR="000560AF" w:rsidRPr="00C4735F">
        <w:rPr>
          <w:rFonts w:ascii="Times New Roman" w:hAnsi="Times New Roman" w:cs="Times New Roman"/>
        </w:rPr>
        <w:fldChar w:fldCharType="separate"/>
      </w:r>
      <w:r w:rsidR="000560AF" w:rsidRPr="00C4735F">
        <w:rPr>
          <w:rFonts w:ascii="Times New Roman" w:hAnsi="Times New Roman" w:cs="Times New Roman"/>
          <w:noProof/>
        </w:rPr>
        <w:t>(Bell, 2008)</w:t>
      </w:r>
      <w:r w:rsidR="000560AF" w:rsidRPr="00C4735F">
        <w:rPr>
          <w:rFonts w:ascii="Times New Roman" w:hAnsi="Times New Roman" w:cs="Times New Roman"/>
        </w:rPr>
        <w:fldChar w:fldCharType="end"/>
      </w:r>
      <w:r w:rsidR="000560AF" w:rsidRPr="00C4735F">
        <w:rPr>
          <w:rFonts w:ascii="Times New Roman" w:hAnsi="Times New Roman" w:cs="Times New Roman"/>
        </w:rPr>
        <w:t xml:space="preserve">. Coral functional roles </w:t>
      </w:r>
      <w:r w:rsidR="009F1381" w:rsidRPr="00C4735F">
        <w:rPr>
          <w:rFonts w:ascii="Times New Roman" w:hAnsi="Times New Roman" w:cs="Times New Roman"/>
        </w:rPr>
        <w:t>will be defined</w:t>
      </w:r>
      <w:r w:rsidR="000560AF" w:rsidRPr="00242217">
        <w:rPr>
          <w:rFonts w:ascii="Times New Roman" w:hAnsi="Times New Roman" w:cs="Times New Roman"/>
        </w:rPr>
        <w:t xml:space="preserve"> by colony shape and </w:t>
      </w:r>
      <w:r w:rsidR="009F1381" w:rsidRPr="00242217">
        <w:rPr>
          <w:rFonts w:ascii="Times New Roman" w:hAnsi="Times New Roman" w:cs="Times New Roman"/>
        </w:rPr>
        <w:t xml:space="preserve">morphology </w:t>
      </w:r>
      <w:r w:rsidR="000560AF" w:rsidRPr="00C4735F">
        <w:rPr>
          <w:rFonts w:ascii="Times New Roman" w:hAnsi="Times New Roman" w:cs="Times New Roman"/>
        </w:rPr>
        <w:fldChar w:fldCharType="begin" w:fldLock="1"/>
      </w:r>
      <w:r w:rsidR="00C81AF0">
        <w:rPr>
          <w:rFonts w:ascii="Times New Roman" w:hAnsi="Times New Roman" w:cs="Times New Roman"/>
        </w:rPr>
        <w:instrText>ADDIN CSL_CITATION {"citationItems":[{"id":"ITEM-1","itemData":{"DOI":"https://doi.org/10.1038/nature21707","ISBN":"0028-0836","PMID":"15215854","abstract":"The worldwide decline of coral reefs calls for an urgent reassessment of current management practices. Confronting large-scale crises requires a major scaling-up of management efforts based on an improved understanding of the ecological processes that underlie reef resilience. Managing for improved resilience, incorporating the role of human activity in shaping ecosystems, provides a basis for coping with uncertainty, future changes and ecological surprises. Here we review the ecological roles of critical functional groups (for both corals and reef fishes) that are fundamental to understanding resilience and avoiding phase shifts from coral dominance to less desirable, degraded ecosystems. We identify striking biogeographic differences in the species richness and composition of functional groups, which highlight the vulnerability of Caribbean reef ecosystems. These findings have profound implications for restoration of degraded reefs, management of fisheries, and the focus on marine protected areas and biodiversity hotspots as priorities for conservation.","author":[{"dropping-particle":"","family":"Bellwood","given":"D. R.","non-dropping-particle":"","parse-names":false,"suffix":""},{"dropping-particle":"","family":"Hughes","given":"T. P.","non-dropping-particle":"","parse-names":false,"suffix":""},{"dropping-particle":"","family":"Folke","given":"C.","non-dropping-particle":"","parse-names":false,"suffix":""},{"dropping-particle":"","family":"Nyström","given":"M.","non-dropping-particle":"","parse-names":false,"suffix":""}],"container-title":"Nature","id":"ITEM-1","issued":{"date-parts":[["2004"]]},"page":"827-833","title":"Confronting the coral reef crisis","type":"article-journal","volume":"429"},"uris":["http://www.mendeley.com/documents/?uuid=7144a4de-32ac-4a05-a110-2a8727c2638f"]}],"mendeley":{"formattedCitation":"(Bellwood, Hughes, Folke, &amp; Nyström, 2004)","plainTextFormattedCitation":"(Bellwood, Hughes, Folke, &amp; Nyström, 2004)","previouslyFormattedCitation":"(Bellwood, Hughes, Folke, &amp; Nyström, 2004)"},"properties":{"noteIndex":0},"schema":"https://github.com/citation-style-language/schema/raw/master/csl-citation.json"}</w:instrText>
      </w:r>
      <w:r w:rsidR="000560AF" w:rsidRPr="00C4735F">
        <w:rPr>
          <w:rFonts w:ascii="Times New Roman" w:hAnsi="Times New Roman" w:cs="Times New Roman"/>
        </w:rPr>
        <w:fldChar w:fldCharType="separate"/>
      </w:r>
      <w:r w:rsidR="00C81AF0" w:rsidRPr="00C81AF0">
        <w:rPr>
          <w:rFonts w:ascii="Times New Roman" w:hAnsi="Times New Roman" w:cs="Times New Roman"/>
          <w:noProof/>
        </w:rPr>
        <w:t>(Bellwood, Hughes, Folke, &amp; Nyström, 2004)</w:t>
      </w:r>
      <w:r w:rsidR="000560AF" w:rsidRPr="00C4735F">
        <w:rPr>
          <w:rFonts w:ascii="Times New Roman" w:hAnsi="Times New Roman" w:cs="Times New Roman"/>
        </w:rPr>
        <w:fldChar w:fldCharType="end"/>
      </w:r>
      <w:r w:rsidR="007175A5" w:rsidRPr="00C4735F">
        <w:rPr>
          <w:rFonts w:ascii="Times New Roman" w:hAnsi="Times New Roman" w:cs="Times New Roman"/>
        </w:rPr>
        <w:t>, as well as</w:t>
      </w:r>
      <w:r w:rsidRPr="00C4735F">
        <w:rPr>
          <w:rFonts w:ascii="Times New Roman" w:hAnsi="Times New Roman" w:cs="Times New Roman"/>
        </w:rPr>
        <w:t xml:space="preserve"> </w:t>
      </w:r>
      <w:r w:rsidR="000560AF" w:rsidRPr="00242217">
        <w:rPr>
          <w:rFonts w:ascii="Times New Roman" w:hAnsi="Times New Roman" w:cs="Times New Roman"/>
        </w:rPr>
        <w:t xml:space="preserve">life history </w:t>
      </w:r>
      <w:r w:rsidR="009F1381" w:rsidRPr="00242217">
        <w:rPr>
          <w:rFonts w:ascii="Times New Roman" w:hAnsi="Times New Roman" w:cs="Times New Roman"/>
        </w:rPr>
        <w:t xml:space="preserve">strategy </w:t>
      </w:r>
      <w:r w:rsidR="000560AF" w:rsidRPr="00C4735F">
        <w:rPr>
          <w:rFonts w:ascii="Times New Roman" w:hAnsi="Times New Roman" w:cs="Times New Roman"/>
        </w:rPr>
        <w:fldChar w:fldCharType="begin" w:fldLock="1"/>
      </w:r>
      <w:r w:rsidR="00605415" w:rsidRPr="00242217">
        <w:rPr>
          <w:rFonts w:ascii="Times New Roman" w:hAnsi="Times New Roman" w:cs="Times New Roman"/>
        </w:rPr>
        <w:instrText>ADDIN CSL_CITATION {"citationItems":[{"id":"ITEM-1","itemData":{"author":[{"dropping-particle":"","family":"Bak","given":"Rolf P. M.","non-dropping-particle":"","parse-names":false,"suffix":""},{"dropping-particle":"","family":"Engel","given":"M. S.","non-dropping-particle":"","parse-names":false,"suffix":""}],"container-title":"Marine Biology","id":"ITEM-1","issued":{"date-parts":[["1979"]]},"page":"341-352","title":"Distribution, abundance and survival of juvenile hermatypic corals (Scleractina) and the importance of life history strategies in the parent coral community","type":"article-journal","volume":"54"},"uris":["http://www.mendeley.com/documents/?uuid=c73dbc90-8e7d-4bb8-801b-c8b28167811b"]}],"mendeley":{"formattedCitation":"(Bak &amp; Engel, 1979)","plainTextFormattedCitation":"(Bak &amp; Engel, 1979)","previouslyFormattedCitation":"(Bak &amp; Engel, 1979)"},"properties":{"noteIndex":0},"schema":"https://github.com/citation-style-language/schema/raw/master/csl-citation.json"}</w:instrText>
      </w:r>
      <w:r w:rsidR="000560AF" w:rsidRPr="00C4735F">
        <w:rPr>
          <w:rFonts w:ascii="Times New Roman" w:hAnsi="Times New Roman" w:cs="Times New Roman"/>
        </w:rPr>
        <w:fldChar w:fldCharType="separate"/>
      </w:r>
      <w:r w:rsidR="000560AF" w:rsidRPr="00C4735F">
        <w:rPr>
          <w:rFonts w:ascii="Times New Roman" w:hAnsi="Times New Roman" w:cs="Times New Roman"/>
          <w:noProof/>
        </w:rPr>
        <w:t>(Bak &amp; Engel, 1979)</w:t>
      </w:r>
      <w:r w:rsidR="000560AF" w:rsidRPr="00C4735F">
        <w:rPr>
          <w:rFonts w:ascii="Times New Roman" w:hAnsi="Times New Roman" w:cs="Times New Roman"/>
        </w:rPr>
        <w:fldChar w:fldCharType="end"/>
      </w:r>
      <w:r w:rsidR="000560AF" w:rsidRPr="00C4735F">
        <w:rPr>
          <w:rFonts w:ascii="Times New Roman" w:hAnsi="Times New Roman" w:cs="Times New Roman"/>
        </w:rPr>
        <w:t>.</w:t>
      </w:r>
      <w:r w:rsidR="007629C0" w:rsidRPr="00C4735F">
        <w:rPr>
          <w:rFonts w:ascii="Times New Roman" w:hAnsi="Times New Roman" w:cs="Times New Roman"/>
        </w:rPr>
        <w:t xml:space="preserve"> Because fish infl</w:t>
      </w:r>
      <w:r w:rsidR="007629C0" w:rsidRPr="00242217">
        <w:rPr>
          <w:rFonts w:ascii="Times New Roman" w:hAnsi="Times New Roman" w:cs="Times New Roman"/>
        </w:rPr>
        <w:t>uence the community primarily though their role as consumers, they will be classified by trophic group and maximum body size</w:t>
      </w:r>
      <w:r w:rsidR="006C38CA" w:rsidRPr="00242217">
        <w:rPr>
          <w:rFonts w:ascii="Times New Roman" w:hAnsi="Times New Roman" w:cs="Times New Roman"/>
        </w:rPr>
        <w:t xml:space="preserve"> </w:t>
      </w:r>
      <w:r w:rsidR="009F6551" w:rsidRPr="00C4735F">
        <w:rPr>
          <w:rFonts w:ascii="Times New Roman" w:hAnsi="Times New Roman" w:cs="Times New Roman"/>
        </w:rPr>
        <w:fldChar w:fldCharType="begin" w:fldLock="1"/>
      </w:r>
      <w:r w:rsidR="00ED45D0" w:rsidRPr="00242217">
        <w:rPr>
          <w:rFonts w:ascii="Times New Roman" w:hAnsi="Times New Roman" w:cs="Times New Roman"/>
        </w:rPr>
        <w:instrText>ADDIN CSL_CITATION {"citationItems":[{"id":"ITEM-1","itemData":{"DOI":"10.3354/meps07553","ISBN":"0171-8630\\r1616-1599","ISSN":"01718630","abstract":"Functional diversity in biological communities is critical for providing the full suite of ecosystem functions and services, yet the relationship between functional diversity and species rich- ness—how diversity is usually measured—remains largely unknown. Here we evaluate empirically how different measures of functional diversity change with increasing species richness across 36 Atlantic reef fish communities that vary greatly in species richness. We show that (1) the definition used for functional groups strongly influences the perceived relationship; (2) when using more com- prehensive definitions of functional groups the relationship is asymptotic and highly unsaturated; and (3) increasing species richness primarily leads to the addition of species to a few key functional groups rather than the addition of novel functional groups. Consequently, non-random assembly of fish assemblages leaves many possible functional groups empty, and high species redundancy within functional groups is limited to relatively few groups. Consequences of future extirpation or extinction of species for the loss of ecosystem functions will be variable, in part depending on the proportion of species lost within a functional group, but potentially profound due to the large number of functional groups represented by only a single species and the targeted nature of most species extraction and extirpations.","author":[{"dropping-particle":"","family":"Halpern","given":"Benjamin S.","non-dropping-particle":"","parse-names":false,"suffix":""},{"dropping-particle":"","family":"Floeter","given":"Sergio R.","non-dropping-particle":"","parse-names":false,"suffix":""}],"container-title":"Marine Ecology Progress Series","id":"ITEM-1","issued":{"date-parts":[["2008"]]},"title":"Functional diversity responses to changing species richness in reef fish communities","type":"article-journal"},"uris":["http://www.mendeley.com/documents/?uuid=bb28e650-a40b-321a-af15-e1d8b5a8c254"]}],"mendeley":{"formattedCitation":"(Halpern &amp; Floeter, 2008)","plainTextFormattedCitation":"(Halpern &amp; Floeter, 2008)","previouslyFormattedCitation":"(Halpern &amp; Floeter, 2008)"},"properties":{"noteIndex":0},"schema":"https://github.com/citation-style-language/schema/raw/master/csl-citation.json"}</w:instrText>
      </w:r>
      <w:r w:rsidR="009F6551" w:rsidRPr="00C4735F">
        <w:rPr>
          <w:rFonts w:ascii="Times New Roman" w:hAnsi="Times New Roman" w:cs="Times New Roman"/>
        </w:rPr>
        <w:fldChar w:fldCharType="separate"/>
      </w:r>
      <w:r w:rsidR="009F6551" w:rsidRPr="00C4735F">
        <w:rPr>
          <w:rFonts w:ascii="Times New Roman" w:hAnsi="Times New Roman" w:cs="Times New Roman"/>
          <w:noProof/>
        </w:rPr>
        <w:t>(Halpern &amp; F</w:t>
      </w:r>
      <w:r w:rsidR="009F6551" w:rsidRPr="00242217">
        <w:rPr>
          <w:rFonts w:ascii="Times New Roman" w:hAnsi="Times New Roman" w:cs="Times New Roman"/>
          <w:noProof/>
        </w:rPr>
        <w:t>loeter, 2008)</w:t>
      </w:r>
      <w:r w:rsidR="009F6551" w:rsidRPr="00C4735F">
        <w:rPr>
          <w:rFonts w:ascii="Times New Roman" w:hAnsi="Times New Roman" w:cs="Times New Roman"/>
        </w:rPr>
        <w:fldChar w:fldCharType="end"/>
      </w:r>
      <w:r w:rsidR="007629C0" w:rsidRPr="00C4735F">
        <w:rPr>
          <w:rFonts w:ascii="Times New Roman" w:hAnsi="Times New Roman" w:cs="Times New Roman"/>
        </w:rPr>
        <w:t>.</w:t>
      </w:r>
    </w:p>
    <w:p w14:paraId="48034B07" w14:textId="196C42C5" w:rsidR="00C8570D" w:rsidRPr="00242217" w:rsidRDefault="00D92176" w:rsidP="00D719EB">
      <w:pPr>
        <w:pStyle w:val="Heading2"/>
      </w:pPr>
      <w:r w:rsidRPr="00242217">
        <w:t>Modeling</w:t>
      </w:r>
    </w:p>
    <w:p w14:paraId="27F70DF8" w14:textId="66BCB183" w:rsidR="00D92176" w:rsidRPr="00242217" w:rsidRDefault="00D92176" w:rsidP="00D719EB">
      <w:pPr>
        <w:spacing w:line="480" w:lineRule="auto"/>
        <w:rPr>
          <w:rFonts w:ascii="Times New Roman" w:hAnsi="Times New Roman" w:cs="Times New Roman"/>
        </w:rPr>
      </w:pPr>
      <w:r w:rsidRPr="00242217">
        <w:rPr>
          <w:rFonts w:ascii="Times New Roman" w:hAnsi="Times New Roman" w:cs="Times New Roman"/>
        </w:rPr>
        <w:tab/>
      </w:r>
      <w:r w:rsidR="00084CE8" w:rsidRPr="00242217">
        <w:rPr>
          <w:rFonts w:ascii="Times New Roman" w:hAnsi="Times New Roman" w:cs="Times New Roman"/>
        </w:rPr>
        <w:t>The relationships between fishes, sponges, and corals were modeled in a linear regression framework. A</w:t>
      </w:r>
      <w:r w:rsidRPr="00242217">
        <w:rPr>
          <w:rFonts w:ascii="Times New Roman" w:hAnsi="Times New Roman" w:cs="Times New Roman"/>
        </w:rPr>
        <w:t xml:space="preserve"> model with</w:t>
      </w:r>
      <w:r w:rsidR="00084CE8" w:rsidRPr="00242217">
        <w:rPr>
          <w:rFonts w:ascii="Times New Roman" w:hAnsi="Times New Roman" w:cs="Times New Roman"/>
        </w:rPr>
        <w:t xml:space="preserve"> an</w:t>
      </w:r>
      <w:r w:rsidRPr="00242217">
        <w:rPr>
          <w:rFonts w:ascii="Times New Roman" w:hAnsi="Times New Roman" w:cs="Times New Roman"/>
        </w:rPr>
        <w:t xml:space="preserve"> interactive effect of sponges and corals </w:t>
      </w:r>
      <w:r w:rsidR="00084CE8" w:rsidRPr="00242217">
        <w:rPr>
          <w:rFonts w:ascii="Times New Roman" w:hAnsi="Times New Roman" w:cs="Times New Roman"/>
        </w:rPr>
        <w:t>was included in case</w:t>
      </w:r>
      <w:r w:rsidRPr="00242217">
        <w:rPr>
          <w:rFonts w:ascii="Times New Roman" w:hAnsi="Times New Roman" w:cs="Times New Roman"/>
        </w:rPr>
        <w:t xml:space="preserve"> fish do not have a preference for using</w:t>
      </w:r>
      <w:r w:rsidR="00084CE8" w:rsidRPr="00242217">
        <w:rPr>
          <w:rFonts w:ascii="Times New Roman" w:hAnsi="Times New Roman" w:cs="Times New Roman"/>
        </w:rPr>
        <w:t xml:space="preserve"> the structural complexity of</w:t>
      </w:r>
      <w:r w:rsidRPr="00242217">
        <w:rPr>
          <w:rFonts w:ascii="Times New Roman" w:hAnsi="Times New Roman" w:cs="Times New Roman"/>
        </w:rPr>
        <w:t xml:space="preserve"> </w:t>
      </w:r>
      <w:r w:rsidR="00084CE8" w:rsidRPr="00242217">
        <w:rPr>
          <w:rFonts w:ascii="Times New Roman" w:hAnsi="Times New Roman" w:cs="Times New Roman"/>
        </w:rPr>
        <w:t>corals over sponges</w:t>
      </w:r>
      <w:r w:rsidRPr="00242217">
        <w:rPr>
          <w:rFonts w:ascii="Times New Roman" w:hAnsi="Times New Roman" w:cs="Times New Roman"/>
        </w:rPr>
        <w:t xml:space="preserve"> for shelter</w:t>
      </w:r>
      <w:r w:rsidR="00084CE8" w:rsidRPr="00242217">
        <w:rPr>
          <w:rFonts w:ascii="Times New Roman" w:hAnsi="Times New Roman" w:cs="Times New Roman"/>
        </w:rPr>
        <w:t>.</w:t>
      </w:r>
    </w:p>
    <w:p w14:paraId="70A1E707" w14:textId="322B8A43" w:rsidR="0056182E" w:rsidRPr="00242217" w:rsidRDefault="00084CE8" w:rsidP="00D719EB">
      <w:pPr>
        <w:spacing w:line="480" w:lineRule="auto"/>
        <w:ind w:firstLine="720"/>
        <w:rPr>
          <w:rFonts w:ascii="Times New Roman" w:hAnsi="Times New Roman" w:cs="Times New Roman"/>
        </w:rPr>
      </w:pPr>
      <w:r w:rsidRPr="00242217">
        <w:rPr>
          <w:rFonts w:ascii="Times New Roman" w:hAnsi="Times New Roman" w:cs="Times New Roman"/>
        </w:rPr>
        <w:t>W</w:t>
      </w:r>
      <w:r w:rsidR="0056182E" w:rsidRPr="00242217">
        <w:rPr>
          <w:rFonts w:ascii="Times New Roman" w:hAnsi="Times New Roman" w:cs="Times New Roman"/>
        </w:rPr>
        <w:t>e will assume the species within</w:t>
      </w:r>
      <w:r w:rsidRPr="00242217">
        <w:rPr>
          <w:rFonts w:ascii="Times New Roman" w:hAnsi="Times New Roman" w:cs="Times New Roman"/>
        </w:rPr>
        <w:t xml:space="preserve"> an</w:t>
      </w:r>
      <w:r w:rsidR="0056182E" w:rsidRPr="00242217">
        <w:rPr>
          <w:rFonts w:ascii="Times New Roman" w:hAnsi="Times New Roman" w:cs="Times New Roman"/>
        </w:rPr>
        <w:t xml:space="preserve"> RTU have </w:t>
      </w:r>
      <w:r w:rsidRPr="00242217">
        <w:rPr>
          <w:rFonts w:ascii="Times New Roman" w:hAnsi="Times New Roman" w:cs="Times New Roman"/>
        </w:rPr>
        <w:t xml:space="preserve">the </w:t>
      </w:r>
      <w:r w:rsidR="0056182E" w:rsidRPr="00242217">
        <w:rPr>
          <w:rFonts w:ascii="Times New Roman" w:hAnsi="Times New Roman" w:cs="Times New Roman"/>
        </w:rPr>
        <w:t>same detectabili</w:t>
      </w:r>
      <w:r w:rsidRPr="00242217">
        <w:rPr>
          <w:rFonts w:ascii="Times New Roman" w:hAnsi="Times New Roman" w:cs="Times New Roman"/>
        </w:rPr>
        <w:t>ty, abundance, and distribution. An</w:t>
      </w:r>
      <w:r w:rsidR="0056182E" w:rsidRPr="00242217">
        <w:rPr>
          <w:rFonts w:ascii="Times New Roman" w:hAnsi="Times New Roman" w:cs="Times New Roman"/>
        </w:rPr>
        <w:t xml:space="preserve"> RTU</w:t>
      </w:r>
      <w:r w:rsidRPr="00242217">
        <w:rPr>
          <w:rFonts w:ascii="Times New Roman" w:hAnsi="Times New Roman" w:cs="Times New Roman"/>
        </w:rPr>
        <w:t xml:space="preserve"> may include one</w:t>
      </w:r>
      <w:r w:rsidR="0056182E" w:rsidRPr="00242217">
        <w:rPr>
          <w:rFonts w:ascii="Times New Roman" w:hAnsi="Times New Roman" w:cs="Times New Roman"/>
        </w:rPr>
        <w:t xml:space="preserve"> species </w:t>
      </w:r>
      <w:r w:rsidRPr="00242217">
        <w:rPr>
          <w:rFonts w:ascii="Times New Roman" w:hAnsi="Times New Roman" w:cs="Times New Roman"/>
        </w:rPr>
        <w:t xml:space="preserve">that </w:t>
      </w:r>
      <w:r w:rsidR="0056182E" w:rsidRPr="00242217">
        <w:rPr>
          <w:rFonts w:ascii="Times New Roman" w:hAnsi="Times New Roman" w:cs="Times New Roman"/>
        </w:rPr>
        <w:t>may be more common</w:t>
      </w:r>
      <w:r w:rsidRPr="00242217">
        <w:rPr>
          <w:rFonts w:ascii="Times New Roman" w:hAnsi="Times New Roman" w:cs="Times New Roman"/>
        </w:rPr>
        <w:t xml:space="preserve"> than the other included in the RTU</w:t>
      </w:r>
      <w:r w:rsidR="0056182E" w:rsidRPr="00242217">
        <w:rPr>
          <w:rFonts w:ascii="Times New Roman" w:hAnsi="Times New Roman" w:cs="Times New Roman"/>
        </w:rPr>
        <w:t>, but we assume not</w:t>
      </w:r>
      <w:r w:rsidRPr="00242217">
        <w:rPr>
          <w:rFonts w:ascii="Times New Roman" w:hAnsi="Times New Roman" w:cs="Times New Roman"/>
        </w:rPr>
        <w:t>.</w:t>
      </w:r>
    </w:p>
    <w:p w14:paraId="18DCFB50" w14:textId="77777777" w:rsidR="0056182E" w:rsidRPr="00242217" w:rsidRDefault="0056182E" w:rsidP="00084CE8">
      <w:pPr>
        <w:rPr>
          <w:rFonts w:ascii="Times New Roman" w:hAnsi="Times New Roman" w:cs="Times New Roman"/>
        </w:rPr>
      </w:pPr>
    </w:p>
    <w:p w14:paraId="4925839B" w14:textId="77777777" w:rsidR="00B52D94" w:rsidRPr="00C4735F" w:rsidRDefault="00B52D94" w:rsidP="006C38CA">
      <w:pPr>
        <w:widowControl w:val="0"/>
        <w:autoSpaceDE w:val="0"/>
        <w:autoSpaceDN w:val="0"/>
        <w:adjustRightInd w:val="0"/>
        <w:spacing w:line="480" w:lineRule="auto"/>
        <w:outlineLvl w:val="0"/>
        <w:rPr>
          <w:rFonts w:ascii="Times New Roman" w:hAnsi="Times New Roman" w:cs="Times New Roman"/>
          <w:b/>
        </w:rPr>
      </w:pPr>
    </w:p>
    <w:p w14:paraId="41C438F3" w14:textId="77777777" w:rsidR="004B0021" w:rsidRPr="00C4735F" w:rsidRDefault="004B0021">
      <w:pPr>
        <w:spacing w:after="200" w:line="276" w:lineRule="auto"/>
        <w:rPr>
          <w:rFonts w:ascii="Times New Roman" w:hAnsi="Times New Roman" w:cs="Times New Roman"/>
          <w:b/>
        </w:rPr>
      </w:pPr>
      <w:r w:rsidRPr="00242217">
        <w:rPr>
          <w:rFonts w:ascii="Times New Roman" w:hAnsi="Times New Roman" w:cs="Times New Roman"/>
        </w:rPr>
        <w:br w:type="page"/>
      </w:r>
    </w:p>
    <w:p w14:paraId="599B18FD" w14:textId="1B5C5F64" w:rsidR="000560AF" w:rsidRPr="00C4735F" w:rsidRDefault="000560AF" w:rsidP="00D719EB">
      <w:pPr>
        <w:pStyle w:val="Heading1"/>
      </w:pPr>
      <w:r w:rsidRPr="00C4735F">
        <w:lastRenderedPageBreak/>
        <w:t>Literature Cited</w:t>
      </w:r>
    </w:p>
    <w:p w14:paraId="2E1A833E" w14:textId="77777777" w:rsidR="000560AF" w:rsidRPr="00C4735F" w:rsidRDefault="000560AF" w:rsidP="006C3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rPr>
      </w:pPr>
      <w:r w:rsidRPr="00C4735F">
        <w:rPr>
          <w:rFonts w:ascii="Times New Roman" w:eastAsia="Times New Roman" w:hAnsi="Times New Roman" w:cs="Times New Roman"/>
        </w:rPr>
        <w:t xml:space="preserve">R Core Team (2017). R: A language and environment for statistical computing. </w:t>
      </w:r>
    </w:p>
    <w:p w14:paraId="3A3A1E47" w14:textId="7E805FDD" w:rsidR="0084036F" w:rsidRPr="00C4735F" w:rsidRDefault="000560AF" w:rsidP="006C3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ind w:left="480"/>
        <w:rPr>
          <w:rFonts w:ascii="Times New Roman" w:eastAsia="Times New Roman" w:hAnsi="Times New Roman" w:cs="Times New Roman"/>
        </w:rPr>
      </w:pPr>
      <w:r w:rsidRPr="00C4735F">
        <w:rPr>
          <w:rFonts w:ascii="Times New Roman" w:eastAsia="Times New Roman" w:hAnsi="Times New Roman" w:cs="Times New Roman"/>
        </w:rPr>
        <w:t xml:space="preserve">R Foundation for Statistical Computing, Vienna, Austria. URL </w:t>
      </w:r>
      <w:r w:rsidR="0084036F" w:rsidRPr="00C4735F">
        <w:rPr>
          <w:rFonts w:ascii="Times New Roman" w:hAnsi="Times New Roman" w:cs="Times New Roman"/>
        </w:rPr>
        <w:t>https://www.R-project.org/</w:t>
      </w:r>
      <w:r w:rsidRPr="00C4735F">
        <w:rPr>
          <w:rFonts w:ascii="Times New Roman" w:eastAsia="Times New Roman" w:hAnsi="Times New Roman" w:cs="Times New Roman"/>
        </w:rPr>
        <w:t>.</w:t>
      </w:r>
    </w:p>
    <w:p w14:paraId="48005A23" w14:textId="7EEF353B" w:rsidR="001D2611" w:rsidRPr="001D2611" w:rsidRDefault="000560AF" w:rsidP="001D2611">
      <w:pPr>
        <w:widowControl w:val="0"/>
        <w:autoSpaceDE w:val="0"/>
        <w:autoSpaceDN w:val="0"/>
        <w:adjustRightInd w:val="0"/>
        <w:spacing w:line="480" w:lineRule="auto"/>
        <w:ind w:left="480" w:hanging="480"/>
        <w:rPr>
          <w:rFonts w:ascii="Times New Roman" w:hAnsi="Times New Roman" w:cs="Times New Roman"/>
          <w:noProof/>
        </w:rPr>
      </w:pPr>
      <w:r w:rsidRPr="00C4735F">
        <w:rPr>
          <w:rFonts w:ascii="Times New Roman" w:hAnsi="Times New Roman" w:cs="Times New Roman"/>
        </w:rPr>
        <w:fldChar w:fldCharType="begin" w:fldLock="1"/>
      </w:r>
      <w:r w:rsidRPr="00C4735F">
        <w:rPr>
          <w:rFonts w:ascii="Times New Roman" w:hAnsi="Times New Roman" w:cs="Times New Roman"/>
        </w:rPr>
        <w:instrText xml:space="preserve">ADDIN Mendeley Bibliography CSL_BIBLIOGRAPHY </w:instrText>
      </w:r>
      <w:r w:rsidRPr="00C4735F">
        <w:rPr>
          <w:rFonts w:ascii="Times New Roman" w:hAnsi="Times New Roman" w:cs="Times New Roman"/>
        </w:rPr>
        <w:fldChar w:fldCharType="separate"/>
      </w:r>
      <w:r w:rsidR="001D2611" w:rsidRPr="001D2611">
        <w:rPr>
          <w:rFonts w:ascii="Times New Roman" w:hAnsi="Times New Roman" w:cs="Times New Roman"/>
          <w:noProof/>
        </w:rPr>
        <w:t xml:space="preserve">Alvarez-Filip, L., Dulvy, N. K., Côteé, I. M., Watkinson, A. R., &amp; Gill, J. A. (2011). Coral identity underpins architectural complexity on Caribbean reefs. </w:t>
      </w:r>
      <w:r w:rsidR="001D2611" w:rsidRPr="001D2611">
        <w:rPr>
          <w:rFonts w:ascii="Times New Roman" w:hAnsi="Times New Roman" w:cs="Times New Roman"/>
          <w:i/>
          <w:iCs/>
          <w:noProof/>
        </w:rPr>
        <w:t>Ecological Applications</w:t>
      </w:r>
      <w:r w:rsidR="001D2611" w:rsidRPr="001D2611">
        <w:rPr>
          <w:rFonts w:ascii="Times New Roman" w:hAnsi="Times New Roman" w:cs="Times New Roman"/>
          <w:noProof/>
        </w:rPr>
        <w:t xml:space="preserve">, </w:t>
      </w:r>
      <w:r w:rsidR="001D2611" w:rsidRPr="001D2611">
        <w:rPr>
          <w:rFonts w:ascii="Times New Roman" w:hAnsi="Times New Roman" w:cs="Times New Roman"/>
          <w:i/>
          <w:iCs/>
          <w:noProof/>
        </w:rPr>
        <w:t>21</w:t>
      </w:r>
      <w:r w:rsidR="001D2611" w:rsidRPr="001D2611">
        <w:rPr>
          <w:rFonts w:ascii="Times New Roman" w:hAnsi="Times New Roman" w:cs="Times New Roman"/>
          <w:noProof/>
        </w:rPr>
        <w:t>(6), 2223–2231. https://doi.org/10.1890/10-1563.1</w:t>
      </w:r>
    </w:p>
    <w:p w14:paraId="508EBF04"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Angelini, C., Altieri, A. H., Silliman, B. R., &amp; Bertness, M. D. (2018). Interactions among Foundation Species and Their Consequences ­ for Community Organization , Biodiversity , and Conservation, </w:t>
      </w:r>
      <w:r w:rsidRPr="001D2611">
        <w:rPr>
          <w:rFonts w:ascii="Times New Roman" w:hAnsi="Times New Roman" w:cs="Times New Roman"/>
          <w:i/>
          <w:iCs/>
          <w:noProof/>
        </w:rPr>
        <w:t>61</w:t>
      </w:r>
      <w:r w:rsidRPr="001D2611">
        <w:rPr>
          <w:rFonts w:ascii="Times New Roman" w:hAnsi="Times New Roman" w:cs="Times New Roman"/>
          <w:noProof/>
        </w:rPr>
        <w:t>(10). https://doi.org/10.1525/bio.2011.61.10.8</w:t>
      </w:r>
    </w:p>
    <w:p w14:paraId="0F42CF2D"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Bak, R. P. M., &amp; Engel, M. S. (1979). Distribution, abundance and survival of juvenile hermatypic corals (Scleractina) and the importance of life history strategies in the parent coral community. </w:t>
      </w:r>
      <w:r w:rsidRPr="001D2611">
        <w:rPr>
          <w:rFonts w:ascii="Times New Roman" w:hAnsi="Times New Roman" w:cs="Times New Roman"/>
          <w:i/>
          <w:iCs/>
          <w:noProof/>
        </w:rPr>
        <w:t>Marine Biology</w:t>
      </w:r>
      <w:r w:rsidRPr="001D2611">
        <w:rPr>
          <w:rFonts w:ascii="Times New Roman" w:hAnsi="Times New Roman" w:cs="Times New Roman"/>
          <w:noProof/>
        </w:rPr>
        <w:t xml:space="preserve">, </w:t>
      </w:r>
      <w:r w:rsidRPr="001D2611">
        <w:rPr>
          <w:rFonts w:ascii="Times New Roman" w:hAnsi="Times New Roman" w:cs="Times New Roman"/>
          <w:i/>
          <w:iCs/>
          <w:noProof/>
        </w:rPr>
        <w:t>54</w:t>
      </w:r>
      <w:r w:rsidRPr="001D2611">
        <w:rPr>
          <w:rFonts w:ascii="Times New Roman" w:hAnsi="Times New Roman" w:cs="Times New Roman"/>
          <w:noProof/>
        </w:rPr>
        <w:t>, 341–352.</w:t>
      </w:r>
    </w:p>
    <w:p w14:paraId="1112B935"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Beger, M., Jones, G., &amp; Munday, P. (2003). Conservation of coral reef biodiversity: a comparison of reserve selection procedures for corals and fishes. </w:t>
      </w:r>
      <w:r w:rsidRPr="001D2611">
        <w:rPr>
          <w:rFonts w:ascii="Times New Roman" w:hAnsi="Times New Roman" w:cs="Times New Roman"/>
          <w:i/>
          <w:iCs/>
          <w:noProof/>
        </w:rPr>
        <w:t>Biol Cons</w:t>
      </w:r>
      <w:r w:rsidRPr="001D2611">
        <w:rPr>
          <w:rFonts w:ascii="Times New Roman" w:hAnsi="Times New Roman" w:cs="Times New Roman"/>
          <w:noProof/>
        </w:rPr>
        <w:t xml:space="preserve">, </w:t>
      </w:r>
      <w:r w:rsidRPr="001D2611">
        <w:rPr>
          <w:rFonts w:ascii="Times New Roman" w:hAnsi="Times New Roman" w:cs="Times New Roman"/>
          <w:i/>
          <w:iCs/>
          <w:noProof/>
        </w:rPr>
        <w:t>111</w:t>
      </w:r>
      <w:r w:rsidRPr="001D2611">
        <w:rPr>
          <w:rFonts w:ascii="Times New Roman" w:hAnsi="Times New Roman" w:cs="Times New Roman"/>
          <w:noProof/>
        </w:rPr>
        <w:t>.</w:t>
      </w:r>
    </w:p>
    <w:p w14:paraId="1657E127"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Bell, J. J. (2008). The functional roles of marine sponges. </w:t>
      </w:r>
      <w:r w:rsidRPr="001D2611">
        <w:rPr>
          <w:rFonts w:ascii="Times New Roman" w:hAnsi="Times New Roman" w:cs="Times New Roman"/>
          <w:i/>
          <w:iCs/>
          <w:noProof/>
        </w:rPr>
        <w:t>Estuarine, Coastal and Shelf Science</w:t>
      </w:r>
      <w:r w:rsidRPr="001D2611">
        <w:rPr>
          <w:rFonts w:ascii="Times New Roman" w:hAnsi="Times New Roman" w:cs="Times New Roman"/>
          <w:noProof/>
        </w:rPr>
        <w:t xml:space="preserve">, </w:t>
      </w:r>
      <w:r w:rsidRPr="001D2611">
        <w:rPr>
          <w:rFonts w:ascii="Times New Roman" w:hAnsi="Times New Roman" w:cs="Times New Roman"/>
          <w:i/>
          <w:iCs/>
          <w:noProof/>
        </w:rPr>
        <w:t>79</w:t>
      </w:r>
      <w:r w:rsidRPr="001D2611">
        <w:rPr>
          <w:rFonts w:ascii="Times New Roman" w:hAnsi="Times New Roman" w:cs="Times New Roman"/>
          <w:noProof/>
        </w:rPr>
        <w:t>, 341–353. https://doi.org/10.1016/j.ecss.2008.05.002</w:t>
      </w:r>
    </w:p>
    <w:p w14:paraId="44653FCD"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Bellwood, D. R., Hughes, T. P., Folke, C., &amp; Nyström, M. (2004). Confronting the coral reef crisis. </w:t>
      </w:r>
      <w:r w:rsidRPr="001D2611">
        <w:rPr>
          <w:rFonts w:ascii="Times New Roman" w:hAnsi="Times New Roman" w:cs="Times New Roman"/>
          <w:i/>
          <w:iCs/>
          <w:noProof/>
        </w:rPr>
        <w:t>Nature</w:t>
      </w:r>
      <w:r w:rsidRPr="001D2611">
        <w:rPr>
          <w:rFonts w:ascii="Times New Roman" w:hAnsi="Times New Roman" w:cs="Times New Roman"/>
          <w:noProof/>
        </w:rPr>
        <w:t xml:space="preserve">, </w:t>
      </w:r>
      <w:r w:rsidRPr="001D2611">
        <w:rPr>
          <w:rFonts w:ascii="Times New Roman" w:hAnsi="Times New Roman" w:cs="Times New Roman"/>
          <w:i/>
          <w:iCs/>
          <w:noProof/>
        </w:rPr>
        <w:t>429</w:t>
      </w:r>
      <w:r w:rsidRPr="001D2611">
        <w:rPr>
          <w:rFonts w:ascii="Times New Roman" w:hAnsi="Times New Roman" w:cs="Times New Roman"/>
          <w:noProof/>
        </w:rPr>
        <w:t>, 827–833. https://doi.org/https://doi.org/10.1038/nature21707</w:t>
      </w:r>
    </w:p>
    <w:p w14:paraId="7B4D82DF"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Darling, E. S., Graham, N. A. J., Januchowski-Hartley, F. A., Nash, K. L., Pratchett, M. S., &amp; Wilson, S. K. (2017). Relationships between structural complexity, coral traits, and reef fish assemblages. </w:t>
      </w:r>
      <w:r w:rsidRPr="001D2611">
        <w:rPr>
          <w:rFonts w:ascii="Times New Roman" w:hAnsi="Times New Roman" w:cs="Times New Roman"/>
          <w:i/>
          <w:iCs/>
          <w:noProof/>
        </w:rPr>
        <w:t>Coral Reefs</w:t>
      </w:r>
      <w:r w:rsidRPr="001D2611">
        <w:rPr>
          <w:rFonts w:ascii="Times New Roman" w:hAnsi="Times New Roman" w:cs="Times New Roman"/>
          <w:noProof/>
        </w:rPr>
        <w:t xml:space="preserve">, </w:t>
      </w:r>
      <w:r w:rsidRPr="001D2611">
        <w:rPr>
          <w:rFonts w:ascii="Times New Roman" w:hAnsi="Times New Roman" w:cs="Times New Roman"/>
          <w:i/>
          <w:iCs/>
          <w:noProof/>
        </w:rPr>
        <w:t>36</w:t>
      </w:r>
      <w:r w:rsidRPr="001D2611">
        <w:rPr>
          <w:rFonts w:ascii="Times New Roman" w:hAnsi="Times New Roman" w:cs="Times New Roman"/>
          <w:noProof/>
        </w:rPr>
        <w:t>, 561–575. https://doi.org/10.1007/s00338-017-1539-z</w:t>
      </w:r>
    </w:p>
    <w:p w14:paraId="67A29853"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Derraik, J. G. B., Closs, G. P., Dickinson, K. J. M., Sirvid, P., Barratt, B. I. P., &amp; Patrick, B. H. (2002). Arthropod Morphospecies versus Taxonomic Species:a Case Study with Araneae, </w:t>
      </w:r>
      <w:r w:rsidRPr="001D2611">
        <w:rPr>
          <w:rFonts w:ascii="Times New Roman" w:hAnsi="Times New Roman" w:cs="Times New Roman"/>
          <w:noProof/>
        </w:rPr>
        <w:lastRenderedPageBreak/>
        <w:t xml:space="preserve">Coleoptera,and Lepidoptera. </w:t>
      </w:r>
      <w:r w:rsidRPr="001D2611">
        <w:rPr>
          <w:rFonts w:ascii="Times New Roman" w:hAnsi="Times New Roman" w:cs="Times New Roman"/>
          <w:i/>
          <w:iCs/>
          <w:noProof/>
        </w:rPr>
        <w:t>Conservation Biology</w:t>
      </w:r>
      <w:r w:rsidRPr="001D2611">
        <w:rPr>
          <w:rFonts w:ascii="Times New Roman" w:hAnsi="Times New Roman" w:cs="Times New Roman"/>
          <w:noProof/>
        </w:rPr>
        <w:t xml:space="preserve">, </w:t>
      </w:r>
      <w:r w:rsidRPr="001D2611">
        <w:rPr>
          <w:rFonts w:ascii="Times New Roman" w:hAnsi="Times New Roman" w:cs="Times New Roman"/>
          <w:i/>
          <w:iCs/>
          <w:noProof/>
        </w:rPr>
        <w:t>16</w:t>
      </w:r>
      <w:r w:rsidRPr="001D2611">
        <w:rPr>
          <w:rFonts w:ascii="Times New Roman" w:hAnsi="Times New Roman" w:cs="Times New Roman"/>
          <w:noProof/>
        </w:rPr>
        <w:t>(4), 1015–1023. https://doi.org/10.1046/j.1523-1739.2002.00358.x</w:t>
      </w:r>
    </w:p>
    <w:p w14:paraId="63BA96F8"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Duelli, P., &amp; Obrist, M. K. (2003). Biodiversity indicators: The choice of values and measures. </w:t>
      </w:r>
      <w:r w:rsidRPr="001D2611">
        <w:rPr>
          <w:rFonts w:ascii="Times New Roman" w:hAnsi="Times New Roman" w:cs="Times New Roman"/>
          <w:i/>
          <w:iCs/>
          <w:noProof/>
        </w:rPr>
        <w:t>Agriculture, Ecosystems and Environment</w:t>
      </w:r>
      <w:r w:rsidRPr="001D2611">
        <w:rPr>
          <w:rFonts w:ascii="Times New Roman" w:hAnsi="Times New Roman" w:cs="Times New Roman"/>
          <w:noProof/>
        </w:rPr>
        <w:t xml:space="preserve">, </w:t>
      </w:r>
      <w:r w:rsidRPr="001D2611">
        <w:rPr>
          <w:rFonts w:ascii="Times New Roman" w:hAnsi="Times New Roman" w:cs="Times New Roman"/>
          <w:i/>
          <w:iCs/>
          <w:noProof/>
        </w:rPr>
        <w:t>98</w:t>
      </w:r>
      <w:r w:rsidRPr="001D2611">
        <w:rPr>
          <w:rFonts w:ascii="Times New Roman" w:hAnsi="Times New Roman" w:cs="Times New Roman"/>
          <w:noProof/>
        </w:rPr>
        <w:t>(1–3), 87–98. https://doi.org/10.1016/S0167-8809(03)00072-0</w:t>
      </w:r>
    </w:p>
    <w:p w14:paraId="083E9ABD"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Emmett Duffy, J. (2009). Why biodiversity is important to the functioning of real-world ecosystems. </w:t>
      </w:r>
      <w:r w:rsidRPr="001D2611">
        <w:rPr>
          <w:rFonts w:ascii="Times New Roman" w:hAnsi="Times New Roman" w:cs="Times New Roman"/>
          <w:i/>
          <w:iCs/>
          <w:noProof/>
        </w:rPr>
        <w:t>Frontiers in Ecology and the Environment</w:t>
      </w:r>
      <w:r w:rsidRPr="001D2611">
        <w:rPr>
          <w:rFonts w:ascii="Times New Roman" w:hAnsi="Times New Roman" w:cs="Times New Roman"/>
          <w:noProof/>
        </w:rPr>
        <w:t xml:space="preserve">, </w:t>
      </w:r>
      <w:r w:rsidRPr="001D2611">
        <w:rPr>
          <w:rFonts w:ascii="Times New Roman" w:hAnsi="Times New Roman" w:cs="Times New Roman"/>
          <w:i/>
          <w:iCs/>
          <w:noProof/>
        </w:rPr>
        <w:t>7</w:t>
      </w:r>
      <w:r w:rsidRPr="001D2611">
        <w:rPr>
          <w:rFonts w:ascii="Times New Roman" w:hAnsi="Times New Roman" w:cs="Times New Roman"/>
          <w:noProof/>
        </w:rPr>
        <w:t>(8), 437–444. https://doi.org/10.1890/070195</w:t>
      </w:r>
    </w:p>
    <w:p w14:paraId="64C2F4B0"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Emslie, M. J., Cheal, A. J., MacNeil, M. A., Miller, I. R., &amp; Sweatman, H. P. A. (2018). Reef fish communities are spooked by scuba surveys and may take hours to recover. </w:t>
      </w:r>
      <w:r w:rsidRPr="001D2611">
        <w:rPr>
          <w:rFonts w:ascii="Times New Roman" w:hAnsi="Times New Roman" w:cs="Times New Roman"/>
          <w:i/>
          <w:iCs/>
          <w:noProof/>
        </w:rPr>
        <w:t>PeerJ</w:t>
      </w:r>
      <w:r w:rsidRPr="001D2611">
        <w:rPr>
          <w:rFonts w:ascii="Times New Roman" w:hAnsi="Times New Roman" w:cs="Times New Roman"/>
          <w:noProof/>
        </w:rPr>
        <w:t xml:space="preserve">, </w:t>
      </w:r>
      <w:r w:rsidRPr="001D2611">
        <w:rPr>
          <w:rFonts w:ascii="Times New Roman" w:hAnsi="Times New Roman" w:cs="Times New Roman"/>
          <w:i/>
          <w:iCs/>
          <w:noProof/>
        </w:rPr>
        <w:t>6</w:t>
      </w:r>
      <w:r w:rsidRPr="001D2611">
        <w:rPr>
          <w:rFonts w:ascii="Times New Roman" w:hAnsi="Times New Roman" w:cs="Times New Roman"/>
          <w:noProof/>
        </w:rPr>
        <w:t>, e4886. https://doi.org/10.7717/peerj.4886</w:t>
      </w:r>
    </w:p>
    <w:p w14:paraId="2631EE56"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Fontaine, A., Devillers, R., Peres-Neto, P. R., &amp; Johnson, L. E. (2015). Delineating marine ecological units: A novel approach for deciding which taxonomic group to use and which taxonomic resolution to choose. </w:t>
      </w:r>
      <w:r w:rsidRPr="001D2611">
        <w:rPr>
          <w:rFonts w:ascii="Times New Roman" w:hAnsi="Times New Roman" w:cs="Times New Roman"/>
          <w:i/>
          <w:iCs/>
          <w:noProof/>
        </w:rPr>
        <w:t>Diversity and Distributions</w:t>
      </w:r>
      <w:r w:rsidRPr="001D2611">
        <w:rPr>
          <w:rFonts w:ascii="Times New Roman" w:hAnsi="Times New Roman" w:cs="Times New Roman"/>
          <w:noProof/>
        </w:rPr>
        <w:t>. https://doi.org/10.1111/ddi.12361</w:t>
      </w:r>
    </w:p>
    <w:p w14:paraId="64913062"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Forrester, G., Baily, P., Conetta, D., Forrester, L., Kintzing, E., &amp; Jarecki, L. (2015). Comparing monitoring data collected by volunteers and professionals shows that citizen scientists can detect long-term change on coral reefs. </w:t>
      </w:r>
      <w:r w:rsidRPr="001D2611">
        <w:rPr>
          <w:rFonts w:ascii="Times New Roman" w:hAnsi="Times New Roman" w:cs="Times New Roman"/>
          <w:i/>
          <w:iCs/>
          <w:noProof/>
        </w:rPr>
        <w:t>Journal for Nature Conservation</w:t>
      </w:r>
      <w:r w:rsidRPr="001D2611">
        <w:rPr>
          <w:rFonts w:ascii="Times New Roman" w:hAnsi="Times New Roman" w:cs="Times New Roman"/>
          <w:noProof/>
        </w:rPr>
        <w:t xml:space="preserve">, </w:t>
      </w:r>
      <w:r w:rsidRPr="001D2611">
        <w:rPr>
          <w:rFonts w:ascii="Times New Roman" w:hAnsi="Times New Roman" w:cs="Times New Roman"/>
          <w:i/>
          <w:iCs/>
          <w:noProof/>
        </w:rPr>
        <w:t>24</w:t>
      </w:r>
      <w:r w:rsidRPr="001D2611">
        <w:rPr>
          <w:rFonts w:ascii="Times New Roman" w:hAnsi="Times New Roman" w:cs="Times New Roman"/>
          <w:noProof/>
        </w:rPr>
        <w:t>, 1–9. https://doi.org/10.1016/j.jnc.2015.01.002</w:t>
      </w:r>
    </w:p>
    <w:p w14:paraId="30FA02F5"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Graham, N. A. J., Wilson, S. K., Jennings, S., Polunin, N. V. C., Bijoux, J. P., &amp; Robinson, J. (2006). Dynamic fragility of oceanic coral reef ecosystems, </w:t>
      </w:r>
      <w:r w:rsidRPr="001D2611">
        <w:rPr>
          <w:rFonts w:ascii="Times New Roman" w:hAnsi="Times New Roman" w:cs="Times New Roman"/>
          <w:i/>
          <w:iCs/>
          <w:noProof/>
        </w:rPr>
        <w:t>103</w:t>
      </w:r>
      <w:r w:rsidRPr="001D2611">
        <w:rPr>
          <w:rFonts w:ascii="Times New Roman" w:hAnsi="Times New Roman" w:cs="Times New Roman"/>
          <w:noProof/>
        </w:rPr>
        <w:t>(22).</w:t>
      </w:r>
    </w:p>
    <w:p w14:paraId="0250454D"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Gratwicke, B., &amp; Speight, M. (2005). The relationship between fish species richness , abundance and habitat complexity in a range of shallow tropical marine habitats. </w:t>
      </w:r>
      <w:r w:rsidRPr="001D2611">
        <w:rPr>
          <w:rFonts w:ascii="Times New Roman" w:hAnsi="Times New Roman" w:cs="Times New Roman"/>
          <w:i/>
          <w:iCs/>
          <w:noProof/>
        </w:rPr>
        <w:t xml:space="preserve">Journal of Fish </w:t>
      </w:r>
      <w:r w:rsidRPr="001D2611">
        <w:rPr>
          <w:rFonts w:ascii="Times New Roman" w:hAnsi="Times New Roman" w:cs="Times New Roman"/>
          <w:i/>
          <w:iCs/>
          <w:noProof/>
        </w:rPr>
        <w:lastRenderedPageBreak/>
        <w:t>Biology</w:t>
      </w:r>
      <w:r w:rsidRPr="001D2611">
        <w:rPr>
          <w:rFonts w:ascii="Times New Roman" w:hAnsi="Times New Roman" w:cs="Times New Roman"/>
          <w:noProof/>
        </w:rPr>
        <w:t xml:space="preserve">, </w:t>
      </w:r>
      <w:r w:rsidRPr="001D2611">
        <w:rPr>
          <w:rFonts w:ascii="Times New Roman" w:hAnsi="Times New Roman" w:cs="Times New Roman"/>
          <w:i/>
          <w:iCs/>
          <w:noProof/>
        </w:rPr>
        <w:t>66</w:t>
      </w:r>
      <w:r w:rsidRPr="001D2611">
        <w:rPr>
          <w:rFonts w:ascii="Times New Roman" w:hAnsi="Times New Roman" w:cs="Times New Roman"/>
          <w:noProof/>
        </w:rPr>
        <w:t>, 650–667. https://doi.org/10.1111/j.1095-8649.2005.00629.x</w:t>
      </w:r>
    </w:p>
    <w:p w14:paraId="5C7F5BB6"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Habibi, A., Setiasih, N., &amp; Sartin, J. (2007). A decade of reef check monitoring: Indonesian coral reefs, condition and trends.</w:t>
      </w:r>
    </w:p>
    <w:p w14:paraId="1CEE2C90"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Halpern, B. S., &amp; Floeter, S. R. (2008). Functional diversity responses to changing species richness in reef fish communities. </w:t>
      </w:r>
      <w:r w:rsidRPr="001D2611">
        <w:rPr>
          <w:rFonts w:ascii="Times New Roman" w:hAnsi="Times New Roman" w:cs="Times New Roman"/>
          <w:i/>
          <w:iCs/>
          <w:noProof/>
        </w:rPr>
        <w:t>Marine Ecology Progress Series</w:t>
      </w:r>
      <w:r w:rsidRPr="001D2611">
        <w:rPr>
          <w:rFonts w:ascii="Times New Roman" w:hAnsi="Times New Roman" w:cs="Times New Roman"/>
          <w:noProof/>
        </w:rPr>
        <w:t>. https://doi.org/10.3354/meps07553</w:t>
      </w:r>
    </w:p>
    <w:p w14:paraId="783059D0"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Hamilton, A. J. (2005). Species diversity or biodiversity? </w:t>
      </w:r>
      <w:r w:rsidRPr="001D2611">
        <w:rPr>
          <w:rFonts w:ascii="Times New Roman" w:hAnsi="Times New Roman" w:cs="Times New Roman"/>
          <w:i/>
          <w:iCs/>
          <w:noProof/>
        </w:rPr>
        <w:t>Journal of Environmental Management</w:t>
      </w:r>
      <w:r w:rsidRPr="001D2611">
        <w:rPr>
          <w:rFonts w:ascii="Times New Roman" w:hAnsi="Times New Roman" w:cs="Times New Roman"/>
          <w:noProof/>
        </w:rPr>
        <w:t>. https://doi.org/10.1016/j.jenvman.2004.11.012</w:t>
      </w:r>
    </w:p>
    <w:p w14:paraId="71F28808"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Hirst, A. (2008). Surrogate measures for assessing cryptic faunal biodiversity on macroalgal-dominated subtidal reefs. </w:t>
      </w:r>
      <w:r w:rsidRPr="001D2611">
        <w:rPr>
          <w:rFonts w:ascii="Times New Roman" w:hAnsi="Times New Roman" w:cs="Times New Roman"/>
          <w:i/>
          <w:iCs/>
          <w:noProof/>
        </w:rPr>
        <w:t>Biol Cons</w:t>
      </w:r>
      <w:r w:rsidRPr="001D2611">
        <w:rPr>
          <w:rFonts w:ascii="Times New Roman" w:hAnsi="Times New Roman" w:cs="Times New Roman"/>
          <w:noProof/>
        </w:rPr>
        <w:t xml:space="preserve">, </w:t>
      </w:r>
      <w:r w:rsidRPr="001D2611">
        <w:rPr>
          <w:rFonts w:ascii="Times New Roman" w:hAnsi="Times New Roman" w:cs="Times New Roman"/>
          <w:i/>
          <w:iCs/>
          <w:noProof/>
        </w:rPr>
        <w:t>141</w:t>
      </w:r>
      <w:r w:rsidRPr="001D2611">
        <w:rPr>
          <w:rFonts w:ascii="Times New Roman" w:hAnsi="Times New Roman" w:cs="Times New Roman"/>
          <w:noProof/>
        </w:rPr>
        <w:t>.</w:t>
      </w:r>
    </w:p>
    <w:p w14:paraId="00598456"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Hughes, T. P., Kerry, J. T., Álvarez-Noriega, M., Álvarez-Romero, J. G., Anderson, K. D., Baird, A. H., … Wilson, S. K. (2017). Global warming and recurrent mass bleaching of corals. </w:t>
      </w:r>
      <w:r w:rsidRPr="001D2611">
        <w:rPr>
          <w:rFonts w:ascii="Times New Roman" w:hAnsi="Times New Roman" w:cs="Times New Roman"/>
          <w:i/>
          <w:iCs/>
          <w:noProof/>
        </w:rPr>
        <w:t>Nature</w:t>
      </w:r>
      <w:r w:rsidRPr="001D2611">
        <w:rPr>
          <w:rFonts w:ascii="Times New Roman" w:hAnsi="Times New Roman" w:cs="Times New Roman"/>
          <w:noProof/>
        </w:rPr>
        <w:t xml:space="preserve">, </w:t>
      </w:r>
      <w:r w:rsidRPr="001D2611">
        <w:rPr>
          <w:rFonts w:ascii="Times New Roman" w:hAnsi="Times New Roman" w:cs="Times New Roman"/>
          <w:i/>
          <w:iCs/>
          <w:noProof/>
        </w:rPr>
        <w:t>543</w:t>
      </w:r>
      <w:r w:rsidRPr="001D2611">
        <w:rPr>
          <w:rFonts w:ascii="Times New Roman" w:hAnsi="Times New Roman" w:cs="Times New Roman"/>
          <w:noProof/>
        </w:rPr>
        <w:t>(7645), 373–377. https://doi.org/10.1038/nature21707</w:t>
      </w:r>
    </w:p>
    <w:p w14:paraId="05367A3D"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Jones, G. P., McCormick, M. I., Srinivasan, M., &amp; Eagle, J. V. (2004). Coral decline threatens fish biodiversity in marine reserves. </w:t>
      </w:r>
      <w:r w:rsidRPr="001D2611">
        <w:rPr>
          <w:rFonts w:ascii="Times New Roman" w:hAnsi="Times New Roman" w:cs="Times New Roman"/>
          <w:i/>
          <w:iCs/>
          <w:noProof/>
        </w:rPr>
        <w:t>Proceedings of the National Academy of Sciences</w:t>
      </w:r>
      <w:r w:rsidRPr="001D2611">
        <w:rPr>
          <w:rFonts w:ascii="Times New Roman" w:hAnsi="Times New Roman" w:cs="Times New Roman"/>
          <w:noProof/>
        </w:rPr>
        <w:t xml:space="preserve">, </w:t>
      </w:r>
      <w:r w:rsidRPr="001D2611">
        <w:rPr>
          <w:rFonts w:ascii="Times New Roman" w:hAnsi="Times New Roman" w:cs="Times New Roman"/>
          <w:i/>
          <w:iCs/>
          <w:noProof/>
        </w:rPr>
        <w:t>101</w:t>
      </w:r>
      <w:r w:rsidRPr="001D2611">
        <w:rPr>
          <w:rFonts w:ascii="Times New Roman" w:hAnsi="Times New Roman" w:cs="Times New Roman"/>
          <w:noProof/>
        </w:rPr>
        <w:t>(21), 8251–8253. https://doi.org/10.1073/pnas.0401277101</w:t>
      </w:r>
    </w:p>
    <w:p w14:paraId="15FC22F9"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Kati, V., Devillers, P., Dufrˆene, M., Dufrˆene, D., Legakis, A., Vokou, D., &amp; Lebrun, P. (2004). </w:t>
      </w:r>
      <w:r w:rsidRPr="001D2611">
        <w:rPr>
          <w:rFonts w:ascii="Times New Roman" w:hAnsi="Times New Roman" w:cs="Times New Roman"/>
          <w:i/>
          <w:iCs/>
          <w:noProof/>
        </w:rPr>
        <w:t>Testing the Value of Six Taxonomic Groups as Biodiversity Indicators at a Local Scale</w:t>
      </w:r>
      <w:r w:rsidRPr="001D2611">
        <w:rPr>
          <w:rFonts w:ascii="Times New Roman" w:hAnsi="Times New Roman" w:cs="Times New Roman"/>
          <w:noProof/>
        </w:rPr>
        <w:t xml:space="preserve">. </w:t>
      </w:r>
      <w:r w:rsidRPr="001D2611">
        <w:rPr>
          <w:rFonts w:ascii="Times New Roman" w:hAnsi="Times New Roman" w:cs="Times New Roman"/>
          <w:i/>
          <w:iCs/>
          <w:noProof/>
        </w:rPr>
        <w:t>Conservation Biology</w:t>
      </w:r>
      <w:r w:rsidRPr="001D2611">
        <w:rPr>
          <w:rFonts w:ascii="Times New Roman" w:hAnsi="Times New Roman" w:cs="Times New Roman"/>
          <w:noProof/>
        </w:rPr>
        <w:t xml:space="preserve"> (Vol. 18).</w:t>
      </w:r>
    </w:p>
    <w:p w14:paraId="04D65DC6"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Magierowski, R. H., &amp; Johnson, C. R. (2006). </w:t>
      </w:r>
      <w:r w:rsidRPr="001D2611">
        <w:rPr>
          <w:rFonts w:ascii="Times New Roman" w:hAnsi="Times New Roman" w:cs="Times New Roman"/>
          <w:i/>
          <w:iCs/>
          <w:noProof/>
        </w:rPr>
        <w:t>Robustness of surrogates of Biodiversity in Marine Benthic Communities</w:t>
      </w:r>
      <w:r w:rsidRPr="001D2611">
        <w:rPr>
          <w:rFonts w:ascii="Times New Roman" w:hAnsi="Times New Roman" w:cs="Times New Roman"/>
          <w:noProof/>
        </w:rPr>
        <w:t xml:space="preserve">. </w:t>
      </w:r>
      <w:r w:rsidRPr="001D2611">
        <w:rPr>
          <w:rFonts w:ascii="Times New Roman" w:hAnsi="Times New Roman" w:cs="Times New Roman"/>
          <w:i/>
          <w:iCs/>
          <w:noProof/>
        </w:rPr>
        <w:t>Ecological Applications</w:t>
      </w:r>
      <w:r w:rsidRPr="001D2611">
        <w:rPr>
          <w:rFonts w:ascii="Times New Roman" w:hAnsi="Times New Roman" w:cs="Times New Roman"/>
          <w:noProof/>
        </w:rPr>
        <w:t xml:space="preserve"> (Vol. 16).</w:t>
      </w:r>
    </w:p>
    <w:p w14:paraId="2ED821C7"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Margules, C., Pressey, R., &amp; Williams, P. (2002). Representing biodiversity: data and procedures for identifying priority areas for conservation. </w:t>
      </w:r>
      <w:r w:rsidRPr="001D2611">
        <w:rPr>
          <w:rFonts w:ascii="Times New Roman" w:hAnsi="Times New Roman" w:cs="Times New Roman"/>
          <w:i/>
          <w:iCs/>
          <w:noProof/>
        </w:rPr>
        <w:t>J Biosci</w:t>
      </w:r>
      <w:r w:rsidRPr="001D2611">
        <w:rPr>
          <w:rFonts w:ascii="Times New Roman" w:hAnsi="Times New Roman" w:cs="Times New Roman"/>
          <w:noProof/>
        </w:rPr>
        <w:t xml:space="preserve">, </w:t>
      </w:r>
      <w:r w:rsidRPr="001D2611">
        <w:rPr>
          <w:rFonts w:ascii="Times New Roman" w:hAnsi="Times New Roman" w:cs="Times New Roman"/>
          <w:i/>
          <w:iCs/>
          <w:noProof/>
        </w:rPr>
        <w:t>27</w:t>
      </w:r>
      <w:r w:rsidRPr="001D2611">
        <w:rPr>
          <w:rFonts w:ascii="Times New Roman" w:hAnsi="Times New Roman" w:cs="Times New Roman"/>
          <w:noProof/>
        </w:rPr>
        <w:t>.</w:t>
      </w:r>
    </w:p>
    <w:p w14:paraId="34948AE6"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lastRenderedPageBreak/>
        <w:t xml:space="preserve">Musco, L., Mikac, B., Tataranni, M., Giangrande, A., &amp; Terlizzi, A. (2011). The use of coarser taxonomy in the detection of long-term changes in polychaete assemblages. </w:t>
      </w:r>
      <w:r w:rsidRPr="001D2611">
        <w:rPr>
          <w:rFonts w:ascii="Times New Roman" w:hAnsi="Times New Roman" w:cs="Times New Roman"/>
          <w:i/>
          <w:iCs/>
          <w:noProof/>
        </w:rPr>
        <w:t>Marine Environmental Research</w:t>
      </w:r>
      <w:r w:rsidRPr="001D2611">
        <w:rPr>
          <w:rFonts w:ascii="Times New Roman" w:hAnsi="Times New Roman" w:cs="Times New Roman"/>
          <w:noProof/>
        </w:rPr>
        <w:t>. https://doi.org/10.1016/j.marenvres.2010.12.004</w:t>
      </w:r>
    </w:p>
    <w:p w14:paraId="41A17335"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Newman, S. P., Meesters, E. H., Dryden, C. S., Williams, S. M., Sanchez, C., Mumby, P. J., &amp; Polunin, N. V. C. (2015). Reef flattening effects on total richness and species responses in the Caribbean. </w:t>
      </w:r>
      <w:r w:rsidRPr="001D2611">
        <w:rPr>
          <w:rFonts w:ascii="Times New Roman" w:hAnsi="Times New Roman" w:cs="Times New Roman"/>
          <w:i/>
          <w:iCs/>
          <w:noProof/>
        </w:rPr>
        <w:t>Journal of Animal Ecology</w:t>
      </w:r>
      <w:r w:rsidRPr="001D2611">
        <w:rPr>
          <w:rFonts w:ascii="Times New Roman" w:hAnsi="Times New Roman" w:cs="Times New Roman"/>
          <w:noProof/>
        </w:rPr>
        <w:t xml:space="preserve">, </w:t>
      </w:r>
      <w:r w:rsidRPr="001D2611">
        <w:rPr>
          <w:rFonts w:ascii="Times New Roman" w:hAnsi="Times New Roman" w:cs="Times New Roman"/>
          <w:i/>
          <w:iCs/>
          <w:noProof/>
        </w:rPr>
        <w:t>84</w:t>
      </w:r>
      <w:r w:rsidRPr="001D2611">
        <w:rPr>
          <w:rFonts w:ascii="Times New Roman" w:hAnsi="Times New Roman" w:cs="Times New Roman"/>
          <w:noProof/>
        </w:rPr>
        <w:t>, 1678–1689. https://doi.org/10.1111/1365-2656.12429</w:t>
      </w:r>
    </w:p>
    <w:p w14:paraId="69CD8BAF"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Noss, R. F. (1990). Indicators for monitoring biodiversity: A hierarchical approach. </w:t>
      </w:r>
      <w:r w:rsidRPr="001D2611">
        <w:rPr>
          <w:rFonts w:ascii="Times New Roman" w:hAnsi="Times New Roman" w:cs="Times New Roman"/>
          <w:i/>
          <w:iCs/>
          <w:noProof/>
        </w:rPr>
        <w:t>Conservation Biology</w:t>
      </w:r>
      <w:r w:rsidRPr="001D2611">
        <w:rPr>
          <w:rFonts w:ascii="Times New Roman" w:hAnsi="Times New Roman" w:cs="Times New Roman"/>
          <w:noProof/>
        </w:rPr>
        <w:t xml:space="preserve">, </w:t>
      </w:r>
      <w:r w:rsidRPr="001D2611">
        <w:rPr>
          <w:rFonts w:ascii="Times New Roman" w:hAnsi="Times New Roman" w:cs="Times New Roman"/>
          <w:i/>
          <w:iCs/>
          <w:noProof/>
        </w:rPr>
        <w:t>4</w:t>
      </w:r>
      <w:r w:rsidRPr="001D2611">
        <w:rPr>
          <w:rFonts w:ascii="Times New Roman" w:hAnsi="Times New Roman" w:cs="Times New Roman"/>
          <w:noProof/>
        </w:rPr>
        <w:t>(4), 355–364.</w:t>
      </w:r>
    </w:p>
    <w:p w14:paraId="0D74AF7D"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Nyström, M. (2006). Redundancy and response diversity of functional groups: Implications for the resilience of coral reefs. </w:t>
      </w:r>
      <w:r w:rsidRPr="001D2611">
        <w:rPr>
          <w:rFonts w:ascii="Times New Roman" w:hAnsi="Times New Roman" w:cs="Times New Roman"/>
          <w:i/>
          <w:iCs/>
          <w:noProof/>
        </w:rPr>
        <w:t>AMBIO: A Journal of the Human Environment</w:t>
      </w:r>
      <w:r w:rsidRPr="001D2611">
        <w:rPr>
          <w:rFonts w:ascii="Times New Roman" w:hAnsi="Times New Roman" w:cs="Times New Roman"/>
          <w:noProof/>
        </w:rPr>
        <w:t xml:space="preserve">, </w:t>
      </w:r>
      <w:r w:rsidRPr="001D2611">
        <w:rPr>
          <w:rFonts w:ascii="Times New Roman" w:hAnsi="Times New Roman" w:cs="Times New Roman"/>
          <w:i/>
          <w:iCs/>
          <w:noProof/>
        </w:rPr>
        <w:t>35</w:t>
      </w:r>
      <w:r w:rsidRPr="001D2611">
        <w:rPr>
          <w:rFonts w:ascii="Times New Roman" w:hAnsi="Times New Roman" w:cs="Times New Roman"/>
          <w:noProof/>
        </w:rPr>
        <w:t>(1), 30–35. https://doi.org/10.1579/0044-7447-35.1.30</w:t>
      </w:r>
    </w:p>
    <w:p w14:paraId="507D0C00"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Ohlhorst, S. L., Liddell, W. D., Taylor, R. J., &amp; Taylor, J. M. (1988). EVALUATION OF REEF CENSUS TECHNIQUES. </w:t>
      </w:r>
      <w:r w:rsidRPr="001D2611">
        <w:rPr>
          <w:rFonts w:ascii="Times New Roman" w:hAnsi="Times New Roman" w:cs="Times New Roman"/>
          <w:i/>
          <w:iCs/>
          <w:noProof/>
        </w:rPr>
        <w:t>Proceedings of the 6th International Coral Reef Symposium, Australia</w:t>
      </w:r>
      <w:r w:rsidRPr="001D2611">
        <w:rPr>
          <w:rFonts w:ascii="Times New Roman" w:hAnsi="Times New Roman" w:cs="Times New Roman"/>
          <w:noProof/>
        </w:rPr>
        <w:t xml:space="preserve">, </w:t>
      </w:r>
      <w:r w:rsidRPr="001D2611">
        <w:rPr>
          <w:rFonts w:ascii="Times New Roman" w:hAnsi="Times New Roman" w:cs="Times New Roman"/>
          <w:i/>
          <w:iCs/>
          <w:noProof/>
        </w:rPr>
        <w:t>2</w:t>
      </w:r>
      <w:r w:rsidRPr="001D2611">
        <w:rPr>
          <w:rFonts w:ascii="Times New Roman" w:hAnsi="Times New Roman" w:cs="Times New Roman"/>
          <w:noProof/>
        </w:rPr>
        <w:t>, 319–324.</w:t>
      </w:r>
    </w:p>
    <w:p w14:paraId="684241AD"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Olsgard, F., &amp; Somerfield, P. (2000). Surrogates in marine benthic investigations: Which taxonomic unit to target? </w:t>
      </w:r>
      <w:r w:rsidRPr="001D2611">
        <w:rPr>
          <w:rFonts w:ascii="Times New Roman" w:hAnsi="Times New Roman" w:cs="Times New Roman"/>
          <w:i/>
          <w:iCs/>
          <w:noProof/>
        </w:rPr>
        <w:t>J Aquat Ecosyst Stress Recovery</w:t>
      </w:r>
      <w:r w:rsidRPr="001D2611">
        <w:rPr>
          <w:rFonts w:ascii="Times New Roman" w:hAnsi="Times New Roman" w:cs="Times New Roman"/>
          <w:noProof/>
        </w:rPr>
        <w:t xml:space="preserve">, </w:t>
      </w:r>
      <w:r w:rsidRPr="001D2611">
        <w:rPr>
          <w:rFonts w:ascii="Times New Roman" w:hAnsi="Times New Roman" w:cs="Times New Roman"/>
          <w:i/>
          <w:iCs/>
          <w:noProof/>
        </w:rPr>
        <w:t>7</w:t>
      </w:r>
      <w:r w:rsidRPr="001D2611">
        <w:rPr>
          <w:rFonts w:ascii="Times New Roman" w:hAnsi="Times New Roman" w:cs="Times New Roman"/>
          <w:noProof/>
        </w:rPr>
        <w:t>.</w:t>
      </w:r>
    </w:p>
    <w:p w14:paraId="50DE7658"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Padoa-Schioppa, E., Baietto, M., Massa, R., &amp; Bottoni, L. (2006). Bird communities as bioindicators: The focal species concept in agricultural landscapes. </w:t>
      </w:r>
      <w:r w:rsidRPr="001D2611">
        <w:rPr>
          <w:rFonts w:ascii="Times New Roman" w:hAnsi="Times New Roman" w:cs="Times New Roman"/>
          <w:i/>
          <w:iCs/>
          <w:noProof/>
        </w:rPr>
        <w:t>Ecological Indicators</w:t>
      </w:r>
      <w:r w:rsidRPr="001D2611">
        <w:rPr>
          <w:rFonts w:ascii="Times New Roman" w:hAnsi="Times New Roman" w:cs="Times New Roman"/>
          <w:noProof/>
        </w:rPr>
        <w:t>. https://doi.org/10.1016/j.ecolind.2005.08.006</w:t>
      </w:r>
    </w:p>
    <w:p w14:paraId="016EE869"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Pratchett, M. S., Hoey, A. S., Wilson, S. K., Messmer, V., &amp; Graham, N. A. J. (2011). Changes in biodiversity and functioning of reef fish assemblages following coral bleaching and coral loss. </w:t>
      </w:r>
      <w:r w:rsidRPr="001D2611">
        <w:rPr>
          <w:rFonts w:ascii="Times New Roman" w:hAnsi="Times New Roman" w:cs="Times New Roman"/>
          <w:i/>
          <w:iCs/>
          <w:noProof/>
        </w:rPr>
        <w:t>Diversity</w:t>
      </w:r>
      <w:r w:rsidRPr="001D2611">
        <w:rPr>
          <w:rFonts w:ascii="Times New Roman" w:hAnsi="Times New Roman" w:cs="Times New Roman"/>
          <w:noProof/>
        </w:rPr>
        <w:t xml:space="preserve">, </w:t>
      </w:r>
      <w:r w:rsidRPr="001D2611">
        <w:rPr>
          <w:rFonts w:ascii="Times New Roman" w:hAnsi="Times New Roman" w:cs="Times New Roman"/>
          <w:i/>
          <w:iCs/>
          <w:noProof/>
        </w:rPr>
        <w:t>3</w:t>
      </w:r>
      <w:r w:rsidRPr="001D2611">
        <w:rPr>
          <w:rFonts w:ascii="Times New Roman" w:hAnsi="Times New Roman" w:cs="Times New Roman"/>
          <w:noProof/>
        </w:rPr>
        <w:t>(3), 424–452. https://doi.org/10.3390/d3030424</w:t>
      </w:r>
    </w:p>
    <w:p w14:paraId="16D6C0D7"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lastRenderedPageBreak/>
        <w:t xml:space="preserve">Rubal, M., Veiga, P., Vieira, R., &amp; Sousa-Pinto, I. (2011). Seasonal patterns of tidepool macroalgal assemblages in the North of Portugal. Consistence between species and functional group approaches. </w:t>
      </w:r>
      <w:r w:rsidRPr="001D2611">
        <w:rPr>
          <w:rFonts w:ascii="Times New Roman" w:hAnsi="Times New Roman" w:cs="Times New Roman"/>
          <w:i/>
          <w:iCs/>
          <w:noProof/>
        </w:rPr>
        <w:t>Journal of Sea Research</w:t>
      </w:r>
      <w:r w:rsidRPr="001D2611">
        <w:rPr>
          <w:rFonts w:ascii="Times New Roman" w:hAnsi="Times New Roman" w:cs="Times New Roman"/>
          <w:noProof/>
        </w:rPr>
        <w:t>. https://doi.org/10.1016/j.seares.2011.07.003</w:t>
      </w:r>
    </w:p>
    <w:p w14:paraId="47B0B087"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Ruzicka, R. R., Colella, M. A., Porter, J. W., Morrison, J. M., Kidney, J. A., Brinkhuis, V., … Colee, J. (2013). Temporal changes in benthic assemblages on Florida Keys reefs 11 years after the 1997/1998 El Niño. </w:t>
      </w:r>
      <w:r w:rsidRPr="001D2611">
        <w:rPr>
          <w:rFonts w:ascii="Times New Roman" w:hAnsi="Times New Roman" w:cs="Times New Roman"/>
          <w:i/>
          <w:iCs/>
          <w:noProof/>
        </w:rPr>
        <w:t>Marine Ecology Progress Series</w:t>
      </w:r>
      <w:r w:rsidRPr="001D2611">
        <w:rPr>
          <w:rFonts w:ascii="Times New Roman" w:hAnsi="Times New Roman" w:cs="Times New Roman"/>
          <w:noProof/>
        </w:rPr>
        <w:t xml:space="preserve">, </w:t>
      </w:r>
      <w:r w:rsidRPr="001D2611">
        <w:rPr>
          <w:rFonts w:ascii="Times New Roman" w:hAnsi="Times New Roman" w:cs="Times New Roman"/>
          <w:i/>
          <w:iCs/>
          <w:noProof/>
        </w:rPr>
        <w:t>489</w:t>
      </w:r>
      <w:r w:rsidRPr="001D2611">
        <w:rPr>
          <w:rFonts w:ascii="Times New Roman" w:hAnsi="Times New Roman" w:cs="Times New Roman"/>
          <w:noProof/>
        </w:rPr>
        <w:t>, 125–141. https://doi.org/10.3354/meps10427</w:t>
      </w:r>
    </w:p>
    <w:p w14:paraId="607107C4"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Sarkar, S., &amp; Margules, C. (2002). Operationalizing biodiversity for conservation planning. </w:t>
      </w:r>
      <w:r w:rsidRPr="001D2611">
        <w:rPr>
          <w:rFonts w:ascii="Times New Roman" w:hAnsi="Times New Roman" w:cs="Times New Roman"/>
          <w:i/>
          <w:iCs/>
          <w:noProof/>
        </w:rPr>
        <w:t>J Biosci</w:t>
      </w:r>
      <w:r w:rsidRPr="001D2611">
        <w:rPr>
          <w:rFonts w:ascii="Times New Roman" w:hAnsi="Times New Roman" w:cs="Times New Roman"/>
          <w:noProof/>
        </w:rPr>
        <w:t xml:space="preserve">, </w:t>
      </w:r>
      <w:r w:rsidRPr="001D2611">
        <w:rPr>
          <w:rFonts w:ascii="Times New Roman" w:hAnsi="Times New Roman" w:cs="Times New Roman"/>
          <w:i/>
          <w:iCs/>
          <w:noProof/>
        </w:rPr>
        <w:t>27</w:t>
      </w:r>
      <w:r w:rsidRPr="001D2611">
        <w:rPr>
          <w:rFonts w:ascii="Times New Roman" w:hAnsi="Times New Roman" w:cs="Times New Roman"/>
          <w:noProof/>
        </w:rPr>
        <w:t>.</w:t>
      </w:r>
    </w:p>
    <w:p w14:paraId="6B43CED4"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Sebek, P., Barnouin, T., Brin, A., Brustel, H., Dufrêne, M., Gosselin, F., … Bouget, C. (2012). A test for assessment of saproxylic beetle biodiversity using subsets of “monitoring species.” </w:t>
      </w:r>
      <w:r w:rsidRPr="001D2611">
        <w:rPr>
          <w:rFonts w:ascii="Times New Roman" w:hAnsi="Times New Roman" w:cs="Times New Roman"/>
          <w:i/>
          <w:iCs/>
          <w:noProof/>
        </w:rPr>
        <w:t>Ecological Indicators</w:t>
      </w:r>
      <w:r w:rsidRPr="001D2611">
        <w:rPr>
          <w:rFonts w:ascii="Times New Roman" w:hAnsi="Times New Roman" w:cs="Times New Roman"/>
          <w:noProof/>
        </w:rPr>
        <w:t xml:space="preserve">, </w:t>
      </w:r>
      <w:r w:rsidRPr="001D2611">
        <w:rPr>
          <w:rFonts w:ascii="Times New Roman" w:hAnsi="Times New Roman" w:cs="Times New Roman"/>
          <w:i/>
          <w:iCs/>
          <w:noProof/>
        </w:rPr>
        <w:t>20</w:t>
      </w:r>
      <w:r w:rsidRPr="001D2611">
        <w:rPr>
          <w:rFonts w:ascii="Times New Roman" w:hAnsi="Times New Roman" w:cs="Times New Roman"/>
          <w:noProof/>
        </w:rPr>
        <w:t>, 304–315. https://doi.org/10.1016/j.ecolind.2012.02.033</w:t>
      </w:r>
    </w:p>
    <w:p w14:paraId="2362990C"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Staudinger, M. D., Carter, S. L., Cross, M. S., Dubois, N. S., Duffy, J. E., Enquist, C., … Turner, W. (2013). Biodiversity in a changing climate : A synthesis of current and projected trends in the US in a nutshell. </w:t>
      </w:r>
      <w:r w:rsidRPr="001D2611">
        <w:rPr>
          <w:rFonts w:ascii="Times New Roman" w:hAnsi="Times New Roman" w:cs="Times New Roman"/>
          <w:i/>
          <w:iCs/>
          <w:noProof/>
        </w:rPr>
        <w:t>Frontiers in Ecology and the Environment</w:t>
      </w:r>
      <w:r w:rsidRPr="001D2611">
        <w:rPr>
          <w:rFonts w:ascii="Times New Roman" w:hAnsi="Times New Roman" w:cs="Times New Roman"/>
          <w:noProof/>
        </w:rPr>
        <w:t xml:space="preserve">, </w:t>
      </w:r>
      <w:r w:rsidRPr="001D2611">
        <w:rPr>
          <w:rFonts w:ascii="Times New Roman" w:hAnsi="Times New Roman" w:cs="Times New Roman"/>
          <w:i/>
          <w:iCs/>
          <w:noProof/>
        </w:rPr>
        <w:t>11</w:t>
      </w:r>
      <w:r w:rsidRPr="001D2611">
        <w:rPr>
          <w:rFonts w:ascii="Times New Roman" w:hAnsi="Times New Roman" w:cs="Times New Roman"/>
          <w:noProof/>
        </w:rPr>
        <w:t>(9), 465–473. https://doi.org/10.1890/120272</w:t>
      </w:r>
    </w:p>
    <w:p w14:paraId="189628C5"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Stork, N. E. (2010). Re-assessing current extinction rates. </w:t>
      </w:r>
      <w:r w:rsidRPr="001D2611">
        <w:rPr>
          <w:rFonts w:ascii="Times New Roman" w:hAnsi="Times New Roman" w:cs="Times New Roman"/>
          <w:i/>
          <w:iCs/>
          <w:noProof/>
        </w:rPr>
        <w:t>Biodiversity and Conservation</w:t>
      </w:r>
      <w:r w:rsidRPr="001D2611">
        <w:rPr>
          <w:rFonts w:ascii="Times New Roman" w:hAnsi="Times New Roman" w:cs="Times New Roman"/>
          <w:noProof/>
        </w:rPr>
        <w:t xml:space="preserve">, </w:t>
      </w:r>
      <w:r w:rsidRPr="001D2611">
        <w:rPr>
          <w:rFonts w:ascii="Times New Roman" w:hAnsi="Times New Roman" w:cs="Times New Roman"/>
          <w:i/>
          <w:iCs/>
          <w:noProof/>
        </w:rPr>
        <w:t>19</w:t>
      </w:r>
      <w:r w:rsidRPr="001D2611">
        <w:rPr>
          <w:rFonts w:ascii="Times New Roman" w:hAnsi="Times New Roman" w:cs="Times New Roman"/>
          <w:noProof/>
        </w:rPr>
        <w:t>(2), 357–371. https://doi.org/10.1007/s10531-009-9761-9</w:t>
      </w:r>
    </w:p>
    <w:p w14:paraId="53A6C503"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Stubler, A. D., Duckworth, A. R., &amp; Peterson, B. J. (2015). The effects of coastal development on sponge abundance, diversity, and community composition on Jamaican coral reefs. </w:t>
      </w:r>
      <w:r w:rsidRPr="001D2611">
        <w:rPr>
          <w:rFonts w:ascii="Times New Roman" w:hAnsi="Times New Roman" w:cs="Times New Roman"/>
          <w:i/>
          <w:iCs/>
          <w:noProof/>
        </w:rPr>
        <w:t>Marine Pollution Bulletin</w:t>
      </w:r>
      <w:r w:rsidRPr="001D2611">
        <w:rPr>
          <w:rFonts w:ascii="Times New Roman" w:hAnsi="Times New Roman" w:cs="Times New Roman"/>
          <w:noProof/>
        </w:rPr>
        <w:t xml:space="preserve">, </w:t>
      </w:r>
      <w:r w:rsidRPr="001D2611">
        <w:rPr>
          <w:rFonts w:ascii="Times New Roman" w:hAnsi="Times New Roman" w:cs="Times New Roman"/>
          <w:i/>
          <w:iCs/>
          <w:noProof/>
        </w:rPr>
        <w:t>96</w:t>
      </w:r>
      <w:r w:rsidRPr="001D2611">
        <w:rPr>
          <w:rFonts w:ascii="Times New Roman" w:hAnsi="Times New Roman" w:cs="Times New Roman"/>
          <w:noProof/>
        </w:rPr>
        <w:t>, 261–270. https://doi.org/10.1016/j.marpolbul.2015.05.014</w:t>
      </w:r>
    </w:p>
    <w:p w14:paraId="3FE0EDD0"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Walton, C. J., Hayes, N. K., &amp; Gilliam, D. S. (2018). Impacts of a Regional, Multi-Year, Multi-</w:t>
      </w:r>
      <w:r w:rsidRPr="001D2611">
        <w:rPr>
          <w:rFonts w:ascii="Times New Roman" w:hAnsi="Times New Roman" w:cs="Times New Roman"/>
          <w:noProof/>
        </w:rPr>
        <w:lastRenderedPageBreak/>
        <w:t xml:space="preserve">Species Coral Disease Outbreak in Southeast Florida. </w:t>
      </w:r>
      <w:r w:rsidRPr="001D2611">
        <w:rPr>
          <w:rFonts w:ascii="Times New Roman" w:hAnsi="Times New Roman" w:cs="Times New Roman"/>
          <w:i/>
          <w:iCs/>
          <w:noProof/>
        </w:rPr>
        <w:t>Frontiers in Marine Science</w:t>
      </w:r>
      <w:r w:rsidRPr="001D2611">
        <w:rPr>
          <w:rFonts w:ascii="Times New Roman" w:hAnsi="Times New Roman" w:cs="Times New Roman"/>
          <w:noProof/>
        </w:rPr>
        <w:t xml:space="preserve">, </w:t>
      </w:r>
      <w:r w:rsidRPr="001D2611">
        <w:rPr>
          <w:rFonts w:ascii="Times New Roman" w:hAnsi="Times New Roman" w:cs="Times New Roman"/>
          <w:i/>
          <w:iCs/>
          <w:noProof/>
        </w:rPr>
        <w:t>5</w:t>
      </w:r>
      <w:r w:rsidRPr="001D2611">
        <w:rPr>
          <w:rFonts w:ascii="Times New Roman" w:hAnsi="Times New Roman" w:cs="Times New Roman"/>
          <w:noProof/>
        </w:rPr>
        <w:t>(September), 1–14. https://doi.org/10.3389/fmars.2018.00323</w:t>
      </w:r>
    </w:p>
    <w:p w14:paraId="331029B8"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Ward, D., &amp; Stanley, M. (2004). The value of RTUs and parataxonomy versus taxonomic species. </w:t>
      </w:r>
      <w:r w:rsidRPr="001D2611">
        <w:rPr>
          <w:rFonts w:ascii="Times New Roman" w:hAnsi="Times New Roman" w:cs="Times New Roman"/>
          <w:i/>
          <w:iCs/>
          <w:noProof/>
        </w:rPr>
        <w:t>New Zealand Entomologist</w:t>
      </w:r>
      <w:r w:rsidRPr="001D2611">
        <w:rPr>
          <w:rFonts w:ascii="Times New Roman" w:hAnsi="Times New Roman" w:cs="Times New Roman"/>
          <w:noProof/>
        </w:rPr>
        <w:t xml:space="preserve">, </w:t>
      </w:r>
      <w:r w:rsidRPr="001D2611">
        <w:rPr>
          <w:rFonts w:ascii="Times New Roman" w:hAnsi="Times New Roman" w:cs="Times New Roman"/>
          <w:i/>
          <w:iCs/>
          <w:noProof/>
        </w:rPr>
        <w:t>27</w:t>
      </w:r>
      <w:r w:rsidRPr="001D2611">
        <w:rPr>
          <w:rFonts w:ascii="Times New Roman" w:hAnsi="Times New Roman" w:cs="Times New Roman"/>
          <w:noProof/>
        </w:rPr>
        <w:t>, 3–9. Retrieved from http://www.tandfonline.com/doi/abs/10.1080/00779962.2004.9722118</w:t>
      </w:r>
    </w:p>
    <w:p w14:paraId="0E1D3391"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Ward, T., Vanderklift, M., Nicholls, A., &amp; Kenchington, R. (1999). Selecting marine reserves using habitats and species assemblages as surrogates for biological diversity. </w:t>
      </w:r>
      <w:r w:rsidRPr="001D2611">
        <w:rPr>
          <w:rFonts w:ascii="Times New Roman" w:hAnsi="Times New Roman" w:cs="Times New Roman"/>
          <w:i/>
          <w:iCs/>
          <w:noProof/>
        </w:rPr>
        <w:t>Ecol Appl</w:t>
      </w:r>
      <w:r w:rsidRPr="001D2611">
        <w:rPr>
          <w:rFonts w:ascii="Times New Roman" w:hAnsi="Times New Roman" w:cs="Times New Roman"/>
          <w:noProof/>
        </w:rPr>
        <w:t xml:space="preserve">, </w:t>
      </w:r>
      <w:r w:rsidRPr="001D2611">
        <w:rPr>
          <w:rFonts w:ascii="Times New Roman" w:hAnsi="Times New Roman" w:cs="Times New Roman"/>
          <w:i/>
          <w:iCs/>
          <w:noProof/>
        </w:rPr>
        <w:t>9</w:t>
      </w:r>
      <w:r w:rsidRPr="001D2611">
        <w:rPr>
          <w:rFonts w:ascii="Times New Roman" w:hAnsi="Times New Roman" w:cs="Times New Roman"/>
          <w:noProof/>
        </w:rPr>
        <w:t>.</w:t>
      </w:r>
    </w:p>
    <w:p w14:paraId="114FEC3D"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Weil, E., &amp; Knowlton, N. (1989). A multi-character analysis of the Caribbean coral Montastraea annularis and its two sibling species M. faveolata and M. franksi. </w:t>
      </w:r>
      <w:r w:rsidRPr="001D2611">
        <w:rPr>
          <w:rFonts w:ascii="Times New Roman" w:hAnsi="Times New Roman" w:cs="Times New Roman"/>
          <w:i/>
          <w:iCs/>
          <w:noProof/>
        </w:rPr>
        <w:t>Smithsonian</w:t>
      </w:r>
      <w:r w:rsidRPr="001D2611">
        <w:rPr>
          <w:rFonts w:ascii="Times New Roman" w:hAnsi="Times New Roman" w:cs="Times New Roman"/>
          <w:noProof/>
        </w:rPr>
        <w:t xml:space="preserve">, </w:t>
      </w:r>
      <w:r w:rsidRPr="001D2611">
        <w:rPr>
          <w:rFonts w:ascii="Times New Roman" w:hAnsi="Times New Roman" w:cs="Times New Roman"/>
          <w:i/>
          <w:iCs/>
          <w:noProof/>
        </w:rPr>
        <w:t>55</w:t>
      </w:r>
      <w:r w:rsidRPr="001D2611">
        <w:rPr>
          <w:rFonts w:ascii="Times New Roman" w:hAnsi="Times New Roman" w:cs="Times New Roman"/>
          <w:noProof/>
        </w:rPr>
        <w:t>(September).</w:t>
      </w:r>
    </w:p>
    <w:p w14:paraId="42269A3B"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Wilson, S. K., Dolman, A. M., Cheal, </w:t>
      </w:r>
      <w:bookmarkStart w:id="33" w:name="_GoBack"/>
      <w:bookmarkEnd w:id="33"/>
      <w:r w:rsidRPr="001D2611">
        <w:rPr>
          <w:rFonts w:ascii="Times New Roman" w:hAnsi="Times New Roman" w:cs="Times New Roman"/>
          <w:noProof/>
        </w:rPr>
        <w:t xml:space="preserve">A. J., Emslie, M. J., Pratchett, M. S., &amp; Sweatman, H. P. A. (2009). Maintenance of fish diversity on disturbed coral reefs. </w:t>
      </w:r>
      <w:r w:rsidRPr="001D2611">
        <w:rPr>
          <w:rFonts w:ascii="Times New Roman" w:hAnsi="Times New Roman" w:cs="Times New Roman"/>
          <w:i/>
          <w:iCs/>
          <w:noProof/>
        </w:rPr>
        <w:t>Coral Reefs</w:t>
      </w:r>
      <w:r w:rsidRPr="001D2611">
        <w:rPr>
          <w:rFonts w:ascii="Times New Roman" w:hAnsi="Times New Roman" w:cs="Times New Roman"/>
          <w:noProof/>
        </w:rPr>
        <w:t xml:space="preserve">, </w:t>
      </w:r>
      <w:r w:rsidRPr="001D2611">
        <w:rPr>
          <w:rFonts w:ascii="Times New Roman" w:hAnsi="Times New Roman" w:cs="Times New Roman"/>
          <w:i/>
          <w:iCs/>
          <w:noProof/>
        </w:rPr>
        <w:t>28</w:t>
      </w:r>
      <w:r w:rsidRPr="001D2611">
        <w:rPr>
          <w:rFonts w:ascii="Times New Roman" w:hAnsi="Times New Roman" w:cs="Times New Roman"/>
          <w:noProof/>
        </w:rPr>
        <w:t>(1), 3–14. https://doi.org/10.1007/s00338-008-0431-2</w:t>
      </w:r>
    </w:p>
    <w:p w14:paraId="5DF79A81"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Wilson, S. K., Graham, N. A. J., Pratchett, M. S., Jones, G. P., &amp; Polunin, N. V. C. (2006). Multiple disturbances and the global degradation of coral reefs: are reef fishes at risk or resilient? </w:t>
      </w:r>
      <w:r w:rsidRPr="001D2611">
        <w:rPr>
          <w:rFonts w:ascii="Times New Roman" w:hAnsi="Times New Roman" w:cs="Times New Roman"/>
          <w:i/>
          <w:iCs/>
          <w:noProof/>
        </w:rPr>
        <w:t>Global Change Biology</w:t>
      </w:r>
      <w:r w:rsidRPr="001D2611">
        <w:rPr>
          <w:rFonts w:ascii="Times New Roman" w:hAnsi="Times New Roman" w:cs="Times New Roman"/>
          <w:noProof/>
        </w:rPr>
        <w:t xml:space="preserve">, </w:t>
      </w:r>
      <w:r w:rsidRPr="001D2611">
        <w:rPr>
          <w:rFonts w:ascii="Times New Roman" w:hAnsi="Times New Roman" w:cs="Times New Roman"/>
          <w:i/>
          <w:iCs/>
          <w:noProof/>
        </w:rPr>
        <w:t>12</w:t>
      </w:r>
      <w:r w:rsidRPr="001D2611">
        <w:rPr>
          <w:rFonts w:ascii="Times New Roman" w:hAnsi="Times New Roman" w:cs="Times New Roman"/>
          <w:noProof/>
        </w:rPr>
        <w:t>(11), 2220–2234. https://doi.org/10.1111/j.1365-2486.2006.01252.x</w:t>
      </w:r>
    </w:p>
    <w:p w14:paraId="444E22DA" w14:textId="3D6C53DA" w:rsidR="00161389" w:rsidRPr="00C4735F" w:rsidRDefault="000560AF" w:rsidP="001D2611">
      <w:pPr>
        <w:widowControl w:val="0"/>
        <w:autoSpaceDE w:val="0"/>
        <w:autoSpaceDN w:val="0"/>
        <w:adjustRightInd w:val="0"/>
        <w:spacing w:line="480" w:lineRule="auto"/>
        <w:ind w:left="480" w:hanging="480"/>
        <w:rPr>
          <w:rFonts w:ascii="Times New Roman" w:hAnsi="Times New Roman" w:cs="Times New Roman"/>
        </w:rPr>
      </w:pPr>
      <w:r w:rsidRPr="00C4735F">
        <w:rPr>
          <w:rFonts w:ascii="Times New Roman" w:hAnsi="Times New Roman" w:cs="Times New Roman"/>
        </w:rPr>
        <w:lastRenderedPageBreak/>
        <w:fldChar w:fldCharType="end"/>
      </w:r>
      <w:r w:rsidR="00161389" w:rsidRPr="00C4735F">
        <w:rPr>
          <w:rFonts w:ascii="Times New Roman" w:hAnsi="Times New Roman" w:cs="Times New Roman"/>
          <w:noProof/>
        </w:rPr>
        <w:drawing>
          <wp:inline distT="0" distB="0" distL="0" distR="0" wp14:anchorId="3D1B3EDF" wp14:editId="5947B951">
            <wp:extent cx="3200400" cy="2400300"/>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1 - Guana Island map.t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inline>
        </w:drawing>
      </w:r>
    </w:p>
    <w:p w14:paraId="5E91458F" w14:textId="77777777" w:rsidR="003A1FEA" w:rsidRPr="00C4735F" w:rsidRDefault="003A1FEA" w:rsidP="003A1FEA">
      <w:pPr>
        <w:spacing w:line="480" w:lineRule="auto"/>
        <w:rPr>
          <w:rFonts w:ascii="Times New Roman" w:hAnsi="Times New Roman" w:cs="Times New Roman"/>
        </w:rPr>
      </w:pPr>
      <w:proofErr w:type="gramStart"/>
      <w:r w:rsidRPr="00C4735F">
        <w:rPr>
          <w:rFonts w:ascii="Times New Roman" w:hAnsi="Times New Roman" w:cs="Times New Roman"/>
        </w:rPr>
        <w:t>Figure 1.</w:t>
      </w:r>
      <w:proofErr w:type="gramEnd"/>
      <w:r w:rsidRPr="00C4735F">
        <w:rPr>
          <w:rFonts w:ascii="Times New Roman" w:hAnsi="Times New Roman" w:cs="Times New Roman"/>
        </w:rPr>
        <w:t xml:space="preserve"> A map of Guana Island, British Virgin Islands, showing the eight study sites: (1) Grand </w:t>
      </w:r>
      <w:proofErr w:type="spellStart"/>
      <w:r w:rsidRPr="00C4735F">
        <w:rPr>
          <w:rFonts w:ascii="Times New Roman" w:hAnsi="Times New Roman" w:cs="Times New Roman"/>
        </w:rPr>
        <w:t>Ghut</w:t>
      </w:r>
      <w:proofErr w:type="spellEnd"/>
      <w:r w:rsidRPr="00C4735F">
        <w:rPr>
          <w:rFonts w:ascii="Times New Roman" w:hAnsi="Times New Roman" w:cs="Times New Roman"/>
        </w:rPr>
        <w:t xml:space="preserve">, (2) Pelican </w:t>
      </w:r>
      <w:proofErr w:type="spellStart"/>
      <w:r w:rsidRPr="00C4735F">
        <w:rPr>
          <w:rFonts w:ascii="Times New Roman" w:hAnsi="Times New Roman" w:cs="Times New Roman"/>
        </w:rPr>
        <w:t>Ghut</w:t>
      </w:r>
      <w:proofErr w:type="spellEnd"/>
      <w:r w:rsidRPr="00C4735F">
        <w:rPr>
          <w:rFonts w:ascii="Times New Roman" w:hAnsi="Times New Roman" w:cs="Times New Roman"/>
        </w:rPr>
        <w:t>, (3) Bigelow Beach, (4) Monkey Point, (5) White Bay, (6) Iguana Head, (7) Crab Cove, and (8) Long Point.</w:t>
      </w:r>
    </w:p>
    <w:p w14:paraId="30A25485" w14:textId="6DE2E94F" w:rsidR="003A1FEA" w:rsidRPr="00C4735F" w:rsidRDefault="003A1FEA" w:rsidP="006C38CA">
      <w:pPr>
        <w:widowControl w:val="0"/>
        <w:autoSpaceDE w:val="0"/>
        <w:autoSpaceDN w:val="0"/>
        <w:adjustRightInd w:val="0"/>
        <w:spacing w:line="480" w:lineRule="auto"/>
        <w:ind w:left="480" w:hanging="480"/>
        <w:rPr>
          <w:rFonts w:ascii="Times New Roman" w:hAnsi="Times New Roman" w:cs="Times New Roman"/>
        </w:rPr>
      </w:pPr>
      <w:r w:rsidRPr="00C4735F">
        <w:rPr>
          <w:rFonts w:ascii="Times New Roman" w:hAnsi="Times New Roman" w:cs="Times New Roman"/>
          <w:noProof/>
        </w:rPr>
        <w:drawing>
          <wp:inline distT="0" distB="0" distL="0" distR="0" wp14:anchorId="62D9D992" wp14:editId="09002D3C">
            <wp:extent cx="3797499" cy="2050494"/>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03080" cy="2053507"/>
                    </a:xfrm>
                    <a:prstGeom prst="rect">
                      <a:avLst/>
                    </a:prstGeom>
                    <a:noFill/>
                  </pic:spPr>
                </pic:pic>
              </a:graphicData>
            </a:graphic>
          </wp:inline>
        </w:drawing>
      </w:r>
    </w:p>
    <w:p w14:paraId="35C4F0E0" w14:textId="28CAE4A2" w:rsidR="00C8570D" w:rsidRPr="00C4735F" w:rsidRDefault="003A1FEA" w:rsidP="006C38CA">
      <w:pPr>
        <w:widowControl w:val="0"/>
        <w:autoSpaceDE w:val="0"/>
        <w:autoSpaceDN w:val="0"/>
        <w:adjustRightInd w:val="0"/>
        <w:spacing w:line="480" w:lineRule="auto"/>
        <w:ind w:left="480" w:hanging="480"/>
        <w:rPr>
          <w:rFonts w:ascii="Times New Roman" w:hAnsi="Times New Roman" w:cs="Times New Roman"/>
        </w:rPr>
      </w:pPr>
      <w:r w:rsidRPr="00C4735F">
        <w:rPr>
          <w:rFonts w:ascii="Times New Roman" w:hAnsi="Times New Roman" w:cs="Times New Roman"/>
        </w:rPr>
        <w:t>Figure 2. Preliminary depiction of the various transect methods used in this survey.</w:t>
      </w:r>
    </w:p>
    <w:sectPr w:rsidR="00C8570D" w:rsidRPr="00C4735F" w:rsidSect="0072609A">
      <w:footerReference w:type="default" r:id="rId12"/>
      <w:pgSz w:w="12240" w:h="15840"/>
      <w:pgMar w:top="1440" w:right="1440" w:bottom="1440" w:left="1440" w:header="720" w:footer="720" w:gutter="0"/>
      <w:pgNumType w:fmt="lowerRoman"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Graham Forrester" w:date="2019-02-05T06:42:00Z" w:initials="GF">
    <w:p w14:paraId="5CB9E37B" w14:textId="0AD54ED4" w:rsidR="005D3012" w:rsidRDefault="005D3012">
      <w:pPr>
        <w:pStyle w:val="CommentText"/>
      </w:pPr>
      <w:r>
        <w:rPr>
          <w:rStyle w:val="CommentReference"/>
        </w:rPr>
        <w:annotationRef/>
      </w:r>
      <w:r>
        <w:t>Not critical, but once the intro is pretty tight we can decide if a sentence or phrase about eDNA as a new method for monitoring species richness is warranted</w:t>
      </w:r>
    </w:p>
  </w:comment>
  <w:comment w:id="3" w:author="Nicole" w:date="2019-02-12T01:36:00Z" w:initials="N">
    <w:p w14:paraId="096A516E" w14:textId="2C5481EF" w:rsidR="00C94857" w:rsidRDefault="00C94857" w:rsidP="00C94857">
      <w:pPr>
        <w:pStyle w:val="CommentText"/>
      </w:pPr>
      <w:r>
        <w:rPr>
          <w:rStyle w:val="CommentReference"/>
        </w:rPr>
        <w:annotationRef/>
      </w:r>
      <w:r>
        <w:rPr>
          <w:noProof/>
        </w:rPr>
        <w:t>Cheal et al 2008 found that in the GBR, fish abundance declined following decline in coral cover, but that fish species richness remained relatively</w:t>
      </w:r>
      <w:r w:rsidR="00B742B8">
        <w:rPr>
          <w:noProof/>
        </w:rPr>
        <w:t xml:space="preserve"> </w:t>
      </w:r>
      <w:r>
        <w:rPr>
          <w:noProof/>
        </w:rPr>
        <w:t xml:space="preserve"> </w:t>
      </w:r>
      <w:r w:rsidR="00B742B8">
        <w:rPr>
          <w:noProof/>
        </w:rPr>
        <w:t>CONSTANT</w:t>
      </w:r>
      <w:r>
        <w:rPr>
          <w:noProof/>
        </w:rPr>
        <w:t>. However, they do cite Graham et al. 2006 and Jones et al. 2004 as examples of this positive association.</w:t>
      </w:r>
    </w:p>
  </w:comment>
  <w:comment w:id="4" w:author="Nicole" w:date="2019-02-07T00:05:00Z" w:initials="N">
    <w:p w14:paraId="39BF3DE7" w14:textId="11E2FCE9" w:rsidR="00C94857" w:rsidRDefault="00C94857">
      <w:pPr>
        <w:pStyle w:val="CommentText"/>
      </w:pPr>
      <w:r>
        <w:rPr>
          <w:rStyle w:val="CommentReference"/>
        </w:rPr>
        <w:annotationRef/>
      </w:r>
      <w:r>
        <w:t>These are notes remaining from the original final paragraph of the introduction that may be developed into the cross-taxa congruence concept we’ve discussed</w:t>
      </w:r>
    </w:p>
  </w:comment>
  <w:comment w:id="5" w:author="Graham Forrester" w:date="2019-02-07T00:02:00Z" w:initials="GF">
    <w:p w14:paraId="2C301F59" w14:textId="77777777" w:rsidR="00C94857" w:rsidRDefault="00C94857" w:rsidP="00C94857">
      <w:pPr>
        <w:pStyle w:val="CommentText"/>
      </w:pPr>
      <w:r>
        <w:rPr>
          <w:rStyle w:val="CommentReference"/>
        </w:rPr>
        <w:annotationRef/>
      </w:r>
      <w:r>
        <w:t>Possible new paragraph on relationships between richness of corals sponges and fishes.  General question - are surrogates generated from one taxonomic group useful for other groups? Or for richness of multiple groups?  Explore reasons why the might be, or might not be.  Over time, this assumes the groups respond similarly to agents of decline?  It assumes the members of the groups interact in ways that are primarily neutral.  I.e. the assumption is false if typical coral-sponge relationships are -</w:t>
      </w:r>
      <w:proofErr w:type="spellStart"/>
      <w:r>
        <w:t>ve</w:t>
      </w:r>
      <w:proofErr w:type="spellEnd"/>
      <w:r>
        <w:t xml:space="preserve"> from competition, or typical fish-coral relationships are +</w:t>
      </w:r>
      <w:proofErr w:type="spellStart"/>
      <w:r>
        <w:t>ve</w:t>
      </w:r>
      <w:proofErr w:type="spellEnd"/>
      <w:r>
        <w:t xml:space="preserve"> by habitat provision?</w:t>
      </w:r>
    </w:p>
  </w:comment>
  <w:comment w:id="6" w:author="Brian Gerber" w:date="2019-02-07T00:02:00Z" w:initials="BG">
    <w:p w14:paraId="4D2F6DC7" w14:textId="77777777" w:rsidR="00C94857" w:rsidRDefault="00C94857" w:rsidP="00C94857">
      <w:pPr>
        <w:pStyle w:val="CommentText"/>
      </w:pPr>
      <w:r>
        <w:rPr>
          <w:rStyle w:val="CommentReference"/>
        </w:rPr>
        <w:annotationRef/>
      </w:r>
      <w:r>
        <w:t>This doesn’t follow the previous sentence, which is about time.</w:t>
      </w:r>
    </w:p>
  </w:comment>
  <w:comment w:id="7" w:author="Graham Forrester" w:date="2019-02-07T00:02:00Z" w:initials="GF">
    <w:p w14:paraId="2F9339F8" w14:textId="77777777" w:rsidR="00C94857" w:rsidRDefault="00C94857" w:rsidP="00C94857">
      <w:pPr>
        <w:pStyle w:val="CommentText"/>
      </w:pPr>
      <w:r>
        <w:rPr>
          <w:rStyle w:val="CommentReference"/>
        </w:rPr>
        <w:annotationRef/>
      </w:r>
      <w:r>
        <w:t xml:space="preserve">I think we can expand on this motivation.  The coral/benthic data mimics many coral reef monitoring programs.  (That’s because in the beginning I cared mostly about fish, and just wanted to set up a simple benthic monitoring database that would measure features of fish habitat).  We could pretend that this was deliberate, i.e. we are testing whether simple, widely used, methods for surveying benthic communities are reliable surrogates for biodiversity.  By biodiversity, we mean species-level diversity of two important reef taxa - fish and sponges. </w:t>
      </w:r>
    </w:p>
  </w:comment>
  <w:comment w:id="8" w:author="Graham Forrester" w:date="2019-02-07T00:02:00Z" w:initials="GF">
    <w:p w14:paraId="3E23AE4B" w14:textId="77777777" w:rsidR="00C94857" w:rsidRDefault="00C94857" w:rsidP="00C94857">
      <w:pPr>
        <w:pStyle w:val="CommentText"/>
      </w:pPr>
      <w:r>
        <w:rPr>
          <w:rStyle w:val="CommentReference"/>
        </w:rPr>
        <w:annotationRef/>
      </w:r>
      <w:r>
        <w:rPr>
          <w:noProof/>
        </w:rPr>
        <w:t>This prediction, and related predictions are not about surrogates per se becasue they are not using simething simple to prediuct somthing more complex.  They are instead about predicting the richness of one taxonomic group using the richness of another.  That is OK as a separate question (see Acosta et al 2015 for a spatial example)</w:t>
      </w:r>
    </w:p>
  </w:comment>
  <w:comment w:id="9" w:author="Graham Forrester" w:date="2019-02-04T11:23:00Z" w:initials="GF">
    <w:p w14:paraId="08A1B1F5" w14:textId="4798450A" w:rsidR="005D3012" w:rsidRDefault="005D3012">
      <w:pPr>
        <w:pStyle w:val="CommentText"/>
      </w:pPr>
      <w:r>
        <w:rPr>
          <w:rStyle w:val="CommentReference"/>
        </w:rPr>
        <w:annotationRef/>
      </w:r>
      <w:r>
        <w:t xml:space="preserve">From here on, this feels like a sequence of notes more than a polished draft, so </w:t>
      </w:r>
      <w:proofErr w:type="spellStart"/>
      <w:r>
        <w:t>lets</w:t>
      </w:r>
      <w:proofErr w:type="spellEnd"/>
      <w:r>
        <w:t xml:space="preserve"> talk about what bits should be included and what sequence they should be presented in.</w:t>
      </w:r>
    </w:p>
  </w:comment>
  <w:comment w:id="13" w:author="Nicole" w:date="2019-02-04T11:23:00Z" w:initials="N">
    <w:p w14:paraId="587561B4" w14:textId="192D6F0C" w:rsidR="005D3012" w:rsidRDefault="005D3012">
      <w:pPr>
        <w:pStyle w:val="CommentText"/>
      </w:pPr>
      <w:r>
        <w:rPr>
          <w:rStyle w:val="CommentReference"/>
        </w:rPr>
        <w:annotationRef/>
      </w:r>
      <w:r>
        <w:t xml:space="preserve">There’s a lot going on in this section, so I would like to break it up a bit. Obviously I am still working on this part, but I wanted to include my notes.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7365605" w15:done="0"/>
  <w15:commentEx w15:paraId="23166258" w15:done="0"/>
  <w15:commentEx w15:paraId="660B2374" w15:done="0"/>
  <w15:commentEx w15:paraId="5CB9E37B" w15:done="0"/>
  <w15:commentEx w15:paraId="1AB65E0D" w15:done="0"/>
  <w15:commentEx w15:paraId="2B7713D3" w15:done="0"/>
  <w15:commentEx w15:paraId="6B7A6DD4" w15:done="0"/>
  <w15:commentEx w15:paraId="58F4A04A" w15:done="0"/>
  <w15:commentEx w15:paraId="10243B87" w15:done="0"/>
  <w15:commentEx w15:paraId="11C338E5" w15:done="0"/>
  <w15:commentEx w15:paraId="096A516E" w15:done="0"/>
  <w15:commentEx w15:paraId="4EC2B131" w15:done="0"/>
  <w15:commentEx w15:paraId="20EB675E" w15:done="0"/>
  <w15:commentEx w15:paraId="1E14828A" w15:done="0"/>
  <w15:commentEx w15:paraId="13E0A487" w15:done="0"/>
  <w15:commentEx w15:paraId="2C1491F5" w15:done="0"/>
  <w15:commentEx w15:paraId="39BF3DE7" w15:done="0"/>
  <w15:commentEx w15:paraId="2C301F59" w15:done="0"/>
  <w15:commentEx w15:paraId="4D2F6DC7" w15:done="0"/>
  <w15:commentEx w15:paraId="2F9339F8" w15:done="0"/>
  <w15:commentEx w15:paraId="3E23AE4B" w15:done="0"/>
  <w15:commentEx w15:paraId="08A1B1F5" w15:done="0"/>
  <w15:commentEx w15:paraId="587561B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365605" w16cid:durableId="200934FB"/>
  <w16cid:commentId w16cid:paraId="23166258" w16cid:durableId="200935A5"/>
  <w16cid:commentId w16cid:paraId="660B2374" w16cid:durableId="200935EA"/>
  <w16cid:commentId w16cid:paraId="5CB9E37B" w16cid:durableId="2003AEC4"/>
  <w16cid:commentId w16cid:paraId="1AB65E0D" w16cid:durableId="200936C1"/>
  <w16cid:commentId w16cid:paraId="2B7713D3" w16cid:durableId="2003AD06"/>
  <w16cid:commentId w16cid:paraId="6B7A6DD4" w16cid:durableId="2003B3CA"/>
  <w16cid:commentId w16cid:paraId="58F4A04A" w16cid:durableId="200942FC"/>
  <w16cid:commentId w16cid:paraId="10243B87" w16cid:durableId="20093BB6"/>
  <w16cid:commentId w16cid:paraId="11C338E5" w16cid:durableId="2009324D"/>
  <w16cid:commentId w16cid:paraId="096A516E" w16cid:durableId="2009324E"/>
  <w16cid:commentId w16cid:paraId="4EC2B131" w16cid:durableId="2009324F"/>
  <w16cid:commentId w16cid:paraId="20EB675E" w16cid:durableId="20093C3A"/>
  <w16cid:commentId w16cid:paraId="1E14828A" w16cid:durableId="20093250"/>
  <w16cid:commentId w16cid:paraId="13E0A487" w16cid:durableId="20093251"/>
  <w16cid:commentId w16cid:paraId="2C1491F5" w16cid:durableId="20093252"/>
  <w16cid:commentId w16cid:paraId="39BF3DE7" w16cid:durableId="20093253"/>
  <w16cid:commentId w16cid:paraId="2C301F59" w16cid:durableId="20093254"/>
  <w16cid:commentId w16cid:paraId="4D2F6DC7" w16cid:durableId="20093255"/>
  <w16cid:commentId w16cid:paraId="2F9339F8" w16cid:durableId="20093256"/>
  <w16cid:commentId w16cid:paraId="3E23AE4B" w16cid:durableId="20093257"/>
  <w16cid:commentId w16cid:paraId="08A1B1F5" w16cid:durableId="1FF9C9B7"/>
  <w16cid:commentId w16cid:paraId="587561B4" w16cid:durableId="1FF58B0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BA324B" w14:textId="77777777" w:rsidR="008C0579" w:rsidRDefault="008C0579">
      <w:r>
        <w:separator/>
      </w:r>
    </w:p>
  </w:endnote>
  <w:endnote w:type="continuationSeparator" w:id="0">
    <w:p w14:paraId="1B7FA83B" w14:textId="77777777" w:rsidR="008C0579" w:rsidRDefault="008C05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565338597"/>
      <w:docPartObj>
        <w:docPartGallery w:val="Page Numbers (Bottom of Page)"/>
        <w:docPartUnique/>
      </w:docPartObj>
    </w:sdtPr>
    <w:sdtEndPr>
      <w:rPr>
        <w:noProof/>
      </w:rPr>
    </w:sdtEndPr>
    <w:sdtContent>
      <w:p w14:paraId="7003C32A" w14:textId="77777777" w:rsidR="005D3012" w:rsidRPr="006C38CA" w:rsidRDefault="005D3012">
        <w:pPr>
          <w:pStyle w:val="Footer"/>
          <w:jc w:val="center"/>
          <w:rPr>
            <w:rFonts w:ascii="Times New Roman" w:hAnsi="Times New Roman" w:cs="Times New Roman"/>
          </w:rPr>
        </w:pPr>
        <w:r w:rsidRPr="006C38CA">
          <w:rPr>
            <w:rFonts w:ascii="Times New Roman" w:hAnsi="Times New Roman" w:cs="Times New Roman"/>
          </w:rPr>
          <w:fldChar w:fldCharType="begin"/>
        </w:r>
        <w:r w:rsidRPr="006C38CA">
          <w:rPr>
            <w:rFonts w:ascii="Times New Roman" w:hAnsi="Times New Roman" w:cs="Times New Roman"/>
          </w:rPr>
          <w:instrText xml:space="preserve"> PAGE   \* MERGEFORMAT </w:instrText>
        </w:r>
        <w:r w:rsidRPr="006C38CA">
          <w:rPr>
            <w:rFonts w:ascii="Times New Roman" w:hAnsi="Times New Roman" w:cs="Times New Roman"/>
          </w:rPr>
          <w:fldChar w:fldCharType="separate"/>
        </w:r>
        <w:r w:rsidR="001D2611">
          <w:rPr>
            <w:rFonts w:ascii="Times New Roman" w:hAnsi="Times New Roman" w:cs="Times New Roman"/>
            <w:noProof/>
          </w:rPr>
          <w:t>i</w:t>
        </w:r>
        <w:r w:rsidRPr="006C38CA">
          <w:rPr>
            <w:rFonts w:ascii="Times New Roman" w:hAnsi="Times New Roman" w:cs="Times New Roman"/>
            <w:noProof/>
          </w:rPr>
          <w:fldChar w:fldCharType="end"/>
        </w:r>
      </w:p>
    </w:sdtContent>
  </w:sdt>
  <w:p w14:paraId="5B6315F2" w14:textId="77777777" w:rsidR="005D3012" w:rsidRPr="006C38CA" w:rsidRDefault="005D3012">
    <w:pPr>
      <w:pStyle w:val="Footer"/>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36C7D1B" w14:textId="77777777" w:rsidR="008C0579" w:rsidRDefault="008C0579">
      <w:r>
        <w:separator/>
      </w:r>
    </w:p>
  </w:footnote>
  <w:footnote w:type="continuationSeparator" w:id="0">
    <w:p w14:paraId="084906D5" w14:textId="77777777" w:rsidR="008C0579" w:rsidRDefault="008C057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1D2C7D"/>
    <w:multiLevelType w:val="hybridMultilevel"/>
    <w:tmpl w:val="F15CE4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F580748"/>
    <w:multiLevelType w:val="hybridMultilevel"/>
    <w:tmpl w:val="98322CD4"/>
    <w:lvl w:ilvl="0" w:tplc="7DCA32EA">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C176C42"/>
    <w:multiLevelType w:val="hybridMultilevel"/>
    <w:tmpl w:val="EEDA9F6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0B92F3D"/>
    <w:multiLevelType w:val="hybridMultilevel"/>
    <w:tmpl w:val="183ABE82"/>
    <w:lvl w:ilvl="0" w:tplc="1D9668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0"/>
  </w:num>
  <w:num w:numId="3">
    <w:abstractNumId w:val="1"/>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raham Forrester">
    <w15:presenceInfo w15:providerId="None" w15:userId="Graham Forrester"/>
  </w15:person>
  <w15:person w15:author="Brian Gerber">
    <w15:presenceInfo w15:providerId="Windows Live" w15:userId="02df47d2a79719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0AF"/>
    <w:rsid w:val="000056FD"/>
    <w:rsid w:val="0001340B"/>
    <w:rsid w:val="00015033"/>
    <w:rsid w:val="00017B77"/>
    <w:rsid w:val="00025B2B"/>
    <w:rsid w:val="00040576"/>
    <w:rsid w:val="000454EC"/>
    <w:rsid w:val="00045783"/>
    <w:rsid w:val="000560AF"/>
    <w:rsid w:val="00063837"/>
    <w:rsid w:val="00066945"/>
    <w:rsid w:val="00084CE8"/>
    <w:rsid w:val="0009402B"/>
    <w:rsid w:val="00097BD6"/>
    <w:rsid w:val="000A53A5"/>
    <w:rsid w:val="000B29A6"/>
    <w:rsid w:val="000B36F3"/>
    <w:rsid w:val="000C1943"/>
    <w:rsid w:val="000C7138"/>
    <w:rsid w:val="000D4362"/>
    <w:rsid w:val="000E0E6D"/>
    <w:rsid w:val="000E3140"/>
    <w:rsid w:val="000E6FE1"/>
    <w:rsid w:val="00100945"/>
    <w:rsid w:val="00107355"/>
    <w:rsid w:val="00107F9C"/>
    <w:rsid w:val="00114557"/>
    <w:rsid w:val="0011732D"/>
    <w:rsid w:val="00121E17"/>
    <w:rsid w:val="00123485"/>
    <w:rsid w:val="001359E6"/>
    <w:rsid w:val="0014500F"/>
    <w:rsid w:val="00150075"/>
    <w:rsid w:val="00161389"/>
    <w:rsid w:val="00166447"/>
    <w:rsid w:val="001669DB"/>
    <w:rsid w:val="001676BC"/>
    <w:rsid w:val="00167A08"/>
    <w:rsid w:val="0018077E"/>
    <w:rsid w:val="00181F9C"/>
    <w:rsid w:val="00185875"/>
    <w:rsid w:val="001905E3"/>
    <w:rsid w:val="00195431"/>
    <w:rsid w:val="001B5A05"/>
    <w:rsid w:val="001B7F7A"/>
    <w:rsid w:val="001C54E0"/>
    <w:rsid w:val="001C59C7"/>
    <w:rsid w:val="001D2611"/>
    <w:rsid w:val="001D33E7"/>
    <w:rsid w:val="001E31C1"/>
    <w:rsid w:val="001E5A07"/>
    <w:rsid w:val="001F7F50"/>
    <w:rsid w:val="00211979"/>
    <w:rsid w:val="00213D75"/>
    <w:rsid w:val="002222F5"/>
    <w:rsid w:val="0022242E"/>
    <w:rsid w:val="002261CF"/>
    <w:rsid w:val="0023269C"/>
    <w:rsid w:val="002358EB"/>
    <w:rsid w:val="00242217"/>
    <w:rsid w:val="002437DF"/>
    <w:rsid w:val="00254A2A"/>
    <w:rsid w:val="0026476E"/>
    <w:rsid w:val="00276981"/>
    <w:rsid w:val="00285A29"/>
    <w:rsid w:val="00294D79"/>
    <w:rsid w:val="00297EA0"/>
    <w:rsid w:val="002F44C3"/>
    <w:rsid w:val="00314DC1"/>
    <w:rsid w:val="00345AA8"/>
    <w:rsid w:val="00353059"/>
    <w:rsid w:val="00365A66"/>
    <w:rsid w:val="00380A89"/>
    <w:rsid w:val="003824FC"/>
    <w:rsid w:val="00397CE8"/>
    <w:rsid w:val="003A0710"/>
    <w:rsid w:val="003A1FEA"/>
    <w:rsid w:val="003A3E52"/>
    <w:rsid w:val="003A6AA7"/>
    <w:rsid w:val="003B04C7"/>
    <w:rsid w:val="003B4A9F"/>
    <w:rsid w:val="003B4B67"/>
    <w:rsid w:val="003B6B73"/>
    <w:rsid w:val="003C70D6"/>
    <w:rsid w:val="003D38B1"/>
    <w:rsid w:val="003D49B8"/>
    <w:rsid w:val="003D5B02"/>
    <w:rsid w:val="003E3121"/>
    <w:rsid w:val="003E4205"/>
    <w:rsid w:val="004023F3"/>
    <w:rsid w:val="00424E54"/>
    <w:rsid w:val="00441B17"/>
    <w:rsid w:val="00441CA2"/>
    <w:rsid w:val="00447DE7"/>
    <w:rsid w:val="0045141F"/>
    <w:rsid w:val="004560C3"/>
    <w:rsid w:val="004636C8"/>
    <w:rsid w:val="004822AC"/>
    <w:rsid w:val="00483DA8"/>
    <w:rsid w:val="00485303"/>
    <w:rsid w:val="00493307"/>
    <w:rsid w:val="004A0AC2"/>
    <w:rsid w:val="004A3292"/>
    <w:rsid w:val="004B0021"/>
    <w:rsid w:val="004B5893"/>
    <w:rsid w:val="004B69C8"/>
    <w:rsid w:val="004C1C4A"/>
    <w:rsid w:val="004C3BDB"/>
    <w:rsid w:val="004C4967"/>
    <w:rsid w:val="004D7967"/>
    <w:rsid w:val="004E7FA9"/>
    <w:rsid w:val="0050253C"/>
    <w:rsid w:val="005035A1"/>
    <w:rsid w:val="00514541"/>
    <w:rsid w:val="0051515C"/>
    <w:rsid w:val="00521F88"/>
    <w:rsid w:val="005236C0"/>
    <w:rsid w:val="00524ABC"/>
    <w:rsid w:val="00532B8F"/>
    <w:rsid w:val="005420AE"/>
    <w:rsid w:val="0056182E"/>
    <w:rsid w:val="0057203E"/>
    <w:rsid w:val="005722DF"/>
    <w:rsid w:val="00584F78"/>
    <w:rsid w:val="00586402"/>
    <w:rsid w:val="00587583"/>
    <w:rsid w:val="00587641"/>
    <w:rsid w:val="00595E92"/>
    <w:rsid w:val="0059757C"/>
    <w:rsid w:val="005B1018"/>
    <w:rsid w:val="005B205E"/>
    <w:rsid w:val="005B753A"/>
    <w:rsid w:val="005D27E4"/>
    <w:rsid w:val="005D3012"/>
    <w:rsid w:val="005E0B12"/>
    <w:rsid w:val="005E1A0C"/>
    <w:rsid w:val="005F4AF6"/>
    <w:rsid w:val="005F6E07"/>
    <w:rsid w:val="00605415"/>
    <w:rsid w:val="0061333D"/>
    <w:rsid w:val="006165A3"/>
    <w:rsid w:val="006265F1"/>
    <w:rsid w:val="00634FF5"/>
    <w:rsid w:val="0063779F"/>
    <w:rsid w:val="00670678"/>
    <w:rsid w:val="00672E86"/>
    <w:rsid w:val="00672F8E"/>
    <w:rsid w:val="006757D5"/>
    <w:rsid w:val="006776C7"/>
    <w:rsid w:val="006837B3"/>
    <w:rsid w:val="0068439C"/>
    <w:rsid w:val="006860B3"/>
    <w:rsid w:val="006B00A9"/>
    <w:rsid w:val="006B0F06"/>
    <w:rsid w:val="006B3A65"/>
    <w:rsid w:val="006C0FED"/>
    <w:rsid w:val="006C38CA"/>
    <w:rsid w:val="006C584E"/>
    <w:rsid w:val="006C6467"/>
    <w:rsid w:val="006D0EBA"/>
    <w:rsid w:val="006E0A21"/>
    <w:rsid w:val="006F1C0E"/>
    <w:rsid w:val="006F2382"/>
    <w:rsid w:val="006F7259"/>
    <w:rsid w:val="007024AC"/>
    <w:rsid w:val="00710062"/>
    <w:rsid w:val="007175A5"/>
    <w:rsid w:val="0072609A"/>
    <w:rsid w:val="007474DA"/>
    <w:rsid w:val="007520C9"/>
    <w:rsid w:val="007629C0"/>
    <w:rsid w:val="0076482D"/>
    <w:rsid w:val="00772C15"/>
    <w:rsid w:val="00787565"/>
    <w:rsid w:val="007A2FDE"/>
    <w:rsid w:val="007B447B"/>
    <w:rsid w:val="007C093C"/>
    <w:rsid w:val="007C58E3"/>
    <w:rsid w:val="007D09EE"/>
    <w:rsid w:val="007D351B"/>
    <w:rsid w:val="007D7937"/>
    <w:rsid w:val="007D7C82"/>
    <w:rsid w:val="007E28F5"/>
    <w:rsid w:val="007E3CF6"/>
    <w:rsid w:val="007E5A90"/>
    <w:rsid w:val="007F5EDB"/>
    <w:rsid w:val="0080051B"/>
    <w:rsid w:val="00800ACA"/>
    <w:rsid w:val="00807653"/>
    <w:rsid w:val="008078C8"/>
    <w:rsid w:val="0081110B"/>
    <w:rsid w:val="00815822"/>
    <w:rsid w:val="00831168"/>
    <w:rsid w:val="0084036F"/>
    <w:rsid w:val="008420BD"/>
    <w:rsid w:val="00852B65"/>
    <w:rsid w:val="008562BE"/>
    <w:rsid w:val="0085706D"/>
    <w:rsid w:val="008667D6"/>
    <w:rsid w:val="00867ABA"/>
    <w:rsid w:val="0087425D"/>
    <w:rsid w:val="0087685F"/>
    <w:rsid w:val="008844D0"/>
    <w:rsid w:val="00894420"/>
    <w:rsid w:val="0089444B"/>
    <w:rsid w:val="0089692F"/>
    <w:rsid w:val="008B3C0F"/>
    <w:rsid w:val="008C011B"/>
    <w:rsid w:val="008C0579"/>
    <w:rsid w:val="008D6C02"/>
    <w:rsid w:val="008E357D"/>
    <w:rsid w:val="008E58DD"/>
    <w:rsid w:val="008E6C59"/>
    <w:rsid w:val="008F5690"/>
    <w:rsid w:val="008F78F4"/>
    <w:rsid w:val="00906B2D"/>
    <w:rsid w:val="00916D7F"/>
    <w:rsid w:val="0093430E"/>
    <w:rsid w:val="009347E3"/>
    <w:rsid w:val="00937694"/>
    <w:rsid w:val="0094103A"/>
    <w:rsid w:val="00945D7A"/>
    <w:rsid w:val="00950243"/>
    <w:rsid w:val="00964A60"/>
    <w:rsid w:val="00966DDB"/>
    <w:rsid w:val="00982985"/>
    <w:rsid w:val="00987EBE"/>
    <w:rsid w:val="00992B04"/>
    <w:rsid w:val="00997AF4"/>
    <w:rsid w:val="009C14A6"/>
    <w:rsid w:val="009C2C39"/>
    <w:rsid w:val="009F1381"/>
    <w:rsid w:val="009F4DAA"/>
    <w:rsid w:val="009F6551"/>
    <w:rsid w:val="00A016E9"/>
    <w:rsid w:val="00A01F10"/>
    <w:rsid w:val="00A033FB"/>
    <w:rsid w:val="00A12636"/>
    <w:rsid w:val="00A12C61"/>
    <w:rsid w:val="00A16487"/>
    <w:rsid w:val="00A21ED1"/>
    <w:rsid w:val="00A323FD"/>
    <w:rsid w:val="00A37816"/>
    <w:rsid w:val="00A40B98"/>
    <w:rsid w:val="00A41DAF"/>
    <w:rsid w:val="00A460E1"/>
    <w:rsid w:val="00A54502"/>
    <w:rsid w:val="00A5560A"/>
    <w:rsid w:val="00A71B3D"/>
    <w:rsid w:val="00A811F9"/>
    <w:rsid w:val="00A8749F"/>
    <w:rsid w:val="00A905B3"/>
    <w:rsid w:val="00A90DD3"/>
    <w:rsid w:val="00A91483"/>
    <w:rsid w:val="00AA4410"/>
    <w:rsid w:val="00AA5262"/>
    <w:rsid w:val="00AA65D9"/>
    <w:rsid w:val="00AD70CA"/>
    <w:rsid w:val="00AE704C"/>
    <w:rsid w:val="00B01C69"/>
    <w:rsid w:val="00B102E8"/>
    <w:rsid w:val="00B14463"/>
    <w:rsid w:val="00B36635"/>
    <w:rsid w:val="00B43FC7"/>
    <w:rsid w:val="00B52D94"/>
    <w:rsid w:val="00B57E26"/>
    <w:rsid w:val="00B62CB5"/>
    <w:rsid w:val="00B70C14"/>
    <w:rsid w:val="00B714A3"/>
    <w:rsid w:val="00B742B8"/>
    <w:rsid w:val="00B825D7"/>
    <w:rsid w:val="00B86EA7"/>
    <w:rsid w:val="00B86ED2"/>
    <w:rsid w:val="00B935FF"/>
    <w:rsid w:val="00B95998"/>
    <w:rsid w:val="00BA6EAF"/>
    <w:rsid w:val="00BB0E57"/>
    <w:rsid w:val="00BD24CE"/>
    <w:rsid w:val="00BD47CE"/>
    <w:rsid w:val="00BE2858"/>
    <w:rsid w:val="00BE304F"/>
    <w:rsid w:val="00BF0D2A"/>
    <w:rsid w:val="00BF5781"/>
    <w:rsid w:val="00C02277"/>
    <w:rsid w:val="00C03B9F"/>
    <w:rsid w:val="00C0453E"/>
    <w:rsid w:val="00C11D4B"/>
    <w:rsid w:val="00C17E58"/>
    <w:rsid w:val="00C20F6B"/>
    <w:rsid w:val="00C23FD5"/>
    <w:rsid w:val="00C36A5E"/>
    <w:rsid w:val="00C37A5B"/>
    <w:rsid w:val="00C4735F"/>
    <w:rsid w:val="00C47CC4"/>
    <w:rsid w:val="00C50853"/>
    <w:rsid w:val="00C65FB9"/>
    <w:rsid w:val="00C66B9C"/>
    <w:rsid w:val="00C66D1E"/>
    <w:rsid w:val="00C803C5"/>
    <w:rsid w:val="00C8148D"/>
    <w:rsid w:val="00C81AF0"/>
    <w:rsid w:val="00C843B7"/>
    <w:rsid w:val="00C8570D"/>
    <w:rsid w:val="00C930DE"/>
    <w:rsid w:val="00C94857"/>
    <w:rsid w:val="00C96844"/>
    <w:rsid w:val="00CB3546"/>
    <w:rsid w:val="00CC16AE"/>
    <w:rsid w:val="00CC32D0"/>
    <w:rsid w:val="00CC54A8"/>
    <w:rsid w:val="00CD4C98"/>
    <w:rsid w:val="00CE338C"/>
    <w:rsid w:val="00CF5CC7"/>
    <w:rsid w:val="00D07EAD"/>
    <w:rsid w:val="00D11E75"/>
    <w:rsid w:val="00D1656C"/>
    <w:rsid w:val="00D167A1"/>
    <w:rsid w:val="00D20B76"/>
    <w:rsid w:val="00D275F6"/>
    <w:rsid w:val="00D3006B"/>
    <w:rsid w:val="00D34A81"/>
    <w:rsid w:val="00D41483"/>
    <w:rsid w:val="00D46D6E"/>
    <w:rsid w:val="00D52C11"/>
    <w:rsid w:val="00D530AE"/>
    <w:rsid w:val="00D57408"/>
    <w:rsid w:val="00D60462"/>
    <w:rsid w:val="00D60BE6"/>
    <w:rsid w:val="00D6128A"/>
    <w:rsid w:val="00D6560C"/>
    <w:rsid w:val="00D719EB"/>
    <w:rsid w:val="00D72CBD"/>
    <w:rsid w:val="00D92176"/>
    <w:rsid w:val="00D925D6"/>
    <w:rsid w:val="00D92813"/>
    <w:rsid w:val="00D9415C"/>
    <w:rsid w:val="00D957D8"/>
    <w:rsid w:val="00DA23FD"/>
    <w:rsid w:val="00DA779B"/>
    <w:rsid w:val="00DB7BEB"/>
    <w:rsid w:val="00DB7F4E"/>
    <w:rsid w:val="00DD157E"/>
    <w:rsid w:val="00DD6FC1"/>
    <w:rsid w:val="00DF2A2A"/>
    <w:rsid w:val="00E01D7C"/>
    <w:rsid w:val="00E0265F"/>
    <w:rsid w:val="00E03A52"/>
    <w:rsid w:val="00E60973"/>
    <w:rsid w:val="00E81EDF"/>
    <w:rsid w:val="00EA33EA"/>
    <w:rsid w:val="00EA448A"/>
    <w:rsid w:val="00EB63C7"/>
    <w:rsid w:val="00EB702C"/>
    <w:rsid w:val="00EC31C2"/>
    <w:rsid w:val="00ED45D0"/>
    <w:rsid w:val="00EF29C4"/>
    <w:rsid w:val="00F109D7"/>
    <w:rsid w:val="00F2392C"/>
    <w:rsid w:val="00F2723C"/>
    <w:rsid w:val="00F275FA"/>
    <w:rsid w:val="00F414E1"/>
    <w:rsid w:val="00F419E1"/>
    <w:rsid w:val="00F57DB0"/>
    <w:rsid w:val="00F62EFD"/>
    <w:rsid w:val="00F71518"/>
    <w:rsid w:val="00F72C69"/>
    <w:rsid w:val="00F736A3"/>
    <w:rsid w:val="00F7596C"/>
    <w:rsid w:val="00F76CCE"/>
    <w:rsid w:val="00F87C7B"/>
    <w:rsid w:val="00F918E6"/>
    <w:rsid w:val="00F93C4B"/>
    <w:rsid w:val="00FE14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940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60AF"/>
    <w:pPr>
      <w:spacing w:after="0" w:line="240" w:lineRule="auto"/>
    </w:pPr>
    <w:rPr>
      <w:rFonts w:eastAsiaTheme="minorEastAsia"/>
      <w:sz w:val="24"/>
      <w:szCs w:val="24"/>
    </w:rPr>
  </w:style>
  <w:style w:type="paragraph" w:styleId="Heading1">
    <w:name w:val="heading 1"/>
    <w:basedOn w:val="Normal"/>
    <w:next w:val="Normal"/>
    <w:link w:val="Heading1Char"/>
    <w:uiPriority w:val="9"/>
    <w:qFormat/>
    <w:rsid w:val="008E357D"/>
    <w:pPr>
      <w:widowControl w:val="0"/>
      <w:autoSpaceDE w:val="0"/>
      <w:autoSpaceDN w:val="0"/>
      <w:adjustRightInd w:val="0"/>
      <w:spacing w:line="480" w:lineRule="auto"/>
      <w:outlineLvl w:val="0"/>
    </w:pPr>
    <w:rPr>
      <w:rFonts w:ascii="Times New Roman" w:hAnsi="Times New Roman" w:cs="Times New Roman"/>
      <w:b/>
    </w:rPr>
  </w:style>
  <w:style w:type="paragraph" w:styleId="Heading2">
    <w:name w:val="heading 2"/>
    <w:basedOn w:val="Normal"/>
    <w:next w:val="Normal"/>
    <w:link w:val="Heading2Char"/>
    <w:uiPriority w:val="9"/>
    <w:unhideWhenUsed/>
    <w:qFormat/>
    <w:rsid w:val="008E357D"/>
    <w:pPr>
      <w:spacing w:line="480" w:lineRule="auto"/>
      <w:outlineLvl w:val="1"/>
    </w:pPr>
    <w:rPr>
      <w:rFonts w:ascii="Times New Roman" w:eastAsia="Calibri" w:hAnsi="Times New Roman" w:cs="Times New Roman"/>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semiHidden/>
    <w:unhideWhenUsed/>
    <w:rsid w:val="000560AF"/>
    <w:rPr>
      <w:sz w:val="18"/>
      <w:szCs w:val="18"/>
    </w:rPr>
  </w:style>
  <w:style w:type="paragraph" w:styleId="CommentText">
    <w:name w:val="annotation text"/>
    <w:basedOn w:val="Normal"/>
    <w:link w:val="CommentTextChar"/>
    <w:unhideWhenUsed/>
    <w:rsid w:val="000560AF"/>
  </w:style>
  <w:style w:type="character" w:customStyle="1" w:styleId="CommentTextChar">
    <w:name w:val="Comment Text Char"/>
    <w:basedOn w:val="DefaultParagraphFont"/>
    <w:link w:val="CommentText"/>
    <w:uiPriority w:val="99"/>
    <w:rsid w:val="000560AF"/>
    <w:rPr>
      <w:rFonts w:eastAsiaTheme="minorEastAsia"/>
      <w:sz w:val="24"/>
      <w:szCs w:val="24"/>
    </w:rPr>
  </w:style>
  <w:style w:type="paragraph" w:styleId="Footer">
    <w:name w:val="footer"/>
    <w:basedOn w:val="Normal"/>
    <w:link w:val="FooterChar"/>
    <w:uiPriority w:val="99"/>
    <w:unhideWhenUsed/>
    <w:rsid w:val="000560AF"/>
    <w:pPr>
      <w:tabs>
        <w:tab w:val="center" w:pos="4680"/>
        <w:tab w:val="right" w:pos="9360"/>
      </w:tabs>
    </w:pPr>
  </w:style>
  <w:style w:type="character" w:customStyle="1" w:styleId="FooterChar">
    <w:name w:val="Footer Char"/>
    <w:basedOn w:val="DefaultParagraphFont"/>
    <w:link w:val="Footer"/>
    <w:uiPriority w:val="99"/>
    <w:rsid w:val="000560AF"/>
    <w:rPr>
      <w:rFonts w:eastAsiaTheme="minorEastAsia"/>
      <w:sz w:val="24"/>
      <w:szCs w:val="24"/>
    </w:rPr>
  </w:style>
  <w:style w:type="paragraph" w:styleId="BalloonText">
    <w:name w:val="Balloon Text"/>
    <w:basedOn w:val="Normal"/>
    <w:link w:val="BalloonTextChar"/>
    <w:uiPriority w:val="99"/>
    <w:semiHidden/>
    <w:unhideWhenUsed/>
    <w:rsid w:val="000560AF"/>
    <w:rPr>
      <w:rFonts w:ascii="Tahoma" w:hAnsi="Tahoma" w:cs="Tahoma"/>
      <w:sz w:val="16"/>
      <w:szCs w:val="16"/>
    </w:rPr>
  </w:style>
  <w:style w:type="character" w:customStyle="1" w:styleId="BalloonTextChar">
    <w:name w:val="Balloon Text Char"/>
    <w:basedOn w:val="DefaultParagraphFont"/>
    <w:link w:val="BalloonText"/>
    <w:uiPriority w:val="99"/>
    <w:semiHidden/>
    <w:rsid w:val="000560AF"/>
    <w:rPr>
      <w:rFonts w:ascii="Tahoma" w:eastAsiaTheme="minorEastAsia" w:hAnsi="Tahoma" w:cs="Tahoma"/>
      <w:sz w:val="16"/>
      <w:szCs w:val="16"/>
    </w:rPr>
  </w:style>
  <w:style w:type="character" w:styleId="LineNumber">
    <w:name w:val="line number"/>
    <w:basedOn w:val="DefaultParagraphFont"/>
    <w:uiPriority w:val="99"/>
    <w:semiHidden/>
    <w:unhideWhenUsed/>
    <w:rsid w:val="000560AF"/>
  </w:style>
  <w:style w:type="paragraph" w:styleId="CommentSubject">
    <w:name w:val="annotation subject"/>
    <w:basedOn w:val="CommentText"/>
    <w:next w:val="CommentText"/>
    <w:link w:val="CommentSubjectChar"/>
    <w:uiPriority w:val="99"/>
    <w:semiHidden/>
    <w:unhideWhenUsed/>
    <w:rsid w:val="00605415"/>
    <w:rPr>
      <w:b/>
      <w:bCs/>
      <w:sz w:val="20"/>
      <w:szCs w:val="20"/>
    </w:rPr>
  </w:style>
  <w:style w:type="character" w:customStyle="1" w:styleId="CommentSubjectChar">
    <w:name w:val="Comment Subject Char"/>
    <w:basedOn w:val="CommentTextChar"/>
    <w:link w:val="CommentSubject"/>
    <w:uiPriority w:val="99"/>
    <w:semiHidden/>
    <w:rsid w:val="00605415"/>
    <w:rPr>
      <w:rFonts w:eastAsiaTheme="minorEastAsia"/>
      <w:b/>
      <w:bCs/>
      <w:sz w:val="20"/>
      <w:szCs w:val="20"/>
    </w:rPr>
  </w:style>
  <w:style w:type="paragraph" w:styleId="FootnoteText">
    <w:name w:val="footnote text"/>
    <w:basedOn w:val="Normal"/>
    <w:link w:val="FootnoteTextChar"/>
    <w:uiPriority w:val="99"/>
    <w:semiHidden/>
    <w:unhideWhenUsed/>
    <w:rsid w:val="001905E3"/>
    <w:rPr>
      <w:sz w:val="20"/>
      <w:szCs w:val="20"/>
    </w:rPr>
  </w:style>
  <w:style w:type="character" w:customStyle="1" w:styleId="FootnoteTextChar">
    <w:name w:val="Footnote Text Char"/>
    <w:basedOn w:val="DefaultParagraphFont"/>
    <w:link w:val="FootnoteText"/>
    <w:uiPriority w:val="99"/>
    <w:semiHidden/>
    <w:rsid w:val="001905E3"/>
    <w:rPr>
      <w:rFonts w:eastAsiaTheme="minorEastAsia"/>
      <w:sz w:val="20"/>
      <w:szCs w:val="20"/>
    </w:rPr>
  </w:style>
  <w:style w:type="character" w:styleId="FootnoteReference">
    <w:name w:val="footnote reference"/>
    <w:basedOn w:val="DefaultParagraphFont"/>
    <w:uiPriority w:val="99"/>
    <w:semiHidden/>
    <w:unhideWhenUsed/>
    <w:rsid w:val="001905E3"/>
    <w:rPr>
      <w:vertAlign w:val="superscript"/>
    </w:rPr>
  </w:style>
  <w:style w:type="paragraph" w:styleId="Revision">
    <w:name w:val="Revision"/>
    <w:hidden/>
    <w:uiPriority w:val="99"/>
    <w:semiHidden/>
    <w:rsid w:val="004E7FA9"/>
    <w:pPr>
      <w:spacing w:after="0" w:line="240" w:lineRule="auto"/>
    </w:pPr>
    <w:rPr>
      <w:rFonts w:eastAsiaTheme="minorEastAsia"/>
      <w:sz w:val="24"/>
      <w:szCs w:val="24"/>
    </w:rPr>
  </w:style>
  <w:style w:type="paragraph" w:styleId="Header">
    <w:name w:val="header"/>
    <w:basedOn w:val="Normal"/>
    <w:link w:val="HeaderChar"/>
    <w:uiPriority w:val="99"/>
    <w:unhideWhenUsed/>
    <w:rsid w:val="001D33E7"/>
    <w:pPr>
      <w:tabs>
        <w:tab w:val="center" w:pos="4680"/>
        <w:tab w:val="right" w:pos="9360"/>
      </w:tabs>
    </w:pPr>
  </w:style>
  <w:style w:type="character" w:customStyle="1" w:styleId="HeaderChar">
    <w:name w:val="Header Char"/>
    <w:basedOn w:val="DefaultParagraphFont"/>
    <w:link w:val="Header"/>
    <w:uiPriority w:val="99"/>
    <w:rsid w:val="001D33E7"/>
    <w:rPr>
      <w:rFonts w:eastAsiaTheme="minorEastAsia"/>
      <w:sz w:val="24"/>
      <w:szCs w:val="24"/>
    </w:rPr>
  </w:style>
  <w:style w:type="character" w:styleId="Hyperlink">
    <w:name w:val="Hyperlink"/>
    <w:basedOn w:val="DefaultParagraphFont"/>
    <w:uiPriority w:val="99"/>
    <w:unhideWhenUsed/>
    <w:rsid w:val="0084036F"/>
    <w:rPr>
      <w:color w:val="0000FF" w:themeColor="hyperlink"/>
      <w:u w:val="single"/>
    </w:rPr>
  </w:style>
  <w:style w:type="paragraph" w:styleId="ListParagraph">
    <w:name w:val="List Paragraph"/>
    <w:basedOn w:val="Normal"/>
    <w:uiPriority w:val="34"/>
    <w:qFormat/>
    <w:rsid w:val="000A53A5"/>
    <w:pPr>
      <w:spacing w:after="200" w:line="276" w:lineRule="auto"/>
      <w:ind w:left="720"/>
      <w:contextualSpacing/>
    </w:pPr>
    <w:rPr>
      <w:rFonts w:eastAsiaTheme="minorHAnsi"/>
      <w:sz w:val="22"/>
      <w:szCs w:val="22"/>
    </w:rPr>
  </w:style>
  <w:style w:type="paragraph" w:styleId="Title">
    <w:name w:val="Title"/>
    <w:basedOn w:val="Normal"/>
    <w:next w:val="Normal"/>
    <w:link w:val="TitleChar"/>
    <w:uiPriority w:val="10"/>
    <w:qFormat/>
    <w:rsid w:val="008E357D"/>
    <w:pPr>
      <w:widowControl w:val="0"/>
      <w:autoSpaceDE w:val="0"/>
      <w:autoSpaceDN w:val="0"/>
      <w:adjustRightInd w:val="0"/>
      <w:spacing w:line="480" w:lineRule="auto"/>
      <w:outlineLvl w:val="0"/>
    </w:pPr>
    <w:rPr>
      <w:rFonts w:ascii="Times New Roman" w:hAnsi="Times New Roman" w:cs="Times New Roman"/>
      <w:b/>
    </w:rPr>
  </w:style>
  <w:style w:type="character" w:customStyle="1" w:styleId="TitleChar">
    <w:name w:val="Title Char"/>
    <w:basedOn w:val="DefaultParagraphFont"/>
    <w:link w:val="Title"/>
    <w:uiPriority w:val="10"/>
    <w:rsid w:val="008E357D"/>
    <w:rPr>
      <w:rFonts w:ascii="Times New Roman" w:eastAsiaTheme="minorEastAsia" w:hAnsi="Times New Roman" w:cs="Times New Roman"/>
      <w:b/>
      <w:sz w:val="24"/>
      <w:szCs w:val="24"/>
    </w:rPr>
  </w:style>
  <w:style w:type="character" w:customStyle="1" w:styleId="Heading1Char">
    <w:name w:val="Heading 1 Char"/>
    <w:basedOn w:val="DefaultParagraphFont"/>
    <w:link w:val="Heading1"/>
    <w:uiPriority w:val="9"/>
    <w:rsid w:val="008E357D"/>
    <w:rPr>
      <w:rFonts w:ascii="Times New Roman" w:eastAsiaTheme="minorEastAsia" w:hAnsi="Times New Roman" w:cs="Times New Roman"/>
      <w:b/>
      <w:sz w:val="24"/>
      <w:szCs w:val="24"/>
    </w:rPr>
  </w:style>
  <w:style w:type="character" w:customStyle="1" w:styleId="Heading2Char">
    <w:name w:val="Heading 2 Char"/>
    <w:basedOn w:val="DefaultParagraphFont"/>
    <w:link w:val="Heading2"/>
    <w:uiPriority w:val="9"/>
    <w:rsid w:val="008E357D"/>
    <w:rPr>
      <w:rFonts w:ascii="Times New Roman" w:eastAsia="Calibri" w:hAnsi="Times New Roman" w:cs="Times New Roman"/>
      <w:i/>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60AF"/>
    <w:pPr>
      <w:spacing w:after="0" w:line="240" w:lineRule="auto"/>
    </w:pPr>
    <w:rPr>
      <w:rFonts w:eastAsiaTheme="minorEastAsia"/>
      <w:sz w:val="24"/>
      <w:szCs w:val="24"/>
    </w:rPr>
  </w:style>
  <w:style w:type="paragraph" w:styleId="Heading1">
    <w:name w:val="heading 1"/>
    <w:basedOn w:val="Normal"/>
    <w:next w:val="Normal"/>
    <w:link w:val="Heading1Char"/>
    <w:uiPriority w:val="9"/>
    <w:qFormat/>
    <w:rsid w:val="008E357D"/>
    <w:pPr>
      <w:widowControl w:val="0"/>
      <w:autoSpaceDE w:val="0"/>
      <w:autoSpaceDN w:val="0"/>
      <w:adjustRightInd w:val="0"/>
      <w:spacing w:line="480" w:lineRule="auto"/>
      <w:outlineLvl w:val="0"/>
    </w:pPr>
    <w:rPr>
      <w:rFonts w:ascii="Times New Roman" w:hAnsi="Times New Roman" w:cs="Times New Roman"/>
      <w:b/>
    </w:rPr>
  </w:style>
  <w:style w:type="paragraph" w:styleId="Heading2">
    <w:name w:val="heading 2"/>
    <w:basedOn w:val="Normal"/>
    <w:next w:val="Normal"/>
    <w:link w:val="Heading2Char"/>
    <w:uiPriority w:val="9"/>
    <w:unhideWhenUsed/>
    <w:qFormat/>
    <w:rsid w:val="008E357D"/>
    <w:pPr>
      <w:spacing w:line="480" w:lineRule="auto"/>
      <w:outlineLvl w:val="1"/>
    </w:pPr>
    <w:rPr>
      <w:rFonts w:ascii="Times New Roman" w:eastAsia="Calibri" w:hAnsi="Times New Roman" w:cs="Times New Roman"/>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semiHidden/>
    <w:unhideWhenUsed/>
    <w:rsid w:val="000560AF"/>
    <w:rPr>
      <w:sz w:val="18"/>
      <w:szCs w:val="18"/>
    </w:rPr>
  </w:style>
  <w:style w:type="paragraph" w:styleId="CommentText">
    <w:name w:val="annotation text"/>
    <w:basedOn w:val="Normal"/>
    <w:link w:val="CommentTextChar"/>
    <w:unhideWhenUsed/>
    <w:rsid w:val="000560AF"/>
  </w:style>
  <w:style w:type="character" w:customStyle="1" w:styleId="CommentTextChar">
    <w:name w:val="Comment Text Char"/>
    <w:basedOn w:val="DefaultParagraphFont"/>
    <w:link w:val="CommentText"/>
    <w:uiPriority w:val="99"/>
    <w:rsid w:val="000560AF"/>
    <w:rPr>
      <w:rFonts w:eastAsiaTheme="minorEastAsia"/>
      <w:sz w:val="24"/>
      <w:szCs w:val="24"/>
    </w:rPr>
  </w:style>
  <w:style w:type="paragraph" w:styleId="Footer">
    <w:name w:val="footer"/>
    <w:basedOn w:val="Normal"/>
    <w:link w:val="FooterChar"/>
    <w:uiPriority w:val="99"/>
    <w:unhideWhenUsed/>
    <w:rsid w:val="000560AF"/>
    <w:pPr>
      <w:tabs>
        <w:tab w:val="center" w:pos="4680"/>
        <w:tab w:val="right" w:pos="9360"/>
      </w:tabs>
    </w:pPr>
  </w:style>
  <w:style w:type="character" w:customStyle="1" w:styleId="FooterChar">
    <w:name w:val="Footer Char"/>
    <w:basedOn w:val="DefaultParagraphFont"/>
    <w:link w:val="Footer"/>
    <w:uiPriority w:val="99"/>
    <w:rsid w:val="000560AF"/>
    <w:rPr>
      <w:rFonts w:eastAsiaTheme="minorEastAsia"/>
      <w:sz w:val="24"/>
      <w:szCs w:val="24"/>
    </w:rPr>
  </w:style>
  <w:style w:type="paragraph" w:styleId="BalloonText">
    <w:name w:val="Balloon Text"/>
    <w:basedOn w:val="Normal"/>
    <w:link w:val="BalloonTextChar"/>
    <w:uiPriority w:val="99"/>
    <w:semiHidden/>
    <w:unhideWhenUsed/>
    <w:rsid w:val="000560AF"/>
    <w:rPr>
      <w:rFonts w:ascii="Tahoma" w:hAnsi="Tahoma" w:cs="Tahoma"/>
      <w:sz w:val="16"/>
      <w:szCs w:val="16"/>
    </w:rPr>
  </w:style>
  <w:style w:type="character" w:customStyle="1" w:styleId="BalloonTextChar">
    <w:name w:val="Balloon Text Char"/>
    <w:basedOn w:val="DefaultParagraphFont"/>
    <w:link w:val="BalloonText"/>
    <w:uiPriority w:val="99"/>
    <w:semiHidden/>
    <w:rsid w:val="000560AF"/>
    <w:rPr>
      <w:rFonts w:ascii="Tahoma" w:eastAsiaTheme="minorEastAsia" w:hAnsi="Tahoma" w:cs="Tahoma"/>
      <w:sz w:val="16"/>
      <w:szCs w:val="16"/>
    </w:rPr>
  </w:style>
  <w:style w:type="character" w:styleId="LineNumber">
    <w:name w:val="line number"/>
    <w:basedOn w:val="DefaultParagraphFont"/>
    <w:uiPriority w:val="99"/>
    <w:semiHidden/>
    <w:unhideWhenUsed/>
    <w:rsid w:val="000560AF"/>
  </w:style>
  <w:style w:type="paragraph" w:styleId="CommentSubject">
    <w:name w:val="annotation subject"/>
    <w:basedOn w:val="CommentText"/>
    <w:next w:val="CommentText"/>
    <w:link w:val="CommentSubjectChar"/>
    <w:uiPriority w:val="99"/>
    <w:semiHidden/>
    <w:unhideWhenUsed/>
    <w:rsid w:val="00605415"/>
    <w:rPr>
      <w:b/>
      <w:bCs/>
      <w:sz w:val="20"/>
      <w:szCs w:val="20"/>
    </w:rPr>
  </w:style>
  <w:style w:type="character" w:customStyle="1" w:styleId="CommentSubjectChar">
    <w:name w:val="Comment Subject Char"/>
    <w:basedOn w:val="CommentTextChar"/>
    <w:link w:val="CommentSubject"/>
    <w:uiPriority w:val="99"/>
    <w:semiHidden/>
    <w:rsid w:val="00605415"/>
    <w:rPr>
      <w:rFonts w:eastAsiaTheme="minorEastAsia"/>
      <w:b/>
      <w:bCs/>
      <w:sz w:val="20"/>
      <w:szCs w:val="20"/>
    </w:rPr>
  </w:style>
  <w:style w:type="paragraph" w:styleId="FootnoteText">
    <w:name w:val="footnote text"/>
    <w:basedOn w:val="Normal"/>
    <w:link w:val="FootnoteTextChar"/>
    <w:uiPriority w:val="99"/>
    <w:semiHidden/>
    <w:unhideWhenUsed/>
    <w:rsid w:val="001905E3"/>
    <w:rPr>
      <w:sz w:val="20"/>
      <w:szCs w:val="20"/>
    </w:rPr>
  </w:style>
  <w:style w:type="character" w:customStyle="1" w:styleId="FootnoteTextChar">
    <w:name w:val="Footnote Text Char"/>
    <w:basedOn w:val="DefaultParagraphFont"/>
    <w:link w:val="FootnoteText"/>
    <w:uiPriority w:val="99"/>
    <w:semiHidden/>
    <w:rsid w:val="001905E3"/>
    <w:rPr>
      <w:rFonts w:eastAsiaTheme="minorEastAsia"/>
      <w:sz w:val="20"/>
      <w:szCs w:val="20"/>
    </w:rPr>
  </w:style>
  <w:style w:type="character" w:styleId="FootnoteReference">
    <w:name w:val="footnote reference"/>
    <w:basedOn w:val="DefaultParagraphFont"/>
    <w:uiPriority w:val="99"/>
    <w:semiHidden/>
    <w:unhideWhenUsed/>
    <w:rsid w:val="001905E3"/>
    <w:rPr>
      <w:vertAlign w:val="superscript"/>
    </w:rPr>
  </w:style>
  <w:style w:type="paragraph" w:styleId="Revision">
    <w:name w:val="Revision"/>
    <w:hidden/>
    <w:uiPriority w:val="99"/>
    <w:semiHidden/>
    <w:rsid w:val="004E7FA9"/>
    <w:pPr>
      <w:spacing w:after="0" w:line="240" w:lineRule="auto"/>
    </w:pPr>
    <w:rPr>
      <w:rFonts w:eastAsiaTheme="minorEastAsia"/>
      <w:sz w:val="24"/>
      <w:szCs w:val="24"/>
    </w:rPr>
  </w:style>
  <w:style w:type="paragraph" w:styleId="Header">
    <w:name w:val="header"/>
    <w:basedOn w:val="Normal"/>
    <w:link w:val="HeaderChar"/>
    <w:uiPriority w:val="99"/>
    <w:unhideWhenUsed/>
    <w:rsid w:val="001D33E7"/>
    <w:pPr>
      <w:tabs>
        <w:tab w:val="center" w:pos="4680"/>
        <w:tab w:val="right" w:pos="9360"/>
      </w:tabs>
    </w:pPr>
  </w:style>
  <w:style w:type="character" w:customStyle="1" w:styleId="HeaderChar">
    <w:name w:val="Header Char"/>
    <w:basedOn w:val="DefaultParagraphFont"/>
    <w:link w:val="Header"/>
    <w:uiPriority w:val="99"/>
    <w:rsid w:val="001D33E7"/>
    <w:rPr>
      <w:rFonts w:eastAsiaTheme="minorEastAsia"/>
      <w:sz w:val="24"/>
      <w:szCs w:val="24"/>
    </w:rPr>
  </w:style>
  <w:style w:type="character" w:styleId="Hyperlink">
    <w:name w:val="Hyperlink"/>
    <w:basedOn w:val="DefaultParagraphFont"/>
    <w:uiPriority w:val="99"/>
    <w:unhideWhenUsed/>
    <w:rsid w:val="0084036F"/>
    <w:rPr>
      <w:color w:val="0000FF" w:themeColor="hyperlink"/>
      <w:u w:val="single"/>
    </w:rPr>
  </w:style>
  <w:style w:type="paragraph" w:styleId="ListParagraph">
    <w:name w:val="List Paragraph"/>
    <w:basedOn w:val="Normal"/>
    <w:uiPriority w:val="34"/>
    <w:qFormat/>
    <w:rsid w:val="000A53A5"/>
    <w:pPr>
      <w:spacing w:after="200" w:line="276" w:lineRule="auto"/>
      <w:ind w:left="720"/>
      <w:contextualSpacing/>
    </w:pPr>
    <w:rPr>
      <w:rFonts w:eastAsiaTheme="minorHAnsi"/>
      <w:sz w:val="22"/>
      <w:szCs w:val="22"/>
    </w:rPr>
  </w:style>
  <w:style w:type="paragraph" w:styleId="Title">
    <w:name w:val="Title"/>
    <w:basedOn w:val="Normal"/>
    <w:next w:val="Normal"/>
    <w:link w:val="TitleChar"/>
    <w:uiPriority w:val="10"/>
    <w:qFormat/>
    <w:rsid w:val="008E357D"/>
    <w:pPr>
      <w:widowControl w:val="0"/>
      <w:autoSpaceDE w:val="0"/>
      <w:autoSpaceDN w:val="0"/>
      <w:adjustRightInd w:val="0"/>
      <w:spacing w:line="480" w:lineRule="auto"/>
      <w:outlineLvl w:val="0"/>
    </w:pPr>
    <w:rPr>
      <w:rFonts w:ascii="Times New Roman" w:hAnsi="Times New Roman" w:cs="Times New Roman"/>
      <w:b/>
    </w:rPr>
  </w:style>
  <w:style w:type="character" w:customStyle="1" w:styleId="TitleChar">
    <w:name w:val="Title Char"/>
    <w:basedOn w:val="DefaultParagraphFont"/>
    <w:link w:val="Title"/>
    <w:uiPriority w:val="10"/>
    <w:rsid w:val="008E357D"/>
    <w:rPr>
      <w:rFonts w:ascii="Times New Roman" w:eastAsiaTheme="minorEastAsia" w:hAnsi="Times New Roman" w:cs="Times New Roman"/>
      <w:b/>
      <w:sz w:val="24"/>
      <w:szCs w:val="24"/>
    </w:rPr>
  </w:style>
  <w:style w:type="character" w:customStyle="1" w:styleId="Heading1Char">
    <w:name w:val="Heading 1 Char"/>
    <w:basedOn w:val="DefaultParagraphFont"/>
    <w:link w:val="Heading1"/>
    <w:uiPriority w:val="9"/>
    <w:rsid w:val="008E357D"/>
    <w:rPr>
      <w:rFonts w:ascii="Times New Roman" w:eastAsiaTheme="minorEastAsia" w:hAnsi="Times New Roman" w:cs="Times New Roman"/>
      <w:b/>
      <w:sz w:val="24"/>
      <w:szCs w:val="24"/>
    </w:rPr>
  </w:style>
  <w:style w:type="character" w:customStyle="1" w:styleId="Heading2Char">
    <w:name w:val="Heading 2 Char"/>
    <w:basedOn w:val="DefaultParagraphFont"/>
    <w:link w:val="Heading2"/>
    <w:uiPriority w:val="9"/>
    <w:rsid w:val="008E357D"/>
    <w:rPr>
      <w:rFonts w:ascii="Times New Roman" w:eastAsia="Calibri" w:hAnsi="Times New Roman" w:cs="Times New Roman"/>
      <w: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17" Type="http://schemas.microsoft.com/office/2011/relationships/commentsExtended" Target="commentsExtended.xml"/><Relationship Id="rId2" Type="http://schemas.openxmlformats.org/officeDocument/2006/relationships/numbering" Target="numbering.xml"/><Relationship Id="rId16"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microsoft.com/office/2011/relationships/people" Target="people.xml"/><Relationship Id="rId10" Type="http://schemas.openxmlformats.org/officeDocument/2006/relationships/image" Target="media/image1.tiff"/><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8EDDB883-7C46-4459-A56A-BB1F0589E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19</Pages>
  <Words>23170</Words>
  <Characters>132075</Characters>
  <Application>Microsoft Office Word</Application>
  <DocSecurity>0</DocSecurity>
  <Lines>1100</Lines>
  <Paragraphs>309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154936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Nicole</dc:creator>
  <cp:lastModifiedBy>Nicole</cp:lastModifiedBy>
  <cp:revision>6</cp:revision>
  <cp:lastPrinted>2018-08-14T16:15:00Z</cp:lastPrinted>
  <dcterms:created xsi:type="dcterms:W3CDTF">2019-02-12T05:46:00Z</dcterms:created>
  <dcterms:modified xsi:type="dcterms:W3CDTF">2019-02-12T07:10:00Z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211e5fc9-3be7-3c76-9f96-a7a85a1dc49e</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