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7E9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Temporal effectiveness of biodiversity surrogates in</w:t>
      </w:r>
    </w:p>
    <w:p w14:paraId="0792C0C1" w14:textId="1F7FBD77"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084CE8">
        <w:rPr>
          <w:rFonts w:ascii="Times New Roman" w:hAnsi="Times New Roman" w:cs="Times New Roman"/>
          <w:b/>
        </w:rPr>
        <w:t>coral reefs in the British Virgin Islands</w:t>
      </w:r>
    </w:p>
    <w:p w14:paraId="4116F09B" w14:textId="1D4FEE48"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 xml:space="preserve">Nicole B. </w:t>
      </w:r>
      <w:proofErr w:type="spellStart"/>
      <w:r w:rsidRPr="00084CE8">
        <w:rPr>
          <w:rFonts w:ascii="Times New Roman" w:hAnsi="Times New Roman" w:cs="Times New Roman"/>
        </w:rPr>
        <w:t>Keefner</w:t>
      </w:r>
      <w:proofErr w:type="spellEnd"/>
    </w:p>
    <w:p w14:paraId="4B9146C1" w14:textId="403FF089" w:rsidR="0084036F" w:rsidRPr="00084CE8"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084CE8">
        <w:rPr>
          <w:rFonts w:ascii="Times New Roman" w:hAnsi="Times New Roman" w:cs="Times New Roman"/>
        </w:rPr>
        <w:t>Biological and Environmental Sciences</w:t>
      </w:r>
    </w:p>
    <w:p w14:paraId="25585B92"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084CE8"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6549B5E7" w:rsidR="000560AF" w:rsidRPr="008E357D" w:rsidRDefault="008E357D" w:rsidP="008E357D">
      <w:pPr>
        <w:pStyle w:val="Title"/>
      </w:pPr>
      <w:r>
        <w:rPr>
          <w:b w:val="0"/>
        </w:rPr>
        <w:br w:type="page"/>
      </w:r>
      <w:r w:rsidR="00C8148D" w:rsidRPr="008E357D">
        <w:lastRenderedPageBreak/>
        <w:t xml:space="preserve">Temporal effectiveness of </w:t>
      </w:r>
      <w:r w:rsidR="00F62EFD" w:rsidRPr="008E357D">
        <w:t xml:space="preserve">biodiversity </w:t>
      </w:r>
      <w:r w:rsidR="00C8148D" w:rsidRPr="008E357D">
        <w:t>surrogates in coral reef</w:t>
      </w:r>
      <w:r w:rsidR="000560AF" w:rsidRPr="008E357D">
        <w:t xml:space="preserve">s </w:t>
      </w:r>
      <w:r w:rsidR="00C8148D" w:rsidRPr="008E357D">
        <w:t>in</w:t>
      </w:r>
      <w:r w:rsidR="000560AF" w:rsidRPr="008E357D">
        <w:t xml:space="preserve"> the British Virgin Islands</w:t>
      </w:r>
    </w:p>
    <w:p w14:paraId="620A00A3" w14:textId="77777777" w:rsidR="000560AF" w:rsidRPr="00084CE8" w:rsidRDefault="000560AF" w:rsidP="006C38CA">
      <w:pPr>
        <w:widowControl w:val="0"/>
        <w:autoSpaceDE w:val="0"/>
        <w:autoSpaceDN w:val="0"/>
        <w:adjustRightInd w:val="0"/>
        <w:spacing w:line="480" w:lineRule="auto"/>
        <w:outlineLvl w:val="0"/>
        <w:rPr>
          <w:rFonts w:ascii="Times New Roman" w:hAnsi="Times New Roman" w:cs="Times New Roman"/>
        </w:rPr>
      </w:pPr>
      <w:r w:rsidRPr="00084CE8">
        <w:rPr>
          <w:rFonts w:ascii="Times New Roman" w:hAnsi="Times New Roman" w:cs="Times New Roman"/>
        </w:rPr>
        <w:t>Nicole B. Keefner</w:t>
      </w:r>
      <w:r w:rsidRPr="00084CE8">
        <w:rPr>
          <w:rFonts w:ascii="Times New Roman" w:hAnsi="Times New Roman" w:cs="Times New Roman"/>
          <w:vertAlign w:val="superscript"/>
        </w:rPr>
        <w:t>1</w:t>
      </w:r>
    </w:p>
    <w:p w14:paraId="34C75657" w14:textId="77777777" w:rsidR="000560AF" w:rsidRPr="00084CE8" w:rsidRDefault="000560AF" w:rsidP="006C38CA">
      <w:pPr>
        <w:widowControl w:val="0"/>
        <w:autoSpaceDE w:val="0"/>
        <w:autoSpaceDN w:val="0"/>
        <w:adjustRightInd w:val="0"/>
        <w:spacing w:line="480" w:lineRule="auto"/>
        <w:rPr>
          <w:rFonts w:ascii="Times New Roman" w:hAnsi="Times New Roman" w:cs="Times New Roman"/>
        </w:rPr>
      </w:pPr>
      <w:r w:rsidRPr="00084CE8">
        <w:rPr>
          <w:rFonts w:ascii="Times New Roman" w:hAnsi="Times New Roman" w:cs="Times New Roman"/>
          <w:vertAlign w:val="superscript"/>
        </w:rPr>
        <w:t>1</w:t>
      </w:r>
      <w:r w:rsidRPr="00084CE8">
        <w:rPr>
          <w:rFonts w:ascii="Times New Roman" w:hAnsi="Times New Roman" w:cs="Times New Roman"/>
        </w:rPr>
        <w:t xml:space="preserve">Department of Natural Resources Science, University of Rhode Island, Kingston, RI 02881, USA. </w:t>
      </w:r>
    </w:p>
    <w:p w14:paraId="5E481B60" w14:textId="6095CCDA" w:rsidR="000560AF" w:rsidRPr="008E357D" w:rsidRDefault="006B0F06" w:rsidP="008E357D">
      <w:pPr>
        <w:pStyle w:val="Heading1"/>
      </w:pPr>
      <w:r w:rsidRPr="008E357D">
        <w:t>Abstract</w:t>
      </w:r>
    </w:p>
    <w:p w14:paraId="52DBE5EB" w14:textId="4109F800" w:rsidR="007E28F5" w:rsidRPr="00084CE8" w:rsidRDefault="007E28F5" w:rsidP="00195431">
      <w:pPr>
        <w:ind w:firstLine="720"/>
        <w:rPr>
          <w:rFonts w:ascii="Times New Roman" w:hAnsi="Times New Roman" w:cs="Times New Roman"/>
          <w:color w:val="333333"/>
          <w:shd w:val="clear" w:color="auto" w:fill="FFFFFF"/>
        </w:rPr>
      </w:pPr>
      <w:r w:rsidRPr="00084CE8">
        <w:rPr>
          <w:rFonts w:ascii="Times New Roman" w:hAnsi="Times New Roman" w:cs="Times New Roman"/>
          <w:color w:val="333333"/>
          <w:shd w:val="clear" w:color="auto" w:fill="FFFFFF"/>
        </w:rPr>
        <w:t xml:space="preserve">Biodiversity is declining around the world. There is an increasing need for rapid identification of species and biodiversity and conservation hotspots. One method of doing this is to employ surrogates, which are used to estimate characteristics, such as diversity, of a target species or group of species. A good surrogate is expected to be easier to monitor than the target species and meets the assumption that the target-surrogate relationship is constant over space and time. Our objective was to evaluate the temporal stability of surrogates in coral reef systems around </w:t>
      </w:r>
      <w:proofErr w:type="spellStart"/>
      <w:r w:rsidRPr="00084CE8">
        <w:rPr>
          <w:rFonts w:ascii="Times New Roman" w:hAnsi="Times New Roman" w:cs="Times New Roman"/>
          <w:color w:val="333333"/>
          <w:shd w:val="clear" w:color="auto" w:fill="FFFFFF"/>
        </w:rPr>
        <w:t>Guana</w:t>
      </w:r>
      <w:proofErr w:type="spellEnd"/>
      <w:r w:rsidRPr="00084CE8">
        <w:rPr>
          <w:rFonts w:ascii="Times New Roman" w:hAnsi="Times New Roman" w:cs="Times New Roman"/>
          <w:color w:val="333333"/>
          <w:shd w:val="clear" w:color="auto" w:fill="FFFFFF"/>
        </w:rPr>
        <w:t xml:space="preserve"> Island in the British Virgin Islands using data from an ongoing monitoring effort of fishes, corals, and sponges. Of these, corals are the simplest to monitor and we hypothesize coral richness will be a good surrogate for fish richness and sponge richness. We quantified sponges, corals, and fishes using transect methods for eight different sites around the island. We also investigated how the inclusion of recognizable taxonomic units (RTU’s) compares to species-level studies. We sought correlated relationships to identify taxonomic groups that act as surrogates for target groups. Our results provide insight on the use of surrogates in a coral reef ecosystem and on the inclusion of RTU’s in biodiversity studies. The identification of effective surrogates can inform the allocation of limited resources for conservation planning including decisions regarding existing data from monitoring studies and collection of future data.</w:t>
      </w:r>
    </w:p>
    <w:p w14:paraId="603E58A7" w14:textId="77777777" w:rsidR="007E28F5" w:rsidRPr="00084CE8" w:rsidRDefault="007E28F5" w:rsidP="006C38CA">
      <w:pPr>
        <w:widowControl w:val="0"/>
        <w:autoSpaceDE w:val="0"/>
        <w:autoSpaceDN w:val="0"/>
        <w:adjustRightInd w:val="0"/>
        <w:spacing w:line="480" w:lineRule="auto"/>
        <w:ind w:firstLine="720"/>
        <w:rPr>
          <w:rFonts w:ascii="Times New Roman" w:hAnsi="Times New Roman" w:cs="Times New Roman"/>
        </w:rPr>
      </w:pPr>
    </w:p>
    <w:p w14:paraId="66EE783C" w14:textId="6DE0ACDF" w:rsidR="000560AF" w:rsidRPr="00084CE8" w:rsidRDefault="006B0F06" w:rsidP="008E357D">
      <w:pPr>
        <w:pStyle w:val="Heading1"/>
      </w:pPr>
      <w:r w:rsidRPr="00084CE8">
        <w:t>Introduction</w:t>
      </w:r>
      <w:r w:rsidR="000560AF" w:rsidRPr="00084CE8">
        <w:t xml:space="preserve"> </w:t>
      </w:r>
    </w:p>
    <w:p w14:paraId="3FA0CB41" w14:textId="6EAD1CDC" w:rsidR="00B95998" w:rsidRDefault="00B95998">
      <w:pPr>
        <w:spacing w:line="480" w:lineRule="auto"/>
        <w:rPr>
          <w:ins w:id="0" w:author="Nicole" w:date="2019-01-31T08:25:00Z"/>
          <w:rFonts w:ascii="Times New Roman" w:eastAsia="Calibri" w:hAnsi="Times New Roman" w:cs="Times New Roman"/>
        </w:rPr>
        <w:pPrChange w:id="1" w:author="Nicole" w:date="2019-01-31T08:25:00Z">
          <w:pPr>
            <w:spacing w:line="480" w:lineRule="auto"/>
            <w:ind w:firstLine="720"/>
          </w:pPr>
        </w:pPrChange>
      </w:pPr>
      <w:ins w:id="2" w:author="Nicole" w:date="2019-01-31T08:25:00Z">
        <w:r>
          <w:rPr>
            <w:rFonts w:ascii="Times New Roman" w:eastAsia="Calibri" w:hAnsi="Times New Roman" w:cs="Times New Roman"/>
          </w:rPr>
          <w:t>Basic Outline:</w:t>
        </w:r>
      </w:ins>
    </w:p>
    <w:p w14:paraId="0239143E" w14:textId="1A0BED1B" w:rsidR="00B95998" w:rsidRDefault="00B95998">
      <w:pPr>
        <w:pStyle w:val="ListParagraph"/>
        <w:numPr>
          <w:ilvl w:val="0"/>
          <w:numId w:val="4"/>
        </w:numPr>
        <w:spacing w:line="480" w:lineRule="auto"/>
        <w:rPr>
          <w:ins w:id="3" w:author="Nicole" w:date="2019-01-31T08:26:00Z"/>
          <w:rFonts w:ascii="Times New Roman" w:eastAsia="Calibri" w:hAnsi="Times New Roman" w:cs="Times New Roman"/>
        </w:rPr>
        <w:pPrChange w:id="4" w:author="Nicole" w:date="2019-01-31T08:26:00Z">
          <w:pPr>
            <w:spacing w:line="480" w:lineRule="auto"/>
            <w:ind w:firstLine="720"/>
          </w:pPr>
        </w:pPrChange>
      </w:pPr>
      <w:ins w:id="5" w:author="Nicole" w:date="2019-01-31T08:26:00Z">
        <w:r>
          <w:rPr>
            <w:rFonts w:ascii="Times New Roman" w:eastAsia="Calibri" w:hAnsi="Times New Roman" w:cs="Times New Roman"/>
          </w:rPr>
          <w:t>What is biodiversity and why do we care; how do we measure it</w:t>
        </w:r>
      </w:ins>
    </w:p>
    <w:p w14:paraId="7400BFD1" w14:textId="77777777" w:rsidR="00045783" w:rsidRDefault="00045783" w:rsidP="00045783">
      <w:pPr>
        <w:pStyle w:val="ListParagraph"/>
        <w:numPr>
          <w:ilvl w:val="0"/>
          <w:numId w:val="4"/>
        </w:numPr>
        <w:spacing w:line="480" w:lineRule="auto"/>
        <w:rPr>
          <w:ins w:id="6" w:author="Nicole" w:date="2019-01-31T08:49:00Z"/>
          <w:rFonts w:ascii="Times New Roman" w:eastAsia="Calibri" w:hAnsi="Times New Roman" w:cs="Times New Roman"/>
        </w:rPr>
      </w:pPr>
      <w:ins w:id="7" w:author="Nicole" w:date="2019-01-31T08:49:00Z">
        <w:r>
          <w:rPr>
            <w:rFonts w:ascii="Times New Roman" w:eastAsia="Calibri" w:hAnsi="Times New Roman" w:cs="Times New Roman"/>
          </w:rPr>
          <w:t xml:space="preserve">Biodiversity measures rely on species-level measures, but for several reasons these aren’t always available; taxonomic sufficiency has been investigated for studies that look at taxonomic levels above species and RTU’s have been investigated for cases where one or more species that look the same are grouped together </w:t>
        </w:r>
      </w:ins>
    </w:p>
    <w:p w14:paraId="5BDBCB1D" w14:textId="4873A974" w:rsidR="00B95998" w:rsidRDefault="00B95998">
      <w:pPr>
        <w:pStyle w:val="ListParagraph"/>
        <w:numPr>
          <w:ilvl w:val="0"/>
          <w:numId w:val="4"/>
        </w:numPr>
        <w:spacing w:line="480" w:lineRule="auto"/>
        <w:rPr>
          <w:ins w:id="8" w:author="Nicole" w:date="2019-01-31T08:27:00Z"/>
          <w:rFonts w:ascii="Times New Roman" w:eastAsia="Calibri" w:hAnsi="Times New Roman" w:cs="Times New Roman"/>
        </w:rPr>
        <w:pPrChange w:id="9" w:author="Nicole" w:date="2019-01-31T08:26:00Z">
          <w:pPr>
            <w:spacing w:line="480" w:lineRule="auto"/>
            <w:ind w:firstLine="720"/>
          </w:pPr>
        </w:pPrChange>
      </w:pPr>
      <w:ins w:id="10" w:author="Nicole" w:date="2019-01-31T08:27:00Z">
        <w:r>
          <w:rPr>
            <w:rFonts w:ascii="Times New Roman" w:eastAsia="Calibri" w:hAnsi="Times New Roman" w:cs="Times New Roman"/>
          </w:rPr>
          <w:t>What is a s</w:t>
        </w:r>
      </w:ins>
      <w:ins w:id="11" w:author="Nicole" w:date="2019-01-31T08:26:00Z">
        <w:r>
          <w:rPr>
            <w:rFonts w:ascii="Times New Roman" w:eastAsia="Calibri" w:hAnsi="Times New Roman" w:cs="Times New Roman"/>
          </w:rPr>
          <w:t>urrogate</w:t>
        </w:r>
      </w:ins>
      <w:ins w:id="12" w:author="Nicole" w:date="2019-01-31T08:27:00Z">
        <w:r>
          <w:rPr>
            <w:rFonts w:ascii="Times New Roman" w:eastAsia="Calibri" w:hAnsi="Times New Roman" w:cs="Times New Roman"/>
          </w:rPr>
          <w:t xml:space="preserve"> and why are they useful; studies</w:t>
        </w:r>
      </w:ins>
      <w:ins w:id="13" w:author="Nicole" w:date="2019-01-31T08:26:00Z">
        <w:r>
          <w:rPr>
            <w:rFonts w:ascii="Times New Roman" w:eastAsia="Calibri" w:hAnsi="Times New Roman" w:cs="Times New Roman"/>
          </w:rPr>
          <w:t xml:space="preserve"> over space and time</w:t>
        </w:r>
      </w:ins>
    </w:p>
    <w:p w14:paraId="6068B825" w14:textId="2C6D4D3E" w:rsidR="00B95998" w:rsidRPr="00B95998" w:rsidRDefault="00B95998">
      <w:pPr>
        <w:pStyle w:val="ListParagraph"/>
        <w:numPr>
          <w:ilvl w:val="0"/>
          <w:numId w:val="4"/>
        </w:numPr>
        <w:spacing w:line="480" w:lineRule="auto"/>
        <w:rPr>
          <w:ins w:id="14" w:author="Nicole" w:date="2019-01-31T08:25:00Z"/>
          <w:rFonts w:ascii="Times New Roman" w:eastAsia="Calibri" w:hAnsi="Times New Roman" w:cs="Times New Roman"/>
          <w:rPrChange w:id="15" w:author="Nicole" w:date="2019-01-31T08:26:00Z">
            <w:rPr>
              <w:ins w:id="16" w:author="Nicole" w:date="2019-01-31T08:25:00Z"/>
              <w:rFonts w:eastAsia="Calibri"/>
            </w:rPr>
          </w:rPrChange>
        </w:rPr>
        <w:pPrChange w:id="17" w:author="Nicole" w:date="2019-01-31T08:26:00Z">
          <w:pPr>
            <w:spacing w:line="480" w:lineRule="auto"/>
            <w:ind w:firstLine="720"/>
          </w:pPr>
        </w:pPrChange>
      </w:pPr>
      <w:ins w:id="18" w:author="Nicole" w:date="2019-01-31T08:32:00Z">
        <w:r>
          <w:rPr>
            <w:rFonts w:ascii="Times New Roman" w:eastAsia="Calibri" w:hAnsi="Times New Roman" w:cs="Times New Roman"/>
          </w:rPr>
          <w:t>Study-specific information and objectives</w:t>
        </w:r>
      </w:ins>
    </w:p>
    <w:p w14:paraId="06C80E16" w14:textId="3B290C32" w:rsidR="00B43FC7" w:rsidRPr="00B36635" w:rsidRDefault="0094103A" w:rsidP="00045783">
      <w:pPr>
        <w:spacing w:line="480" w:lineRule="auto"/>
        <w:ind w:firstLine="720"/>
        <w:rPr>
          <w:rFonts w:ascii="Times New Roman" w:eastAsia="Calibri" w:hAnsi="Times New Roman" w:cs="Times New Roman"/>
        </w:rPr>
      </w:pPr>
      <w:r w:rsidRPr="00084CE8">
        <w:rPr>
          <w:rFonts w:ascii="Times New Roman" w:eastAsia="Calibri" w:hAnsi="Times New Roman" w:cs="Times New Roman"/>
        </w:rPr>
        <w:lastRenderedPageBreak/>
        <w:t>B</w:t>
      </w:r>
      <w:r w:rsidR="000560AF" w:rsidRPr="00084CE8">
        <w:rPr>
          <w:rFonts w:ascii="Times New Roman" w:eastAsia="Calibri" w:hAnsi="Times New Roman" w:cs="Times New Roman"/>
        </w:rPr>
        <w:t>iodiversity</w:t>
      </w:r>
      <w:r w:rsidR="006776C7" w:rsidRPr="00084CE8">
        <w:rPr>
          <w:rFonts w:ascii="Times New Roman" w:eastAsia="Calibri" w:hAnsi="Times New Roman" w:cs="Times New Roman"/>
        </w:rPr>
        <w:t xml:space="preserve"> changes and</w:t>
      </w:r>
      <w:r w:rsidR="000560AF" w:rsidRPr="00084CE8">
        <w:rPr>
          <w:rFonts w:ascii="Times New Roman" w:eastAsia="Calibri" w:hAnsi="Times New Roman" w:cs="Times New Roman"/>
        </w:rPr>
        <w:t xml:space="preserve"> declines associated with </w:t>
      </w:r>
      <w:r w:rsidR="000C7138" w:rsidRPr="00084CE8">
        <w:rPr>
          <w:rFonts w:ascii="Times New Roman" w:eastAsia="Calibri" w:hAnsi="Times New Roman" w:cs="Times New Roman"/>
        </w:rPr>
        <w:t xml:space="preserve">increasing </w:t>
      </w:r>
      <w:r w:rsidR="000560AF" w:rsidRPr="00084CE8">
        <w:rPr>
          <w:rFonts w:ascii="Times New Roman" w:eastAsia="Calibri" w:hAnsi="Times New Roman" w:cs="Times New Roman"/>
        </w:rPr>
        <w:t xml:space="preserve">levels of anthropogenic </w:t>
      </w:r>
      <w:r w:rsidR="009347E3" w:rsidRPr="00084CE8">
        <w:rPr>
          <w:rFonts w:ascii="Times New Roman" w:eastAsia="Calibri" w:hAnsi="Times New Roman" w:cs="Times New Roman"/>
        </w:rPr>
        <w:t xml:space="preserve">stress </w:t>
      </w:r>
      <w:r w:rsidR="000560AF" w:rsidRPr="00084CE8">
        <w:rPr>
          <w:rFonts w:ascii="Times New Roman" w:eastAsia="Calibri" w:hAnsi="Times New Roman" w:cs="Times New Roman"/>
        </w:rPr>
        <w:t>disrupt community dynamics</w:t>
      </w:r>
      <w:r w:rsidRPr="00084CE8">
        <w:rPr>
          <w:rFonts w:ascii="Times New Roman" w:eastAsia="Calibri" w:hAnsi="Times New Roman" w:cs="Times New Roman"/>
        </w:rPr>
        <w:t xml:space="preserve"> and are of great concern</w:t>
      </w:r>
      <w:r w:rsidR="000560AF" w:rsidRPr="00084CE8">
        <w:rPr>
          <w:rFonts w:ascii="Times New Roman" w:eastAsia="Calibri" w:hAnsi="Times New Roman" w:cs="Times New Roman"/>
        </w:rPr>
        <w:t xml:space="preserve"> </w:t>
      </w:r>
      <w:r w:rsidR="006B0F06" w:rsidRPr="00084CE8">
        <w:rPr>
          <w:rFonts w:ascii="Times New Roman" w:eastAsia="Calibri" w:hAnsi="Times New Roman" w:cs="Times New Roman"/>
        </w:rPr>
        <w:t xml:space="preserve">because biodiversity contributes to ecosystem function </w:t>
      </w:r>
      <w:r w:rsidR="006B0F06" w:rsidRPr="00084CE8">
        <w:rPr>
          <w:rFonts w:ascii="Times New Roman" w:eastAsia="Calibri" w:hAnsi="Times New Roman" w:cs="Times New Roman"/>
        </w:rPr>
        <w:fldChar w:fldCharType="begin" w:fldLock="1"/>
      </w:r>
      <w:r w:rsidR="006B0F06" w:rsidRPr="00084CE8">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sidRPr="00084CE8">
        <w:rPr>
          <w:rFonts w:ascii="Times New Roman" w:eastAsia="Calibri" w:hAnsi="Times New Roman" w:cs="Times New Roman"/>
        </w:rPr>
        <w:fldChar w:fldCharType="separate"/>
      </w:r>
      <w:r w:rsidR="006B0F06" w:rsidRPr="00084CE8">
        <w:rPr>
          <w:rFonts w:ascii="Times New Roman" w:eastAsia="Calibri" w:hAnsi="Times New Roman" w:cs="Times New Roman"/>
          <w:noProof/>
        </w:rPr>
        <w:t>(Emmett Duffy, 2009; Staudinger et al., 2013; Stork, 2010)</w:t>
      </w:r>
      <w:r w:rsidR="006B0F06" w:rsidRPr="00084CE8">
        <w:rPr>
          <w:rFonts w:ascii="Times New Roman" w:eastAsia="Calibri" w:hAnsi="Times New Roman" w:cs="Times New Roman"/>
        </w:rPr>
        <w:fldChar w:fldCharType="end"/>
      </w:r>
      <w:r w:rsidR="000560AF" w:rsidRPr="00084CE8">
        <w:rPr>
          <w:rFonts w:ascii="Times New Roman" w:eastAsia="Calibri" w:hAnsi="Times New Roman" w:cs="Times New Roman"/>
        </w:rPr>
        <w:t>.</w:t>
      </w:r>
      <w:ins w:id="19" w:author="Nicole" w:date="2019-01-31T08:34:00Z">
        <w:r w:rsidR="00B95998">
          <w:rPr>
            <w:rFonts w:ascii="Times New Roman" w:eastAsia="Calibri" w:hAnsi="Times New Roman" w:cs="Times New Roman"/>
          </w:rPr>
          <w:t xml:space="preserve"> There</w:t>
        </w:r>
      </w:ins>
      <w:ins w:id="20" w:author="Nicole" w:date="2019-01-31T08:44:00Z">
        <w:r w:rsidR="00254A2A">
          <w:rPr>
            <w:rFonts w:ascii="Times New Roman" w:eastAsia="Calibri" w:hAnsi="Times New Roman" w:cs="Times New Roman"/>
          </w:rPr>
          <w:t xml:space="preserve"> are many </w:t>
        </w:r>
      </w:ins>
      <w:ins w:id="21" w:author="Nicole" w:date="2019-01-31T08:47:00Z">
        <w:r w:rsidR="00045783">
          <w:rPr>
            <w:rFonts w:ascii="Times New Roman" w:eastAsia="Calibri" w:hAnsi="Times New Roman" w:cs="Times New Roman"/>
          </w:rPr>
          <w:t>aspect</w:t>
        </w:r>
      </w:ins>
      <w:ins w:id="22" w:author="Nicole" w:date="2019-01-31T08:44:00Z">
        <w:r w:rsidR="00254A2A">
          <w:rPr>
            <w:rFonts w:ascii="Times New Roman" w:eastAsia="Calibri" w:hAnsi="Times New Roman" w:cs="Times New Roman"/>
          </w:rPr>
          <w:t>s of biodiversity</w:t>
        </w:r>
      </w:ins>
      <w:ins w:id="23" w:author="Nicole" w:date="2019-01-31T08:46:00Z">
        <w:r w:rsidR="00045783">
          <w:rPr>
            <w:rFonts w:ascii="Times New Roman" w:eastAsia="Calibri" w:hAnsi="Times New Roman" w:cs="Times New Roman"/>
          </w:rPr>
          <w:t>:</w:t>
        </w:r>
      </w:ins>
      <w:ins w:id="24" w:author="Nicole" w:date="2019-01-31T08:44:00Z">
        <w:r w:rsidR="00254A2A">
          <w:rPr>
            <w:rFonts w:ascii="Times New Roman" w:eastAsia="Calibri" w:hAnsi="Times New Roman" w:cs="Times New Roman"/>
          </w:rPr>
          <w:t xml:space="preserve"> </w:t>
        </w:r>
      </w:ins>
      <w:ins w:id="25" w:author="Nicole" w:date="2019-01-31T08:47:00Z">
        <w:r w:rsidR="00045783">
          <w:rPr>
            <w:rFonts w:ascii="Times New Roman" w:eastAsia="Calibri" w:hAnsi="Times New Roman" w:cs="Times New Roman"/>
          </w:rPr>
          <w:t xml:space="preserve">landscape, ecosystem, species and genetic diversity </w:t>
        </w:r>
      </w:ins>
      <w:ins w:id="26" w:author="Nicole" w:date="2019-01-31T08:48:00Z">
        <w:r w:rsidR="00045783">
          <w:rPr>
            <w:rFonts w:ascii="Times New Roman" w:eastAsia="Calibri" w:hAnsi="Times New Roman" w:cs="Times New Roman"/>
          </w:rPr>
          <w:fldChar w:fldCharType="begin" w:fldLock="1"/>
        </w:r>
      </w:ins>
      <w:r w:rsidR="00045783">
        <w:rPr>
          <w:rFonts w:ascii="Times New Roman" w:eastAsia="Calibri" w:hAnsi="Times New Roman" w:cs="Times New Roman"/>
        </w:rPr>
        <w:instrText>ADDIN CSL_CITATION {"citationItems":[{"id":"ITEM-1","itemData":{"author":[{"dropping-particle":"","family":"Noss","given":"Reed F.","non-dropping-particle":"","parse-names":false,"suffix":""}],"container-title":"Conservation Biology","id":"ITEM-1","issue":"4","issued":{"date-parts":[["1990"]]},"note":"-background on biodiversity and different definitions\n-ecosystem diversity, species diversity, and genetic diversity coupled with attributes of ecosystems: composition, structure, and function create framework for addressing questions about biodiversity\n-widely cited\n-describes use of indicators/types of indicators","page":"355-364","title":"Indicators for monitoring biodiversity: A hierarchical approach.","type":"article-journal","volume":"4"},"uris":["http://www.mendeley.com/documents/?uuid=bdb7f7ea-5c76-4eda-86c7-7dfd5ffa5730"]},{"id":"ITEM-2","itemData":{"DOI":"10.1016/S0167-8809(03)00072-0","ISBN":"0167-8809","ISSN":"01678809","PMID":"532","abstract":"Ideally,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Environment","id":"ITEM-2","issue":"1-3","issued":{"date-parts":[["2003"]]},"note":"-biodiversity has many aspects (see figure 1)","page":"87-98","title":"Biodiversity indicators: The choice of values and measures","type":"article-journal","volume":"98"},"uris":["http://www.mendeley.com/documents/?uuid=778fa307-7eec-4432-86e5-b3f3a4e369da"]}],"mendeley":{"formattedCitation":"(Duelli &amp; Obrist, 2003; R. F. Noss, 1990)","plainTextFormattedCitation":"(Duelli &amp; Obrist, 2003; R. F. Noss, 1990)"},"properties":{"noteIndex":0},"schema":"https://github.com/citation-style-language/schema/raw/master/csl-citation.json"}</w:instrText>
      </w:r>
      <w:r w:rsidR="00045783">
        <w:rPr>
          <w:rFonts w:ascii="Times New Roman" w:eastAsia="Calibri" w:hAnsi="Times New Roman" w:cs="Times New Roman"/>
        </w:rPr>
        <w:fldChar w:fldCharType="separate"/>
      </w:r>
      <w:r w:rsidR="00045783" w:rsidRPr="00045783">
        <w:rPr>
          <w:rFonts w:ascii="Times New Roman" w:eastAsia="Calibri" w:hAnsi="Times New Roman" w:cs="Times New Roman"/>
          <w:noProof/>
        </w:rPr>
        <w:t>(Duelli &amp; Obrist, 2003; R. F. Noss, 1990)</w:t>
      </w:r>
      <w:ins w:id="27" w:author="Nicole" w:date="2019-01-31T08:48:00Z">
        <w:r w:rsidR="00045783">
          <w:rPr>
            <w:rFonts w:ascii="Times New Roman" w:eastAsia="Calibri" w:hAnsi="Times New Roman" w:cs="Times New Roman"/>
          </w:rPr>
          <w:fldChar w:fldCharType="end"/>
        </w:r>
        <w:r w:rsidR="00045783">
          <w:rPr>
            <w:rFonts w:ascii="Times New Roman" w:eastAsia="Calibri" w:hAnsi="Times New Roman" w:cs="Times New Roman"/>
          </w:rPr>
          <w:t xml:space="preserve">. </w:t>
        </w:r>
      </w:ins>
      <w:ins w:id="28" w:author="Nicole" w:date="2019-01-31T08:54:00Z">
        <w:r w:rsidR="00045783" w:rsidRPr="007D7937">
          <w:rPr>
            <w:rFonts w:ascii="Times New Roman" w:eastAsia="Calibri" w:hAnsi="Times New Roman" w:cs="Times New Roman"/>
            <w:i/>
            <w:rPrChange w:id="29" w:author="Nicole" w:date="2019-01-31T08:58:00Z">
              <w:rPr>
                <w:rFonts w:ascii="Times New Roman" w:eastAsia="Calibri" w:hAnsi="Times New Roman" w:cs="Times New Roman"/>
              </w:rPr>
            </w:rPrChange>
          </w:rPr>
          <w:t xml:space="preserve">Because species are important in understanding </w:t>
        </w:r>
      </w:ins>
      <w:ins w:id="30" w:author="Nicole" w:date="2019-01-31T08:55:00Z">
        <w:r w:rsidR="007D7937" w:rsidRPr="007D7937">
          <w:rPr>
            <w:rFonts w:ascii="Times New Roman" w:eastAsia="Calibri" w:hAnsi="Times New Roman" w:cs="Times New Roman"/>
            <w:i/>
            <w:rPrChange w:id="31" w:author="Nicole" w:date="2019-01-31T08:58:00Z">
              <w:rPr>
                <w:rFonts w:ascii="Times New Roman" w:eastAsia="Calibri" w:hAnsi="Times New Roman" w:cs="Times New Roman"/>
              </w:rPr>
            </w:rPrChange>
          </w:rPr>
          <w:t xml:space="preserve">evolutionary patterns of </w:t>
        </w:r>
      </w:ins>
      <w:ins w:id="32" w:author="Nicole" w:date="2019-01-31T08:57:00Z">
        <w:r w:rsidR="007D7937" w:rsidRPr="007D7937">
          <w:rPr>
            <w:rFonts w:ascii="Times New Roman" w:eastAsia="Calibri" w:hAnsi="Times New Roman" w:cs="Times New Roman"/>
            <w:i/>
            <w:rPrChange w:id="33" w:author="Nicole" w:date="2019-01-31T08:58:00Z">
              <w:rPr>
                <w:rFonts w:ascii="Times New Roman" w:eastAsia="Calibri" w:hAnsi="Times New Roman" w:cs="Times New Roman"/>
              </w:rPr>
            </w:rPrChange>
          </w:rPr>
          <w:t>distributions</w:t>
        </w:r>
      </w:ins>
      <w:ins w:id="34" w:author="Nicole" w:date="2019-01-31T08:55:00Z">
        <w:r w:rsidR="007D7937" w:rsidRPr="007D7937">
          <w:rPr>
            <w:rFonts w:ascii="Times New Roman" w:eastAsia="Calibri" w:hAnsi="Times New Roman" w:cs="Times New Roman"/>
            <w:i/>
            <w:rPrChange w:id="35" w:author="Nicole" w:date="2019-01-31T08:58:00Z">
              <w:rPr>
                <w:rFonts w:ascii="Times New Roman" w:eastAsia="Calibri" w:hAnsi="Times New Roman" w:cs="Times New Roman"/>
              </w:rPr>
            </w:rPrChange>
          </w:rPr>
          <w:t>, interspecific interactions, and as indicators of environmental conditions, species diversity is commonly used in monitoring stud</w:t>
        </w:r>
      </w:ins>
      <w:ins w:id="36" w:author="Nicole" w:date="2019-01-31T08:57:00Z">
        <w:r w:rsidR="007D7937" w:rsidRPr="007D7937">
          <w:rPr>
            <w:rFonts w:ascii="Times New Roman" w:eastAsia="Calibri" w:hAnsi="Times New Roman" w:cs="Times New Roman"/>
            <w:i/>
            <w:rPrChange w:id="37" w:author="Nicole" w:date="2019-01-31T08:58:00Z">
              <w:rPr>
                <w:rFonts w:ascii="Times New Roman" w:eastAsia="Calibri" w:hAnsi="Times New Roman" w:cs="Times New Roman"/>
              </w:rPr>
            </w:rPrChange>
          </w:rPr>
          <w:t>i</w:t>
        </w:r>
      </w:ins>
      <w:ins w:id="38" w:author="Nicole" w:date="2019-01-31T08:55:00Z">
        <w:r w:rsidR="007D7937" w:rsidRPr="007D7937">
          <w:rPr>
            <w:rFonts w:ascii="Times New Roman" w:eastAsia="Calibri" w:hAnsi="Times New Roman" w:cs="Times New Roman"/>
            <w:i/>
            <w:rPrChange w:id="39" w:author="Nicole" w:date="2019-01-31T08:58:00Z">
              <w:rPr>
                <w:rFonts w:ascii="Times New Roman" w:eastAsia="Calibri" w:hAnsi="Times New Roman" w:cs="Times New Roman"/>
              </w:rPr>
            </w:rPrChange>
          </w:rPr>
          <w:t xml:space="preserve">es. </w:t>
        </w:r>
      </w:ins>
      <w:ins w:id="40" w:author="Nicole" w:date="2019-01-31T08:51:00Z">
        <w:r w:rsidR="00045783">
          <w:rPr>
            <w:rFonts w:ascii="Times New Roman" w:eastAsia="Calibri" w:hAnsi="Times New Roman" w:cs="Times New Roman"/>
          </w:rPr>
          <w:t>Species diversity is estimated</w:t>
        </w:r>
      </w:ins>
      <w:ins w:id="41" w:author="Nicole" w:date="2019-01-31T08:53:00Z">
        <w:r w:rsidR="00045783">
          <w:rPr>
            <w:rFonts w:ascii="Times New Roman" w:eastAsia="Calibri" w:hAnsi="Times New Roman" w:cs="Times New Roman"/>
          </w:rPr>
          <w:t xml:space="preserve"> in field studies</w:t>
        </w:r>
      </w:ins>
      <w:ins w:id="42" w:author="Nicole" w:date="2019-01-31T08:51:00Z">
        <w:r w:rsidR="00045783">
          <w:rPr>
            <w:rFonts w:ascii="Times New Roman" w:eastAsia="Calibri" w:hAnsi="Times New Roman" w:cs="Times New Roman"/>
          </w:rPr>
          <w:t xml:space="preserve"> using measures such as species richness, species evenness, and diversity indices that use a combination of richness and evenness.</w:t>
        </w:r>
      </w:ins>
      <w:r w:rsidR="006B0F06" w:rsidRPr="00084CE8">
        <w:rPr>
          <w:rFonts w:ascii="Times New Roman" w:eastAsia="Calibri" w:hAnsi="Times New Roman" w:cs="Times New Roman"/>
        </w:rPr>
        <w:t xml:space="preserve"> </w:t>
      </w:r>
      <w:del w:id="43" w:author="Nicole" w:date="2019-01-31T08:53:00Z">
        <w:r w:rsidR="00DD6FC1" w:rsidRPr="00084CE8" w:rsidDel="00045783">
          <w:rPr>
            <w:rFonts w:ascii="Times New Roman" w:eastAsia="Calibri" w:hAnsi="Times New Roman" w:cs="Times New Roman"/>
          </w:rPr>
          <w:delText>Ho</w:delText>
        </w:r>
        <w:r w:rsidRPr="00084CE8" w:rsidDel="00045783">
          <w:rPr>
            <w:rFonts w:ascii="Times New Roman" w:eastAsia="Calibri" w:hAnsi="Times New Roman" w:cs="Times New Roman"/>
          </w:rPr>
          <w:delText xml:space="preserve">wever, </w:delText>
        </w:r>
        <w:r w:rsidR="006B0F06" w:rsidRPr="00084CE8" w:rsidDel="00045783">
          <w:rPr>
            <w:rFonts w:ascii="Times New Roman" w:eastAsia="Calibri" w:hAnsi="Times New Roman" w:cs="Times New Roman"/>
          </w:rPr>
          <w:delText xml:space="preserve">true </w:delText>
        </w:r>
        <w:r w:rsidRPr="00084CE8" w:rsidDel="00045783">
          <w:rPr>
            <w:rFonts w:ascii="Times New Roman" w:eastAsia="Calibri" w:hAnsi="Times New Roman" w:cs="Times New Roman"/>
          </w:rPr>
          <w:delText>biodiversity</w:delText>
        </w:r>
        <w:r w:rsidR="00B43FC7" w:rsidRPr="00084CE8" w:rsidDel="00045783">
          <w:rPr>
            <w:rFonts w:ascii="Times New Roman" w:eastAsia="Calibri" w:hAnsi="Times New Roman" w:cs="Times New Roman"/>
          </w:rPr>
          <w:delText xml:space="preserve"> </w:delText>
        </w:r>
        <w:r w:rsidR="00E01D7C" w:rsidRPr="00084CE8" w:rsidDel="00045783">
          <w:rPr>
            <w:rFonts w:ascii="Times New Roman" w:eastAsia="Calibri" w:hAnsi="Times New Roman" w:cs="Times New Roman"/>
          </w:rPr>
          <w:delText xml:space="preserve">often </w:delText>
        </w:r>
        <w:r w:rsidRPr="00084CE8" w:rsidDel="00045783">
          <w:rPr>
            <w:rFonts w:ascii="Times New Roman" w:eastAsia="Calibri" w:hAnsi="Times New Roman" w:cs="Times New Roman"/>
          </w:rPr>
          <w:delText>can</w:delText>
        </w:r>
        <w:r w:rsidR="00DD6FC1" w:rsidRPr="00084CE8" w:rsidDel="00045783">
          <w:rPr>
            <w:rFonts w:ascii="Times New Roman" w:eastAsia="Calibri" w:hAnsi="Times New Roman" w:cs="Times New Roman"/>
          </w:rPr>
          <w:delText xml:space="preserve">not be </w:delText>
        </w:r>
        <w:r w:rsidR="006B0F06" w:rsidRPr="00084CE8" w:rsidDel="00045783">
          <w:rPr>
            <w:rFonts w:ascii="Times New Roman" w:eastAsia="Calibri" w:hAnsi="Times New Roman" w:cs="Times New Roman"/>
          </w:rPr>
          <w:delText xml:space="preserve">known in natural environments because detection is imperfect </w:delText>
        </w:r>
        <w:r w:rsidR="006B0F06" w:rsidRPr="00084CE8" w:rsidDel="00045783">
          <w:rPr>
            <w:rFonts w:ascii="Times New Roman" w:eastAsia="Calibri" w:hAnsi="Times New Roman" w:cs="Times New Roman"/>
          </w:rPr>
          <w:fldChar w:fldCharType="begin" w:fldLock="1"/>
        </w:r>
        <w:r w:rsidR="006265F1" w:rsidRPr="00084CE8" w:rsidDel="00045783">
          <w:rPr>
            <w:rFonts w:ascii="Times New Roman" w:eastAsia="Calibri" w:hAnsi="Times New Roman" w:cs="Times New Roman"/>
          </w:rPr>
          <w:delInstrText>ADDIN CSL_CITATION {"citationItems":[{"id":"ITEM-1","itemData":{"DOI":"10.1111/j.1365-2664.2009.01724.x","ISBN":"0021-8901","ISSN":"00218901","PMID":"18664423","abstract":"P&gt;1. Trends of animal populations are of great interest in ecology but cannot be directly observed owing to imperfect detection. Binomial mixture models use replicated counts to estimate abundance, corrected for detection, in demographically closed populations. Here, we extend these models to open populations and illustrate them using sand lizard Lacerta agilis counts from the national Dutch reptile monitoring scheme. 2. Our model requires replicated counts from multiple sites in each of several periods, within which population closure is assumed. Counts are described by a hierarchical generalized linear model, where the state model deals with spatio-temporal patterns in true abundance and the observation model with imperfect counts, given that true state. We used WinBUGS to fit the model to lizard counts from 208 transects with 1-10 (mean 3) replicate surveys during each spring 1994-2005. 3. Our state model for abundance contained two independent log-linear Poisson regressions on year for coastal and inland sites, and random site effects to account for unexplained heterogeneity. The observation model for detection of an individual lizard contained effects of region, survey date, temperature, observer experience and random survey effects. 4. Lizard populations increased in both regions but more steeply on the coast. Detectability increased over the first few years of the study, was greater on the coast and for the most experienced observers, and highest around 1 June. Interestingly, the population increase inland was not detectable when the observed counts were analysed without account of detectability. The proportional increase between 1994 and 2005 in total lizard abundance across all sites was estimated at 86% (95% CRI 35-151). 5.Synthesis and applications. Open-population binomial mixture models are attractive for studying true population dynamics while explicitly accounting for the observation process, i.e. imperfect detection. We emphasize the important conceptual benefit provided by temporal replicate observations in terms of the interpretability of animal counts.","author":[{"dropping-particle":"","family":"Kéry","given":"Marc","non-dropping-particle":"","parse-names":false,"suffix":""},{"dropping-particle":"","family":"Dorazio","given":"Robert M.","non-dropping-particle":"","parse-names":false,"suffix":""},{"dropping-particle":"","family":"Soldaat","given":"Leo","non-dropping-particle":"","parse-names":false,"suffix":""},{"dropping-particle":"","family":"Strien","given":"Arco","non-dropping-particle":"Van","parse-names":false,"suffix":""},{"dropping-particle":"","family":"Zuiderwijk","given":"Annie","non-dropping-particle":"","parse-names":false,"suffix":""},{"dropping-particle":"","family":"Royle","given":"J. Andrew","non-dropping-particle":"","parse-names":false,"suffix":""}],"container-title":"Journal of Applied Ecology","id":"ITEM-1","issue":"6","issued":{"date-parts":[["2009"]]},"note":"imperfect detection","page":"1163-1172","title":"Trend estimation in populations with imperfect detection","type":"article-journal","volume":"46"},"uris":["http://www.mendeley.com/documents/?uuid=ba7511a0-4c89-4733-baba-10ec6f602e88"]}],"mendeley":{"formattedCitation":"(Kéry et al., 2009)","plainTextFormattedCitation":"(Kéry et al., 2009)","previouslyFormattedCitation":"(Kéry et al., 2009)"},"properties":{"noteIndex":0},"schema":"https://github.com/citation-style-language/schema/raw/master/csl-citation.json"}</w:delInstrText>
        </w:r>
        <w:r w:rsidR="006B0F06" w:rsidRPr="00084CE8" w:rsidDel="00045783">
          <w:rPr>
            <w:rFonts w:ascii="Times New Roman" w:eastAsia="Calibri" w:hAnsi="Times New Roman" w:cs="Times New Roman"/>
          </w:rPr>
          <w:fldChar w:fldCharType="separate"/>
        </w:r>
        <w:r w:rsidR="006B0F06" w:rsidRPr="00084CE8" w:rsidDel="00045783">
          <w:rPr>
            <w:rFonts w:ascii="Times New Roman" w:eastAsia="Calibri" w:hAnsi="Times New Roman" w:cs="Times New Roman"/>
            <w:noProof/>
          </w:rPr>
          <w:delText>(Kéry et al., 2009)</w:delText>
        </w:r>
        <w:r w:rsidR="006B0F06" w:rsidRPr="00084CE8" w:rsidDel="00045783">
          <w:rPr>
            <w:rFonts w:ascii="Times New Roman" w:eastAsia="Calibri" w:hAnsi="Times New Roman" w:cs="Times New Roman"/>
          </w:rPr>
          <w:fldChar w:fldCharType="end"/>
        </w:r>
        <w:r w:rsidR="006B0F06" w:rsidRPr="00084CE8" w:rsidDel="00045783">
          <w:rPr>
            <w:rFonts w:ascii="Times New Roman" w:eastAsia="Calibri" w:hAnsi="Times New Roman" w:cs="Times New Roman"/>
          </w:rPr>
          <w:delText xml:space="preserve">. </w:delText>
        </w:r>
        <w:r w:rsidR="00B43FC7" w:rsidRPr="00084CE8" w:rsidDel="00045783">
          <w:rPr>
            <w:rFonts w:ascii="Times New Roman" w:eastAsia="Calibri" w:hAnsi="Times New Roman" w:cs="Times New Roman"/>
          </w:rPr>
          <w:delText>As a result, proxies such as species richness, evenness, and diversity indices have been developed that provide ways to estimate</w:delText>
        </w:r>
        <w:r w:rsidR="00B43FC7" w:rsidRPr="008E357D" w:rsidDel="00045783">
          <w:rPr>
            <w:rFonts w:ascii="Times New Roman" w:hAnsi="Times New Roman" w:cs="Times New Roman"/>
          </w:rPr>
          <w:delText xml:space="preserve"> </w:delText>
        </w:r>
        <w:r w:rsidR="00B43FC7" w:rsidRPr="00084CE8" w:rsidDel="00045783">
          <w:rPr>
            <w:rFonts w:ascii="Times New Roman" w:eastAsia="Calibri" w:hAnsi="Times New Roman" w:cs="Times New Roman"/>
          </w:rPr>
          <w:delText xml:space="preserve">different aspects of biodiversity in the field. </w:delText>
        </w:r>
      </w:del>
      <w:commentRangeStart w:id="44"/>
      <w:commentRangeStart w:id="45"/>
      <w:r w:rsidR="00B43FC7" w:rsidRPr="00084CE8">
        <w:rPr>
          <w:rFonts w:ascii="Times New Roman" w:eastAsia="Calibri" w:hAnsi="Times New Roman" w:cs="Times New Roman"/>
        </w:rPr>
        <w:t>Richness i</w:t>
      </w:r>
      <w:commentRangeEnd w:id="44"/>
      <w:r w:rsidR="00C17E58" w:rsidRPr="00D719EB">
        <w:rPr>
          <w:rStyle w:val="CommentReference"/>
          <w:rFonts w:ascii="Times New Roman" w:hAnsi="Times New Roman" w:cs="Times New Roman"/>
        </w:rPr>
        <w:commentReference w:id="44"/>
      </w:r>
      <w:commentRangeEnd w:id="45"/>
      <w:r w:rsidR="008844D0">
        <w:rPr>
          <w:rStyle w:val="CommentReference"/>
        </w:rPr>
        <w:commentReference w:id="45"/>
      </w:r>
      <w:r w:rsidR="00B43FC7" w:rsidRPr="00084CE8">
        <w:rPr>
          <w:rFonts w:ascii="Times New Roman" w:eastAsia="Calibri" w:hAnsi="Times New Roman" w:cs="Times New Roman"/>
        </w:rPr>
        <w:t>s the</w:t>
      </w:r>
      <w:r w:rsidR="00B43FC7" w:rsidRPr="00B36635">
        <w:rPr>
          <w:rFonts w:ascii="Times New Roman" w:eastAsia="Calibri" w:hAnsi="Times New Roman" w:cs="Times New Roman"/>
        </w:rPr>
        <w:t xml:space="preserve"> count of </w:t>
      </w:r>
      <w:r w:rsidR="00C17E58" w:rsidRPr="00B36635">
        <w:rPr>
          <w:rFonts w:ascii="Times New Roman" w:eastAsia="Calibri" w:hAnsi="Times New Roman" w:cs="Times New Roman"/>
        </w:rPr>
        <w:t>species in a given area</w:t>
      </w:r>
      <w:r w:rsidR="00B43FC7" w:rsidRPr="00B36635">
        <w:rPr>
          <w:rFonts w:ascii="Times New Roman" w:eastAsia="Calibri" w:hAnsi="Times New Roman" w:cs="Times New Roman"/>
        </w:rPr>
        <w:t xml:space="preserve">. Evenness </w:t>
      </w:r>
      <w:r w:rsidR="00C17E58" w:rsidRPr="0093430E">
        <w:rPr>
          <w:rFonts w:ascii="Times New Roman" w:eastAsia="Calibri" w:hAnsi="Times New Roman" w:cs="Times New Roman"/>
        </w:rPr>
        <w:t xml:space="preserve">is a measure of </w:t>
      </w:r>
      <w:r w:rsidR="008844D0">
        <w:rPr>
          <w:rFonts w:ascii="Times New Roman" w:eastAsia="Calibri" w:hAnsi="Times New Roman" w:cs="Times New Roman"/>
        </w:rPr>
        <w:t>the relative abundance of each species in an area,</w:t>
      </w:r>
      <w:r w:rsidR="00C17E58" w:rsidRPr="0093430E">
        <w:rPr>
          <w:rFonts w:ascii="Times New Roman" w:eastAsia="Calibri" w:hAnsi="Times New Roman" w:cs="Times New Roman"/>
        </w:rPr>
        <w:t xml:space="preserve"> </w:t>
      </w:r>
      <w:r w:rsidR="008844D0">
        <w:rPr>
          <w:rFonts w:ascii="Times New Roman" w:eastAsia="Calibri" w:hAnsi="Times New Roman" w:cs="Times New Roman"/>
        </w:rPr>
        <w:t xml:space="preserve">which </w:t>
      </w:r>
      <w:r w:rsidR="00C17E58" w:rsidRPr="0093430E">
        <w:rPr>
          <w:rFonts w:ascii="Times New Roman" w:eastAsia="Calibri" w:hAnsi="Times New Roman" w:cs="Times New Roman"/>
        </w:rPr>
        <w:t>provide</w:t>
      </w:r>
      <w:r w:rsidR="008844D0">
        <w:rPr>
          <w:rFonts w:ascii="Times New Roman" w:eastAsia="Calibri" w:hAnsi="Times New Roman" w:cs="Times New Roman"/>
        </w:rPr>
        <w:t>s</w:t>
      </w:r>
      <w:r w:rsidR="00C17E58" w:rsidRPr="00084CE8">
        <w:rPr>
          <w:rFonts w:ascii="Times New Roman" w:eastAsia="Calibri" w:hAnsi="Times New Roman" w:cs="Times New Roman"/>
        </w:rPr>
        <w:t xml:space="preserve"> information </w:t>
      </w:r>
      <w:r w:rsidR="008844D0">
        <w:rPr>
          <w:rFonts w:ascii="Times New Roman" w:eastAsia="Calibri" w:hAnsi="Times New Roman" w:cs="Times New Roman"/>
        </w:rPr>
        <w:t>on</w:t>
      </w:r>
      <w:r w:rsidR="00C17E58" w:rsidRPr="00084CE8">
        <w:rPr>
          <w:rFonts w:ascii="Times New Roman" w:eastAsia="Calibri" w:hAnsi="Times New Roman" w:cs="Times New Roman"/>
        </w:rPr>
        <w:t xml:space="preserve"> dominance-related patterns</w:t>
      </w:r>
      <w:r w:rsidR="008844D0">
        <w:rPr>
          <w:rFonts w:ascii="Times New Roman" w:eastAsia="Calibri" w:hAnsi="Times New Roman" w:cs="Times New Roman"/>
        </w:rPr>
        <w:t xml:space="preserve"> and species rarity</w:t>
      </w:r>
      <w:r w:rsidR="00C17E58" w:rsidRPr="00084CE8">
        <w:rPr>
          <w:rFonts w:ascii="Times New Roman" w:eastAsia="Calibri" w:hAnsi="Times New Roman" w:cs="Times New Roman"/>
        </w:rPr>
        <w:t xml:space="preserve">. </w:t>
      </w:r>
      <w:commentRangeStart w:id="46"/>
      <w:commentRangeStart w:id="47"/>
      <w:r w:rsidR="00B43FC7" w:rsidRPr="00084CE8">
        <w:rPr>
          <w:rFonts w:ascii="Times New Roman" w:eastAsia="Calibri" w:hAnsi="Times New Roman" w:cs="Times New Roman"/>
        </w:rPr>
        <w:t>There</w:t>
      </w:r>
      <w:commentRangeEnd w:id="46"/>
      <w:r w:rsidR="002437DF">
        <w:rPr>
          <w:rStyle w:val="CommentReference"/>
        </w:rPr>
        <w:commentReference w:id="46"/>
      </w:r>
      <w:r w:rsidR="00B43FC7" w:rsidRPr="00084CE8">
        <w:rPr>
          <w:rFonts w:ascii="Times New Roman" w:eastAsia="Calibri" w:hAnsi="Times New Roman" w:cs="Times New Roman"/>
        </w:rPr>
        <w:t xml:space="preserve"> is contention over evenness in that it may be </w:t>
      </w:r>
      <w:commentRangeStart w:id="48"/>
      <w:r w:rsidR="00B43FC7" w:rsidRPr="00084CE8">
        <w:rPr>
          <w:rFonts w:ascii="Times New Roman" w:eastAsia="Calibri" w:hAnsi="Times New Roman" w:cs="Times New Roman"/>
        </w:rPr>
        <w:t>affected</w:t>
      </w:r>
      <w:commentRangeEnd w:id="48"/>
      <w:r w:rsidR="002437DF">
        <w:rPr>
          <w:rStyle w:val="CommentReference"/>
        </w:rPr>
        <w:commentReference w:id="48"/>
      </w:r>
      <w:r w:rsidR="00B43FC7" w:rsidRPr="00084CE8">
        <w:rPr>
          <w:rFonts w:ascii="Times New Roman" w:eastAsia="Calibri" w:hAnsi="Times New Roman" w:cs="Times New Roman"/>
        </w:rPr>
        <w:t xml:space="preserve"> by trophic level, required resources/space, and reproductive frequency (i.e.</w:t>
      </w:r>
      <w:r w:rsidR="008844D0">
        <w:rPr>
          <w:rFonts w:ascii="Times New Roman" w:eastAsia="Calibri" w:hAnsi="Times New Roman" w:cs="Times New Roman"/>
        </w:rPr>
        <w:t>,</w:t>
      </w:r>
      <w:r w:rsidR="00B43FC7" w:rsidRPr="00084CE8">
        <w:rPr>
          <w:rFonts w:ascii="Times New Roman" w:eastAsia="Calibri" w:hAnsi="Times New Roman" w:cs="Times New Roman"/>
        </w:rPr>
        <w:t xml:space="preserve"> just because there are more individuals than others doesn’t mean</w:t>
      </w:r>
      <w:r w:rsidR="00C17E58" w:rsidRPr="00084CE8">
        <w:rPr>
          <w:rFonts w:ascii="Times New Roman" w:eastAsia="Calibri" w:hAnsi="Times New Roman" w:cs="Times New Roman"/>
        </w:rPr>
        <w:t xml:space="preserve"> that the system is imbalanced)</w:t>
      </w:r>
      <w:commentRangeEnd w:id="47"/>
      <w:r w:rsidR="00C17E58" w:rsidRPr="008E357D">
        <w:rPr>
          <w:rStyle w:val="CommentReference"/>
          <w:rFonts w:ascii="Times New Roman" w:hAnsi="Times New Roman" w:cs="Times New Roman"/>
        </w:rPr>
        <w:commentReference w:id="47"/>
      </w:r>
      <w:r w:rsidR="008844D0">
        <w:rPr>
          <w:rFonts w:ascii="Times New Roman" w:eastAsia="Calibri" w:hAnsi="Times New Roman" w:cs="Times New Roman"/>
        </w:rPr>
        <w:t xml:space="preserve">. </w:t>
      </w:r>
      <w:commentRangeStart w:id="49"/>
      <w:commentRangeStart w:id="50"/>
      <w:r w:rsidR="00C17E58" w:rsidRPr="00084CE8">
        <w:rPr>
          <w:rFonts w:ascii="Times New Roman" w:eastAsia="Calibri" w:hAnsi="Times New Roman" w:cs="Times New Roman"/>
        </w:rPr>
        <w:t>D</w:t>
      </w:r>
      <w:r w:rsidR="00B43FC7" w:rsidRPr="00B36635">
        <w:rPr>
          <w:rFonts w:ascii="Times New Roman" w:eastAsia="Calibri" w:hAnsi="Times New Roman" w:cs="Times New Roman"/>
        </w:rPr>
        <w:t xml:space="preserve">iversity indices </w:t>
      </w:r>
      <w:commentRangeEnd w:id="49"/>
      <w:r w:rsidR="008E58DD" w:rsidRPr="008E357D">
        <w:rPr>
          <w:rStyle w:val="CommentReference"/>
          <w:rFonts w:ascii="Times New Roman" w:hAnsi="Times New Roman" w:cs="Times New Roman"/>
        </w:rPr>
        <w:commentReference w:id="49"/>
      </w:r>
      <w:commentRangeEnd w:id="50"/>
      <w:r w:rsidR="002437DF">
        <w:rPr>
          <w:rStyle w:val="CommentReference"/>
        </w:rPr>
        <w:commentReference w:id="50"/>
      </w:r>
      <w:r w:rsidR="008E58DD" w:rsidRPr="00084CE8">
        <w:rPr>
          <w:rFonts w:ascii="Times New Roman" w:eastAsia="Calibri" w:hAnsi="Times New Roman" w:cs="Times New Roman"/>
        </w:rPr>
        <w:t>express both</w:t>
      </w:r>
      <w:r w:rsidR="00B43FC7" w:rsidRPr="00B36635">
        <w:rPr>
          <w:rFonts w:ascii="Times New Roman" w:eastAsia="Calibri" w:hAnsi="Times New Roman" w:cs="Times New Roman"/>
        </w:rPr>
        <w:t xml:space="preserve"> richness and evenness</w:t>
      </w:r>
      <w:r w:rsidR="008E58DD" w:rsidRPr="00B36635">
        <w:rPr>
          <w:rFonts w:ascii="Times New Roman" w:eastAsia="Calibri" w:hAnsi="Times New Roman" w:cs="Times New Roman"/>
        </w:rPr>
        <w:t xml:space="preserve"> at the same </w:t>
      </w:r>
      <w:commentRangeStart w:id="51"/>
      <w:r w:rsidR="008E58DD" w:rsidRPr="00B36635">
        <w:rPr>
          <w:rFonts w:ascii="Times New Roman" w:eastAsia="Calibri" w:hAnsi="Times New Roman" w:cs="Times New Roman"/>
        </w:rPr>
        <w:t>time</w:t>
      </w:r>
      <w:commentRangeEnd w:id="51"/>
      <w:r w:rsidR="00852B65">
        <w:rPr>
          <w:rStyle w:val="CommentReference"/>
        </w:rPr>
        <w:commentReference w:id="51"/>
      </w:r>
      <w:r w:rsidR="00B43FC7" w:rsidRPr="00B36635">
        <w:rPr>
          <w:rFonts w:ascii="Times New Roman" w:eastAsia="Calibri" w:hAnsi="Times New Roman" w:cs="Times New Roman"/>
        </w:rPr>
        <w:t xml:space="preserve">. </w:t>
      </w:r>
    </w:p>
    <w:p w14:paraId="65879267" w14:textId="700A768E" w:rsidR="00FE148D" w:rsidRPr="00B36635" w:rsidRDefault="007E28F5" w:rsidP="008E357D">
      <w:pPr>
        <w:spacing w:line="480" w:lineRule="auto"/>
        <w:ind w:firstLine="720"/>
        <w:rPr>
          <w:rFonts w:ascii="Times New Roman" w:eastAsia="Calibri" w:hAnsi="Times New Roman" w:cs="Times New Roman"/>
        </w:rPr>
      </w:pPr>
      <w:commentRangeStart w:id="52"/>
      <w:r w:rsidRPr="00B36635">
        <w:rPr>
          <w:rFonts w:ascii="Times New Roman" w:eastAsia="Calibri" w:hAnsi="Times New Roman" w:cs="Times New Roman"/>
        </w:rPr>
        <w:t xml:space="preserve">because biodiversity </w:t>
      </w:r>
      <w:commentRangeEnd w:id="52"/>
      <w:r w:rsidR="00B36635">
        <w:rPr>
          <w:rStyle w:val="CommentReference"/>
        </w:rPr>
        <w:commentReference w:id="52"/>
      </w:r>
      <w:r w:rsidRPr="00B36635">
        <w:rPr>
          <w:rFonts w:ascii="Times New Roman" w:eastAsia="Calibri" w:hAnsi="Times New Roman" w:cs="Times New Roman"/>
        </w:rPr>
        <w:t xml:space="preserve">often cannot be </w:t>
      </w:r>
      <w:commentRangeStart w:id="53"/>
      <w:r w:rsidR="00DD6FC1" w:rsidRPr="00B36635">
        <w:rPr>
          <w:rFonts w:ascii="Times New Roman" w:eastAsia="Calibri" w:hAnsi="Times New Roman" w:cs="Times New Roman"/>
        </w:rPr>
        <w:t>measured</w:t>
      </w:r>
      <w:commentRangeEnd w:id="53"/>
      <w:r w:rsidR="00852B65">
        <w:rPr>
          <w:rStyle w:val="CommentReference"/>
        </w:rPr>
        <w:commentReference w:id="53"/>
      </w:r>
      <w:r w:rsidR="00DD6FC1" w:rsidRPr="00B36635">
        <w:rPr>
          <w:rFonts w:ascii="Times New Roman" w:eastAsia="Calibri" w:hAnsi="Times New Roman" w:cs="Times New Roman"/>
        </w:rPr>
        <w:t xml:space="preserve"> directly, proxies are often used.</w:t>
      </w:r>
      <w:r w:rsidR="000560AF" w:rsidRPr="00B36635">
        <w:rPr>
          <w:rFonts w:ascii="Times New Roman" w:eastAsia="Calibri" w:hAnsi="Times New Roman" w:cs="Times New Roman"/>
        </w:rPr>
        <w:t xml:space="preserve"> </w:t>
      </w:r>
      <w:commentRangeStart w:id="54"/>
      <w:r w:rsidR="006776C7" w:rsidRPr="00B36635">
        <w:rPr>
          <w:rFonts w:ascii="Times New Roman" w:eastAsia="Calibri" w:hAnsi="Times New Roman" w:cs="Times New Roman"/>
        </w:rPr>
        <w:t xml:space="preserve">Proxies </w:t>
      </w:r>
      <w:commentRangeEnd w:id="54"/>
      <w:r w:rsidR="002437DF">
        <w:rPr>
          <w:rStyle w:val="CommentReference"/>
        </w:rPr>
        <w:commentReference w:id="54"/>
      </w:r>
      <w:r w:rsidR="006776C7" w:rsidRPr="00B36635">
        <w:rPr>
          <w:rFonts w:ascii="Times New Roman" w:eastAsia="Calibri" w:hAnsi="Times New Roman" w:cs="Times New Roman"/>
        </w:rPr>
        <w:t>like</w:t>
      </w:r>
      <w:r w:rsidR="00FE148D" w:rsidRPr="00B36635">
        <w:rPr>
          <w:rFonts w:ascii="Times New Roman" w:eastAsia="Calibri" w:hAnsi="Times New Roman" w:cs="Times New Roman"/>
        </w:rPr>
        <w:t xml:space="preserve"> diversity</w:t>
      </w:r>
      <w:r w:rsidR="006776C7" w:rsidRPr="00084CE8">
        <w:rPr>
          <w:rFonts w:ascii="Times New Roman" w:eastAsia="Calibri" w:hAnsi="Times New Roman" w:cs="Times New Roman"/>
        </w:rPr>
        <w:t xml:space="preserve"> indices</w:t>
      </w:r>
      <w:r w:rsidR="00FE148D" w:rsidRPr="00084CE8">
        <w:rPr>
          <w:rFonts w:ascii="Times New Roman" w:eastAsia="Calibri" w:hAnsi="Times New Roman" w:cs="Times New Roman"/>
        </w:rPr>
        <w:t xml:space="preserve"> and species richness </w:t>
      </w:r>
      <w:r w:rsidR="00441CA2" w:rsidRPr="00084CE8">
        <w:rPr>
          <w:rFonts w:ascii="Times New Roman" w:eastAsia="Calibri" w:hAnsi="Times New Roman" w:cs="Times New Roman"/>
        </w:rPr>
        <w:t>are</w:t>
      </w:r>
      <w:r w:rsidR="00FE148D" w:rsidRPr="00084CE8">
        <w:rPr>
          <w:rFonts w:ascii="Times New Roman" w:eastAsia="Calibri" w:hAnsi="Times New Roman" w:cs="Times New Roman"/>
        </w:rPr>
        <w:t xml:space="preserve"> useful when learning about changes in </w:t>
      </w:r>
      <w:r w:rsidR="006776C7" w:rsidRPr="00084CE8">
        <w:rPr>
          <w:rFonts w:ascii="Times New Roman" w:eastAsia="Calibri" w:hAnsi="Times New Roman" w:cs="Times New Roman"/>
        </w:rPr>
        <w:t xml:space="preserve">the species composition aspect of </w:t>
      </w:r>
      <w:r w:rsidR="00FE148D" w:rsidRPr="00084CE8">
        <w:rPr>
          <w:rFonts w:ascii="Times New Roman" w:eastAsia="Calibri" w:hAnsi="Times New Roman" w:cs="Times New Roman"/>
        </w:rPr>
        <w:t>biodiversity</w:t>
      </w:r>
      <w:r w:rsidR="006776C7" w:rsidRPr="00084CE8">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6776C7" w:rsidRPr="00084CE8">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6776C7" w:rsidRPr="00B36635">
        <w:rPr>
          <w:rFonts w:ascii="Times New Roman" w:eastAsia="Calibri" w:hAnsi="Times New Roman" w:cs="Times New Roman"/>
          <w:noProof/>
        </w:rPr>
        <w:t>(Hamilton, 2005)</w:t>
      </w:r>
      <w:r w:rsidR="006776C7" w:rsidRPr="00B36635">
        <w:rPr>
          <w:rFonts w:ascii="Times New Roman" w:eastAsia="Calibri" w:hAnsi="Times New Roman" w:cs="Times New Roman"/>
        </w:rPr>
        <w:fldChar w:fldCharType="end"/>
      </w:r>
      <w:r w:rsidR="00FE148D" w:rsidRPr="00084CE8">
        <w:rPr>
          <w:rFonts w:ascii="Times New Roman" w:eastAsia="Calibri" w:hAnsi="Times New Roman" w:cs="Times New Roman"/>
        </w:rPr>
        <w:t>. Unfortunately, these proxies</w:t>
      </w:r>
      <w:r w:rsidR="00294D79" w:rsidRPr="00B36635">
        <w:rPr>
          <w:rFonts w:ascii="Times New Roman" w:eastAsia="Calibri" w:hAnsi="Times New Roman" w:cs="Times New Roman"/>
        </w:rPr>
        <w:t xml:space="preserve"> that attempt to include all species</w:t>
      </w:r>
      <w:r w:rsidR="00FE148D" w:rsidRPr="00B36635">
        <w:rPr>
          <w:rFonts w:ascii="Times New Roman" w:eastAsia="Calibri" w:hAnsi="Times New Roman" w:cs="Times New Roman"/>
        </w:rPr>
        <w:t xml:space="preserve"> </w:t>
      </w:r>
      <w:r w:rsidR="006776C7" w:rsidRPr="00B36635">
        <w:rPr>
          <w:rFonts w:ascii="Times New Roman" w:eastAsia="Calibri" w:hAnsi="Times New Roman" w:cs="Times New Roman"/>
        </w:rPr>
        <w:t xml:space="preserve">require large expenditures of time, effort, and </w:t>
      </w:r>
      <w:commentRangeStart w:id="55"/>
      <w:r w:rsidR="006776C7" w:rsidRPr="00B36635">
        <w:rPr>
          <w:rFonts w:ascii="Times New Roman" w:eastAsia="Calibri" w:hAnsi="Times New Roman" w:cs="Times New Roman"/>
        </w:rPr>
        <w:t>taxonomic</w:t>
      </w:r>
      <w:commentRangeEnd w:id="55"/>
      <w:r w:rsidR="00852B65">
        <w:rPr>
          <w:rStyle w:val="CommentReference"/>
        </w:rPr>
        <w:commentReference w:id="55"/>
      </w:r>
      <w:r w:rsidR="006776C7" w:rsidRPr="00B36635">
        <w:rPr>
          <w:rFonts w:ascii="Times New Roman" w:eastAsia="Calibri" w:hAnsi="Times New Roman" w:cs="Times New Roman"/>
        </w:rPr>
        <w:t xml:space="preserve"> expertise</w:t>
      </w:r>
      <w:r w:rsidR="00FE148D" w:rsidRPr="00B36635">
        <w:rPr>
          <w:rFonts w:ascii="Times New Roman" w:eastAsia="Calibri" w:hAnsi="Times New Roman" w:cs="Times New Roman"/>
        </w:rPr>
        <w:t>, and are therefore often prohibitively expensive</w:t>
      </w:r>
      <w:r w:rsidR="006776C7" w:rsidRPr="00B36635">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6265F1" w:rsidRPr="00084CE8">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up\n-mentions gap in literature of time\n-this studies says they look at time, but it's over 13 months\n-methods may be useful\n-paraphrase: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6776C7" w:rsidRPr="00B36635">
        <w:rPr>
          <w:rFonts w:ascii="Times New Roman" w:eastAsia="Calibri" w:hAnsi="Times New Roman" w:cs="Times New Roman"/>
          <w:noProof/>
        </w:rPr>
        <w:t>(Magierowski &amp; Johnson, 2006)</w:t>
      </w:r>
      <w:r w:rsidR="006776C7" w:rsidRPr="00B36635">
        <w:rPr>
          <w:rFonts w:ascii="Times New Roman" w:eastAsia="Calibri" w:hAnsi="Times New Roman" w:cs="Times New Roman"/>
        </w:rPr>
        <w:fldChar w:fldCharType="end"/>
      </w:r>
      <w:r w:rsidR="00FE148D" w:rsidRPr="00084CE8">
        <w:rPr>
          <w:rFonts w:ascii="Times New Roman" w:eastAsia="Calibri" w:hAnsi="Times New Roman" w:cs="Times New Roman"/>
        </w:rPr>
        <w:t>.</w:t>
      </w:r>
    </w:p>
    <w:p w14:paraId="40F3FA60" w14:textId="77777777" w:rsidR="008E58DD" w:rsidRPr="00B36635" w:rsidRDefault="008E58DD" w:rsidP="008E357D">
      <w:pPr>
        <w:spacing w:line="480" w:lineRule="auto"/>
        <w:ind w:firstLine="720"/>
        <w:rPr>
          <w:rFonts w:ascii="Times New Roman" w:eastAsia="Calibri" w:hAnsi="Times New Roman" w:cs="Times New Roman"/>
        </w:rPr>
      </w:pPr>
    </w:p>
    <w:p w14:paraId="6AD90FD6" w14:textId="24417237" w:rsidR="008E58DD" w:rsidRPr="00084CE8" w:rsidRDefault="008E58DD" w:rsidP="008E357D">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_</w:t>
      </w:r>
    </w:p>
    <w:p w14:paraId="1D0855E2" w14:textId="1AFE3576" w:rsidR="006B3A65" w:rsidRPr="00B36635" w:rsidRDefault="00E0265F" w:rsidP="008E357D">
      <w:pPr>
        <w:spacing w:line="480" w:lineRule="auto"/>
        <w:ind w:firstLine="720"/>
        <w:rPr>
          <w:rFonts w:ascii="Times New Roman" w:eastAsia="Calibri" w:hAnsi="Times New Roman" w:cs="Times New Roman"/>
        </w:rPr>
      </w:pPr>
      <w:commentRangeStart w:id="56"/>
      <w:r w:rsidRPr="00084CE8">
        <w:rPr>
          <w:rFonts w:ascii="Times New Roman" w:eastAsia="Calibri" w:hAnsi="Times New Roman" w:cs="Times New Roman"/>
        </w:rPr>
        <w:t xml:space="preserve">Surrogates </w:t>
      </w:r>
      <w:commentRangeEnd w:id="56"/>
      <w:r w:rsidR="00BB0E57">
        <w:rPr>
          <w:rStyle w:val="CommentReference"/>
        </w:rPr>
        <w:commentReference w:id="56"/>
      </w:r>
      <w:r w:rsidRPr="00084CE8">
        <w:rPr>
          <w:rFonts w:ascii="Times New Roman" w:eastAsia="Calibri" w:hAnsi="Times New Roman" w:cs="Times New Roman"/>
        </w:rPr>
        <w:t xml:space="preserve">are specific abiotic or biotic indicators/indicator groups that provide an estimate of a </w:t>
      </w:r>
      <w:r w:rsidR="004B69C8" w:rsidRPr="00084CE8">
        <w:rPr>
          <w:rFonts w:ascii="Times New Roman" w:eastAsia="Calibri" w:hAnsi="Times New Roman" w:cs="Times New Roman"/>
        </w:rPr>
        <w:t>component</w:t>
      </w:r>
      <w:r w:rsidRPr="00084CE8">
        <w:rPr>
          <w:rFonts w:ascii="Times New Roman" w:eastAsia="Calibri" w:hAnsi="Times New Roman" w:cs="Times New Roman"/>
        </w:rPr>
        <w:t xml:space="preserve"> of biodiversity</w:t>
      </w:r>
      <w:r w:rsidR="006776C7" w:rsidRPr="00084CE8">
        <w:rPr>
          <w:rFonts w:ascii="Times New Roman" w:eastAsia="Calibri" w:hAnsi="Times New Roman" w:cs="Times New Roman"/>
        </w:rPr>
        <w:t xml:space="preserve"> </w:t>
      </w:r>
      <w:r w:rsidR="006776C7" w:rsidRPr="00B36635">
        <w:rPr>
          <w:rFonts w:ascii="Times New Roman" w:eastAsia="Calibri" w:hAnsi="Times New Roman" w:cs="Times New Roman"/>
        </w:rPr>
        <w:fldChar w:fldCharType="begin" w:fldLock="1"/>
      </w:r>
      <w:r w:rsidR="006776C7" w:rsidRPr="00084CE8">
        <w:rPr>
          <w:rFonts w:ascii="Times New Roman" w:eastAsia="Calibri" w:hAnsi="Times New Roman" w:cs="Times New Roman"/>
        </w:rPr>
        <w:instrText>ADDIN CSL_CITATION {"citationItems":[{"id":"ITEM-1","itemData":{"DOI":"10.1046/j.1523-1739.1997.96319.x","ISBN":"0888-8892","ISSN":"08888892","PMID":"1845","abstract":"To prevent the further loss of species from landscapes used for productive enterprises such as agriculture, forestry, and grazing, it is necessary to determine the composition, quantity, and configuration of landscape elements required to meet the needs of the species present. I present a multi-species approach for defining the attributes required to meet the needs of the biota in a landscape and the management regimes that should be applied. The approach builds on the concept of umbrella species, whose requirements are believed to encapsulate the needs of other species. It identifies a suite of ''focal species,'' each of which is used to define different spatial and compositional attributes that must be present in a landscape and their appropriate management regimes. All species considered at risk are grouped according to the processes that threaten their persistence. These threats may include habitat loss, habitat fragmentation, weed invasion, and fire. Within each group, the species most sensitive to the threat is used to define the minimum acceptable level at which that threat can occur. For example, the area requirements of the species most limited by the availability of particular habitats will define the minimum suitable area of those habitat types; the requirements of the most dispersal-limited species will define the attributes of connecting vegetation; species reliant on critical resources will define essential compositional attributes; and species whose populations are limited by processes such as fire, predation, or weed invasion will define the levels at which these processes must be managed. For each relevant landscape parameter, the species with the most demanding requirements for that parameter is used to define its minimum acceptable value. Because the most demanding species are selected, a landscape designed and managed to meet their needs will encompass the requirements of all other species.","author":[{"dropping-particle":"","family":"Lambeck","given":"Robert J.","non-dropping-particle":"","parse-names":false,"suffix":""}],"container-title":"Conservation Biology","id":"ITEM-1","issued":{"date-parts":[["1997"]]},"note":"-suggests more than 1 species should be used to inform decisions","title":"Focal species: A multi-species umbrella for nature conservation","type":"article"},"uris":["http://www.mendeley.com/documents/?uuid=1f310c0d-4857-374e-a47f-af362848e38d"]}],"mendeley":{"formattedCitation":"(Lambeck, 1997)","plainTextFormattedCitation":"(Lambeck, 1997)","previouslyFormattedCitation":"(Lambeck, 1997)"},"properties":{"noteIndex":0},"schema":"https://github.com/citation-style-language/schema/raw/master/csl-citation.json"}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6776C7" w:rsidRPr="00B36635">
        <w:rPr>
          <w:rFonts w:ascii="Times New Roman" w:eastAsia="Calibri" w:hAnsi="Times New Roman" w:cs="Times New Roman"/>
          <w:noProof/>
        </w:rPr>
        <w:t>(Lambeck, 1997)</w:t>
      </w:r>
      <w:r w:rsidR="006776C7" w:rsidRPr="00B36635">
        <w:rPr>
          <w:rFonts w:ascii="Times New Roman" w:eastAsia="Calibri" w:hAnsi="Times New Roman" w:cs="Times New Roman"/>
        </w:rPr>
        <w:fldChar w:fldCharType="end"/>
      </w:r>
      <w:r w:rsidRPr="00084CE8">
        <w:rPr>
          <w:rFonts w:ascii="Times New Roman" w:eastAsia="Calibri" w:hAnsi="Times New Roman" w:cs="Times New Roman"/>
        </w:rPr>
        <w:t>.</w:t>
      </w:r>
      <w:r w:rsidR="006B3A65" w:rsidRPr="00B36635">
        <w:rPr>
          <w:rFonts w:ascii="Times New Roman" w:eastAsia="Calibri" w:hAnsi="Times New Roman" w:cs="Times New Roman"/>
        </w:rPr>
        <w:t xml:space="preserve"> </w:t>
      </w:r>
      <w:r w:rsidR="00A8749F" w:rsidRPr="00B36635">
        <w:rPr>
          <w:rFonts w:ascii="Times New Roman" w:eastAsia="Calibri" w:hAnsi="Times New Roman" w:cs="Times New Roman"/>
        </w:rPr>
        <w:t xml:space="preserve">An effective surrogate takes less time, </w:t>
      </w:r>
      <w:r w:rsidR="00A8749F" w:rsidRPr="00B36635">
        <w:rPr>
          <w:rFonts w:ascii="Times New Roman" w:eastAsia="Calibri" w:hAnsi="Times New Roman" w:cs="Times New Roman"/>
        </w:rPr>
        <w:lastRenderedPageBreak/>
        <w:t>money, and experience to measure than the target. In addition, a</w:t>
      </w:r>
      <w:r w:rsidR="006B3A65" w:rsidRPr="00B36635">
        <w:rPr>
          <w:rFonts w:ascii="Times New Roman" w:eastAsia="Calibri" w:hAnsi="Times New Roman" w:cs="Times New Roman"/>
        </w:rPr>
        <w:t xml:space="preserve"> good surrogate meets the assumptions that the target-surrogate relationship remains constant over time and space. </w:t>
      </w:r>
      <w:r w:rsidR="00441CA2" w:rsidRPr="00084CE8">
        <w:rPr>
          <w:rFonts w:ascii="Times New Roman" w:eastAsia="Calibri" w:hAnsi="Times New Roman" w:cs="Times New Roman"/>
        </w:rPr>
        <w:t xml:space="preserve">Many studies </w:t>
      </w:r>
      <w:r w:rsidR="00E01D7C" w:rsidRPr="00084CE8">
        <w:rPr>
          <w:rFonts w:ascii="Times New Roman" w:eastAsia="Calibri" w:hAnsi="Times New Roman" w:cs="Times New Roman"/>
        </w:rPr>
        <w:t xml:space="preserve">have </w:t>
      </w:r>
      <w:r w:rsidR="00441CA2" w:rsidRPr="00084CE8">
        <w:rPr>
          <w:rFonts w:ascii="Times New Roman" w:eastAsia="Calibri" w:hAnsi="Times New Roman" w:cs="Times New Roman"/>
        </w:rPr>
        <w:t>investigate</w:t>
      </w:r>
      <w:r w:rsidR="00E01D7C" w:rsidRPr="00084CE8">
        <w:rPr>
          <w:rFonts w:ascii="Times New Roman" w:eastAsia="Calibri" w:hAnsi="Times New Roman" w:cs="Times New Roman"/>
        </w:rPr>
        <w:t>d</w:t>
      </w:r>
      <w:r w:rsidR="006B3A65" w:rsidRPr="00084CE8">
        <w:rPr>
          <w:rFonts w:ascii="Times New Roman" w:eastAsia="Calibri" w:hAnsi="Times New Roman" w:cs="Times New Roman"/>
        </w:rPr>
        <w:t xml:space="preserve"> the effectiveness of su</w:t>
      </w:r>
      <w:r w:rsidR="00441CA2" w:rsidRPr="00084CE8">
        <w:rPr>
          <w:rFonts w:ascii="Times New Roman" w:eastAsia="Calibri" w:hAnsi="Times New Roman" w:cs="Times New Roman"/>
        </w:rPr>
        <w:t xml:space="preserve">rrogates, </w:t>
      </w:r>
      <w:r w:rsidR="00F109D7" w:rsidRPr="00084CE8">
        <w:rPr>
          <w:rFonts w:ascii="Times New Roman" w:eastAsia="Calibri" w:hAnsi="Times New Roman" w:cs="Times New Roman"/>
        </w:rPr>
        <w:t>with mixed results</w:t>
      </w:r>
      <w:r w:rsidR="006776C7" w:rsidRPr="00084CE8">
        <w:rPr>
          <w:rFonts w:ascii="Times New Roman" w:eastAsia="Calibri" w:hAnsi="Times New Roman" w:cs="Times New Roman"/>
        </w:rPr>
        <w:t xml:space="preserve">. For example, percent canopy cover was </w:t>
      </w:r>
      <w:r w:rsidR="00A12636" w:rsidRPr="00084CE8">
        <w:rPr>
          <w:rFonts w:ascii="Times New Roman" w:eastAsia="Calibri" w:hAnsi="Times New Roman" w:cs="Times New Roman"/>
        </w:rPr>
        <w:t xml:space="preserve">found to be a poor </w:t>
      </w:r>
      <w:r w:rsidR="006776C7" w:rsidRPr="00084CE8">
        <w:rPr>
          <w:rFonts w:ascii="Times New Roman" w:eastAsia="Calibri" w:hAnsi="Times New Roman" w:cs="Times New Roman"/>
        </w:rPr>
        <w:t xml:space="preserve">surrogate </w:t>
      </w:r>
      <w:r w:rsidR="00A12636" w:rsidRPr="00084CE8">
        <w:rPr>
          <w:rFonts w:ascii="Times New Roman" w:eastAsia="Calibri" w:hAnsi="Times New Roman" w:cs="Times New Roman"/>
        </w:rPr>
        <w:t>for</w:t>
      </w:r>
      <w:r w:rsidR="006776C7" w:rsidRPr="00084CE8">
        <w:rPr>
          <w:rFonts w:ascii="Times New Roman" w:eastAsia="Calibri" w:hAnsi="Times New Roman" w:cs="Times New Roman"/>
        </w:rPr>
        <w:t xml:space="preserve"> bird richness in different geographic regions</w:t>
      </w:r>
      <w:r w:rsidR="006B3A65" w:rsidRPr="00084CE8">
        <w:rPr>
          <w:rFonts w:ascii="Times New Roman" w:eastAsia="Calibri" w:hAnsi="Times New Roman" w:cs="Times New Roman"/>
        </w:rPr>
        <w:t xml:space="preserve"> (Pierson, </w:t>
      </w:r>
      <w:proofErr w:type="spellStart"/>
      <w:r w:rsidR="006B3A65" w:rsidRPr="00084CE8">
        <w:rPr>
          <w:rFonts w:ascii="Times New Roman" w:eastAsia="Calibri" w:hAnsi="Times New Roman" w:cs="Times New Roman"/>
        </w:rPr>
        <w:t>Mortelliti</w:t>
      </w:r>
      <w:proofErr w:type="spellEnd"/>
      <w:r w:rsidR="006B3A65" w:rsidRPr="00084CE8">
        <w:rPr>
          <w:rFonts w:ascii="Times New Roman" w:eastAsia="Calibri" w:hAnsi="Times New Roman" w:cs="Times New Roman"/>
        </w:rPr>
        <w:t>, Barton</w:t>
      </w:r>
      <w:r w:rsidR="006776C7" w:rsidRPr="00084CE8">
        <w:rPr>
          <w:rFonts w:ascii="Times New Roman" w:eastAsia="Calibri" w:hAnsi="Times New Roman" w:cs="Times New Roman"/>
        </w:rPr>
        <w:t xml:space="preserve">, Lane, &amp; </w:t>
      </w:r>
      <w:proofErr w:type="spellStart"/>
      <w:r w:rsidR="006776C7" w:rsidRPr="00084CE8">
        <w:rPr>
          <w:rFonts w:ascii="Times New Roman" w:eastAsia="Calibri" w:hAnsi="Times New Roman" w:cs="Times New Roman"/>
        </w:rPr>
        <w:t>Lindenmayer</w:t>
      </w:r>
      <w:proofErr w:type="spellEnd"/>
      <w:r w:rsidR="006776C7" w:rsidRPr="00084CE8">
        <w:rPr>
          <w:rFonts w:ascii="Times New Roman" w:eastAsia="Calibri" w:hAnsi="Times New Roman" w:cs="Times New Roman"/>
        </w:rPr>
        <w:t>, 2016).</w:t>
      </w:r>
      <w:r w:rsidR="006B3A65" w:rsidRPr="00084CE8">
        <w:rPr>
          <w:rFonts w:ascii="Times New Roman" w:eastAsia="Calibri" w:hAnsi="Times New Roman" w:cs="Times New Roman"/>
        </w:rPr>
        <w:t xml:space="preserve"> </w:t>
      </w:r>
      <w:r w:rsidR="00F109D7" w:rsidRPr="00084CE8">
        <w:rPr>
          <w:rFonts w:ascii="Times New Roman" w:eastAsia="Calibri" w:hAnsi="Times New Roman" w:cs="Times New Roman"/>
        </w:rPr>
        <w:t>In contrast</w:t>
      </w:r>
      <w:r w:rsidR="006776C7" w:rsidRPr="00084CE8">
        <w:rPr>
          <w:rFonts w:ascii="Times New Roman" w:eastAsia="Calibri" w:hAnsi="Times New Roman" w:cs="Times New Roman"/>
        </w:rPr>
        <w:t xml:space="preserve">, mollusk diversity </w:t>
      </w:r>
      <w:r w:rsidR="00F109D7" w:rsidRPr="00084CE8">
        <w:rPr>
          <w:rFonts w:ascii="Times New Roman" w:eastAsia="Calibri" w:hAnsi="Times New Roman" w:cs="Times New Roman"/>
        </w:rPr>
        <w:t xml:space="preserve">served </w:t>
      </w:r>
      <w:r w:rsidR="00441CA2" w:rsidRPr="00084CE8">
        <w:rPr>
          <w:rFonts w:ascii="Times New Roman" w:eastAsia="Calibri" w:hAnsi="Times New Roman" w:cs="Times New Roman"/>
        </w:rPr>
        <w:t>as</w:t>
      </w:r>
      <w:r w:rsidR="006776C7" w:rsidRPr="00084CE8">
        <w:rPr>
          <w:rFonts w:ascii="Times New Roman" w:eastAsia="Calibri" w:hAnsi="Times New Roman" w:cs="Times New Roman"/>
        </w:rPr>
        <w:t xml:space="preserve"> a good surrogate to estimate</w:t>
      </w:r>
      <w:r w:rsidR="006B3A65" w:rsidRPr="00084CE8">
        <w:rPr>
          <w:rFonts w:ascii="Times New Roman" w:eastAsia="Calibri" w:hAnsi="Times New Roman" w:cs="Times New Roman"/>
        </w:rPr>
        <w:t xml:space="preserve"> </w:t>
      </w:r>
      <w:r w:rsidR="006776C7" w:rsidRPr="00084CE8">
        <w:rPr>
          <w:rFonts w:ascii="Times New Roman" w:eastAsia="Calibri" w:hAnsi="Times New Roman" w:cs="Times New Roman"/>
        </w:rPr>
        <w:t>community diversity on the rocky shores of a marine park in Australia (Smith, 2005) and mycorrhizal fungal diversity</w:t>
      </w:r>
      <w:r w:rsidR="00F109D7" w:rsidRPr="00084CE8">
        <w:rPr>
          <w:rFonts w:ascii="Times New Roman" w:eastAsia="Calibri" w:hAnsi="Times New Roman" w:cs="Times New Roman"/>
        </w:rPr>
        <w:t xml:space="preserve"> was</w:t>
      </w:r>
      <w:r w:rsidR="006776C7" w:rsidRPr="00084CE8">
        <w:rPr>
          <w:rFonts w:ascii="Times New Roman" w:eastAsia="Calibri" w:hAnsi="Times New Roman" w:cs="Times New Roman"/>
        </w:rPr>
        <w:t xml:space="preserve"> a good surrogate for plant diversity in lab and field experiments </w:t>
      </w:r>
      <w:r w:rsidR="006776C7" w:rsidRPr="00B36635">
        <w:rPr>
          <w:rFonts w:ascii="Times New Roman" w:eastAsia="Calibri" w:hAnsi="Times New Roman" w:cs="Times New Roman"/>
        </w:rPr>
        <w:fldChar w:fldCharType="begin" w:fldLock="1"/>
      </w:r>
      <w:r w:rsidR="000E3140" w:rsidRPr="00084CE8">
        <w:rPr>
          <w:rFonts w:ascii="Times New Roman" w:eastAsia="Calibri" w:hAnsi="Times New Roman" w:cs="Times New Roman"/>
        </w:rPr>
        <w:instrText>ADDIN CSL_CITATION {"citationItems":[{"id":"ITEM-1","itemData":{"DOI":"10.1038/23932","ISBN":"0028-0836","ISSN":"00280836","PMID":"1281940","abstract":"The functioning and stability of terrestrial ecosystems are determined by plant biodiversity and species composition(1-5). However. the ecological mechanisms by which plant biodiversity and species composition are regulated and maintained are not well understood. These mechanisms need to be identified to ensure successful management for conservation and restoration of diverse natural ecosystems. Here we show,by using two-independent, but complementary, ecological experiments, that below-ground diversity of arbuscular mycorrhizal fungi (AMF) is a major factor contributing to the maintenance of plant biodiversity and to ecosystem functioning. At low AMF diversity, the plant species composition and overall structure of microcosms that simulate European calcareous grassland fluctuate greatly when the AMF taxa that are present are changed. Plant biodiversity, nutrient capture and productivity in macrocosms that simulate North American old-fields increase significantly with increasing AMF-species richness. These results emphasize the need to protect AMF and to consider these fungi in future management practices in order to maintain diverse ecosystems. Our results also show that microbial interactions can drive ecosystem functions such as plant biodiversity, productivity and variability.","author":[{"dropping-particle":"","family":"Heijden","given":"Marcel G.A.","non-dropping-particle":"Van Der","parse-names":false,"suffix":""},{"dropping-particle":"","family":"Klironomos","given":"John N.","non-dropping-particle":"","parse-names":false,"suffix":""},{"dropping-particle":"","family":"Ursic","given":"Margot","non-dropping-particle":"","parse-names":false,"suffix":""},{"dropping-particle":"","family":"Moutoglis","given":"Peter","non-dropping-particle":"","parse-names":false,"suffix":""},{"dropping-particle":"","family":"Streitwolf-Engel","given":"Ruth","non-dropping-particle":"","parse-names":false,"suffix":""},{"dropping-particle":"","family":"Boller","given":"Thomas","non-dropping-particle":"","parse-names":false,"suffix":""},{"dropping-particle":"","family":"Wiemken","given":"Andres","non-dropping-particle":"","parse-names":false,"suffix":""},{"dropping-particle":"","family":"Sanders","given":"Ian R.","non-dropping-particle":"","parse-names":false,"suffix":""}],"container-title":"Nature","id":"ITEM-1","issued":{"date-parts":[["1998"]]},"title":"Mycorrhizal fungal diversity determines plant biodiversity, ecosystem variability and productivity","type":"article-journal"},"uris":["http://www.mendeley.com/documents/?uuid=bce3edc3-83c6-3a26-9465-c2e6fc8c78bf"]}],"mendeley":{"formattedCitation":"(Van Der Heijden et al., 1998)","plainTextFormattedCitation":"(Van Der Heijden et al., 1998)","previouslyFormattedCitation":"(Van Der Heijden et al., 1998)"},"properties":{"noteIndex":0},"schema":"https://github.com/citation-style-language/schema/raw/master/csl-citation.json"}</w:instrText>
      </w:r>
      <w:r w:rsidR="006776C7" w:rsidRPr="00B36635">
        <w:rPr>
          <w:rFonts w:ascii="Times New Roman" w:eastAsia="Calibri" w:hAnsi="Times New Roman" w:cs="Times New Roman"/>
        </w:rPr>
        <w:fldChar w:fldCharType="separate"/>
      </w:r>
      <w:r w:rsidR="006776C7" w:rsidRPr="00B36635">
        <w:rPr>
          <w:rFonts w:ascii="Times New Roman" w:eastAsia="Calibri" w:hAnsi="Times New Roman" w:cs="Times New Roman"/>
          <w:noProof/>
        </w:rPr>
        <w:t>(Van Der Heijden et al., 1998)</w:t>
      </w:r>
      <w:r w:rsidR="006776C7" w:rsidRPr="00B36635">
        <w:rPr>
          <w:rFonts w:ascii="Times New Roman" w:eastAsia="Calibri" w:hAnsi="Times New Roman" w:cs="Times New Roman"/>
        </w:rPr>
        <w:fldChar w:fldCharType="end"/>
      </w:r>
      <w:r w:rsidR="006776C7" w:rsidRPr="00084CE8">
        <w:rPr>
          <w:rFonts w:ascii="Times New Roman" w:eastAsia="Calibri" w:hAnsi="Times New Roman" w:cs="Times New Roman"/>
        </w:rPr>
        <w:t>.</w:t>
      </w:r>
    </w:p>
    <w:p w14:paraId="63D3781F" w14:textId="6E5B8144" w:rsidR="00EA33EA" w:rsidRPr="00B36635" w:rsidRDefault="007C093C" w:rsidP="008E357D">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Most </w:t>
      </w:r>
      <w:r w:rsidR="00BF0D2A" w:rsidRPr="00B36635">
        <w:rPr>
          <w:rFonts w:ascii="Times New Roman" w:eastAsia="Calibri" w:hAnsi="Times New Roman" w:cs="Times New Roman"/>
        </w:rPr>
        <w:t>surrogate</w:t>
      </w:r>
      <w:r w:rsidR="00894420" w:rsidRPr="00B36635">
        <w:rPr>
          <w:rFonts w:ascii="Times New Roman" w:eastAsia="Calibri" w:hAnsi="Times New Roman" w:cs="Times New Roman"/>
        </w:rPr>
        <w:t xml:space="preserve"> studies to date </w:t>
      </w:r>
      <w:r w:rsidR="004B69C8" w:rsidRPr="00B36635">
        <w:rPr>
          <w:rFonts w:ascii="Times New Roman" w:eastAsia="Calibri" w:hAnsi="Times New Roman" w:cs="Times New Roman"/>
        </w:rPr>
        <w:t xml:space="preserve">have </w:t>
      </w:r>
      <w:r w:rsidR="00894420" w:rsidRPr="00B36635">
        <w:rPr>
          <w:rFonts w:ascii="Times New Roman" w:eastAsia="Calibri" w:hAnsi="Times New Roman" w:cs="Times New Roman"/>
        </w:rPr>
        <w:t>investigate</w:t>
      </w:r>
      <w:r w:rsidR="004B5893" w:rsidRPr="00B36635">
        <w:rPr>
          <w:rFonts w:ascii="Times New Roman" w:eastAsia="Calibri" w:hAnsi="Times New Roman" w:cs="Times New Roman"/>
        </w:rPr>
        <w:t>d</w:t>
      </w:r>
      <w:r w:rsidRPr="00B36635">
        <w:rPr>
          <w:rFonts w:ascii="Times New Roman" w:eastAsia="Calibri" w:hAnsi="Times New Roman" w:cs="Times New Roman"/>
        </w:rPr>
        <w:t xml:space="preserve"> the effectiveness of</w:t>
      </w:r>
      <w:r w:rsidR="00EA33EA" w:rsidRPr="00B36635">
        <w:rPr>
          <w:rFonts w:ascii="Times New Roman" w:eastAsia="Calibri" w:hAnsi="Times New Roman" w:cs="Times New Roman"/>
        </w:rPr>
        <w:t xml:space="preserve"> surrogates at different </w:t>
      </w:r>
      <w:r w:rsidR="004B69C8" w:rsidRPr="00084CE8">
        <w:rPr>
          <w:rFonts w:ascii="Times New Roman" w:eastAsia="Calibri" w:hAnsi="Times New Roman" w:cs="Times New Roman"/>
        </w:rPr>
        <w:t xml:space="preserve">spatial </w:t>
      </w:r>
      <w:r w:rsidR="00EA33EA" w:rsidRPr="00084CE8">
        <w:rPr>
          <w:rFonts w:ascii="Times New Roman" w:eastAsia="Calibri" w:hAnsi="Times New Roman" w:cs="Times New Roman"/>
        </w:rPr>
        <w:t>scales</w:t>
      </w:r>
      <w:r w:rsidR="004B5893" w:rsidRPr="00084CE8">
        <w:rPr>
          <w:rFonts w:ascii="Times New Roman" w:eastAsia="Calibri" w:hAnsi="Times New Roman" w:cs="Times New Roman"/>
        </w:rPr>
        <w:t xml:space="preserve">, perhaps because of their widespread use to identify priority conservation areas </w:t>
      </w:r>
      <w:r w:rsidR="004B5893" w:rsidRPr="00B36635">
        <w:rPr>
          <w:rFonts w:ascii="Times New Roman" w:eastAsia="Calibri" w:hAnsi="Times New Roman" w:cs="Times New Roman"/>
        </w:rPr>
        <w:fldChar w:fldCharType="begin" w:fldLock="1"/>
      </w:r>
      <w:r w:rsidR="006265F1" w:rsidRPr="00084CE8">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aspect\n-predicting overall diversity with one group","title":"Representing biodiversity: data and procedures for identifying priority areas for conservation.","type":"article-journal","volume":"27"},"uris":["http://www.mendeley.com/documents/?uuid=0fe850a3-7b95-3d88-92f8-d753171576ec"]}],"mendeley":{"formattedCitation":"(Margules, Pressey, &amp; Williams, 2002; Sarkar &amp; Margules, 2002)","plainTextFormattedCitation":"(Margules, Pressey, &amp; Williams, 2002; Sarkar &amp; Margules, 2002)","previouslyFormattedCitation":"(Margules, Pressey, &amp; Williams, 2002; Sarkar &amp; Margules, 2002)"},"properties":{"noteIndex":0},"schema":"https://github.com/citation-style-language/schema/raw/master/csl-citation.json"}</w:instrText>
      </w:r>
      <w:r w:rsidR="004B5893" w:rsidRPr="00B36635">
        <w:rPr>
          <w:rFonts w:ascii="Times New Roman" w:eastAsia="Calibri" w:hAnsi="Times New Roman" w:cs="Times New Roman"/>
        </w:rPr>
        <w:fldChar w:fldCharType="separate"/>
      </w:r>
      <w:r w:rsidR="004B5893" w:rsidRPr="00B36635">
        <w:rPr>
          <w:rFonts w:ascii="Times New Roman" w:eastAsia="Calibri" w:hAnsi="Times New Roman" w:cs="Times New Roman"/>
          <w:noProof/>
        </w:rPr>
        <w:t>(Margules, Pressey, &amp; Williams, 2002; Sarkar &amp; Margules, 2002)</w:t>
      </w:r>
      <w:r w:rsidR="004B5893" w:rsidRPr="00B36635">
        <w:rPr>
          <w:rFonts w:ascii="Times New Roman" w:eastAsia="Calibri" w:hAnsi="Times New Roman" w:cs="Times New Roman"/>
        </w:rPr>
        <w:fldChar w:fldCharType="end"/>
      </w:r>
      <w:r w:rsidR="004B5893" w:rsidRPr="00084CE8">
        <w:rPr>
          <w:rFonts w:ascii="Times New Roman" w:eastAsia="Calibri" w:hAnsi="Times New Roman" w:cs="Times New Roman"/>
        </w:rPr>
        <w:t xml:space="preserve"> </w:t>
      </w:r>
      <w:commentRangeStart w:id="57"/>
      <w:r w:rsidR="004B5893" w:rsidRPr="00B36635">
        <w:rPr>
          <w:rFonts w:ascii="Times New Roman" w:eastAsia="Calibri" w:hAnsi="Times New Roman" w:cs="Times New Roman"/>
        </w:rPr>
        <w:fldChar w:fldCharType="begin" w:fldLock="1"/>
      </w:r>
      <w:r w:rsidR="004B5893" w:rsidRPr="00084CE8">
        <w:rPr>
          <w:rFonts w:ascii="Times New Roman" w:eastAsia="Calibri" w:hAnsi="Times New Roman" w:cs="Times New Roman"/>
        </w:rPr>
        <w:instrText>ADDIN CSL_CITATION {"citationItems":[{"id":"ITEM-1","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Appl","id":"ITEM-1","issued":{"date-parts":[["1999"]]},"note":"-static\n-spatial\n-marine reserves","title":"Selecting marine reserves using habitats and species assemblages as surrogates for biological diversity.","type":"article-journal","volume":"9"},"uris":["http://www.mendeley.com/documents/?uuid=7ab79edc-ca3e-3591-b810-baadc817036b"]}],"mendeley":{"formattedCitation":"(T. Ward, Vanderklift, Nicholls, &amp; Kenchington, 1999)","plainTextFormattedCitation":"(T. Ward, Vanderklift, Nicholls, &amp; Kenchington, 1999)","previouslyFormattedCitation":"(T. Ward, Vanderklift, Nicholls, &amp; Kenchington, 1999)"},"properties":{"noteIndex":0},"schema":"https://github.com/citation-style-language/schema/raw/master/csl-citation.json"}</w:instrText>
      </w:r>
      <w:r w:rsidR="004B5893" w:rsidRPr="00B36635">
        <w:rPr>
          <w:rFonts w:ascii="Times New Roman" w:eastAsia="Calibri" w:hAnsi="Times New Roman" w:cs="Times New Roman"/>
        </w:rPr>
        <w:fldChar w:fldCharType="separate"/>
      </w:r>
      <w:r w:rsidR="004B5893" w:rsidRPr="00B36635">
        <w:rPr>
          <w:rFonts w:ascii="Times New Roman" w:eastAsia="Calibri" w:hAnsi="Times New Roman" w:cs="Times New Roman"/>
          <w:noProof/>
        </w:rPr>
        <w:t>(T. Ward, Vanderklift, Nicholls, &amp; Kenchington, 1999)</w:t>
      </w:r>
      <w:r w:rsidR="004B5893" w:rsidRPr="00B36635">
        <w:rPr>
          <w:rFonts w:ascii="Times New Roman" w:eastAsia="Calibri" w:hAnsi="Times New Roman" w:cs="Times New Roman"/>
        </w:rPr>
        <w:fldChar w:fldCharType="end"/>
      </w:r>
      <w:commentRangeEnd w:id="57"/>
      <w:r w:rsidR="008844D0">
        <w:rPr>
          <w:rStyle w:val="CommentReference"/>
        </w:rPr>
        <w:commentReference w:id="57"/>
      </w:r>
      <w:r w:rsidR="00EA33EA" w:rsidRPr="00084CE8">
        <w:rPr>
          <w:rFonts w:ascii="Times New Roman" w:eastAsia="Calibri" w:hAnsi="Times New Roman" w:cs="Times New Roman"/>
        </w:rPr>
        <w:t xml:space="preserve">. </w:t>
      </w:r>
      <w:r w:rsidR="00AD70CA" w:rsidRPr="00B36635">
        <w:rPr>
          <w:rFonts w:ascii="Times New Roman" w:eastAsia="Calibri" w:hAnsi="Times New Roman" w:cs="Times New Roman"/>
        </w:rPr>
        <w:t>For example,</w:t>
      </w:r>
      <w:r w:rsidR="004C3BDB" w:rsidRPr="00B36635">
        <w:rPr>
          <w:rFonts w:ascii="Times New Roman" w:eastAsia="Calibri" w:hAnsi="Times New Roman" w:cs="Times New Roman"/>
        </w:rPr>
        <w:t xml:space="preserve"> hedgerow bird </w:t>
      </w:r>
      <w:r w:rsidR="00AD70CA" w:rsidRPr="00B36635">
        <w:rPr>
          <w:rFonts w:ascii="Times New Roman" w:eastAsia="Calibri" w:hAnsi="Times New Roman" w:cs="Times New Roman"/>
        </w:rPr>
        <w:t>communities</w:t>
      </w:r>
      <w:r w:rsidR="004C3BDB" w:rsidRPr="00B36635">
        <w:rPr>
          <w:rFonts w:ascii="Times New Roman" w:eastAsia="Calibri" w:hAnsi="Times New Roman" w:cs="Times New Roman"/>
        </w:rPr>
        <w:t xml:space="preserve"> act as surrogates for landscape quality at a broad scale and for landscape structure a</w:t>
      </w:r>
      <w:r w:rsidR="004C3BDB" w:rsidRPr="00084CE8">
        <w:rPr>
          <w:rFonts w:ascii="Times New Roman" w:eastAsia="Calibri" w:hAnsi="Times New Roman" w:cs="Times New Roman"/>
        </w:rPr>
        <w:t>t a local scale</w:t>
      </w:r>
      <w:r w:rsidR="00AD70CA" w:rsidRPr="00084CE8">
        <w:rPr>
          <w:rFonts w:ascii="Times New Roman" w:eastAsia="Calibri" w:hAnsi="Times New Roman" w:cs="Times New Roman"/>
        </w:rPr>
        <w:t xml:space="preserve">, </w:t>
      </w:r>
      <w:r w:rsidR="004B69C8" w:rsidRPr="00084CE8">
        <w:rPr>
          <w:rFonts w:ascii="Times New Roman" w:eastAsia="Calibri" w:hAnsi="Times New Roman" w:cs="Times New Roman"/>
        </w:rPr>
        <w:t>which helps define appropriate indicators for</w:t>
      </w:r>
      <w:r w:rsidR="004C3BDB" w:rsidRPr="00084CE8">
        <w:rPr>
          <w:rFonts w:ascii="Times New Roman" w:eastAsia="Calibri" w:hAnsi="Times New Roman" w:cs="Times New Roman"/>
        </w:rPr>
        <w:t xml:space="preserve"> restoration efforts </w:t>
      </w:r>
      <w:r w:rsidR="004C3BDB" w:rsidRPr="00B36635">
        <w:rPr>
          <w:rFonts w:ascii="Times New Roman" w:eastAsia="Calibri" w:hAnsi="Times New Roman" w:cs="Times New Roman"/>
        </w:rPr>
        <w:fldChar w:fldCharType="begin" w:fldLock="1"/>
      </w:r>
      <w:r w:rsidR="000B36F3" w:rsidRPr="00084CE8">
        <w:rPr>
          <w:rFonts w:ascii="Times New Roman" w:eastAsia="Calibri" w:hAnsi="Times New Roman" w:cs="Times New Roman"/>
        </w:rPr>
        <w:instrText>ADDIN CSL_CITATION {"citationItems":[{"id":"ITEM-1","itemData":{"DOI":"10.1016/j.ecolind.2005.08.006","ISBN":"1470-160X","ISSN":"1470160X","PMID":"308","abstract":"The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Indicators","id":"ITEM-1","issued":{"date-parts":[["2006"]]},"title":"Bird communities as bioindicators: The focal species concept in agricultural landscapes","type":"article-journal"},"uris":["http://www.mendeley.com/documents/?uuid=4e32da55-a26d-3d9e-8edc-74d4e3da9e0d"]}],"mendeley":{"formattedCitation":"(Padoa-Schioppa, Baietto, Massa, &amp; Bottoni, 2006)","plainTextFormattedCitation":"(Padoa-Schioppa, Baietto, Massa, &amp; Bottoni, 2006)","previouslyFormattedCitation":"(Padoa-Schioppa, Baietto, Massa, &amp; Bottoni, 2006)"},"properties":{"noteIndex":0},"schema":"https://github.com/citation-style-language/schema/raw/master/csl-citation.json"}</w:instrText>
      </w:r>
      <w:r w:rsidR="004C3BDB" w:rsidRPr="00B36635">
        <w:rPr>
          <w:rFonts w:ascii="Times New Roman" w:eastAsia="Calibri" w:hAnsi="Times New Roman" w:cs="Times New Roman"/>
        </w:rPr>
        <w:fldChar w:fldCharType="separate"/>
      </w:r>
      <w:r w:rsidR="004C3BDB" w:rsidRPr="00B36635">
        <w:rPr>
          <w:rFonts w:ascii="Times New Roman" w:eastAsia="Calibri" w:hAnsi="Times New Roman" w:cs="Times New Roman"/>
          <w:noProof/>
        </w:rPr>
        <w:t>(Padoa-Schioppa, Baietto, Massa, &amp; Bottoni, 2006)</w:t>
      </w:r>
      <w:r w:rsidR="004C3BDB" w:rsidRPr="00B36635">
        <w:rPr>
          <w:rFonts w:ascii="Times New Roman" w:eastAsia="Calibri" w:hAnsi="Times New Roman" w:cs="Times New Roman"/>
        </w:rPr>
        <w:fldChar w:fldCharType="end"/>
      </w:r>
      <w:r w:rsidR="00EA33EA" w:rsidRPr="00084CE8">
        <w:rPr>
          <w:rFonts w:ascii="Times New Roman" w:eastAsia="Calibri" w:hAnsi="Times New Roman" w:cs="Times New Roman"/>
        </w:rPr>
        <w:t xml:space="preserve">. </w:t>
      </w:r>
    </w:p>
    <w:p w14:paraId="42B41FDE" w14:textId="54475EB3" w:rsidR="007C093C" w:rsidRPr="00084CE8" w:rsidRDefault="000B36F3" w:rsidP="008E357D">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Although the </w:t>
      </w:r>
      <w:commentRangeStart w:id="58"/>
      <w:r w:rsidRPr="00B36635">
        <w:rPr>
          <w:rFonts w:ascii="Times New Roman" w:eastAsia="Calibri" w:hAnsi="Times New Roman" w:cs="Times New Roman"/>
        </w:rPr>
        <w:t xml:space="preserve">spatial assumption </w:t>
      </w:r>
      <w:commentRangeEnd w:id="58"/>
      <w:r w:rsidR="002437DF">
        <w:rPr>
          <w:rStyle w:val="CommentReference"/>
        </w:rPr>
        <w:commentReference w:id="58"/>
      </w:r>
      <w:r w:rsidRPr="00B36635">
        <w:rPr>
          <w:rFonts w:ascii="Times New Roman" w:eastAsia="Calibri" w:hAnsi="Times New Roman" w:cs="Times New Roman"/>
        </w:rPr>
        <w:t xml:space="preserve">of surrogate effectiveness </w:t>
      </w:r>
      <w:r w:rsidR="00AD70CA" w:rsidRPr="00B36635">
        <w:rPr>
          <w:rFonts w:ascii="Times New Roman" w:eastAsia="Calibri" w:hAnsi="Times New Roman" w:cs="Times New Roman"/>
        </w:rPr>
        <w:t xml:space="preserve">has been </w:t>
      </w:r>
      <w:r w:rsidRPr="00B36635">
        <w:rPr>
          <w:rFonts w:ascii="Times New Roman" w:eastAsia="Calibri" w:hAnsi="Times New Roman" w:cs="Times New Roman"/>
        </w:rPr>
        <w:t xml:space="preserve">frequently investigated, </w:t>
      </w:r>
      <w:r w:rsidR="00AD70CA" w:rsidRPr="00084CE8">
        <w:rPr>
          <w:rFonts w:ascii="Times New Roman" w:eastAsia="Calibri" w:hAnsi="Times New Roman" w:cs="Times New Roman"/>
        </w:rPr>
        <w:t xml:space="preserve">many authors have noted a </w:t>
      </w:r>
      <w:r w:rsidR="007C093C" w:rsidRPr="00084CE8">
        <w:rPr>
          <w:rFonts w:ascii="Times New Roman" w:eastAsia="Calibri" w:hAnsi="Times New Roman" w:cs="Times New Roman"/>
        </w:rPr>
        <w:t xml:space="preserve">lack of studies that </w:t>
      </w:r>
      <w:r w:rsidR="00AD70CA" w:rsidRPr="00084CE8">
        <w:rPr>
          <w:rFonts w:ascii="Times New Roman" w:eastAsia="Calibri" w:hAnsi="Times New Roman" w:cs="Times New Roman"/>
        </w:rPr>
        <w:t>investigat</w:t>
      </w:r>
      <w:r w:rsidR="00A12636" w:rsidRPr="00084CE8">
        <w:rPr>
          <w:rFonts w:ascii="Times New Roman" w:eastAsia="Calibri" w:hAnsi="Times New Roman" w:cs="Times New Roman"/>
        </w:rPr>
        <w:t>e</w:t>
      </w:r>
      <w:r w:rsidR="00AD70CA" w:rsidRPr="00084CE8">
        <w:rPr>
          <w:rFonts w:ascii="Times New Roman" w:eastAsia="Calibri" w:hAnsi="Times New Roman" w:cs="Times New Roman"/>
        </w:rPr>
        <w:t xml:space="preserve"> </w:t>
      </w:r>
      <w:r w:rsidR="007C093C" w:rsidRPr="00084CE8">
        <w:rPr>
          <w:rFonts w:ascii="Times New Roman" w:eastAsia="Calibri" w:hAnsi="Times New Roman" w:cs="Times New Roman"/>
        </w:rPr>
        <w:t xml:space="preserve">the </w:t>
      </w:r>
      <w:commentRangeStart w:id="59"/>
      <w:r w:rsidR="007C093C" w:rsidRPr="00084CE8">
        <w:rPr>
          <w:rFonts w:ascii="Times New Roman" w:eastAsia="Calibri" w:hAnsi="Times New Roman" w:cs="Times New Roman"/>
        </w:rPr>
        <w:t>tempora</w:t>
      </w:r>
      <w:r w:rsidR="00894420" w:rsidRPr="00084CE8">
        <w:rPr>
          <w:rFonts w:ascii="Times New Roman" w:eastAsia="Calibri" w:hAnsi="Times New Roman" w:cs="Times New Roman"/>
        </w:rPr>
        <w:t xml:space="preserve">l </w:t>
      </w:r>
      <w:commentRangeEnd w:id="59"/>
      <w:r w:rsidR="002437DF">
        <w:rPr>
          <w:rStyle w:val="CommentReference"/>
        </w:rPr>
        <w:commentReference w:id="59"/>
      </w:r>
      <w:r w:rsidR="00894420" w:rsidRPr="00084CE8">
        <w:rPr>
          <w:rFonts w:ascii="Times New Roman" w:eastAsia="Calibri" w:hAnsi="Times New Roman" w:cs="Times New Roman"/>
        </w:rPr>
        <w:t xml:space="preserve">effectiveness of surrogates </w:t>
      </w:r>
      <w:r w:rsidR="007C093C" w:rsidRPr="00084CE8">
        <w:rPr>
          <w:rFonts w:ascii="Times New Roman" w:eastAsia="Calibri" w:hAnsi="Times New Roman" w:cs="Times New Roman"/>
        </w:rPr>
        <w:t xml:space="preserve">(Bevilacqua, </w:t>
      </w:r>
      <w:proofErr w:type="spellStart"/>
      <w:r w:rsidR="007C093C" w:rsidRPr="00084CE8">
        <w:rPr>
          <w:rFonts w:ascii="Times New Roman" w:eastAsia="Calibri" w:hAnsi="Times New Roman" w:cs="Times New Roman"/>
        </w:rPr>
        <w:t>Mistri</w:t>
      </w:r>
      <w:proofErr w:type="spellEnd"/>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Terlizzi</w:t>
      </w:r>
      <w:proofErr w:type="spellEnd"/>
      <w:r w:rsidR="007C093C" w:rsidRPr="00084CE8">
        <w:rPr>
          <w:rFonts w:ascii="Times New Roman" w:eastAsia="Calibri" w:hAnsi="Times New Roman" w:cs="Times New Roman"/>
        </w:rPr>
        <w:t xml:space="preserve">, &amp; </w:t>
      </w:r>
      <w:proofErr w:type="spellStart"/>
      <w:r w:rsidR="007C093C" w:rsidRPr="00084CE8">
        <w:rPr>
          <w:rFonts w:ascii="Times New Roman" w:eastAsia="Calibri" w:hAnsi="Times New Roman" w:cs="Times New Roman"/>
        </w:rPr>
        <w:t>Munari</w:t>
      </w:r>
      <w:proofErr w:type="spellEnd"/>
      <w:r w:rsidR="007C093C" w:rsidRPr="00084CE8">
        <w:rPr>
          <w:rFonts w:ascii="Times New Roman" w:eastAsia="Calibri" w:hAnsi="Times New Roman" w:cs="Times New Roman"/>
        </w:rPr>
        <w:t xml:space="preserve">, 2018; Lewandowski, </w:t>
      </w:r>
      <w:proofErr w:type="spellStart"/>
      <w:r w:rsidR="007C093C" w:rsidRPr="00084CE8">
        <w:rPr>
          <w:rFonts w:ascii="Times New Roman" w:eastAsia="Calibri" w:hAnsi="Times New Roman" w:cs="Times New Roman"/>
        </w:rPr>
        <w:t>Noss</w:t>
      </w:r>
      <w:proofErr w:type="spellEnd"/>
      <w:r w:rsidR="007C093C" w:rsidRPr="00084CE8">
        <w:rPr>
          <w:rFonts w:ascii="Times New Roman" w:eastAsia="Calibri" w:hAnsi="Times New Roman" w:cs="Times New Roman"/>
        </w:rPr>
        <w:t xml:space="preserve">, &amp; Parson, 2010; </w:t>
      </w:r>
      <w:proofErr w:type="spellStart"/>
      <w:r w:rsidR="007C093C" w:rsidRPr="00084CE8">
        <w:rPr>
          <w:rFonts w:ascii="Times New Roman" w:eastAsia="Calibri" w:hAnsi="Times New Roman" w:cs="Times New Roman"/>
        </w:rPr>
        <w:t>Magierowski</w:t>
      </w:r>
      <w:proofErr w:type="spellEnd"/>
      <w:r w:rsidR="007C093C" w:rsidRPr="00084CE8">
        <w:rPr>
          <w:rFonts w:ascii="Times New Roman" w:eastAsia="Calibri" w:hAnsi="Times New Roman" w:cs="Times New Roman"/>
        </w:rPr>
        <w:t xml:space="preserve"> &amp; Johnson, 2006; McArthur, Brooke, </w:t>
      </w:r>
      <w:proofErr w:type="spellStart"/>
      <w:r w:rsidR="007C093C" w:rsidRPr="00084CE8">
        <w:rPr>
          <w:rFonts w:ascii="Times New Roman" w:eastAsia="Calibri" w:hAnsi="Times New Roman" w:cs="Times New Roman"/>
        </w:rPr>
        <w:t>Przeslawski</w:t>
      </w:r>
      <w:proofErr w:type="spellEnd"/>
      <w:r w:rsidR="007C093C" w:rsidRPr="00084CE8">
        <w:rPr>
          <w:rFonts w:ascii="Times New Roman" w:eastAsia="Calibri" w:hAnsi="Times New Roman" w:cs="Times New Roman"/>
        </w:rPr>
        <w:t xml:space="preserve">, Ryan, &amp; </w:t>
      </w:r>
      <w:proofErr w:type="spellStart"/>
      <w:r w:rsidR="007C093C" w:rsidRPr="00084CE8">
        <w:rPr>
          <w:rFonts w:ascii="Times New Roman" w:eastAsia="Calibri" w:hAnsi="Times New Roman" w:cs="Times New Roman"/>
        </w:rPr>
        <w:t>Lucieer</w:t>
      </w:r>
      <w:proofErr w:type="spellEnd"/>
      <w:r w:rsidR="007C093C" w:rsidRPr="00084CE8">
        <w:rPr>
          <w:rFonts w:ascii="Times New Roman" w:eastAsia="Calibri" w:hAnsi="Times New Roman" w:cs="Times New Roman"/>
        </w:rPr>
        <w:t xml:space="preserve">, 2010; </w:t>
      </w:r>
      <w:proofErr w:type="spellStart"/>
      <w:r w:rsidR="007C093C" w:rsidRPr="00084CE8">
        <w:rPr>
          <w:rFonts w:ascii="Times New Roman" w:eastAsia="Calibri" w:hAnsi="Times New Roman" w:cs="Times New Roman"/>
        </w:rPr>
        <w:t>Mellin</w:t>
      </w:r>
      <w:proofErr w:type="spellEnd"/>
      <w:r w:rsidR="007C093C" w:rsidRPr="00084CE8">
        <w:rPr>
          <w:rFonts w:ascii="Times New Roman" w:eastAsia="Calibri" w:hAnsi="Times New Roman" w:cs="Times New Roman"/>
        </w:rPr>
        <w:t xml:space="preserve"> et al., 2011; Rubal, </w:t>
      </w:r>
      <w:proofErr w:type="spellStart"/>
      <w:r w:rsidR="007C093C" w:rsidRPr="00084CE8">
        <w:rPr>
          <w:rFonts w:ascii="Times New Roman" w:eastAsia="Calibri" w:hAnsi="Times New Roman" w:cs="Times New Roman"/>
        </w:rPr>
        <w:t>Veiga</w:t>
      </w:r>
      <w:proofErr w:type="spellEnd"/>
      <w:r w:rsidR="007C093C" w:rsidRPr="00084CE8">
        <w:rPr>
          <w:rFonts w:ascii="Times New Roman" w:eastAsia="Calibri" w:hAnsi="Times New Roman" w:cs="Times New Roman"/>
        </w:rPr>
        <w:t>, Vieira, &amp; Sousa-Pinto, 2011)</w:t>
      </w:r>
      <w:r w:rsidRPr="00084CE8">
        <w:rPr>
          <w:rFonts w:ascii="Times New Roman" w:eastAsia="Calibri" w:hAnsi="Times New Roman" w:cs="Times New Roman"/>
        </w:rPr>
        <w:t>.</w:t>
      </w:r>
      <w:r w:rsidR="007C093C" w:rsidRPr="00084CE8">
        <w:rPr>
          <w:rFonts w:ascii="Times New Roman" w:eastAsia="Calibri" w:hAnsi="Times New Roman" w:cs="Times New Roman"/>
        </w:rPr>
        <w:t xml:space="preserve"> </w:t>
      </w:r>
      <w:r w:rsidR="00AD70CA" w:rsidRPr="00084CE8">
        <w:rPr>
          <w:rFonts w:ascii="Times New Roman" w:eastAsia="Calibri" w:hAnsi="Times New Roman" w:cs="Times New Roman"/>
        </w:rPr>
        <w:t>The few examples ha</w:t>
      </w:r>
      <w:r w:rsidR="006D0EBA" w:rsidRPr="00084CE8">
        <w:rPr>
          <w:rFonts w:ascii="Times New Roman" w:eastAsia="Calibri" w:hAnsi="Times New Roman" w:cs="Times New Roman"/>
        </w:rPr>
        <w:t>ve</w:t>
      </w:r>
      <w:r w:rsidR="004A3292" w:rsidRPr="00084CE8">
        <w:rPr>
          <w:rFonts w:ascii="Times New Roman" w:eastAsia="Calibri" w:hAnsi="Times New Roman" w:cs="Times New Roman"/>
        </w:rPr>
        <w:t xml:space="preserve"> produced mixed results. For example, </w:t>
      </w:r>
      <w:r w:rsidR="00EB702C" w:rsidRPr="00084CE8">
        <w:rPr>
          <w:rFonts w:ascii="Times New Roman" w:eastAsia="Calibri" w:hAnsi="Times New Roman" w:cs="Times New Roman"/>
        </w:rPr>
        <w:t xml:space="preserve">a study greater than 10 years found </w:t>
      </w:r>
      <w:r w:rsidR="004A3292" w:rsidRPr="00084CE8">
        <w:rPr>
          <w:rFonts w:ascii="Times New Roman" w:eastAsia="Calibri" w:hAnsi="Times New Roman" w:cs="Times New Roman"/>
        </w:rPr>
        <w:t>p</w:t>
      </w:r>
      <w:r w:rsidR="00100945" w:rsidRPr="00084CE8">
        <w:rPr>
          <w:rFonts w:ascii="Times New Roman" w:eastAsia="Calibri" w:hAnsi="Times New Roman" w:cs="Times New Roman"/>
        </w:rPr>
        <w:t xml:space="preserve">ercent canopy cover was </w:t>
      </w:r>
      <w:r w:rsidR="004A3292" w:rsidRPr="00084CE8">
        <w:rPr>
          <w:rFonts w:ascii="Times New Roman" w:eastAsia="Calibri" w:hAnsi="Times New Roman" w:cs="Times New Roman"/>
        </w:rPr>
        <w:t>a poor</w:t>
      </w:r>
      <w:r w:rsidR="00100945" w:rsidRPr="00084CE8">
        <w:rPr>
          <w:rFonts w:ascii="Times New Roman" w:eastAsia="Calibri" w:hAnsi="Times New Roman" w:cs="Times New Roman"/>
        </w:rPr>
        <w:t xml:space="preserve"> surrogate</w:t>
      </w:r>
      <w:r w:rsidR="001C54E0" w:rsidRPr="00084CE8">
        <w:rPr>
          <w:rFonts w:ascii="Times New Roman" w:eastAsia="Calibri" w:hAnsi="Times New Roman" w:cs="Times New Roman"/>
        </w:rPr>
        <w:t xml:space="preserve"> </w:t>
      </w:r>
      <w:r w:rsidR="004A3292" w:rsidRPr="00084CE8">
        <w:rPr>
          <w:rFonts w:ascii="Times New Roman" w:eastAsia="Calibri" w:hAnsi="Times New Roman" w:cs="Times New Roman"/>
        </w:rPr>
        <w:t>for</w:t>
      </w:r>
      <w:r w:rsidR="001C54E0" w:rsidRPr="00084CE8">
        <w:rPr>
          <w:rFonts w:ascii="Times New Roman" w:eastAsia="Calibri" w:hAnsi="Times New Roman" w:cs="Times New Roman"/>
        </w:rPr>
        <w:t xml:space="preserve"> bird pop</w:t>
      </w:r>
      <w:r w:rsidR="00C11D4B" w:rsidRPr="00084CE8">
        <w:rPr>
          <w:rFonts w:ascii="Times New Roman" w:eastAsia="Calibri" w:hAnsi="Times New Roman" w:cs="Times New Roman"/>
        </w:rPr>
        <w:t xml:space="preserve">ulation trends </w:t>
      </w:r>
      <w:r w:rsidR="001C54E0" w:rsidRPr="00B36635">
        <w:rPr>
          <w:rFonts w:ascii="Times New Roman" w:eastAsia="Calibri" w:hAnsi="Times New Roman" w:cs="Times New Roman"/>
        </w:rPr>
        <w:fldChar w:fldCharType="begin" w:fldLock="1"/>
      </w:r>
      <w:r w:rsidR="00CC54A8" w:rsidRPr="00084CE8">
        <w:rPr>
          <w:rFonts w:ascii="Times New Roman" w:eastAsia="Calibri" w:hAnsi="Times New Roman" w:cs="Times New Roman"/>
        </w:rPr>
        <w:instrText>ADDIN CSL_CITATION {"citationItems":[{"id":"ITEM-1","itemData":{"DOI":"10.1016/j.ecolind.2015.10.031","ISSN":"1470160X","abstract":"Landscape features are often used as surrogates for biodiversity. While landscape features may perform well as surrogates for coarse metrics of biodiversity such as species richness, their value for monitoring population trends in individual species is virtually unexplored. We compared the performance of a proposed habitat surrogate for birds, percentage cover of vegetation overstory, for two distinct aspects of bird assemblages: community diversity (i.e. species richness) and population trends. We used four different long-term studies of open woodland habitats to test the consistency of the relationship between overstory percentage cover and bird species richness across a large spatial extent (&gt;1000 km) in Australia. We then identified twelve bird species with long-term time-series data to test the relationship between change in overstory cover and populations trends. We found percentage cover performed consistently as a surrogate for species richness in three of the four sites. However, there was no clear pattern in the performance of change in percentage cover as a surrogate for population trends. Four bird species exhibited a significant relationship with change in percentage overstory cover in one study, but this was not found across multiple studies. These results demonstrate a lack of consistency in the relationship between change in overstory cover and population trends among bird species, both within and between geographic regions. Our study demonstrates that biodiversity surrogates representing community-level metrics may be consistent across regions, but provide only limited information about individual species population trends. Understanding the limitations of the information provided by a biodiversity surrogate can inform the appropriate context for its application.","author":[{"dropping-particle":"","family":"Pierson","given":"J. C.","non-dropping-particle":"","parse-names":false,"suffix":""},{"dropping-particle":"","family":"Mortelliti","given":"A.","non-dropping-particle":"","parse-names":false,"suffix":""},{"dropping-particle":"","family":"Barton","given":"P. S.","non-dropping-particle":"","parse-names":false,"suffix":""},{"dropping-particle":"","family":"Lane","given":"P. W.","non-dropping-particle":"","parse-names":false,"suffix":""},{"dropping-particle":"","family":"Lindenmayer","given":"D. B.","non-dropping-particle":"","parse-names":false,"suffix":""}],"container-title":"Ecological Indicators","id":"ITEM-1","issued":{"date-parts":[["2016"]]},"note":"-Alessio is one of the co-authors (personal note)\n-I thought this might be similar to fish with coral functional diversity\n-overstory cover was not effective because dif birds have dif habitat requirements and some responded + to increased % cover, while others responded - or not at all","title":"Evaluating the effectiveness of overstory cover as a surrogate for bird community diversity and population trends","type":"article-journal"},"uris":["http://www.mendeley.com/documents/?uuid=8ec49a1c-7024-3d57-a4d1-d6988be8e038"]}],"mendeley":{"formattedCitation":"(Pierson, Mortelliti, Barton, Lane, &amp; Lindenmayer, 2016)","plainTextFormattedCitation":"(Pierson, Mortelliti, Barton, Lane, &amp; Lindenmayer, 2016)","previouslyFormattedCitation":"(Pierson, Mortelliti, Barton, Lane, &amp; Lindenmayer, 2016)"},"properties":{"noteIndex":0},"schema":"https://github.com/citation-style-language/schema/raw/master/csl-citation.json"}</w:instrText>
      </w:r>
      <w:r w:rsidR="001C54E0" w:rsidRPr="00B36635">
        <w:rPr>
          <w:rFonts w:ascii="Times New Roman" w:eastAsia="Calibri" w:hAnsi="Times New Roman" w:cs="Times New Roman"/>
        </w:rPr>
        <w:fldChar w:fldCharType="separate"/>
      </w:r>
      <w:r w:rsidR="001C54E0" w:rsidRPr="00B36635">
        <w:rPr>
          <w:rFonts w:ascii="Times New Roman" w:eastAsia="Calibri" w:hAnsi="Times New Roman" w:cs="Times New Roman"/>
          <w:noProof/>
        </w:rPr>
        <w:t>(Pierson, Mortelliti, Barton, Lane, &amp; Lindenmayer, 2016)</w:t>
      </w:r>
      <w:r w:rsidR="001C54E0" w:rsidRPr="00B36635">
        <w:rPr>
          <w:rFonts w:ascii="Times New Roman" w:eastAsia="Calibri" w:hAnsi="Times New Roman" w:cs="Times New Roman"/>
        </w:rPr>
        <w:fldChar w:fldCharType="end"/>
      </w:r>
      <w:r w:rsidR="001C54E0" w:rsidRPr="00084CE8">
        <w:rPr>
          <w:rFonts w:ascii="Times New Roman" w:eastAsia="Calibri" w:hAnsi="Times New Roman" w:cs="Times New Roman"/>
        </w:rPr>
        <w:t>.</w:t>
      </w:r>
      <w:r w:rsidR="007C093C" w:rsidRPr="00B36635">
        <w:rPr>
          <w:rFonts w:ascii="Times New Roman" w:eastAsia="Calibri" w:hAnsi="Times New Roman" w:cs="Times New Roman"/>
        </w:rPr>
        <w:t xml:space="preserve"> </w:t>
      </w:r>
      <w:r w:rsidR="004A3292" w:rsidRPr="00B36635">
        <w:rPr>
          <w:rFonts w:ascii="Times New Roman" w:eastAsia="Calibri" w:hAnsi="Times New Roman" w:cs="Times New Roman"/>
        </w:rPr>
        <w:t xml:space="preserve">In contrast, a </w:t>
      </w:r>
      <w:r w:rsidR="00C843B7" w:rsidRPr="00B36635">
        <w:rPr>
          <w:rFonts w:ascii="Times New Roman" w:eastAsia="Calibri" w:hAnsi="Times New Roman" w:cs="Times New Roman"/>
        </w:rPr>
        <w:t xml:space="preserve">group of 35 </w:t>
      </w:r>
      <w:r w:rsidR="004A3292" w:rsidRPr="00B36635">
        <w:rPr>
          <w:rFonts w:ascii="Times New Roman" w:eastAsia="Calibri" w:hAnsi="Times New Roman" w:cs="Times New Roman"/>
        </w:rPr>
        <w:t>biodiversity surrogate</w:t>
      </w:r>
      <w:r w:rsidR="00C843B7" w:rsidRPr="00B36635">
        <w:rPr>
          <w:rFonts w:ascii="Times New Roman" w:eastAsia="Calibri" w:hAnsi="Times New Roman" w:cs="Times New Roman"/>
        </w:rPr>
        <w:t>s</w:t>
      </w:r>
      <w:r w:rsidR="004A3292" w:rsidRPr="0093430E">
        <w:rPr>
          <w:rFonts w:ascii="Times New Roman" w:eastAsia="Calibri" w:hAnsi="Times New Roman" w:cs="Times New Roman"/>
        </w:rPr>
        <w:t xml:space="preserve"> </w:t>
      </w:r>
      <w:r w:rsidR="00C843B7" w:rsidRPr="0093430E">
        <w:rPr>
          <w:rFonts w:ascii="Times New Roman" w:eastAsia="Calibri" w:hAnsi="Times New Roman" w:cs="Times New Roman"/>
        </w:rPr>
        <w:t xml:space="preserve">defined </w:t>
      </w:r>
      <w:r w:rsidR="004A3292" w:rsidRPr="0093430E">
        <w:rPr>
          <w:rFonts w:ascii="Times New Roman" w:eastAsia="Calibri" w:hAnsi="Times New Roman" w:cs="Times New Roman"/>
        </w:rPr>
        <w:t xml:space="preserve">using a 5-year </w:t>
      </w:r>
      <w:r w:rsidR="00C843B7" w:rsidRPr="00084CE8">
        <w:rPr>
          <w:rFonts w:ascii="Times New Roman" w:eastAsia="Calibri" w:hAnsi="Times New Roman" w:cs="Times New Roman"/>
        </w:rPr>
        <w:lastRenderedPageBreak/>
        <w:t xml:space="preserve">pilot </w:t>
      </w:r>
      <w:r w:rsidR="004A3292" w:rsidRPr="00084CE8">
        <w:rPr>
          <w:rFonts w:ascii="Times New Roman" w:eastAsia="Calibri" w:hAnsi="Times New Roman" w:cs="Times New Roman"/>
        </w:rPr>
        <w:t xml:space="preserve">data set successfully </w:t>
      </w:r>
      <w:commentRangeStart w:id="60"/>
      <w:r w:rsidR="00C843B7" w:rsidRPr="00084CE8">
        <w:rPr>
          <w:rFonts w:ascii="Times New Roman" w:eastAsia="Calibri" w:hAnsi="Times New Roman" w:cs="Times New Roman"/>
        </w:rPr>
        <w:t>detec</w:t>
      </w:r>
      <w:r w:rsidR="004A3292" w:rsidRPr="00084CE8">
        <w:rPr>
          <w:rFonts w:ascii="Times New Roman" w:eastAsia="Calibri" w:hAnsi="Times New Roman" w:cs="Times New Roman"/>
        </w:rPr>
        <w:t xml:space="preserve">ted changes </w:t>
      </w:r>
      <w:r w:rsidR="00C843B7" w:rsidRPr="00084CE8">
        <w:rPr>
          <w:rFonts w:ascii="Times New Roman" w:eastAsia="Calibri" w:hAnsi="Times New Roman" w:cs="Times New Roman"/>
        </w:rPr>
        <w:t xml:space="preserve">in the </w:t>
      </w:r>
      <w:commentRangeEnd w:id="60"/>
      <w:r w:rsidR="002437DF">
        <w:rPr>
          <w:rStyle w:val="CommentReference"/>
        </w:rPr>
        <w:commentReference w:id="60"/>
      </w:r>
      <w:r w:rsidR="00C843B7" w:rsidRPr="00084CE8">
        <w:rPr>
          <w:rFonts w:ascii="Times New Roman" w:eastAsia="Calibri" w:hAnsi="Times New Roman" w:cs="Times New Roman"/>
        </w:rPr>
        <w:t xml:space="preserve">species assemblage structure </w:t>
      </w:r>
      <w:r w:rsidR="004A3292" w:rsidRPr="00084CE8">
        <w:rPr>
          <w:rFonts w:ascii="Times New Roman" w:eastAsia="Calibri" w:hAnsi="Times New Roman" w:cs="Times New Roman"/>
        </w:rPr>
        <w:t xml:space="preserve">over a subsequent 5-year </w:t>
      </w:r>
      <w:r w:rsidR="00C843B7" w:rsidRPr="00084CE8">
        <w:rPr>
          <w:rFonts w:ascii="Times New Roman" w:eastAsia="Calibri" w:hAnsi="Times New Roman" w:cs="Times New Roman"/>
        </w:rPr>
        <w:t xml:space="preserve">test </w:t>
      </w:r>
      <w:r w:rsidR="004A3292" w:rsidRPr="00084CE8">
        <w:rPr>
          <w:rFonts w:ascii="Times New Roman" w:eastAsia="Calibri" w:hAnsi="Times New Roman" w:cs="Times New Roman"/>
        </w:rPr>
        <w:t>period</w:t>
      </w:r>
      <w:r w:rsidR="00C843B7" w:rsidRPr="00084CE8">
        <w:rPr>
          <w:rFonts w:ascii="Times New Roman" w:eastAsia="Calibri" w:hAnsi="Times New Roman" w:cs="Times New Roman"/>
        </w:rPr>
        <w:t xml:space="preserve"> in a temperate brackish system</w:t>
      </w:r>
      <w:r w:rsidR="007C093C" w:rsidRPr="00084CE8">
        <w:rPr>
          <w:rFonts w:ascii="Times New Roman" w:eastAsia="Calibri" w:hAnsi="Times New Roman" w:cs="Times New Roman"/>
        </w:rPr>
        <w:t xml:space="preserve"> (Bevilacqua et al., </w:t>
      </w:r>
      <w:commentRangeStart w:id="61"/>
      <w:r w:rsidR="007C093C" w:rsidRPr="00084CE8">
        <w:rPr>
          <w:rFonts w:ascii="Times New Roman" w:eastAsia="Calibri" w:hAnsi="Times New Roman" w:cs="Times New Roman"/>
        </w:rPr>
        <w:t>2018</w:t>
      </w:r>
      <w:commentRangeEnd w:id="61"/>
      <w:r w:rsidR="007B447B">
        <w:rPr>
          <w:rStyle w:val="CommentReference"/>
        </w:rPr>
        <w:commentReference w:id="61"/>
      </w:r>
      <w:r w:rsidR="007C093C" w:rsidRPr="00084CE8">
        <w:rPr>
          <w:rFonts w:ascii="Times New Roman" w:eastAsia="Calibri" w:hAnsi="Times New Roman" w:cs="Times New Roman"/>
        </w:rPr>
        <w:t>).</w:t>
      </w:r>
      <w:r w:rsidR="00D530AE" w:rsidRPr="00084CE8">
        <w:rPr>
          <w:rFonts w:ascii="Times New Roman" w:eastAsia="Calibri" w:hAnsi="Times New Roman" w:cs="Times New Roman"/>
        </w:rPr>
        <w:t xml:space="preserve"> </w:t>
      </w:r>
    </w:p>
    <w:p w14:paraId="133762FD" w14:textId="364C0038" w:rsidR="00166447" w:rsidRPr="00084CE8" w:rsidRDefault="001C54E0" w:rsidP="008E357D">
      <w:pPr>
        <w:spacing w:line="480" w:lineRule="auto"/>
        <w:ind w:firstLine="720"/>
        <w:rPr>
          <w:rFonts w:ascii="Times New Roman" w:eastAsia="Calibri" w:hAnsi="Times New Roman" w:cs="Times New Roman"/>
        </w:rPr>
      </w:pPr>
      <w:r w:rsidRPr="00084CE8">
        <w:rPr>
          <w:rFonts w:ascii="Times New Roman" w:eastAsia="Calibri" w:hAnsi="Times New Roman" w:cs="Times New Roman"/>
        </w:rPr>
        <w:t xml:space="preserve">In addition to </w:t>
      </w:r>
      <w:commentRangeStart w:id="62"/>
      <w:r w:rsidRPr="00084CE8">
        <w:rPr>
          <w:rFonts w:ascii="Times New Roman" w:eastAsia="Calibri" w:hAnsi="Times New Roman" w:cs="Times New Roman"/>
        </w:rPr>
        <w:t>spatial effectiveness</w:t>
      </w:r>
      <w:commentRangeEnd w:id="62"/>
      <w:r w:rsidR="008F5690">
        <w:rPr>
          <w:rStyle w:val="CommentReference"/>
        </w:rPr>
        <w:commentReference w:id="62"/>
      </w:r>
      <w:r w:rsidRPr="00084CE8">
        <w:rPr>
          <w:rFonts w:ascii="Times New Roman" w:eastAsia="Calibri" w:hAnsi="Times New Roman" w:cs="Times New Roman"/>
        </w:rPr>
        <w:t>, s</w:t>
      </w:r>
      <w:r w:rsidR="000B36F3" w:rsidRPr="00084CE8">
        <w:rPr>
          <w:rFonts w:ascii="Times New Roman" w:eastAsia="Calibri" w:hAnsi="Times New Roman" w:cs="Times New Roman"/>
        </w:rPr>
        <w:t xml:space="preserve">urrogate studies </w:t>
      </w:r>
      <w:r w:rsidR="00345AA8" w:rsidRPr="00084CE8">
        <w:rPr>
          <w:rFonts w:ascii="Times New Roman" w:eastAsia="Calibri" w:hAnsi="Times New Roman" w:cs="Times New Roman"/>
        </w:rPr>
        <w:t xml:space="preserve">often </w:t>
      </w:r>
      <w:r w:rsidR="00894420" w:rsidRPr="00084CE8">
        <w:rPr>
          <w:rFonts w:ascii="Times New Roman" w:eastAsia="Calibri" w:hAnsi="Times New Roman" w:cs="Times New Roman"/>
        </w:rPr>
        <w:t>focus</w:t>
      </w:r>
      <w:r w:rsidR="000B36F3" w:rsidRPr="00084CE8">
        <w:rPr>
          <w:rFonts w:ascii="Times New Roman" w:eastAsia="Calibri" w:hAnsi="Times New Roman" w:cs="Times New Roman"/>
        </w:rPr>
        <w:t xml:space="preserve"> on taxonomic sufficiency (i.e.</w:t>
      </w:r>
      <w:r w:rsidR="00A12636" w:rsidRPr="00084CE8">
        <w:rPr>
          <w:rFonts w:ascii="Times New Roman" w:eastAsia="Calibri" w:hAnsi="Times New Roman" w:cs="Times New Roman"/>
        </w:rPr>
        <w:t>,</w:t>
      </w:r>
      <w:r w:rsidR="000B36F3" w:rsidRPr="00084CE8">
        <w:rPr>
          <w:rFonts w:ascii="Times New Roman" w:eastAsia="Calibri" w:hAnsi="Times New Roman" w:cs="Times New Roman"/>
        </w:rPr>
        <w:t xml:space="preserve"> the taxonomic resolution required to maximize surrogate effectiveness) </w:t>
      </w:r>
      <w:r w:rsidR="000B36F3" w:rsidRPr="00B36635">
        <w:rPr>
          <w:rFonts w:ascii="Times New Roman" w:eastAsia="Calibri" w:hAnsi="Times New Roman" w:cs="Times New Roman"/>
        </w:rPr>
        <w:fldChar w:fldCharType="begin" w:fldLock="1"/>
      </w:r>
      <w:r w:rsidR="00045783">
        <w:rPr>
          <w:rFonts w:ascii="Times New Roman" w:eastAsia="Calibri" w:hAnsi="Times New Roman" w:cs="Times New Roman"/>
        </w:rPr>
        <w:instrText>ADDIN CSL_CITATION {"citationItems":[{"id":"ITEM-1","itemData":{"author":[{"dropping-particle":"","family":"Noss","given":"RF","non-dropping-particle":"","parse-names":false,"suffix":""}],"container-title":"Cons Biol","id":"ITEM-1","issued":{"date-parts":[["1990"]]},"note":"-widely cited\n-describes use of indicators/types of indicators","title":"Indicators for monitoring biodiversity - A hierarchical approach.","type":"article-journal","volume":"4"},"uris":["http://www.mendeley.com/documents/?uuid=c5291a8d-f844-3e49-9df0-0ebeccc7a7ae"]},{"id":"ITEM-2","itemData":{"DOI":"10.1016/j.marenvres.2010.12.004","ISSN":"01411136","PMID":"21196046","abstract":"Taxonomic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Research","id":"ITEM-2","issued":{"date-parts":[["2011"]]},"note":"-polychaetes\n\n-may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assemblages","type":"article-journal"},"uris":["http://www.mendeley.com/documents/?uuid=3620fd69-7d72-310a-834b-232f649f80ea"]},{"id":"ITEM-3","itemData":{"DOI":"10.1111/ddi.12361","ISBN":"1472-4642","ISSN":"14724642","abstract":"Aim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Distributions","id":"ITEM-3","issued":{"date-parts":[["2015"]]},"note":"-focus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-4","itemData":{"author":[{"dropping-particle":"","family":"Olsgard","given":"F","non-dropping-particle":"","parse-names":false,"suffix":""},{"dropping-particle":"","family":"Somerfield","given":"PJ","non-dropping-particle":"","parse-names":false,"suffix":""}],"container-title":"J Aquat Ecosyst Stress Recovery","id":"ITEM-4","issued":{"date-parts":[["2000"]]},"note":"-focuses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R. Noss, 1990; Olsgard &amp; Somerfield, 2000)","plainTextFormattedCitation":"(Fontaine, Devillers, Peres-Neto, &amp; Johnson, 2015; Musco, Mikac, Tataranni, Giangrande, &amp; Terlizzi, 2011; R. Noss, 1990; Olsgard &amp; Somerfield, 2000)","previouslyFormattedCitation":"(Fontaine, Devillers, Peres-Neto, &amp; Johnson, 2015; Musco, Mikac, Tataranni, Giangrande, &amp; Terlizzi, 2011; Noss, 1990; Olsgard &amp; Somerfield, 2000)"},"properties":{"noteIndex":0},"schema":"https://github.com/citation-style-language/schema/raw/master/csl-citation.json"}</w:instrText>
      </w:r>
      <w:r w:rsidR="000B36F3" w:rsidRPr="00B36635">
        <w:rPr>
          <w:rFonts w:ascii="Times New Roman" w:eastAsia="Calibri" w:hAnsi="Times New Roman" w:cs="Times New Roman"/>
        </w:rPr>
        <w:fldChar w:fldCharType="separate"/>
      </w:r>
      <w:r w:rsidR="00045783" w:rsidRPr="00045783">
        <w:rPr>
          <w:rFonts w:ascii="Times New Roman" w:eastAsia="Calibri" w:hAnsi="Times New Roman" w:cs="Times New Roman"/>
          <w:noProof/>
        </w:rPr>
        <w:t>(Fontaine, Devillers, Peres-Neto, &amp; Johnson, 2015; Musco, Mikac, Tataranni, Giangrande, &amp; Terlizzi, 2011; R. Noss, 1990; Olsgard &amp; Somerfield, 2000)</w:t>
      </w:r>
      <w:r w:rsidR="000B36F3" w:rsidRPr="00B36635">
        <w:rPr>
          <w:rFonts w:ascii="Times New Roman" w:eastAsia="Calibri" w:hAnsi="Times New Roman" w:cs="Times New Roman"/>
        </w:rPr>
        <w:fldChar w:fldCharType="end"/>
      </w:r>
      <w:r w:rsidR="000B36F3" w:rsidRPr="00084CE8">
        <w:rPr>
          <w:rFonts w:ascii="Times New Roman" w:eastAsia="Calibri" w:hAnsi="Times New Roman" w:cs="Times New Roman"/>
        </w:rPr>
        <w:t>.</w:t>
      </w:r>
      <w:r w:rsidRPr="00B36635">
        <w:rPr>
          <w:rFonts w:ascii="Times New Roman" w:eastAsia="Calibri" w:hAnsi="Times New Roman" w:cs="Times New Roman"/>
        </w:rPr>
        <w:t xml:space="preserve"> </w:t>
      </w:r>
      <w:commentRangeStart w:id="63"/>
      <w:r w:rsidR="00213D75" w:rsidRPr="00B36635">
        <w:rPr>
          <w:rFonts w:ascii="Times New Roman" w:eastAsia="Calibri" w:hAnsi="Times New Roman" w:cs="Times New Roman"/>
        </w:rPr>
        <w:t>Few</w:t>
      </w:r>
      <w:commentRangeEnd w:id="63"/>
      <w:r w:rsidR="008F5690">
        <w:rPr>
          <w:rStyle w:val="CommentReference"/>
        </w:rPr>
        <w:commentReference w:id="63"/>
      </w:r>
      <w:r w:rsidRPr="00B36635">
        <w:rPr>
          <w:rFonts w:ascii="Times New Roman" w:eastAsia="Calibri" w:hAnsi="Times New Roman" w:cs="Times New Roman"/>
        </w:rPr>
        <w:t xml:space="preserve"> studies </w:t>
      </w:r>
      <w:r w:rsidR="00213D75" w:rsidRPr="00B36635">
        <w:rPr>
          <w:rFonts w:ascii="Times New Roman" w:eastAsia="Calibri" w:hAnsi="Times New Roman" w:cs="Times New Roman"/>
        </w:rPr>
        <w:t xml:space="preserve">have </w:t>
      </w:r>
      <w:r w:rsidR="007C093C" w:rsidRPr="00B36635">
        <w:rPr>
          <w:rFonts w:ascii="Times New Roman" w:eastAsia="Calibri" w:hAnsi="Times New Roman" w:cs="Times New Roman"/>
        </w:rPr>
        <w:t>investigate</w:t>
      </w:r>
      <w:r w:rsidR="00213D75" w:rsidRPr="0093430E">
        <w:rPr>
          <w:rFonts w:ascii="Times New Roman" w:eastAsia="Calibri" w:hAnsi="Times New Roman" w:cs="Times New Roman"/>
        </w:rPr>
        <w:t>d</w:t>
      </w:r>
      <w:r w:rsidR="007C093C" w:rsidRPr="0093430E">
        <w:rPr>
          <w:rFonts w:ascii="Times New Roman" w:eastAsia="Calibri" w:hAnsi="Times New Roman" w:cs="Times New Roman"/>
        </w:rPr>
        <w:t xml:space="preserve"> the use </w:t>
      </w:r>
      <w:r w:rsidR="001B5A05" w:rsidRPr="00084CE8">
        <w:rPr>
          <w:rFonts w:ascii="Times New Roman" w:eastAsia="Calibri" w:hAnsi="Times New Roman" w:cs="Times New Roman"/>
        </w:rPr>
        <w:t>of</w:t>
      </w:r>
      <w:r w:rsidR="00906B2D" w:rsidRPr="00084CE8">
        <w:rPr>
          <w:rFonts w:ascii="Times New Roman" w:eastAsia="Calibri" w:hAnsi="Times New Roman" w:cs="Times New Roman"/>
        </w:rPr>
        <w:t xml:space="preserve"> </w:t>
      </w:r>
      <w:r w:rsidR="00C11D4B" w:rsidRPr="00084CE8">
        <w:rPr>
          <w:rFonts w:ascii="Times New Roman" w:eastAsia="Calibri" w:hAnsi="Times New Roman" w:cs="Times New Roman"/>
        </w:rPr>
        <w:t xml:space="preserve">recognizable taxonomic units (i.e. </w:t>
      </w:r>
      <w:r w:rsidR="00906B2D" w:rsidRPr="00084CE8">
        <w:rPr>
          <w:rFonts w:ascii="Times New Roman" w:eastAsia="Calibri" w:hAnsi="Times New Roman" w:cs="Times New Roman"/>
        </w:rPr>
        <w:t>RTU’s</w:t>
      </w:r>
      <w:r w:rsidR="00C11D4B" w:rsidRPr="00084CE8">
        <w:rPr>
          <w:rFonts w:ascii="Times New Roman" w:eastAsia="Calibri" w:hAnsi="Times New Roman" w:cs="Times New Roman"/>
        </w:rPr>
        <w:t>)</w:t>
      </w:r>
      <w:r w:rsidR="00906B2D" w:rsidRPr="00084CE8">
        <w:rPr>
          <w:rFonts w:ascii="Times New Roman" w:eastAsia="Calibri" w:hAnsi="Times New Roman" w:cs="Times New Roman"/>
        </w:rPr>
        <w:t xml:space="preserve"> </w:t>
      </w:r>
      <w:r w:rsidR="001B5A05" w:rsidRPr="00084CE8">
        <w:rPr>
          <w:rFonts w:ascii="Times New Roman" w:eastAsia="Calibri" w:hAnsi="Times New Roman" w:cs="Times New Roman"/>
        </w:rPr>
        <w:t xml:space="preserve">or </w:t>
      </w:r>
      <w:r w:rsidR="007C093C" w:rsidRPr="00084CE8">
        <w:rPr>
          <w:rFonts w:ascii="Times New Roman" w:eastAsia="Calibri" w:hAnsi="Times New Roman" w:cs="Times New Roman"/>
        </w:rPr>
        <w:t xml:space="preserve">functional groups when identifying potential surrogates. </w:t>
      </w:r>
      <w:r w:rsidR="00CC32D0" w:rsidRPr="00084CE8">
        <w:rPr>
          <w:rFonts w:ascii="Times New Roman" w:hAnsi="Times New Roman" w:cs="Times New Roman"/>
        </w:rPr>
        <w:t xml:space="preserve">RTU’s are taxonomic units defined by readily identifiable characteristics in the field </w:t>
      </w:r>
      <w:r w:rsidR="00CC32D0" w:rsidRPr="00B36635">
        <w:rPr>
          <w:rFonts w:ascii="Times New Roman" w:hAnsi="Times New Roman" w:cs="Times New Roman"/>
        </w:rPr>
        <w:fldChar w:fldCharType="begin" w:fldLock="1"/>
      </w:r>
      <w:r w:rsidR="00CC32D0" w:rsidRPr="00084CE8">
        <w:rPr>
          <w:rFonts w:ascii="Times New Roman" w:hAnsi="Times New Roman" w:cs="Times New Roman"/>
        </w:rPr>
        <w:instrText>ADDIN CSL_CITATION {"citationItems":[{"id":"ITEM-1","itemData":{"DOI":"10.1016/j.ecolind.2012.02.033","ISBN":"1470-160X","ISSN":"1470160X","abstract":"In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Indicators","id":"ITEM-1","issued":{"date-parts":[["2012"]]},"note":"looking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species\"","type":"article-journal","volume":"20"},"uris":["http://www.mendeley.com/documents/?uuid=ffca55f6-046c-438c-8e15-6b192004873e"]}],"mendeley":{"formattedCitation":"(Sebek et al., 2012)","plainTextFormattedCitation":"(Sebek et al., 2012)","previouslyFormattedCitation":"(Sebek et al., 2012)"},"properties":{"noteIndex":0},"schema":"https://github.com/citation-style-language/schema/raw/master/csl-citation.json"}</w:instrText>
      </w:r>
      <w:r w:rsidR="00CC32D0" w:rsidRPr="00B36635">
        <w:rPr>
          <w:rFonts w:ascii="Times New Roman" w:hAnsi="Times New Roman" w:cs="Times New Roman"/>
        </w:rPr>
        <w:fldChar w:fldCharType="separate"/>
      </w:r>
      <w:r w:rsidR="00CC32D0" w:rsidRPr="00B36635">
        <w:rPr>
          <w:rFonts w:ascii="Times New Roman" w:hAnsi="Times New Roman" w:cs="Times New Roman"/>
          <w:noProof/>
        </w:rPr>
        <w:t>(Sebek et al., 2012)</w:t>
      </w:r>
      <w:r w:rsidR="00CC32D0" w:rsidRPr="00B36635">
        <w:rPr>
          <w:rFonts w:ascii="Times New Roman" w:hAnsi="Times New Roman" w:cs="Times New Roman"/>
        </w:rPr>
        <w:fldChar w:fldCharType="end"/>
      </w:r>
      <w:r w:rsidR="00CC32D0" w:rsidRPr="00084CE8">
        <w:rPr>
          <w:rFonts w:ascii="Times New Roman" w:hAnsi="Times New Roman" w:cs="Times New Roman"/>
        </w:rPr>
        <w:t xml:space="preserve">. </w:t>
      </w:r>
      <w:r w:rsidR="004B69C8" w:rsidRPr="00B36635">
        <w:rPr>
          <w:rFonts w:ascii="Times New Roman" w:hAnsi="Times New Roman" w:cs="Times New Roman"/>
        </w:rPr>
        <w:t>Some</w:t>
      </w:r>
      <w:r w:rsidR="00C11D4B" w:rsidRPr="00B36635">
        <w:rPr>
          <w:rFonts w:ascii="Times New Roman" w:eastAsia="Calibri" w:hAnsi="Times New Roman" w:cs="Times New Roman"/>
        </w:rPr>
        <w:t xml:space="preserve"> surrogates</w:t>
      </w:r>
      <w:r w:rsidR="007C093C" w:rsidRPr="00B36635">
        <w:rPr>
          <w:rFonts w:ascii="Times New Roman" w:eastAsia="Calibri" w:hAnsi="Times New Roman" w:cs="Times New Roman"/>
        </w:rPr>
        <w:t xml:space="preserve"> identif</w:t>
      </w:r>
      <w:r w:rsidR="00166447" w:rsidRPr="00B36635">
        <w:rPr>
          <w:rFonts w:ascii="Times New Roman" w:eastAsia="Calibri" w:hAnsi="Times New Roman" w:cs="Times New Roman"/>
        </w:rPr>
        <w:t>ied using functional groups have been</w:t>
      </w:r>
      <w:r w:rsidR="007C093C" w:rsidRPr="00B36635">
        <w:rPr>
          <w:rFonts w:ascii="Times New Roman" w:eastAsia="Calibri" w:hAnsi="Times New Roman" w:cs="Times New Roman"/>
        </w:rPr>
        <w:t xml:space="preserve"> consistent with those using</w:t>
      </w:r>
      <w:r w:rsidR="00C11D4B" w:rsidRPr="00084CE8">
        <w:rPr>
          <w:rFonts w:ascii="Times New Roman" w:eastAsia="Calibri" w:hAnsi="Times New Roman" w:cs="Times New Roman"/>
        </w:rPr>
        <w:t xml:space="preserve"> taxonomic designations</w:t>
      </w:r>
      <w:r w:rsidR="007C093C" w:rsidRPr="00084CE8">
        <w:rPr>
          <w:rFonts w:ascii="Times New Roman" w:eastAsia="Calibri" w:hAnsi="Times New Roman" w:cs="Times New Roman"/>
        </w:rPr>
        <w:t xml:space="preserve"> (Rubal et al., 2011). However, functional and taxonomic diversity </w:t>
      </w:r>
      <w:r w:rsidR="004B69C8" w:rsidRPr="00084CE8">
        <w:rPr>
          <w:rFonts w:ascii="Times New Roman" w:eastAsia="Calibri" w:hAnsi="Times New Roman" w:cs="Times New Roman"/>
        </w:rPr>
        <w:t>can</w:t>
      </w:r>
      <w:r w:rsidR="007C093C" w:rsidRPr="00084CE8">
        <w:rPr>
          <w:rFonts w:ascii="Times New Roman" w:eastAsia="Calibri" w:hAnsi="Times New Roman" w:cs="Times New Roman"/>
        </w:rPr>
        <w:t xml:space="preserve"> provide </w:t>
      </w:r>
      <w:commentRangeStart w:id="64"/>
      <w:r w:rsidR="007C093C" w:rsidRPr="00084CE8">
        <w:rPr>
          <w:rFonts w:ascii="Times New Roman" w:eastAsia="Calibri" w:hAnsi="Times New Roman" w:cs="Times New Roman"/>
        </w:rPr>
        <w:t>different</w:t>
      </w:r>
      <w:commentRangeEnd w:id="64"/>
      <w:r w:rsidR="007B447B">
        <w:rPr>
          <w:rStyle w:val="CommentReference"/>
        </w:rPr>
        <w:commentReference w:id="64"/>
      </w:r>
      <w:r w:rsidR="007C093C" w:rsidRPr="00084CE8">
        <w:rPr>
          <w:rFonts w:ascii="Times New Roman" w:eastAsia="Calibri" w:hAnsi="Times New Roman" w:cs="Times New Roman"/>
        </w:rPr>
        <w:t xml:space="preserve"> informa</w:t>
      </w:r>
      <w:r w:rsidR="00166447" w:rsidRPr="00084CE8">
        <w:rPr>
          <w:rFonts w:ascii="Times New Roman" w:eastAsia="Calibri" w:hAnsi="Times New Roman" w:cs="Times New Roman"/>
        </w:rPr>
        <w:t xml:space="preserve">tion when </w:t>
      </w:r>
      <w:r w:rsidR="004B69C8" w:rsidRPr="00084CE8">
        <w:rPr>
          <w:rFonts w:ascii="Times New Roman" w:eastAsia="Calibri" w:hAnsi="Times New Roman" w:cs="Times New Roman"/>
        </w:rPr>
        <w:t xml:space="preserve">measured at </w:t>
      </w:r>
      <w:r w:rsidR="00166447" w:rsidRPr="00084CE8">
        <w:rPr>
          <w:rFonts w:ascii="Times New Roman" w:eastAsia="Calibri" w:hAnsi="Times New Roman" w:cs="Times New Roman"/>
        </w:rPr>
        <w:t xml:space="preserve">different </w:t>
      </w:r>
      <w:commentRangeStart w:id="65"/>
      <w:r w:rsidR="007C093C" w:rsidRPr="00084CE8">
        <w:rPr>
          <w:rFonts w:ascii="Times New Roman" w:eastAsia="Calibri" w:hAnsi="Times New Roman" w:cs="Times New Roman"/>
        </w:rPr>
        <w:t>scales</w:t>
      </w:r>
      <w:commentRangeEnd w:id="65"/>
      <w:r w:rsidR="007B447B">
        <w:rPr>
          <w:rStyle w:val="CommentReference"/>
        </w:rPr>
        <w:commentReference w:id="65"/>
      </w:r>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Törnroos</w:t>
      </w:r>
      <w:proofErr w:type="spellEnd"/>
      <w:r w:rsidR="007C093C" w:rsidRPr="00084CE8">
        <w:rPr>
          <w:rFonts w:ascii="Times New Roman" w:eastAsia="Calibri" w:hAnsi="Times New Roman" w:cs="Times New Roman"/>
        </w:rPr>
        <w:t xml:space="preserve">, </w:t>
      </w:r>
      <w:proofErr w:type="spellStart"/>
      <w:r w:rsidR="007C093C" w:rsidRPr="00084CE8">
        <w:rPr>
          <w:rFonts w:ascii="Times New Roman" w:eastAsia="Calibri" w:hAnsi="Times New Roman" w:cs="Times New Roman"/>
        </w:rPr>
        <w:t>Nordström</w:t>
      </w:r>
      <w:proofErr w:type="spellEnd"/>
      <w:r w:rsidR="007C093C" w:rsidRPr="00084CE8">
        <w:rPr>
          <w:rFonts w:ascii="Times New Roman" w:eastAsia="Calibri" w:hAnsi="Times New Roman" w:cs="Times New Roman"/>
        </w:rPr>
        <w:t xml:space="preserve">, &amp; </w:t>
      </w:r>
      <w:proofErr w:type="spellStart"/>
      <w:r w:rsidR="007C093C" w:rsidRPr="00084CE8">
        <w:rPr>
          <w:rFonts w:ascii="Times New Roman" w:eastAsia="Calibri" w:hAnsi="Times New Roman" w:cs="Times New Roman"/>
        </w:rPr>
        <w:t>Bonsdorff</w:t>
      </w:r>
      <w:proofErr w:type="spellEnd"/>
      <w:r w:rsidR="007C093C" w:rsidRPr="00084CE8">
        <w:rPr>
          <w:rFonts w:ascii="Times New Roman" w:eastAsia="Calibri" w:hAnsi="Times New Roman" w:cs="Times New Roman"/>
        </w:rPr>
        <w:t>, 2013).</w:t>
      </w:r>
    </w:p>
    <w:p w14:paraId="1A0CA6D6" w14:textId="5E4A6395" w:rsidR="00906B2D" w:rsidRPr="0093430E" w:rsidRDefault="008C011B" w:rsidP="008E357D">
      <w:pPr>
        <w:spacing w:line="480" w:lineRule="auto"/>
        <w:ind w:firstLine="720"/>
        <w:rPr>
          <w:rFonts w:ascii="Times New Roman" w:eastAsia="Calibri" w:hAnsi="Times New Roman" w:cs="Times New Roman"/>
        </w:rPr>
      </w:pPr>
      <w:commentRangeStart w:id="66"/>
      <w:r w:rsidRPr="00084CE8">
        <w:rPr>
          <w:rFonts w:ascii="Times New Roman" w:eastAsia="Calibri" w:hAnsi="Times New Roman" w:cs="Times New Roman"/>
        </w:rPr>
        <w:t>Becau</w:t>
      </w:r>
      <w:commentRangeEnd w:id="66"/>
      <w:r w:rsidR="00B86ED2">
        <w:rPr>
          <w:rStyle w:val="CommentReference"/>
        </w:rPr>
        <w:commentReference w:id="66"/>
      </w:r>
      <w:r w:rsidRPr="00084CE8">
        <w:rPr>
          <w:rFonts w:ascii="Times New Roman" w:eastAsia="Calibri" w:hAnsi="Times New Roman" w:cs="Times New Roman"/>
        </w:rPr>
        <w:t xml:space="preserve">se </w:t>
      </w:r>
      <w:commentRangeStart w:id="67"/>
      <w:r w:rsidRPr="00084CE8">
        <w:rPr>
          <w:rFonts w:ascii="Times New Roman" w:eastAsia="Calibri" w:hAnsi="Times New Roman" w:cs="Times New Roman"/>
        </w:rPr>
        <w:t xml:space="preserve">they </w:t>
      </w:r>
      <w:commentRangeEnd w:id="67"/>
      <w:r w:rsidR="008F5690">
        <w:rPr>
          <w:rStyle w:val="CommentReference"/>
        </w:rPr>
        <w:commentReference w:id="67"/>
      </w:r>
      <w:r w:rsidRPr="00084CE8">
        <w:rPr>
          <w:rFonts w:ascii="Times New Roman" w:eastAsia="Calibri" w:hAnsi="Times New Roman" w:cs="Times New Roman"/>
        </w:rPr>
        <w:t xml:space="preserve">are used as proxies to monitor specific aspects of biodiversity, surrogates are especially relevant when studying </w:t>
      </w:r>
      <w:r w:rsidR="0076482D" w:rsidRPr="00084CE8">
        <w:rPr>
          <w:rFonts w:ascii="Times New Roman" w:eastAsia="Calibri" w:hAnsi="Times New Roman" w:cs="Times New Roman"/>
        </w:rPr>
        <w:t xml:space="preserve">high-diversity </w:t>
      </w:r>
      <w:r w:rsidRPr="00084CE8">
        <w:rPr>
          <w:rFonts w:ascii="Times New Roman" w:eastAsia="Calibri" w:hAnsi="Times New Roman" w:cs="Times New Roman"/>
        </w:rPr>
        <w:t>ecosystems</w:t>
      </w:r>
      <w:r w:rsidR="00A12636" w:rsidRPr="00084CE8">
        <w:rPr>
          <w:rFonts w:ascii="Times New Roman" w:eastAsia="Calibri" w:hAnsi="Times New Roman" w:cs="Times New Roman"/>
        </w:rPr>
        <w:t>,</w:t>
      </w:r>
      <w:r w:rsidRPr="00084CE8">
        <w:rPr>
          <w:rFonts w:ascii="Times New Roman" w:eastAsia="Calibri" w:hAnsi="Times New Roman" w:cs="Times New Roman"/>
        </w:rPr>
        <w:t xml:space="preserve"> such as coral reefs</w:t>
      </w:r>
      <w:r w:rsidR="00F419E1" w:rsidRPr="00084CE8">
        <w:rPr>
          <w:rFonts w:ascii="Times New Roman" w:eastAsia="Calibri" w:hAnsi="Times New Roman" w:cs="Times New Roman"/>
        </w:rPr>
        <w:t>.</w:t>
      </w:r>
      <w:r w:rsidRPr="00084CE8">
        <w:rPr>
          <w:rFonts w:ascii="Times New Roman" w:eastAsia="Calibri" w:hAnsi="Times New Roman" w:cs="Times New Roman"/>
        </w:rPr>
        <w:t xml:space="preserve"> </w:t>
      </w:r>
      <w:r w:rsidR="00F419E1" w:rsidRPr="00084CE8">
        <w:rPr>
          <w:rFonts w:ascii="Times New Roman" w:eastAsia="Calibri" w:hAnsi="Times New Roman" w:cs="Times New Roman"/>
        </w:rPr>
        <w:t>Coral reefs</w:t>
      </w:r>
      <w:r w:rsidRPr="00084CE8">
        <w:rPr>
          <w:rFonts w:ascii="Times New Roman" w:eastAsia="Calibri" w:hAnsi="Times New Roman" w:cs="Times New Roman"/>
        </w:rPr>
        <w:t xml:space="preserve"> are </w:t>
      </w:r>
      <w:r w:rsidR="0076482D" w:rsidRPr="00084CE8">
        <w:rPr>
          <w:rFonts w:ascii="Times New Roman" w:eastAsia="Calibri" w:hAnsi="Times New Roman" w:cs="Times New Roman"/>
        </w:rPr>
        <w:t>being progressively degraded by a suite of</w:t>
      </w:r>
      <w:r w:rsidRPr="00084CE8">
        <w:rPr>
          <w:rFonts w:ascii="Times New Roman" w:eastAsia="Calibri" w:hAnsi="Times New Roman" w:cs="Times New Roman"/>
        </w:rPr>
        <w:t xml:space="preserve"> anthropogenic stressors</w:t>
      </w:r>
      <w:r w:rsidR="00F419E1" w:rsidRPr="00084CE8">
        <w:rPr>
          <w:rFonts w:ascii="Times New Roman" w:eastAsia="Calibri" w:hAnsi="Times New Roman" w:cs="Times New Roman"/>
        </w:rPr>
        <w:t xml:space="preserve"> </w:t>
      </w:r>
      <w:r w:rsidR="00EB63C7" w:rsidRPr="00B36635">
        <w:rPr>
          <w:rFonts w:ascii="Times New Roman" w:eastAsia="Calibri" w:hAnsi="Times New Roman" w:cs="Times New Roman"/>
        </w:rPr>
        <w:fldChar w:fldCharType="begin" w:fldLock="1"/>
      </w:r>
      <w:r w:rsidR="00CC54A8" w:rsidRPr="00084CE8">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00EB63C7" w:rsidRPr="00B36635">
        <w:rPr>
          <w:rFonts w:ascii="Times New Roman" w:eastAsia="Calibri" w:hAnsi="Times New Roman" w:cs="Times New Roman"/>
        </w:rPr>
        <w:fldChar w:fldCharType="separate"/>
      </w:r>
      <w:r w:rsidR="00EB63C7" w:rsidRPr="00B36635">
        <w:rPr>
          <w:rFonts w:ascii="Times New Roman" w:eastAsia="Calibri" w:hAnsi="Times New Roman" w:cs="Times New Roman"/>
          <w:noProof/>
        </w:rPr>
        <w:t>(Habibi, Setiasih, &amp; Sartin, 2007; Hughes et al., 2017; Stubler, Duckworth, &amp; Peterson, 2015)</w:t>
      </w:r>
      <w:r w:rsidR="00EB63C7" w:rsidRPr="00B36635">
        <w:rPr>
          <w:rFonts w:ascii="Times New Roman" w:eastAsia="Calibri" w:hAnsi="Times New Roman" w:cs="Times New Roman"/>
        </w:rPr>
        <w:fldChar w:fldCharType="end"/>
      </w:r>
      <w:r w:rsidR="00EB63C7" w:rsidRPr="00084CE8">
        <w:rPr>
          <w:rFonts w:ascii="Times New Roman" w:eastAsia="Calibri" w:hAnsi="Times New Roman" w:cs="Times New Roman"/>
        </w:rPr>
        <w:t>.</w:t>
      </w:r>
      <w:r w:rsidR="001B7F7A" w:rsidRPr="00B36635">
        <w:rPr>
          <w:rFonts w:ascii="Times New Roman" w:eastAsia="Calibri" w:hAnsi="Times New Roman" w:cs="Times New Roman"/>
        </w:rPr>
        <w:t xml:space="preserve"> </w:t>
      </w:r>
      <w:r w:rsidR="00297EA0" w:rsidRPr="00B36635">
        <w:rPr>
          <w:rFonts w:ascii="Times New Roman" w:eastAsia="Calibri" w:hAnsi="Times New Roman" w:cs="Times New Roman"/>
        </w:rPr>
        <w:t xml:space="preserve">Reef fishes, </w:t>
      </w:r>
      <w:r w:rsidR="00CC16AE" w:rsidRPr="00B36635">
        <w:rPr>
          <w:rFonts w:ascii="Times New Roman" w:eastAsia="Calibri" w:hAnsi="Times New Roman" w:cs="Times New Roman"/>
        </w:rPr>
        <w:t xml:space="preserve">hard </w:t>
      </w:r>
      <w:r w:rsidR="00297EA0" w:rsidRPr="00084CE8">
        <w:rPr>
          <w:rFonts w:ascii="Times New Roman" w:eastAsia="Calibri" w:hAnsi="Times New Roman" w:cs="Times New Roman"/>
        </w:rPr>
        <w:t>corals</w:t>
      </w:r>
      <w:r w:rsidR="00CC16AE" w:rsidRPr="00084CE8">
        <w:rPr>
          <w:rFonts w:ascii="Times New Roman" w:eastAsia="Calibri" w:hAnsi="Times New Roman" w:cs="Times New Roman"/>
        </w:rPr>
        <w:t xml:space="preserve"> (Scleractinia)</w:t>
      </w:r>
      <w:r w:rsidR="00297EA0" w:rsidRPr="00084CE8">
        <w:rPr>
          <w:rFonts w:ascii="Times New Roman" w:eastAsia="Calibri" w:hAnsi="Times New Roman" w:cs="Times New Roman"/>
        </w:rPr>
        <w:t xml:space="preserve">, and sponges are dominant </w:t>
      </w:r>
      <w:r w:rsidR="00A12636" w:rsidRPr="00084CE8">
        <w:rPr>
          <w:rFonts w:ascii="Times New Roman" w:eastAsia="Calibri" w:hAnsi="Times New Roman" w:cs="Times New Roman"/>
        </w:rPr>
        <w:t xml:space="preserve">coral reef </w:t>
      </w:r>
      <w:r w:rsidR="00297EA0" w:rsidRPr="00084CE8">
        <w:rPr>
          <w:rFonts w:ascii="Times New Roman" w:eastAsia="Calibri" w:hAnsi="Times New Roman" w:cs="Times New Roman"/>
        </w:rPr>
        <w:t>organisms that establish and maintain biodiversity by filling multiple functional roles</w:t>
      </w:r>
      <w:r w:rsidR="0014500F" w:rsidRPr="00084CE8">
        <w:rPr>
          <w:rFonts w:ascii="Times New Roman" w:eastAsia="Calibri" w:hAnsi="Times New Roman" w:cs="Times New Roman"/>
        </w:rPr>
        <w:t xml:space="preserve"> in coral reef</w:t>
      </w:r>
      <w:r w:rsidR="00A12636" w:rsidRPr="00084CE8">
        <w:rPr>
          <w:rFonts w:ascii="Times New Roman" w:eastAsia="Calibri" w:hAnsi="Times New Roman" w:cs="Times New Roman"/>
        </w:rPr>
        <w:t xml:space="preserve"> </w:t>
      </w:r>
      <w:r w:rsidR="0014500F" w:rsidRPr="00084CE8">
        <w:rPr>
          <w:rFonts w:ascii="Times New Roman" w:eastAsia="Calibri" w:hAnsi="Times New Roman" w:cs="Times New Roman"/>
        </w:rPr>
        <w:t>s</w:t>
      </w:r>
      <w:r w:rsidR="00A12636" w:rsidRPr="00084CE8">
        <w:rPr>
          <w:rFonts w:ascii="Times New Roman" w:eastAsia="Calibri" w:hAnsi="Times New Roman" w:cs="Times New Roman"/>
        </w:rPr>
        <w:t>ystems</w:t>
      </w:r>
      <w:r w:rsidR="00297EA0" w:rsidRPr="00084CE8">
        <w:rPr>
          <w:rFonts w:ascii="Times New Roman" w:eastAsia="Calibri" w:hAnsi="Times New Roman" w:cs="Times New Roman"/>
        </w:rPr>
        <w:t xml:space="preserve"> </w:t>
      </w:r>
      <w:r w:rsidR="00297EA0" w:rsidRPr="00B36635">
        <w:rPr>
          <w:rFonts w:ascii="Times New Roman" w:eastAsia="Calibri" w:hAnsi="Times New Roman" w:cs="Times New Roman"/>
        </w:rPr>
        <w:fldChar w:fldCharType="begin" w:fldLock="1"/>
      </w:r>
      <w:r w:rsidR="00297EA0" w:rsidRPr="00084CE8">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297EA0" w:rsidRPr="00B36635">
        <w:rPr>
          <w:rFonts w:ascii="Times New Roman" w:eastAsia="Calibri" w:hAnsi="Times New Roman" w:cs="Times New Roman"/>
        </w:rPr>
        <w:fldChar w:fldCharType="separate"/>
      </w:r>
      <w:r w:rsidR="00297EA0" w:rsidRPr="00B36635">
        <w:rPr>
          <w:rFonts w:ascii="Times New Roman" w:eastAsia="Calibri" w:hAnsi="Times New Roman" w:cs="Times New Roman"/>
          <w:noProof/>
        </w:rPr>
        <w:t>(Angelini, Altieri, Silliman, &amp; Bertness, 2018)</w:t>
      </w:r>
      <w:r w:rsidR="00297EA0" w:rsidRPr="00B36635">
        <w:rPr>
          <w:rFonts w:ascii="Times New Roman" w:eastAsia="Calibri" w:hAnsi="Times New Roman" w:cs="Times New Roman"/>
        </w:rPr>
        <w:fldChar w:fldCharType="end"/>
      </w:r>
      <w:r w:rsidR="00297EA0" w:rsidRPr="00084CE8">
        <w:rPr>
          <w:rFonts w:ascii="Times New Roman" w:eastAsia="Calibri" w:hAnsi="Times New Roman" w:cs="Times New Roman"/>
        </w:rPr>
        <w:t>.</w:t>
      </w:r>
      <w:r w:rsidR="0014500F" w:rsidRPr="00B36635">
        <w:rPr>
          <w:rFonts w:ascii="Times New Roman" w:eastAsia="Calibri" w:hAnsi="Times New Roman" w:cs="Times New Roman"/>
        </w:rPr>
        <w:t xml:space="preserve"> </w:t>
      </w:r>
      <w:commentRangeStart w:id="68"/>
      <w:r w:rsidR="0014500F" w:rsidRPr="00B36635">
        <w:rPr>
          <w:rFonts w:ascii="Times New Roman" w:eastAsia="Calibri" w:hAnsi="Times New Roman" w:cs="Times New Roman"/>
        </w:rPr>
        <w:t>Reef</w:t>
      </w:r>
      <w:commentRangeEnd w:id="68"/>
      <w:r w:rsidR="008F5690">
        <w:rPr>
          <w:rStyle w:val="CommentReference"/>
        </w:rPr>
        <w:commentReference w:id="68"/>
      </w:r>
      <w:r w:rsidR="0014500F" w:rsidRPr="00B36635">
        <w:rPr>
          <w:rFonts w:ascii="Times New Roman" w:eastAsia="Calibri" w:hAnsi="Times New Roman" w:cs="Times New Roman"/>
        </w:rPr>
        <w:t xml:space="preserve"> fish richness has been found to be a better surrogate than coral richness </w:t>
      </w:r>
      <w:r w:rsidR="003A6AA7" w:rsidRPr="00B36635">
        <w:rPr>
          <w:rFonts w:ascii="Times New Roman" w:eastAsia="Calibri" w:hAnsi="Times New Roman" w:cs="Times New Roman"/>
        </w:rPr>
        <w:t xml:space="preserve">for estimating the diversity of corals and fishes </w:t>
      </w:r>
      <w:r w:rsidR="0014500F" w:rsidRPr="00B36635">
        <w:rPr>
          <w:rFonts w:ascii="Times New Roman" w:eastAsia="Calibri" w:hAnsi="Times New Roman" w:cs="Times New Roman"/>
        </w:rPr>
        <w:t xml:space="preserve">when deciding on areas to become marine reserves </w:t>
      </w:r>
      <w:r w:rsidR="0014500F" w:rsidRPr="00B36635">
        <w:rPr>
          <w:rFonts w:ascii="Times New Roman" w:eastAsia="Calibri" w:hAnsi="Times New Roman" w:cs="Times New Roman"/>
        </w:rPr>
        <w:fldChar w:fldCharType="begin" w:fldLock="1"/>
      </w:r>
      <w:r w:rsidR="0014500F" w:rsidRPr="00084CE8">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0014500F" w:rsidRPr="00B36635">
        <w:rPr>
          <w:rFonts w:ascii="Times New Roman" w:eastAsia="Calibri" w:hAnsi="Times New Roman" w:cs="Times New Roman"/>
        </w:rPr>
        <w:fldChar w:fldCharType="separate"/>
      </w:r>
      <w:r w:rsidR="0014500F" w:rsidRPr="00B36635">
        <w:rPr>
          <w:rFonts w:ascii="Times New Roman" w:eastAsia="Calibri" w:hAnsi="Times New Roman" w:cs="Times New Roman"/>
          <w:noProof/>
        </w:rPr>
        <w:t>(Beger, Jones, &amp; Munday, 2003)</w:t>
      </w:r>
      <w:r w:rsidR="0014500F" w:rsidRPr="00B36635">
        <w:rPr>
          <w:rFonts w:ascii="Times New Roman" w:eastAsia="Calibri" w:hAnsi="Times New Roman" w:cs="Times New Roman"/>
        </w:rPr>
        <w:fldChar w:fldCharType="end"/>
      </w:r>
      <w:r w:rsidR="0014500F" w:rsidRPr="00084CE8">
        <w:rPr>
          <w:rFonts w:ascii="Times New Roman" w:eastAsia="Calibri" w:hAnsi="Times New Roman" w:cs="Times New Roman"/>
        </w:rPr>
        <w:t xml:space="preserve">. However, this finding was not investigated over time. </w:t>
      </w:r>
      <w:r w:rsidR="00906B2D" w:rsidRPr="00B36635">
        <w:rPr>
          <w:rFonts w:ascii="Times New Roman" w:eastAsia="Calibri" w:hAnsi="Times New Roman" w:cs="Times New Roman"/>
        </w:rPr>
        <w:t xml:space="preserve">Understanding whether these </w:t>
      </w:r>
      <w:commentRangeStart w:id="69"/>
      <w:r w:rsidR="00906B2D" w:rsidRPr="00B36635">
        <w:rPr>
          <w:rFonts w:ascii="Times New Roman" w:eastAsia="Calibri" w:hAnsi="Times New Roman" w:cs="Times New Roman"/>
        </w:rPr>
        <w:t>groups can be used as surrogates for other</w:t>
      </w:r>
      <w:r w:rsidR="00A12636" w:rsidRPr="00B36635">
        <w:rPr>
          <w:rFonts w:ascii="Times New Roman" w:eastAsia="Calibri" w:hAnsi="Times New Roman" w:cs="Times New Roman"/>
        </w:rPr>
        <w:t xml:space="preserve"> taxonomic groups</w:t>
      </w:r>
      <w:r w:rsidR="00906B2D" w:rsidRPr="00B36635">
        <w:rPr>
          <w:rFonts w:ascii="Times New Roman" w:eastAsia="Calibri" w:hAnsi="Times New Roman" w:cs="Times New Roman"/>
        </w:rPr>
        <w:t xml:space="preserve">, </w:t>
      </w:r>
      <w:commentRangeEnd w:id="69"/>
      <w:r w:rsidR="008F5690">
        <w:rPr>
          <w:rStyle w:val="CommentReference"/>
        </w:rPr>
        <w:commentReference w:id="69"/>
      </w:r>
      <w:r w:rsidR="00906B2D" w:rsidRPr="00B36635">
        <w:rPr>
          <w:rFonts w:ascii="Times New Roman" w:eastAsia="Calibri" w:hAnsi="Times New Roman" w:cs="Times New Roman"/>
        </w:rPr>
        <w:t xml:space="preserve">would provide valuable information to managers with </w:t>
      </w:r>
      <w:commentRangeStart w:id="70"/>
      <w:r w:rsidR="00906B2D" w:rsidRPr="00B36635">
        <w:rPr>
          <w:rFonts w:ascii="Times New Roman" w:eastAsia="Calibri" w:hAnsi="Times New Roman" w:cs="Times New Roman"/>
        </w:rPr>
        <w:t>limited monitoring resources</w:t>
      </w:r>
      <w:commentRangeEnd w:id="70"/>
      <w:r w:rsidR="00485303">
        <w:rPr>
          <w:rStyle w:val="CommentReference"/>
        </w:rPr>
        <w:commentReference w:id="70"/>
      </w:r>
      <w:r w:rsidR="00906B2D" w:rsidRPr="00B36635">
        <w:rPr>
          <w:rFonts w:ascii="Times New Roman" w:eastAsia="Calibri" w:hAnsi="Times New Roman" w:cs="Times New Roman"/>
        </w:rPr>
        <w:t>.</w:t>
      </w:r>
    </w:p>
    <w:p w14:paraId="500E7935" w14:textId="477AF70D" w:rsidR="00A8749F" w:rsidRPr="00B36635" w:rsidRDefault="00A8749F" w:rsidP="008E357D">
      <w:pPr>
        <w:spacing w:line="480" w:lineRule="auto"/>
        <w:ind w:firstLine="720"/>
        <w:rPr>
          <w:rFonts w:ascii="Times New Roman" w:eastAsia="Calibri" w:hAnsi="Times New Roman" w:cs="Times New Roman"/>
        </w:rPr>
      </w:pPr>
      <w:r w:rsidRPr="0093430E">
        <w:rPr>
          <w:rFonts w:ascii="Times New Roman" w:eastAsia="Calibri" w:hAnsi="Times New Roman" w:cs="Times New Roman"/>
        </w:rPr>
        <w:lastRenderedPageBreak/>
        <w:t xml:space="preserve">I </w:t>
      </w:r>
      <w:commentRangeStart w:id="71"/>
      <w:r w:rsidRPr="0093430E">
        <w:rPr>
          <w:rFonts w:ascii="Times New Roman" w:eastAsia="Calibri" w:hAnsi="Times New Roman" w:cs="Times New Roman"/>
        </w:rPr>
        <w:t xml:space="preserve">will use data collected from the British Virgin Islands </w:t>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Pr="00B36635">
        <w:rPr>
          <w:rFonts w:ascii="Times New Roman" w:eastAsia="Calibri" w:hAnsi="Times New Roman" w:cs="Times New Roman"/>
        </w:rPr>
        <w:fldChar w:fldCharType="separate"/>
      </w:r>
      <w:r w:rsidRPr="00B36635">
        <w:rPr>
          <w:rFonts w:ascii="Times New Roman" w:eastAsia="Calibri" w:hAnsi="Times New Roman" w:cs="Times New Roman"/>
          <w:noProof/>
        </w:rPr>
        <w:t>(Forrester et al., 2015)</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to </w:t>
      </w:r>
      <w:commentRangeStart w:id="72"/>
      <w:r w:rsidRPr="00084CE8">
        <w:rPr>
          <w:rFonts w:ascii="Times New Roman" w:eastAsia="Calibri" w:hAnsi="Times New Roman" w:cs="Times New Roman"/>
        </w:rPr>
        <w:t>investigate</w:t>
      </w:r>
      <w:commentRangeEnd w:id="72"/>
      <w:r w:rsidR="00D30078">
        <w:rPr>
          <w:rStyle w:val="CommentReference"/>
        </w:rPr>
        <w:commentReference w:id="72"/>
      </w:r>
      <w:r w:rsidRPr="00084CE8">
        <w:rPr>
          <w:rFonts w:ascii="Times New Roman" w:eastAsia="Calibri" w:hAnsi="Times New Roman" w:cs="Times New Roman"/>
        </w:rPr>
        <w:t xml:space="preserve"> the effectiveness of reef fishes, sponges, and corals as surrogates for biodiversity over space and time. </w:t>
      </w:r>
      <w:commentRangeEnd w:id="71"/>
      <w:r w:rsidR="004E36FD">
        <w:rPr>
          <w:rStyle w:val="CommentReference"/>
        </w:rPr>
        <w:commentReference w:id="71"/>
      </w:r>
      <w:commentRangeStart w:id="73"/>
      <w:commentRangeStart w:id="74"/>
      <w:r w:rsidRPr="00084CE8">
        <w:rPr>
          <w:rFonts w:ascii="Times New Roman" w:eastAsia="Calibri" w:hAnsi="Times New Roman" w:cs="Times New Roman"/>
        </w:rPr>
        <w:t>I will test the hypothesis that reef fish richness wil</w:t>
      </w:r>
      <w:r w:rsidRPr="00B36635">
        <w:rPr>
          <w:rFonts w:ascii="Times New Roman" w:eastAsia="Calibri" w:hAnsi="Times New Roman" w:cs="Times New Roman"/>
        </w:rPr>
        <w:t>l be a good surrogate for the richness of corals and sponges over time</w:t>
      </w:r>
      <w:commentRangeEnd w:id="73"/>
      <w:r w:rsidR="003825D8">
        <w:rPr>
          <w:rStyle w:val="CommentReference"/>
        </w:rPr>
        <w:commentReference w:id="73"/>
      </w:r>
      <w:commentRangeEnd w:id="74"/>
      <w:r w:rsidR="003825D8">
        <w:rPr>
          <w:rStyle w:val="CommentReference"/>
        </w:rPr>
        <w:commentReference w:id="74"/>
      </w:r>
      <w:r w:rsidRPr="00B36635">
        <w:rPr>
          <w:rFonts w:ascii="Times New Roman" w:eastAsia="Calibri" w:hAnsi="Times New Roman" w:cs="Times New Roman"/>
        </w:rPr>
        <w:t xml:space="preserve">. </w:t>
      </w:r>
      <w:commentRangeStart w:id="75"/>
      <w:r w:rsidRPr="00B36635">
        <w:rPr>
          <w:rFonts w:ascii="Times New Roman" w:eastAsia="Calibri" w:hAnsi="Times New Roman" w:cs="Times New Roman"/>
        </w:rPr>
        <w:t>Reef fish richness has been shown to be a more effective surrogate for the diversity of corals and fishes than coral richnes</w:t>
      </w:r>
      <w:commentRangeEnd w:id="75"/>
      <w:r w:rsidR="0069771C">
        <w:rPr>
          <w:rStyle w:val="CommentReference"/>
        </w:rPr>
        <w:commentReference w:id="75"/>
      </w:r>
      <w:r w:rsidRPr="00B36635">
        <w:rPr>
          <w:rFonts w:ascii="Times New Roman" w:eastAsia="Calibri" w:hAnsi="Times New Roman" w:cs="Times New Roman"/>
        </w:rPr>
        <w:t xml:space="preserve">s </w:t>
      </w:r>
      <w:r w:rsidRPr="00B36635">
        <w:rPr>
          <w:rFonts w:ascii="Times New Roman" w:eastAsia="Calibri" w:hAnsi="Times New Roman" w:cs="Times New Roman"/>
        </w:rPr>
        <w:fldChar w:fldCharType="begin" w:fldLock="1"/>
      </w:r>
      <w:r w:rsidR="00A37816" w:rsidRPr="00084CE8">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B36635">
        <w:rPr>
          <w:rFonts w:ascii="Times New Roman" w:eastAsia="Calibri" w:hAnsi="Times New Roman" w:cs="Times New Roman"/>
        </w:rPr>
        <w:fldChar w:fldCharType="separate"/>
      </w:r>
      <w:r w:rsidR="000E6FE1" w:rsidRPr="00B36635">
        <w:rPr>
          <w:rFonts w:ascii="Times New Roman" w:eastAsia="Calibri" w:hAnsi="Times New Roman" w:cs="Times New Roman"/>
          <w:noProof/>
        </w:rPr>
        <w:t>(Beger et al., 2003)</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w:t>
      </w:r>
      <w:commentRangeStart w:id="76"/>
      <w:r w:rsidRPr="00084CE8">
        <w:rPr>
          <w:rFonts w:ascii="Times New Roman" w:eastAsia="Calibri" w:hAnsi="Times New Roman" w:cs="Times New Roman"/>
        </w:rPr>
        <w:t>total coral cover will be an effective surrogate for diversity of fishes, corals</w:t>
      </w:r>
      <w:commentRangeEnd w:id="76"/>
      <w:r w:rsidR="00154DD9">
        <w:rPr>
          <w:rStyle w:val="CommentReference"/>
        </w:rPr>
        <w:commentReference w:id="76"/>
      </w:r>
      <w:r w:rsidRPr="00084CE8">
        <w:rPr>
          <w:rFonts w:ascii="Times New Roman" w:eastAsia="Calibri" w:hAnsi="Times New Roman" w:cs="Times New Roman"/>
        </w:rPr>
        <w:t xml:space="preserve">, and sponges </w:t>
      </w:r>
      <w:commentRangeStart w:id="77"/>
      <w:r w:rsidRPr="00084CE8">
        <w:rPr>
          <w:rFonts w:ascii="Times New Roman" w:eastAsia="Calibri" w:hAnsi="Times New Roman" w:cs="Times New Roman"/>
        </w:rPr>
        <w:t xml:space="preserve">because </w:t>
      </w:r>
      <w:r w:rsidR="00C36A5E" w:rsidRPr="00B36635">
        <w:rPr>
          <w:rFonts w:ascii="Times New Roman" w:eastAsia="Calibri" w:hAnsi="Times New Roman" w:cs="Times New Roman"/>
        </w:rPr>
        <w:t>coral-dominated</w:t>
      </w:r>
      <w:r w:rsidRPr="00B36635">
        <w:rPr>
          <w:rFonts w:ascii="Times New Roman" w:eastAsia="Calibri" w:hAnsi="Times New Roman" w:cs="Times New Roman"/>
        </w:rPr>
        <w:t xml:space="preserve"> reefs have the potential for a greater diversity in structural and resource-based niches </w:t>
      </w:r>
      <w:commentRangeEnd w:id="77"/>
      <w:r w:rsidR="00776708">
        <w:rPr>
          <w:rStyle w:val="CommentReference"/>
        </w:rPr>
        <w:commentReference w:id="77"/>
      </w:r>
      <w:r w:rsidRPr="00B36635">
        <w:rPr>
          <w:rFonts w:ascii="Times New Roman" w:eastAsia="Calibri" w:hAnsi="Times New Roman" w:cs="Times New Roman"/>
        </w:rPr>
        <w:fldChar w:fldCharType="begin" w:fldLock="1"/>
      </w:r>
      <w:r w:rsidR="00A37816" w:rsidRPr="00084CE8">
        <w:rPr>
          <w:rFonts w:ascii="Times New Roman" w:eastAsia="Calibri" w:hAnsi="Times New Roman" w:cs="Times New Roman"/>
        </w:rPr>
        <w:instrText>ADDIN CSL_CITATION {"citationItems":[{"id":"ITEM-1","itemData":{"DOI":"Doi 10.1126/Science.1058635","ISBN":"0036-8075","ISSN":"00368075","PMID":"11375488","abstract":"Tropical reef fishes and corals exhibit highly predictable patterns of taxonomic composition across the Indian and Pacific Oceans. Despite steep longitudinal and latitudinal gradients in total species richness, the composition of these key taxa is constrained within a remarkably narrow range of values. Regional-scale variation in reef biodiversity is best explained by large-scale patterns in the availability of shallow-water habitat. Once habitat area is accounted for, there is surprisingly little residual effect of latitude or longitude. Low-diversity re- gions are most vulnerable to human impacts such as global warming, under- scoring the urgent need for integrated management at multinational scales.","author":[{"dropping-particle":"","family":"Bellwood","given":"David R.","non-dropping-particle":"","parse-names":false,"suffix":""},{"dropping-particle":"","family":"Hughes","given":"T. P.","non-dropping-particle":"","parse-names":false,"suffix":""}],"container-title":"Science","id":"ITEM-1","issue":"May","issued":{"date-parts":[["2001"]]},"page":"1532-1534","title":"Regional-Scale Assembly Rules and Biodiversty of Coral Reefs","type":"article-journal","volume":"292"},"uris":["http://www.mendeley.com/documents/?uuid=246d21a5-2e5d-45dd-83bb-1e0282263fa3"]}],"mendeley":{"formattedCitation":"(David R. Bellwood &amp; Hughes, 2001)","plainTextFormattedCitation":"(David R. Bellwood &amp; Hughes, 2001)","previouslyFormattedCitation":"(David R. Bellwood &amp; Hughes, 2001)"},"properties":{"noteIndex":0},"schema":"https://github.com/citation-style-language/schema/raw/master/csl-citation.json"}</w:instrText>
      </w:r>
      <w:r w:rsidRPr="00B36635">
        <w:rPr>
          <w:rFonts w:ascii="Times New Roman" w:eastAsia="Calibri" w:hAnsi="Times New Roman" w:cs="Times New Roman"/>
        </w:rPr>
        <w:fldChar w:fldCharType="separate"/>
      </w:r>
      <w:r w:rsidR="000E6FE1" w:rsidRPr="00B36635">
        <w:rPr>
          <w:rFonts w:ascii="Times New Roman" w:eastAsia="Calibri" w:hAnsi="Times New Roman" w:cs="Times New Roman"/>
          <w:noProof/>
        </w:rPr>
        <w:t>(David R. Bellwood &amp; Hughes, 2001)</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More specifically I hypothesize that </w:t>
      </w:r>
      <w:commentRangeStart w:id="78"/>
      <w:r w:rsidRPr="00084CE8">
        <w:rPr>
          <w:rFonts w:ascii="Times New Roman" w:eastAsia="Calibri" w:hAnsi="Times New Roman" w:cs="Times New Roman"/>
        </w:rPr>
        <w:t xml:space="preserve">total coral cover </w:t>
      </w:r>
      <w:commentRangeEnd w:id="78"/>
      <w:r w:rsidR="00D275F6">
        <w:rPr>
          <w:rStyle w:val="CommentReference"/>
        </w:rPr>
        <w:commentReference w:id="78"/>
      </w:r>
      <w:r w:rsidRPr="00084CE8">
        <w:rPr>
          <w:rFonts w:ascii="Times New Roman" w:eastAsia="Calibri" w:hAnsi="Times New Roman" w:cs="Times New Roman"/>
        </w:rPr>
        <w:t xml:space="preserve">will be inversely related to sponge diversity due to competitive interactions between sponges and </w:t>
      </w:r>
      <w:r w:rsidRPr="00B36635">
        <w:rPr>
          <w:rFonts w:ascii="Times New Roman" w:eastAsia="Calibri" w:hAnsi="Times New Roman" w:cs="Times New Roman"/>
        </w:rPr>
        <w:t xml:space="preserve">corals </w:t>
      </w:r>
      <w:r w:rsidRPr="00B36635">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{"citationItems":[{"id":"ITEM-1","itemData":{"DOI":"10.1371/journal.pone.0085253","ISSN":"1932-6203","abstract":"Although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functioning.","author":[{"dropping-particle":"","family":"Powell","given":"A","non-dropping-particle":"","parse-names":false,"suffix":""},{"dropping-particle":"","family":"Smith","given":"D J","non-dropping-particle":"","parse-names":false,"suffix":""},{"dropping-particle":"","family":"Hepburn","given":"L J","non-dropping-particle":"","parse-names":false,"suffix":""},{"dropping-particle":"","family":"Jones","given":"T","non-dropping-particle":"","parse-names":false,"suffix":""},{"dropping-particle":"","family":"Berman","given":"J","non-dropping-particle":"","parse-names":false,"suffix":""},{"dropping-particle":"","family":"Jompa","given":"J","non-dropping-particle":"","parse-names":false,"suffix":""},{"dropping-particle":"","family":"Bell","given":"J J","non-dropping-particle":"","parse-names":false,"suffix":""}],"container-title":"Plos One","id":"ITEM-1","issued":{"date-parts":[["2014"]]},"note":"Times Cited: 7\nPowell, Abigail Smith, David J. Hepburn, Leanne J. Jones, Timothy Berman, Jade Jompa, Jamaluddin Bell, James J.\n7\nPublic library science\nSan francisco","title":"Reduced Diversity and High Sponge Abundance on a Sedimented Indo-Pacific Reef System: Implications for Future Changes in Environmental Quality","type":"article-journal","volume":"9"},"uris":["http://www.mendeley.com/documents/?uuid=4aa3cf2c-0ab8-43ee-9b2b-bbb8985bb030"]}],"mendeley":{"formattedCitation":"(Powell et al., 2014)","plainTextFormattedCitation":"(Powell et al., 2014)","previouslyFormattedCitation":"(Powell et al., 2014)"},"properties":{"noteIndex":0},"schema":"https://github.com/citation-style-language/schema/raw/master/csl-citation.json"}</w:instrText>
      </w:r>
      <w:r w:rsidRPr="00B36635">
        <w:rPr>
          <w:rFonts w:ascii="Times New Roman" w:eastAsia="Calibri" w:hAnsi="Times New Roman" w:cs="Times New Roman"/>
        </w:rPr>
        <w:fldChar w:fldCharType="separate"/>
      </w:r>
      <w:r w:rsidRPr="00B36635">
        <w:rPr>
          <w:rFonts w:ascii="Times New Roman" w:eastAsia="Calibri" w:hAnsi="Times New Roman" w:cs="Times New Roman"/>
          <w:noProof/>
        </w:rPr>
        <w:t>(Powell et al., 2014)</w:t>
      </w:r>
      <w:r w:rsidRPr="00B36635">
        <w:rPr>
          <w:rFonts w:ascii="Times New Roman" w:eastAsia="Calibri" w:hAnsi="Times New Roman" w:cs="Times New Roman"/>
        </w:rPr>
        <w:fldChar w:fldCharType="end"/>
      </w:r>
      <w:r w:rsidRPr="00084CE8">
        <w:rPr>
          <w:rFonts w:ascii="Times New Roman" w:eastAsia="Calibri" w:hAnsi="Times New Roman" w:cs="Times New Roman"/>
        </w:rPr>
        <w:t xml:space="preserve"> and that </w:t>
      </w:r>
      <w:commentRangeStart w:id="79"/>
      <w:r w:rsidRPr="00084CE8">
        <w:rPr>
          <w:rFonts w:ascii="Times New Roman" w:eastAsia="Calibri" w:hAnsi="Times New Roman" w:cs="Times New Roman"/>
        </w:rPr>
        <w:t xml:space="preserve">total coral cover will be an effective surrogate for fish diversity because larger reefs provide more habitat for fishes </w:t>
      </w:r>
      <w:commentRangeEnd w:id="79"/>
      <w:r w:rsidR="00D30078">
        <w:rPr>
          <w:rStyle w:val="CommentReference"/>
        </w:rPr>
        <w:commentReference w:id="79"/>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A.J.","non-dropping-particle":"","parse-names":false,"suffix":""}],"container-title":"Diversity","id":"ITEM-1","issue":"3","issued":{"date-parts":[["2011"]]},"page":"424-452","title":"Changes in biodiversity and functioning of reef fish assemblages following coral bleaching and coral loss","type":"article-journal","volume":"3"},"uris":["http://www.mendeley.com/documents/?uuid=3acb9b62-8e5a-495f-98c8-06cfe5392f9b"]},{"id":"ITEM-2","itemData":{"DOI":"10.1007/s00338-017-1539-z","ISSN":"0722-4028","abstract":"With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 Pratchett, Hoey, Wilson, Messmer, &amp; Graham, 2011)","plainTextFormattedCitation":"(Darling et al., 2017; Pratchett, Hoey, Wilson, Messmer, &amp; Graham, 2011)","previouslyFormattedCitation":"(Darling et al., 2017; Pratchett, Hoey, Wilson, Messmer, &amp; Graham, 2011)"},"properties":{"noteIndex":0},"schema":"https://github.com/citation-style-language/schema/raw/master/csl-citation.json"}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(Darling et al., 2017; Pratchett, Hoey, Wilson, Messmer, &amp; Graham, 2011)</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Similarly, I will test the hypothesis that the </w:t>
      </w:r>
      <w:commentRangeStart w:id="80"/>
      <w:r w:rsidRPr="00084CE8">
        <w:rPr>
          <w:rFonts w:ascii="Times New Roman" w:eastAsia="Calibri" w:hAnsi="Times New Roman" w:cs="Times New Roman"/>
        </w:rPr>
        <w:t xml:space="preserve">diversity of coral morphological groups </w:t>
      </w:r>
      <w:commentRangeEnd w:id="80"/>
      <w:r w:rsidR="00D275F6">
        <w:rPr>
          <w:rStyle w:val="CommentReference"/>
        </w:rPr>
        <w:commentReference w:id="80"/>
      </w:r>
      <w:r w:rsidRPr="00084CE8">
        <w:rPr>
          <w:rFonts w:ascii="Times New Roman" w:eastAsia="Calibri" w:hAnsi="Times New Roman" w:cs="Times New Roman"/>
        </w:rPr>
        <w:t xml:space="preserve">will be a good surrogate for fish diversity because of the greater variety in size and shape of available refugia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2017)","plainTextFormattedCitation":"(Darling et al., 2017)","previouslyFormattedCitation":"(Darling et al., 2017)"},"properties":{"noteIndex":0},"schema":"https://github.com/citation-style-language/schema/raw/master/csl-citation.json"}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(Darling et al., 2017)</w:t>
      </w:r>
      <w:r w:rsidRPr="00084CE8">
        <w:rPr>
          <w:rFonts w:ascii="Times New Roman" w:eastAsia="Calibri" w:hAnsi="Times New Roman" w:cs="Times New Roman"/>
        </w:rPr>
        <w:fldChar w:fldCharType="end"/>
      </w:r>
      <w:r w:rsidRPr="00084CE8">
        <w:rPr>
          <w:rFonts w:ascii="Times New Roman" w:eastAsia="Calibri" w:hAnsi="Times New Roman" w:cs="Times New Roman"/>
        </w:rPr>
        <w:t>. I hypothesize tha</w:t>
      </w:r>
      <w:r w:rsidRPr="00B36635">
        <w:rPr>
          <w:rFonts w:ascii="Times New Roman" w:eastAsia="Calibri" w:hAnsi="Times New Roman" w:cs="Times New Roman"/>
        </w:rPr>
        <w:t xml:space="preserve">t the richness of trophic groups of reef fish will be an effective surrogate for fish richness </w:t>
      </w:r>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(Halpern &amp; Floeter, 2008)</w:t>
      </w:r>
      <w:r w:rsidRPr="00084CE8">
        <w:rPr>
          <w:rFonts w:ascii="Times New Roman" w:eastAsia="Calibri" w:hAnsi="Times New Roman" w:cs="Times New Roman"/>
        </w:rPr>
        <w:fldChar w:fldCharType="end"/>
      </w:r>
      <w:r w:rsidRPr="00084CE8">
        <w:rPr>
          <w:rFonts w:ascii="Times New Roman" w:eastAsia="Calibri" w:hAnsi="Times New Roman" w:cs="Times New Roman"/>
        </w:rPr>
        <w:t xml:space="preserve">. I hypothesize that </w:t>
      </w:r>
      <w:r w:rsidRPr="00084CE8">
        <w:rPr>
          <w:rFonts w:ascii="Times New Roman" w:eastAsia="Calibri" w:hAnsi="Times New Roman" w:cs="Times New Roman"/>
          <w:i/>
        </w:rPr>
        <w:t xml:space="preserve">Acropora </w:t>
      </w:r>
      <w:r w:rsidRPr="00084CE8">
        <w:rPr>
          <w:rFonts w:ascii="Times New Roman" w:eastAsia="Calibri" w:hAnsi="Times New Roman" w:cs="Times New Roman"/>
        </w:rPr>
        <w:t xml:space="preserve">coral cover will be a good surrogate for the abundance of large reef fishes (≥20 cm total length) over time </w:t>
      </w:r>
      <w:commentRangeStart w:id="81"/>
      <w:r w:rsidRPr="00084CE8">
        <w:rPr>
          <w:rFonts w:ascii="Times New Roman" w:eastAsia="Calibri" w:hAnsi="Times New Roman" w:cs="Times New Roman"/>
        </w:rPr>
        <w:fldChar w:fldCharType="begin" w:fldLock="1"/>
      </w:r>
      <w:r w:rsidRPr="00084CE8">
        <w:rPr>
          <w:rFonts w:ascii="Times New Roman" w:eastAsia="Calibri" w:hAnsi="Times New Roman" w:cs="Times New Roman"/>
        </w:rPr>
        <w:instrText>ADDIN CSL_CITATION {"citationItems":[{"id":"ITEM-1","itemData":{"DOI":"10.1007/s00338-014-1232-4","ISBN":"0722-4028","ISSN":"07224028","abstract":"This study examined the changes in community composition of reef fishes by experimentally manipulating the availability of shelter provided by tabular structures on a mid-shelf reef on the Great Barrier Reef. At locations where access to tabular corals (Acropora hyacinthus and Acropora cytherea) was excluded, a rapid and sustained reduction in the abundance of large reef fishes occurred. At locations where tabular structure was added, the abundance and diversity of large reef fishes increased and the abundance of small reef fishes tended to decrease, although over a longer time frame. Based on their response to changes in the availability of tabular structures, nine families of large reef fishes were separated into three categories; designated as obligate, facultative or non-structure users. This relationship may relate to the particular ecological demands of each family, including avoidance of predation and ultraviolet radiation, access to feeding areas and reef navigation. This study highlights the importance of tabular corals for large reef fishes in shallow reef environments and provides a possible mechanism for local changes in the abundance of reef fishes following loss of structural complexity on coral reefs. Keystone structures have a distinct structure and disproportionate effect on their ecosystem relative to their abundance, as such the result of this study suggests tabular corals may constitute keystone structures on shallow coral reefs.","author":[{"dropping-particle":"","family":"Kerry","given":"J. T.","non-dropping-particle":"","parse-names":false,"suffix":""},{"dropping-particle":"","family":"Bellwood","given":"D. R.","non-dropping-particle":"","parse-names":false,"suffix":""}],"container-title":"Coral Reefs","id":"ITEM-1","issue":"1","issued":{"date-parts":[["2015"]]},"page":"41-50","title":"Do tabular corals constitute keystone structures for fishes on coral reefs?","type":"article-journal","volume":"34"},"uris":["http://www.mendeley.com/documents/?uuid=16c53853-c0b7-4136-86c4-7a9c4c7df98d"]},{"id":"ITEM-2","itemData":{"DOI":"10.1007/s00338-011-0859-7","ISBN":"0722-4028","ISSN":"07224028","abstract":"While the loss of structural complexity causes declines in coral reef fish diversity, the processes leading to this decline are largely unexplained. To explore the role of coral morphology in providing shelter for fishes, tabular, branching and massive corals were filmed with video cameras and their usage by large reef fishes compared. Tabular corals were utilised more than the other two morphologies, with at least triple the abundance, biomass and residence times of large fishes. The preference of coral reef fishes for specific structural traits of tabular corals was also examined using artificial structural units. This experimental component showed that large reef fishes preferred opaque rather than translucent canopies. It appears that large fishes cue to tabular corals because of the concealment and/or shade provided. It is suggested that a loss of tabular corals as a result of climate change would have significant ecological impacts for the coral reef fishes that use these structures for shelter.","author":[{"dropping-particle":"","family":"Kerry","given":"J. T.","non-dropping-particle":"","parse-names":false,"suffix":""},{"dropping-particle":"","family":"Bellwood","given":"D. R.","non-dropping-particle":"","parse-names":false,"suffix":""}],"container-title":"Coral Reefs","id":"ITEM-2","issue":"2","issued":{"date-parts":[["2012"]]},"page":"415-424","title":"The effect of coral morphology on shelter selection by coral reef fishes","type":"article-journal","volume":"31"},"uris":["http://www.mendeley.com/documents/?uuid=8d73bb1e-fff5-4703-b455-d9e43c2a7418"]}],"mendeley":{"formattedCitation":"(Kerry &amp; Bellwood, 2012, 2015)","plainTextFormattedCitation":"(Kerry &amp; Bellwood, 2012, 2015)","previouslyFormattedCitation":"(Kerry &amp; Bellwood, 2012, 2015)"},"properties":{"noteIndex":0},"schema":"https://github.com/citation-style-language/schema/raw/master/csl-citation.json"}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(Kerry &amp; Bellwood, 2012, 2015)</w:t>
      </w:r>
      <w:r w:rsidRPr="00084CE8">
        <w:rPr>
          <w:rFonts w:ascii="Times New Roman" w:eastAsia="Calibri" w:hAnsi="Times New Roman" w:cs="Times New Roman"/>
        </w:rPr>
        <w:fldChar w:fldCharType="end"/>
      </w:r>
      <w:commentRangeEnd w:id="81"/>
      <w:r w:rsidR="00B2386B">
        <w:rPr>
          <w:rStyle w:val="CommentReference"/>
        </w:rPr>
        <w:commentReference w:id="81"/>
      </w:r>
      <w:r w:rsidRPr="00084CE8">
        <w:rPr>
          <w:rFonts w:ascii="Times New Roman" w:eastAsia="Calibri" w:hAnsi="Times New Roman" w:cs="Times New Roman"/>
        </w:rPr>
        <w:t xml:space="preserve">. </w:t>
      </w:r>
      <w:commentRangeStart w:id="82"/>
      <w:r w:rsidRPr="00084CE8">
        <w:rPr>
          <w:rFonts w:ascii="Times New Roman" w:eastAsia="Calibri" w:hAnsi="Times New Roman" w:cs="Times New Roman"/>
        </w:rPr>
        <w:t xml:space="preserve">Because of their relationships with maintaining reef structure, I hypothesize that cover of </w:t>
      </w:r>
      <w:r w:rsidRPr="00B36635">
        <w:rPr>
          <w:rFonts w:ascii="Times New Roman" w:eastAsia="Calibri" w:hAnsi="Times New Roman" w:cs="Times New Roman"/>
          <w:i/>
        </w:rPr>
        <w:t>Acropora</w:t>
      </w:r>
      <w:r w:rsidRPr="00B36635">
        <w:rPr>
          <w:rFonts w:ascii="Times New Roman" w:eastAsia="Calibri" w:hAnsi="Times New Roman" w:cs="Times New Roman"/>
        </w:rPr>
        <w:t xml:space="preserve"> and </w:t>
      </w:r>
      <w:proofErr w:type="spellStart"/>
      <w:r w:rsidRPr="00B36635">
        <w:rPr>
          <w:rFonts w:ascii="Times New Roman" w:eastAsia="Calibri" w:hAnsi="Times New Roman" w:cs="Times New Roman"/>
          <w:i/>
        </w:rPr>
        <w:t>Montastrea</w:t>
      </w:r>
      <w:proofErr w:type="spellEnd"/>
      <w:r w:rsidRPr="00B36635">
        <w:rPr>
          <w:rFonts w:ascii="Times New Roman" w:eastAsia="Calibri" w:hAnsi="Times New Roman" w:cs="Times New Roman"/>
        </w:rPr>
        <w:t xml:space="preserve"> (now </w:t>
      </w:r>
      <w:proofErr w:type="spellStart"/>
      <w:r w:rsidRPr="0093430E">
        <w:rPr>
          <w:rFonts w:ascii="Times New Roman" w:eastAsia="Calibri" w:hAnsi="Times New Roman" w:cs="Times New Roman"/>
          <w:i/>
        </w:rPr>
        <w:t>Orbicella</w:t>
      </w:r>
      <w:proofErr w:type="spellEnd"/>
      <w:r w:rsidRPr="0093430E">
        <w:rPr>
          <w:rFonts w:ascii="Times New Roman" w:eastAsia="Calibri" w:hAnsi="Times New Roman" w:cs="Times New Roman"/>
        </w:rPr>
        <w:t xml:space="preserve">) will be effective surrogates for the diversity of coral morphological groups and that cover of </w:t>
      </w:r>
      <w:proofErr w:type="spellStart"/>
      <w:r w:rsidRPr="0093430E">
        <w:rPr>
          <w:rFonts w:ascii="Times New Roman" w:eastAsia="Calibri" w:hAnsi="Times New Roman" w:cs="Times New Roman"/>
          <w:i/>
        </w:rPr>
        <w:t>Pocillopora</w:t>
      </w:r>
      <w:proofErr w:type="spellEnd"/>
      <w:r w:rsidRPr="0093430E">
        <w:rPr>
          <w:rFonts w:ascii="Times New Roman" w:eastAsia="Calibri" w:hAnsi="Times New Roman" w:cs="Times New Roman"/>
        </w:rPr>
        <w:t xml:space="preserve"> and </w:t>
      </w:r>
      <w:r w:rsidRPr="0093430E">
        <w:rPr>
          <w:rFonts w:ascii="Times New Roman" w:eastAsia="Calibri" w:hAnsi="Times New Roman" w:cs="Times New Roman"/>
          <w:i/>
        </w:rPr>
        <w:t>Porites</w:t>
      </w:r>
      <w:r w:rsidRPr="00084CE8">
        <w:rPr>
          <w:rFonts w:ascii="Times New Roman" w:eastAsia="Calibri" w:hAnsi="Times New Roman" w:cs="Times New Roman"/>
        </w:rPr>
        <w:t xml:space="preserve"> will be inversely related to the diversity of coral morphological groups </w:t>
      </w:r>
      <w:r w:rsidRPr="00084CE8">
        <w:rPr>
          <w:rFonts w:ascii="Times New Roman" w:eastAsia="Calibri" w:hAnsi="Times New Roman" w:cs="Times New Roman"/>
        </w:rPr>
        <w:fldChar w:fldCharType="begin" w:fldLock="1"/>
      </w:r>
      <w:r w:rsidR="000E6FE1" w:rsidRPr="00084CE8">
        <w:rPr>
          <w:rFonts w:ascii="Times New Roman" w:eastAsia="Calibri" w:hAnsi="Times New Roman" w:cs="Times New Roman"/>
        </w:rPr>
        <w:instrText>ADDIN CSL_CITATION {"citationItems":[{"id":"ITEM-1","itemData":{"DOI":"10.1038/srep03486","ISBN":"http://dx.doi.org/10.1038/srep03486","ISSN":"20452322","PMID":"24336631","abstract":"Coral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Reports","id":"ITEM-1","issued":{"date-parts":[["2013"]]},"page":"1-5","title":"Shifts in coral-assemblage composition do not ensure persistence of reef functionality","type":"article-journal","volume":"3"},"uris":["http://www.mendeley.com/documents/?uuid=c19f4c01-5b19-47ff-90ee-e04c642398e9"]},{"id":"ITEM-2","itemData":{"DOI":"10.1038/srep18289","ISBN":"2045-2322","ISSN":"20452322","PMID":"26669758","abstract":"Remote coral reefs can sustain high growth potential and may match future sea-level trends","author":[{"dropping-particle":"","family":"Perry","given":"Chris T.","non-dropping-particle":"","parse-names":false,"suffix":""},{"dropping-particle":"","family":"Murphy","given":"Gary N.","non-dropping-particle":"","parse-names":false,"suffix":""},{"dropping-particle":"","family":"Graham","given":"Nicholas A.J.","non-dropping-particle":"","parse-names":false,"suffix":""},{"dropping-particle":"","family":"Wilson","given":"Shaun K.","non-dropping-particle":"","parse-names":false,"suffix":""},{"dropping-particle":"","family":"Januchowski-Hartley","given":"Fraser A.","non-dropping-particle":"","parse-names":false,"suffix":""},{"dropping-particle":"","family":"East","given":"Holly K.","non-dropping-particle":"","parse-names":false,"suffix":""}],"container-title":"Scientific Reports","id":"ITEM-2","issued":{"date-parts":[["2015"]]},"page":"4-11","publisher":"Nature Publishing Group","title":"Remote coral reefs can sustain high growth potential and may match future sea-level trends","type":"article-journal","volume":"5"},"uris":["http://www.mendeley.com/documents/?uuid=d5e375ee-d60f-465b-bb17-c328546ec20c"]}],"mendeley":{"formattedCitation":"(Alvarez-Filip, Carricart-Ganivet, Horta-Puga, &amp; Iglesias-Prieto, 2013; Perry et al., 2015)","plainTextFormattedCitation":"(Alvarez-Filip, Carricart-Ganivet, Horta-Puga, &amp; Iglesias-Prieto, 2013; Perry et al., 2015)","previouslyFormattedCitation":"(Alvarez-Filip, Carricart-Ganivet, Horta-Puga, &amp; Iglesias-Prieto, 2013; Perry et al., 2015)"},"properties":{"noteIndex":0},"schema":"https://github.com/citation-style-language/schema/raw/master/csl-citation.json"}</w:instrText>
      </w:r>
      <w:r w:rsidRPr="00084CE8">
        <w:rPr>
          <w:rFonts w:ascii="Times New Roman" w:eastAsia="Calibri" w:hAnsi="Times New Roman" w:cs="Times New Roman"/>
        </w:rPr>
        <w:fldChar w:fldCharType="separate"/>
      </w:r>
      <w:r w:rsidRPr="00084CE8">
        <w:rPr>
          <w:rFonts w:ascii="Times New Roman" w:eastAsia="Calibri" w:hAnsi="Times New Roman" w:cs="Times New Roman"/>
          <w:noProof/>
        </w:rPr>
        <w:t>(A</w:t>
      </w:r>
      <w:bookmarkStart w:id="83" w:name="_GoBack"/>
      <w:bookmarkEnd w:id="83"/>
      <w:r w:rsidRPr="00084CE8">
        <w:rPr>
          <w:rFonts w:ascii="Times New Roman" w:eastAsia="Calibri" w:hAnsi="Times New Roman" w:cs="Times New Roman"/>
          <w:noProof/>
        </w:rPr>
        <w:t>lvarez-Filip, Carricart-Ganivet, Horta-Puga, &amp; Iglesias-Prieto, 2013; Perry et al., 2015)</w:t>
      </w:r>
      <w:r w:rsidRPr="00084CE8">
        <w:rPr>
          <w:rFonts w:ascii="Times New Roman" w:eastAsia="Calibri" w:hAnsi="Times New Roman" w:cs="Times New Roman"/>
        </w:rPr>
        <w:fldChar w:fldCharType="end"/>
      </w:r>
      <w:commentRangeEnd w:id="82"/>
      <w:r w:rsidR="004E36FD">
        <w:rPr>
          <w:rStyle w:val="CommentReference"/>
        </w:rPr>
        <w:commentReference w:id="82"/>
      </w:r>
      <w:r w:rsidRPr="00084CE8">
        <w:rPr>
          <w:rFonts w:ascii="Times New Roman" w:eastAsia="Calibri" w:hAnsi="Times New Roman" w:cs="Times New Roman"/>
        </w:rPr>
        <w:t>. Finally, I hypothesize that surrogate performance will be consis</w:t>
      </w:r>
      <w:r w:rsidRPr="00B36635">
        <w:rPr>
          <w:rFonts w:ascii="Times New Roman" w:eastAsia="Calibri" w:hAnsi="Times New Roman" w:cs="Times New Roman"/>
        </w:rPr>
        <w:t>tent over successive years of monitoring.</w:t>
      </w:r>
    </w:p>
    <w:p w14:paraId="43750421" w14:textId="4A467D6F" w:rsidR="000560AF" w:rsidRPr="00B36635" w:rsidRDefault="000560AF" w:rsidP="008E357D">
      <w:pPr>
        <w:pStyle w:val="Heading1"/>
      </w:pPr>
      <w:r w:rsidRPr="00B36635">
        <w:lastRenderedPageBreak/>
        <w:t>Method</w:t>
      </w:r>
      <w:r w:rsidR="008E58DD" w:rsidRPr="00B36635">
        <w:t>s</w:t>
      </w:r>
    </w:p>
    <w:p w14:paraId="25CD2CBF" w14:textId="1B829095" w:rsidR="006837B3" w:rsidRPr="008E357D" w:rsidRDefault="009F1381" w:rsidP="008E357D">
      <w:pPr>
        <w:pStyle w:val="Heading2"/>
      </w:pPr>
      <w:r w:rsidRPr="008E357D">
        <w:t>Field study design</w:t>
      </w:r>
    </w:p>
    <w:p w14:paraId="762F15CF" w14:textId="4B19126E" w:rsidR="00D60BE6" w:rsidRPr="00B36635" w:rsidRDefault="00CC54A8" w:rsidP="008E357D">
      <w:pPr>
        <w:spacing w:line="480" w:lineRule="auto"/>
        <w:ind w:firstLine="720"/>
        <w:outlineLvl w:val="0"/>
        <w:rPr>
          <w:rFonts w:ascii="Times New Roman" w:eastAsia="Calibri" w:hAnsi="Times New Roman" w:cs="Times New Roman"/>
        </w:rPr>
      </w:pPr>
      <w:r w:rsidRPr="00B36635">
        <w:rPr>
          <w:rFonts w:ascii="Times New Roman" w:eastAsia="Calibri" w:hAnsi="Times New Roman" w:cs="Times New Roman"/>
        </w:rPr>
        <w:t xml:space="preserve">There were eight </w:t>
      </w:r>
      <w:r w:rsidR="00C36A5E" w:rsidRPr="00B36635">
        <w:rPr>
          <w:rFonts w:ascii="Times New Roman" w:eastAsia="Calibri" w:hAnsi="Times New Roman" w:cs="Times New Roman"/>
        </w:rPr>
        <w:t xml:space="preserve">study </w:t>
      </w:r>
      <w:r w:rsidRPr="00B36635">
        <w:rPr>
          <w:rFonts w:ascii="Times New Roman" w:eastAsia="Calibri" w:hAnsi="Times New Roman" w:cs="Times New Roman"/>
        </w:rPr>
        <w:t xml:space="preserve">sites around </w:t>
      </w:r>
      <w:proofErr w:type="spellStart"/>
      <w:r w:rsidRPr="00B36635">
        <w:rPr>
          <w:rFonts w:ascii="Times New Roman" w:eastAsia="Calibri" w:hAnsi="Times New Roman" w:cs="Times New Roman"/>
        </w:rPr>
        <w:t>Guana</w:t>
      </w:r>
      <w:proofErr w:type="spellEnd"/>
      <w:r w:rsidRPr="00B36635">
        <w:rPr>
          <w:rFonts w:ascii="Times New Roman" w:eastAsia="Calibri" w:hAnsi="Times New Roman" w:cs="Times New Roman"/>
        </w:rPr>
        <w:t xml:space="preserve"> Island in the </w:t>
      </w:r>
      <w:r w:rsidR="00D60BE6" w:rsidRPr="00B36635">
        <w:rPr>
          <w:rFonts w:ascii="Times New Roman" w:eastAsia="Calibri" w:hAnsi="Times New Roman" w:cs="Times New Roman"/>
        </w:rPr>
        <w:t xml:space="preserve">British Virgin Islands (Fig. 1). All sites were similar in covering </w:t>
      </w:r>
      <w:r w:rsidR="000454EC" w:rsidRPr="00B36635">
        <w:rPr>
          <w:rFonts w:ascii="Times New Roman" w:eastAsia="Calibri" w:hAnsi="Times New Roman" w:cs="Times New Roman"/>
        </w:rPr>
        <w:t>0.6-1.0</w:t>
      </w:r>
      <w:r w:rsidR="00D60BE6" w:rsidRPr="00B36635">
        <w:rPr>
          <w:rFonts w:ascii="Times New Roman" w:eastAsia="Calibri" w:hAnsi="Times New Roman" w:cs="Times New Roman"/>
        </w:rPr>
        <w:t xml:space="preserve"> hectares of fringing reef adjacent to the island at a depth of </w:t>
      </w:r>
      <w:r w:rsidR="005B1018" w:rsidRPr="00B36635">
        <w:rPr>
          <w:rFonts w:ascii="Times New Roman" w:eastAsia="Calibri" w:hAnsi="Times New Roman" w:cs="Times New Roman"/>
        </w:rPr>
        <w:t>10</w:t>
      </w:r>
      <w:r w:rsidR="00D60BE6" w:rsidRPr="00B36635">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w:t>
      </w:r>
      <w:r w:rsidR="00B714A3" w:rsidRPr="00B36635">
        <w:rPr>
          <w:rFonts w:ascii="Times New Roman" w:eastAsia="Calibri" w:hAnsi="Times New Roman" w:cs="Times New Roman"/>
        </w:rPr>
        <w:t>6</w:t>
      </w:r>
      <w:r w:rsidR="001C59C7" w:rsidRPr="00B36635">
        <w:rPr>
          <w:rFonts w:ascii="Times New Roman" w:eastAsia="Calibri" w:hAnsi="Times New Roman" w:cs="Times New Roman"/>
        </w:rPr>
        <w:t>, except that sponges were not counted in</w:t>
      </w:r>
      <w:r w:rsidR="00107355" w:rsidRPr="00B36635">
        <w:rPr>
          <w:rFonts w:ascii="Times New Roman" w:eastAsia="Calibri" w:hAnsi="Times New Roman" w:cs="Times New Roman"/>
        </w:rPr>
        <w:t xml:space="preserve"> </w:t>
      </w:r>
      <w:r w:rsidR="0050253C" w:rsidRPr="00B36635">
        <w:rPr>
          <w:rFonts w:ascii="Times New Roman" w:eastAsia="Calibri" w:hAnsi="Times New Roman" w:cs="Times New Roman"/>
        </w:rPr>
        <w:t xml:space="preserve">1992, </w:t>
      </w:r>
      <w:r w:rsidR="00107355" w:rsidRPr="00B36635">
        <w:rPr>
          <w:rFonts w:ascii="Times New Roman" w:eastAsia="Calibri" w:hAnsi="Times New Roman" w:cs="Times New Roman"/>
        </w:rPr>
        <w:t>1996-1999, 2004,</w:t>
      </w:r>
      <w:r w:rsidR="001C59C7" w:rsidRPr="00B36635">
        <w:rPr>
          <w:rFonts w:ascii="Times New Roman" w:eastAsia="Calibri" w:hAnsi="Times New Roman" w:cs="Times New Roman"/>
        </w:rPr>
        <w:t xml:space="preserve"> 1993 at Crab Cove</w:t>
      </w:r>
      <w:r w:rsidR="00107355" w:rsidRPr="00B36635">
        <w:rPr>
          <w:rFonts w:ascii="Times New Roman" w:eastAsia="Calibri" w:hAnsi="Times New Roman" w:cs="Times New Roman"/>
        </w:rPr>
        <w:t>,</w:t>
      </w:r>
      <w:r w:rsidR="001C59C7" w:rsidRPr="00B36635">
        <w:rPr>
          <w:rFonts w:ascii="Times New Roman" w:eastAsia="Calibri" w:hAnsi="Times New Roman" w:cs="Times New Roman"/>
        </w:rPr>
        <w:t xml:space="preserve"> or in 2014 at Pelican </w:t>
      </w:r>
      <w:proofErr w:type="spellStart"/>
      <w:r w:rsidR="001C59C7" w:rsidRPr="00B36635">
        <w:rPr>
          <w:rFonts w:ascii="Times New Roman" w:eastAsia="Calibri" w:hAnsi="Times New Roman" w:cs="Times New Roman"/>
        </w:rPr>
        <w:t>Ghut</w:t>
      </w:r>
      <w:proofErr w:type="spellEnd"/>
      <w:r w:rsidR="00D60BE6" w:rsidRPr="00B36635">
        <w:rPr>
          <w:rFonts w:ascii="Times New Roman" w:eastAsia="Calibri" w:hAnsi="Times New Roman" w:cs="Times New Roman"/>
        </w:rPr>
        <w:t>.</w:t>
      </w:r>
      <w:r w:rsidR="004560C3" w:rsidRPr="00B36635">
        <w:rPr>
          <w:rFonts w:ascii="Times New Roman" w:eastAsia="Calibri" w:hAnsi="Times New Roman" w:cs="Times New Roman"/>
        </w:rPr>
        <w:t xml:space="preserve"> </w:t>
      </w:r>
      <w:r w:rsidR="00D60BE6" w:rsidRPr="00B36635">
        <w:rPr>
          <w:rFonts w:ascii="Times New Roman" w:eastAsia="Calibri" w:hAnsi="Times New Roman" w:cs="Times New Roman"/>
        </w:rPr>
        <w:t xml:space="preserve">All surveys were </w:t>
      </w:r>
      <w:r w:rsidR="0089692F" w:rsidRPr="00B36635">
        <w:rPr>
          <w:rFonts w:ascii="Times New Roman" w:eastAsia="Calibri" w:hAnsi="Times New Roman" w:cs="Times New Roman"/>
        </w:rPr>
        <w:t xml:space="preserve">conducted </w:t>
      </w:r>
      <w:r w:rsidR="00D60BE6" w:rsidRPr="00B36635">
        <w:rPr>
          <w:rFonts w:ascii="Times New Roman" w:eastAsia="Calibri" w:hAnsi="Times New Roman" w:cs="Times New Roman"/>
        </w:rPr>
        <w:t>between June and August. Each year, fish densities, coral cover, and sponge abundance</w:t>
      </w:r>
      <w:r w:rsidR="0050253C" w:rsidRPr="00B36635">
        <w:rPr>
          <w:rFonts w:ascii="Times New Roman" w:eastAsia="Calibri" w:hAnsi="Times New Roman" w:cs="Times New Roman"/>
        </w:rPr>
        <w:t xml:space="preserve">s </w:t>
      </w:r>
      <w:r w:rsidR="00D60BE6" w:rsidRPr="00B36635">
        <w:rPr>
          <w:rFonts w:ascii="Times New Roman" w:eastAsia="Calibri" w:hAnsi="Times New Roman" w:cs="Times New Roman"/>
        </w:rPr>
        <w:t xml:space="preserve">were measured using 3-12 transects (mean = 4.3) per site. Transects were </w:t>
      </w:r>
      <w:r w:rsidR="0050253C" w:rsidRPr="00B36635">
        <w:rPr>
          <w:rFonts w:ascii="Times New Roman" w:eastAsia="Calibri" w:hAnsi="Times New Roman" w:cs="Times New Roman"/>
        </w:rPr>
        <w:t>20-</w:t>
      </w:r>
      <w:r w:rsidR="00D60BE6" w:rsidRPr="00B36635">
        <w:rPr>
          <w:rFonts w:ascii="Times New Roman" w:eastAsia="Calibri" w:hAnsi="Times New Roman" w:cs="Times New Roman"/>
        </w:rPr>
        <w:t>30</w:t>
      </w:r>
      <w:r w:rsidR="0050253C" w:rsidRPr="00B36635">
        <w:rPr>
          <w:rFonts w:ascii="Times New Roman" w:eastAsia="Calibri" w:hAnsi="Times New Roman" w:cs="Times New Roman"/>
        </w:rPr>
        <w:t>.4</w:t>
      </w:r>
      <w:r w:rsidR="00D60BE6" w:rsidRPr="00B36635">
        <w:rPr>
          <w:rFonts w:ascii="Times New Roman" w:eastAsia="Calibri" w:hAnsi="Times New Roman" w:cs="Times New Roman"/>
        </w:rPr>
        <w:t xml:space="preserve"> m long</w:t>
      </w:r>
      <w:r w:rsidR="0050253C" w:rsidRPr="00B36635">
        <w:rPr>
          <w:rFonts w:ascii="Times New Roman" w:eastAsia="Calibri" w:hAnsi="Times New Roman" w:cs="Times New Roman"/>
        </w:rPr>
        <w:t xml:space="preserve"> (mean = 29.95)</w:t>
      </w:r>
      <w:r w:rsidR="00D60BE6" w:rsidRPr="00B36635">
        <w:rPr>
          <w:rFonts w:ascii="Times New Roman" w:eastAsia="Calibri" w:hAnsi="Times New Roman" w:cs="Times New Roman"/>
        </w:rPr>
        <w:t>, and placed at selected locations within each site</w:t>
      </w:r>
      <w:r w:rsidR="001E31C1" w:rsidRPr="00B36635">
        <w:rPr>
          <w:rFonts w:ascii="Times New Roman" w:eastAsia="Calibri" w:hAnsi="Times New Roman" w:cs="Times New Roman"/>
        </w:rPr>
        <w:t xml:space="preserve"> using a haphazard sampling approach</w:t>
      </w:r>
      <w:r w:rsidR="00D60BE6" w:rsidRPr="00B36635">
        <w:rPr>
          <w:rFonts w:ascii="Times New Roman" w:eastAsia="Calibri" w:hAnsi="Times New Roman" w:cs="Times New Roman"/>
        </w:rPr>
        <w:t>.</w:t>
      </w:r>
    </w:p>
    <w:p w14:paraId="0EE85D02" w14:textId="1BE4DC95" w:rsidR="009F1381" w:rsidRPr="00B36635" w:rsidRDefault="0050253C" w:rsidP="008E357D">
      <w:pPr>
        <w:pStyle w:val="Heading2"/>
      </w:pPr>
      <w:r w:rsidRPr="00B36635">
        <w:t>Survey</w:t>
      </w:r>
      <w:r w:rsidR="009F1381" w:rsidRPr="00B36635">
        <w:t xml:space="preserve"> methods</w:t>
      </w:r>
    </w:p>
    <w:p w14:paraId="0E8A9CB7" w14:textId="64FF4E2F" w:rsidR="00D57408" w:rsidRPr="00084CE8" w:rsidRDefault="0050253C" w:rsidP="008E357D">
      <w:pPr>
        <w:spacing w:line="480" w:lineRule="auto"/>
        <w:ind w:firstLine="720"/>
        <w:rPr>
          <w:rFonts w:ascii="Times New Roman" w:hAnsi="Times New Roman" w:cs="Times New Roman"/>
        </w:rPr>
      </w:pPr>
      <w:r w:rsidRPr="00084CE8">
        <w:rPr>
          <w:rFonts w:ascii="Times New Roman" w:hAnsi="Times New Roman" w:cs="Times New Roman"/>
        </w:rPr>
        <w:t xml:space="preserve">For each transect at each </w:t>
      </w:r>
      <w:r w:rsidR="006265F1" w:rsidRPr="002358EB">
        <w:rPr>
          <w:rFonts w:ascii="Times New Roman" w:hAnsi="Times New Roman" w:cs="Times New Roman"/>
        </w:rPr>
        <w:t>site</w:t>
      </w:r>
      <w:r w:rsidR="006265F1" w:rsidRPr="00B36635">
        <w:rPr>
          <w:rFonts w:ascii="Times New Roman" w:hAnsi="Times New Roman" w:cs="Times New Roman"/>
        </w:rPr>
        <w:t>, c</w:t>
      </w:r>
      <w:r w:rsidR="000454EC" w:rsidRPr="00B36635">
        <w:rPr>
          <w:rFonts w:ascii="Times New Roman" w:hAnsi="Times New Roman" w:cs="Times New Roman"/>
        </w:rPr>
        <w:t>orals</w:t>
      </w:r>
      <w:r w:rsidR="0018077E" w:rsidRPr="00B36635">
        <w:rPr>
          <w:rFonts w:ascii="Times New Roman" w:hAnsi="Times New Roman" w:cs="Times New Roman"/>
        </w:rPr>
        <w:t>,</w:t>
      </w:r>
      <w:r w:rsidR="000454EC" w:rsidRPr="00B36635">
        <w:rPr>
          <w:rFonts w:ascii="Times New Roman" w:hAnsi="Times New Roman" w:cs="Times New Roman"/>
        </w:rPr>
        <w:t xml:space="preserve"> sponges</w:t>
      </w:r>
      <w:r w:rsidR="0018077E" w:rsidRPr="00B36635">
        <w:rPr>
          <w:rFonts w:ascii="Times New Roman" w:hAnsi="Times New Roman" w:cs="Times New Roman"/>
        </w:rPr>
        <w:t>,</w:t>
      </w:r>
      <w:r w:rsidR="000454EC" w:rsidRPr="00B36635">
        <w:rPr>
          <w:rFonts w:ascii="Times New Roman" w:hAnsi="Times New Roman" w:cs="Times New Roman"/>
        </w:rPr>
        <w:t xml:space="preserve"> and fish</w:t>
      </w:r>
      <w:r w:rsidR="006265F1" w:rsidRPr="00B36635">
        <w:rPr>
          <w:rFonts w:ascii="Times New Roman" w:hAnsi="Times New Roman" w:cs="Times New Roman"/>
        </w:rPr>
        <w:t>es</w:t>
      </w:r>
      <w:r w:rsidR="000454EC" w:rsidRPr="00B36635">
        <w:rPr>
          <w:rFonts w:ascii="Times New Roman" w:hAnsi="Times New Roman" w:cs="Times New Roman"/>
        </w:rPr>
        <w:t xml:space="preserve"> were </w:t>
      </w:r>
      <w:r w:rsidR="001E31C1" w:rsidRPr="00B36635">
        <w:rPr>
          <w:rFonts w:ascii="Times New Roman" w:hAnsi="Times New Roman" w:cs="Times New Roman"/>
        </w:rPr>
        <w:t xml:space="preserve">sampled </w:t>
      </w:r>
      <w:r w:rsidR="006265F1" w:rsidRPr="00B36635">
        <w:rPr>
          <w:rFonts w:ascii="Times New Roman" w:hAnsi="Times New Roman" w:cs="Times New Roman"/>
        </w:rPr>
        <w:t xml:space="preserve">once per year </w:t>
      </w:r>
      <w:r w:rsidR="000454EC" w:rsidRPr="00B36635">
        <w:rPr>
          <w:rFonts w:ascii="Times New Roman" w:hAnsi="Times New Roman" w:cs="Times New Roman"/>
        </w:rPr>
        <w:t>using well-established methods</w:t>
      </w:r>
      <w:r w:rsidR="00C8570D" w:rsidRPr="00B36635">
        <w:rPr>
          <w:rFonts w:ascii="Times New Roman" w:hAnsi="Times New Roman" w:cs="Times New Roman"/>
        </w:rPr>
        <w:t xml:space="preserve"> (Fig. 2)</w:t>
      </w:r>
      <w:r w:rsidR="000454EC" w:rsidRPr="00B36635">
        <w:rPr>
          <w:rFonts w:ascii="Times New Roman" w:hAnsi="Times New Roman" w:cs="Times New Roman"/>
        </w:rPr>
        <w:t xml:space="preserve">. </w:t>
      </w:r>
      <w:r w:rsidR="006265F1" w:rsidRPr="00B36635">
        <w:rPr>
          <w:rFonts w:ascii="Times New Roman" w:hAnsi="Times New Roman" w:cs="Times New Roman"/>
        </w:rP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Nocturnal species, highly mobile groups such as mackerels (</w:t>
      </w:r>
      <w:proofErr w:type="spellStart"/>
      <w:r w:rsidR="006265F1" w:rsidRPr="00B36635">
        <w:rPr>
          <w:rFonts w:ascii="Times New Roman" w:hAnsi="Times New Roman" w:cs="Times New Roman"/>
        </w:rPr>
        <w:t>Scombridae</w:t>
      </w:r>
      <w:proofErr w:type="spellEnd"/>
      <w:r w:rsidR="006265F1" w:rsidRPr="00B36635">
        <w:rPr>
          <w:rFonts w:ascii="Times New Roman" w:hAnsi="Times New Roman" w:cs="Times New Roman"/>
        </w:rPr>
        <w:t>) and jacks (</w:t>
      </w:r>
      <w:proofErr w:type="spellStart"/>
      <w:r w:rsidR="006265F1" w:rsidRPr="00B36635">
        <w:rPr>
          <w:rFonts w:ascii="Times New Roman" w:hAnsi="Times New Roman" w:cs="Times New Roman"/>
        </w:rPr>
        <w:t>Carangidae</w:t>
      </w:r>
      <w:proofErr w:type="spellEnd"/>
      <w:r w:rsidR="006265F1" w:rsidRPr="00B36635">
        <w:rPr>
          <w:rFonts w:ascii="Times New Roman" w:hAnsi="Times New Roman" w:cs="Times New Roman"/>
        </w:rPr>
        <w:t>) that are transient visitors to the sites, and small cryptic groups like gobies (</w:t>
      </w:r>
      <w:proofErr w:type="spellStart"/>
      <w:r w:rsidR="006265F1" w:rsidRPr="00B36635">
        <w:rPr>
          <w:rFonts w:ascii="Times New Roman" w:hAnsi="Times New Roman" w:cs="Times New Roman"/>
        </w:rPr>
        <w:t>Gobiidae</w:t>
      </w:r>
      <w:proofErr w:type="spellEnd"/>
      <w:r w:rsidR="006265F1" w:rsidRPr="00B36635">
        <w:rPr>
          <w:rFonts w:ascii="Times New Roman" w:hAnsi="Times New Roman" w:cs="Times New Roman"/>
        </w:rPr>
        <w:t>) and blennies (</w:t>
      </w:r>
      <w:proofErr w:type="spellStart"/>
      <w:r w:rsidR="006265F1" w:rsidRPr="00B36635">
        <w:rPr>
          <w:rFonts w:ascii="Times New Roman" w:hAnsi="Times New Roman" w:cs="Times New Roman"/>
        </w:rPr>
        <w:t>Blennioidei</w:t>
      </w:r>
      <w:proofErr w:type="spellEnd"/>
      <w:r w:rsidR="006265F1" w:rsidRPr="00B36635">
        <w:rPr>
          <w:rFonts w:ascii="Times New Roman" w:hAnsi="Times New Roman" w:cs="Times New Roman"/>
        </w:rPr>
        <w:t xml:space="preserve">) that often hide in crevices were not surveyed. Newly recruited juvenile fishes (&lt; 1 month on the reef) were also excluded because their abundance is strongly affected by lunar cycles, which complicates the detection of long-term trends. Because fish were the only mobile organisms of the three taxonomic groups included in this study, the fish survey was conducted </w:t>
      </w:r>
      <w:r w:rsidR="006265F1" w:rsidRPr="00B36635">
        <w:rPr>
          <w:rFonts w:ascii="Times New Roman" w:hAnsi="Times New Roman" w:cs="Times New Roman"/>
        </w:rPr>
        <w:lastRenderedPageBreak/>
        <w:t xml:space="preserve">first for each transect in order to reduce the bias caused by “spooking” the fish </w:t>
      </w:r>
      <w:r w:rsidR="006265F1" w:rsidRPr="00084CE8">
        <w:rPr>
          <w:rFonts w:ascii="Times New Roman" w:hAnsi="Times New Roman" w:cs="Times New Roman"/>
        </w:rPr>
        <w:fldChar w:fldCharType="begin" w:fldLock="1"/>
      </w:r>
      <w:r w:rsidR="00B36635">
        <w:rPr>
          <w:rFonts w:ascii="Times New Roman" w:hAnsi="Times New Roman" w:cs="Times New Roman"/>
        </w:rPr>
        <w:instrText>ADDIN CSL_CITATION {"citationItems":[{"id":"ITEM-1","itemData":{"DOI":"10.7717/peerj.4886","ISBN":"0-8186-9027-5","ISSN":"2167-8359","abstract":"&lt;p&gt;Ecological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surveys.&lt;/p&gt;","author":[{"dropping-particle":"","family":"Emslie","given":"Michael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P.A.","non-dropping-particle":"","parse-names":false,"suffix":""}],"container-title":"PeerJ","id":"ITEM-1","issued":{"date-parts":[["2018"]]},"page":"e4886","title":"Reef fish communities are spooked by scuba surveys and may take hours to recover","type":"article-journal","volume":"6"},"uris":["http://www.mendeley.com/documents/?uuid=789cc849-56e4-4168-99f8-f78dc002466a"]}],"mendeley":{"formattedCitation":"(Emslie,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6265F1" w:rsidRPr="00084CE8">
        <w:rPr>
          <w:rFonts w:ascii="Times New Roman" w:hAnsi="Times New Roman" w:cs="Times New Roman"/>
        </w:rPr>
        <w:fldChar w:fldCharType="separate"/>
      </w:r>
      <w:r w:rsidR="006265F1" w:rsidRPr="00084CE8">
        <w:rPr>
          <w:rFonts w:ascii="Times New Roman" w:hAnsi="Times New Roman" w:cs="Times New Roman"/>
          <w:noProof/>
        </w:rPr>
        <w:t>(Emslie, Cheal, MacNeil, Miller, &amp; Sweatman, 2018)</w:t>
      </w:r>
      <w:r w:rsidR="006265F1" w:rsidRPr="00084CE8">
        <w:rPr>
          <w:rFonts w:ascii="Times New Roman" w:hAnsi="Times New Roman" w:cs="Times New Roman"/>
        </w:rPr>
        <w:fldChar w:fldCharType="end"/>
      </w:r>
      <w:r w:rsidR="006265F1" w:rsidRPr="00084CE8">
        <w:rPr>
          <w:rFonts w:ascii="Times New Roman" w:hAnsi="Times New Roman" w:cs="Times New Roman"/>
        </w:rPr>
        <w:t xml:space="preserve">. The diver responsible for identifying corals used the linear point-intercept method and </w:t>
      </w:r>
      <w:r w:rsidR="006265F1" w:rsidRPr="00B36635">
        <w:rPr>
          <w:rFonts w:ascii="Times New Roman" w:hAnsi="Times New Roman" w:cs="Times New Roman"/>
        </w:rPr>
        <w:t>recorded the substrate or coral group every 0.25 m along the 30-m transect.</w:t>
      </w:r>
      <w:r w:rsidR="00C8570D" w:rsidRPr="00B36635">
        <w:rPr>
          <w:rFonts w:ascii="Times New Roman" w:hAnsi="Times New Roman" w:cs="Times New Roman"/>
        </w:rPr>
        <w:t xml:space="preserve"> There were</w:t>
      </w:r>
      <w:r w:rsidR="000560AF" w:rsidRPr="00B36635">
        <w:rPr>
          <w:rFonts w:ascii="Times New Roman" w:hAnsi="Times New Roman" w:cs="Times New Roman"/>
        </w:rPr>
        <w:t xml:space="preserve"> 27 recognizable taxonomic units (RTU’s) of </w:t>
      </w:r>
      <w:r w:rsidR="0018077E" w:rsidRPr="00B36635">
        <w:rPr>
          <w:rFonts w:ascii="Times New Roman" w:hAnsi="Times New Roman" w:cs="Times New Roman"/>
        </w:rPr>
        <w:t xml:space="preserve">hard </w:t>
      </w:r>
      <w:r w:rsidR="000560AF" w:rsidRPr="00B36635">
        <w:rPr>
          <w:rFonts w:ascii="Times New Roman" w:hAnsi="Times New Roman" w:cs="Times New Roman"/>
        </w:rPr>
        <w:t>corals</w:t>
      </w:r>
      <w:r w:rsidR="00605415" w:rsidRPr="00B36635">
        <w:rPr>
          <w:rFonts w:ascii="Times New Roman" w:hAnsi="Times New Roman" w:cs="Times New Roman"/>
        </w:rPr>
        <w:t xml:space="preserve"> </w:t>
      </w:r>
      <w:r w:rsidR="00605415" w:rsidRPr="00084CE8">
        <w:rPr>
          <w:rFonts w:ascii="Times New Roman" w:hAnsi="Times New Roman" w:cs="Times New Roman"/>
        </w:rPr>
        <w:fldChar w:fldCharType="begin" w:fldLock="1"/>
      </w:r>
      <w:r w:rsidR="006F1C0E"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084CE8">
        <w:rPr>
          <w:rFonts w:ascii="Times New Roman" w:hAnsi="Times New Roman" w:cs="Times New Roman"/>
        </w:rPr>
        <w:fldChar w:fldCharType="separate"/>
      </w:r>
      <w:r w:rsidR="00605415" w:rsidRPr="00084CE8">
        <w:rPr>
          <w:rFonts w:ascii="Times New Roman" w:hAnsi="Times New Roman" w:cs="Times New Roman"/>
          <w:noProof/>
        </w:rPr>
        <w:t>(Forrester et al., 2015)</w:t>
      </w:r>
      <w:r w:rsidR="00605415" w:rsidRPr="00084CE8">
        <w:rPr>
          <w:rFonts w:ascii="Times New Roman" w:hAnsi="Times New Roman" w:cs="Times New Roman"/>
        </w:rPr>
        <w:fldChar w:fldCharType="end"/>
      </w:r>
      <w:r w:rsidR="000560AF" w:rsidRPr="00084CE8">
        <w:rPr>
          <w:rFonts w:ascii="Times New Roman" w:hAnsi="Times New Roman" w:cs="Times New Roman"/>
        </w:rPr>
        <w:t xml:space="preserve">. These point observations were </w:t>
      </w:r>
      <w:r w:rsidR="00C8570D" w:rsidRPr="00084CE8">
        <w:rPr>
          <w:rFonts w:ascii="Times New Roman" w:hAnsi="Times New Roman" w:cs="Times New Roman"/>
        </w:rPr>
        <w:t xml:space="preserve">later </w:t>
      </w:r>
      <w:r w:rsidR="000560AF" w:rsidRPr="00084CE8">
        <w:rPr>
          <w:rFonts w:ascii="Times New Roman" w:hAnsi="Times New Roman" w:cs="Times New Roman"/>
        </w:rPr>
        <w:t xml:space="preserve">converted to surface area estimates of percent cover </w:t>
      </w:r>
      <w:r w:rsidR="000560AF" w:rsidRPr="00084CE8">
        <w:rPr>
          <w:rFonts w:ascii="Times New Roman" w:hAnsi="Times New Roman" w:cs="Times New Roman"/>
        </w:rPr>
        <w:fldChar w:fldCharType="begin" w:fldLock="1"/>
      </w:r>
      <w:r w:rsidR="00605415" w:rsidRPr="00B36635">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(Ohlhorst, Liddell, Taylor, &amp; Taylor, 1988)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w:t>
      </w:r>
      <w:r w:rsidR="00C8570D" w:rsidRPr="00084CE8">
        <w:rPr>
          <w:rFonts w:ascii="Times New Roman" w:hAnsi="Times New Roman" w:cs="Times New Roman"/>
        </w:rPr>
        <w:t>Sponges were surveyed using the line intercept method</w:t>
      </w:r>
      <w:r w:rsidR="000560AF" w:rsidRPr="00084CE8">
        <w:rPr>
          <w:rFonts w:ascii="Times New Roman" w:hAnsi="Times New Roman" w:cs="Times New Roman"/>
        </w:rPr>
        <w:t xml:space="preserve"> </w:t>
      </w:r>
      <w:r w:rsidR="00C8570D" w:rsidRPr="00084CE8">
        <w:rPr>
          <w:rFonts w:ascii="Times New Roman" w:hAnsi="Times New Roman" w:cs="Times New Roman"/>
        </w:rPr>
        <w:t>in which any sponge that intercepted the tr</w:t>
      </w:r>
      <w:r w:rsidR="00C8570D" w:rsidRPr="00B36635">
        <w:rPr>
          <w:rFonts w:ascii="Times New Roman" w:hAnsi="Times New Roman" w:cs="Times New Roman"/>
        </w:rPr>
        <w:t>ansect was recorded. There were</w:t>
      </w:r>
      <w:r w:rsidR="00195431" w:rsidRPr="00B36635">
        <w:rPr>
          <w:rFonts w:ascii="Times New Roman" w:hAnsi="Times New Roman" w:cs="Times New Roman"/>
        </w:rPr>
        <w:t xml:space="preserve"> </w:t>
      </w:r>
      <w:r w:rsidR="000560AF" w:rsidRPr="00B36635">
        <w:rPr>
          <w:rFonts w:ascii="Times New Roman" w:hAnsi="Times New Roman" w:cs="Times New Roman"/>
        </w:rPr>
        <w:t>58 RTU’s of sponges</w:t>
      </w:r>
      <w:r w:rsidR="00D57408" w:rsidRPr="00B36635">
        <w:rPr>
          <w:rFonts w:ascii="Times New Roman" w:hAnsi="Times New Roman" w:cs="Times New Roman"/>
        </w:rPr>
        <w:t xml:space="preserve"> </w:t>
      </w:r>
      <w:r w:rsidR="00A37816" w:rsidRPr="00084CE8">
        <w:rPr>
          <w:rFonts w:ascii="Times New Roman" w:hAnsi="Times New Roman" w:cs="Times New Roman"/>
        </w:rPr>
        <w:fldChar w:fldCharType="begin" w:fldLock="1"/>
      </w:r>
      <w:r w:rsidR="006C38CA" w:rsidRPr="00B36635">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084CE8">
        <w:rPr>
          <w:rFonts w:ascii="Times New Roman" w:hAnsi="Times New Roman" w:cs="Times New Roman"/>
        </w:rPr>
        <w:fldChar w:fldCharType="separate"/>
      </w:r>
      <w:r w:rsidR="00A37816" w:rsidRPr="00084CE8">
        <w:rPr>
          <w:rFonts w:ascii="Times New Roman" w:hAnsi="Times New Roman" w:cs="Times New Roman"/>
          <w:noProof/>
        </w:rPr>
        <w:t>(Forrester et al., 2015)</w:t>
      </w:r>
      <w:r w:rsidR="00A37816" w:rsidRPr="00084CE8">
        <w:rPr>
          <w:rFonts w:ascii="Times New Roman" w:hAnsi="Times New Roman" w:cs="Times New Roman"/>
        </w:rPr>
        <w:fldChar w:fldCharType="end"/>
      </w:r>
      <w:r w:rsidR="000560AF" w:rsidRPr="00084CE8">
        <w:rPr>
          <w:rFonts w:ascii="Times New Roman" w:hAnsi="Times New Roman" w:cs="Times New Roman"/>
        </w:rPr>
        <w:t xml:space="preserve">. </w:t>
      </w:r>
    </w:p>
    <w:p w14:paraId="1AA4AFC3" w14:textId="4FF7E93C" w:rsidR="00584F78" w:rsidRPr="00084CE8" w:rsidRDefault="00800ACA" w:rsidP="008E357D">
      <w:pPr>
        <w:spacing w:line="480" w:lineRule="auto"/>
        <w:ind w:firstLine="720"/>
        <w:rPr>
          <w:rFonts w:ascii="Times New Roman" w:eastAsia="Calibri" w:hAnsi="Times New Roman" w:cs="Times New Roman"/>
        </w:rPr>
      </w:pPr>
      <w:r w:rsidRPr="00B36635">
        <w:rPr>
          <w:rFonts w:ascii="Times New Roman" w:eastAsia="Calibri" w:hAnsi="Times New Roman" w:cs="Times New Roman"/>
        </w:rPr>
        <w:t xml:space="preserve">Differences between observers can influence </w:t>
      </w:r>
      <w:r w:rsidR="00584F78" w:rsidRPr="00B36635">
        <w:rPr>
          <w:rFonts w:ascii="Times New Roman" w:eastAsia="Calibri" w:hAnsi="Times New Roman" w:cs="Times New Roman"/>
        </w:rPr>
        <w:t>coral reef survey data, but are unlikely to influence the outcome of this study. Fish and sponge data were</w:t>
      </w:r>
      <w:r w:rsidR="00C8570D" w:rsidRPr="00B36635">
        <w:rPr>
          <w:rFonts w:ascii="Times New Roman" w:eastAsia="Calibri" w:hAnsi="Times New Roman" w:cs="Times New Roman"/>
        </w:rPr>
        <w:t xml:space="preserve"> </w:t>
      </w:r>
      <w:r w:rsidR="00584F78" w:rsidRPr="00B36635">
        <w:rPr>
          <w:rFonts w:ascii="Times New Roman" w:eastAsia="Calibri" w:hAnsi="Times New Roman" w:cs="Times New Roman"/>
        </w:rPr>
        <w:t xml:space="preserve">collected by a single </w:t>
      </w:r>
      <w:r w:rsidR="00C8570D" w:rsidRPr="00B36635">
        <w:rPr>
          <w:rFonts w:ascii="Times New Roman" w:eastAsia="Calibri" w:hAnsi="Times New Roman" w:cs="Times New Roman"/>
        </w:rPr>
        <w:t xml:space="preserve">respective </w:t>
      </w:r>
      <w:r w:rsidR="007175A5" w:rsidRPr="00B36635">
        <w:rPr>
          <w:rFonts w:ascii="Times New Roman" w:eastAsia="Calibri" w:hAnsi="Times New Roman" w:cs="Times New Roman"/>
        </w:rPr>
        <w:t xml:space="preserve">expert </w:t>
      </w:r>
      <w:r w:rsidR="00584F78" w:rsidRPr="00B36635">
        <w:rPr>
          <w:rFonts w:ascii="Times New Roman" w:eastAsia="Calibri" w:hAnsi="Times New Roman" w:cs="Times New Roman"/>
        </w:rPr>
        <w:t xml:space="preserve">observer. Coral data were collected by three observers, </w:t>
      </w:r>
      <w:r w:rsidR="00584F78" w:rsidRPr="00B36635">
        <w:rPr>
          <w:rFonts w:ascii="Times New Roman" w:hAnsi="Times New Roman" w:cs="Times New Roman"/>
        </w:rPr>
        <w:t xml:space="preserve">but new observers’ species identifications </w:t>
      </w:r>
      <w:r w:rsidR="00584F78" w:rsidRPr="00084CE8">
        <w:rPr>
          <w:rFonts w:ascii="Times New Roman" w:hAnsi="Times New Roman" w:cs="Times New Roman"/>
        </w:rPr>
        <w:t>and counts were intercalibrated with those of another observer during a training period of at least 15 dives before their data were incorporated into the study</w:t>
      </w:r>
      <w:r w:rsidR="0089692F" w:rsidRPr="00084CE8">
        <w:rPr>
          <w:rFonts w:ascii="Times New Roman" w:eastAsia="Calibri" w:hAnsi="Times New Roman" w:cs="Times New Roman"/>
        </w:rPr>
        <w:t>.</w:t>
      </w:r>
    </w:p>
    <w:p w14:paraId="348641D6" w14:textId="34E0F6A3" w:rsidR="005B205E" w:rsidRPr="00B36635" w:rsidRDefault="005B205E" w:rsidP="008E357D">
      <w:pPr>
        <w:pStyle w:val="Heading2"/>
      </w:pPr>
      <w:r w:rsidRPr="00B36635">
        <w:t xml:space="preserve">Different survey </w:t>
      </w:r>
      <w:commentRangeStart w:id="84"/>
      <w:r w:rsidRPr="00B36635">
        <w:t>techniques</w:t>
      </w:r>
      <w:commentRangeEnd w:id="84"/>
      <w:r w:rsidR="00A40B98">
        <w:rPr>
          <w:rStyle w:val="CommentReference"/>
        </w:rPr>
        <w:commentReference w:id="84"/>
      </w:r>
    </w:p>
    <w:p w14:paraId="0997B39D" w14:textId="657D2B6B" w:rsidR="005B205E" w:rsidRPr="00084CE8" w:rsidRDefault="005B205E" w:rsidP="008E357D">
      <w:pPr>
        <w:spacing w:line="480" w:lineRule="auto"/>
        <w:ind w:firstLine="720"/>
        <w:rPr>
          <w:rFonts w:ascii="Times New Roman" w:hAnsi="Times New Roman" w:cs="Times New Roman"/>
        </w:rPr>
      </w:pPr>
      <w:r w:rsidRPr="00084CE8">
        <w:rPr>
          <w:rFonts w:ascii="Times New Roman" w:hAnsi="Times New Roman" w:cs="Times New Roman"/>
        </w:rPr>
        <w:t>If we had a line and sampled enough points along the line (i.e. as the number of points approaches infinity) then the linear point-intercept and the line intercept methods would yield the same results for abundance if we knew which points corresponded to which individ</w:t>
      </w:r>
      <w:r w:rsidR="00A905B3" w:rsidRPr="00084CE8">
        <w:rPr>
          <w:rFonts w:ascii="Times New Roman" w:hAnsi="Times New Roman" w:cs="Times New Roman"/>
        </w:rPr>
        <w:t xml:space="preserve">uals. As of right now, the line </w:t>
      </w:r>
      <w:r w:rsidRPr="00084CE8">
        <w:rPr>
          <w:rFonts w:ascii="Times New Roman" w:hAnsi="Times New Roman" w:cs="Times New Roman"/>
        </w:rPr>
        <w:t>intercept method yields counts of individuals (closer to the truth for abundance) and the</w:t>
      </w:r>
      <w:r w:rsidR="00A905B3" w:rsidRPr="00084CE8">
        <w:rPr>
          <w:rFonts w:ascii="Times New Roman" w:hAnsi="Times New Roman" w:cs="Times New Roman"/>
        </w:rPr>
        <w:t xml:space="preserve"> linear point </w:t>
      </w:r>
      <w:r w:rsidRPr="00084CE8">
        <w:rPr>
          <w:rFonts w:ascii="Times New Roman" w:hAnsi="Times New Roman" w:cs="Times New Roman"/>
        </w:rPr>
        <w:t xml:space="preserve">intercept method yields points covered by a given species which may be converted to percent cover using methods developed for </w:t>
      </w:r>
      <w:r w:rsidR="00A905B3" w:rsidRPr="00084CE8">
        <w:rPr>
          <w:rFonts w:ascii="Times New Roman" w:hAnsi="Times New Roman" w:cs="Times New Roman"/>
        </w:rPr>
        <w:t xml:space="preserve">vascular </w:t>
      </w:r>
      <w:r w:rsidRPr="00084CE8">
        <w:rPr>
          <w:rFonts w:ascii="Times New Roman" w:hAnsi="Times New Roman" w:cs="Times New Roman"/>
        </w:rPr>
        <w:t xml:space="preserve">plants (closer to </w:t>
      </w:r>
      <w:r w:rsidR="00A905B3" w:rsidRPr="00084CE8">
        <w:rPr>
          <w:rFonts w:ascii="Times New Roman" w:hAnsi="Times New Roman" w:cs="Times New Roman"/>
        </w:rPr>
        <w:t xml:space="preserve">the </w:t>
      </w:r>
      <w:r w:rsidRPr="00084CE8">
        <w:rPr>
          <w:rFonts w:ascii="Times New Roman" w:hAnsi="Times New Roman" w:cs="Times New Roman"/>
        </w:rPr>
        <w:t>truth for cover).</w:t>
      </w:r>
    </w:p>
    <w:p w14:paraId="4C1509D0" w14:textId="77777777" w:rsidR="00815822" w:rsidRPr="00B36635" w:rsidRDefault="00815822" w:rsidP="008E357D">
      <w:pPr>
        <w:pStyle w:val="Heading2"/>
      </w:pPr>
      <w:r w:rsidRPr="00B36635">
        <w:t>Measures of diversity</w:t>
      </w:r>
    </w:p>
    <w:p w14:paraId="388471F8" w14:textId="1539325B" w:rsidR="00815822" w:rsidRPr="00084CE8" w:rsidRDefault="00815822" w:rsidP="008E357D">
      <w:pPr>
        <w:spacing w:line="480" w:lineRule="auto"/>
        <w:ind w:firstLine="720"/>
        <w:rPr>
          <w:rFonts w:ascii="Times New Roman" w:hAnsi="Times New Roman" w:cs="Times New Roman"/>
        </w:rPr>
      </w:pPr>
      <w:r w:rsidRPr="00084CE8">
        <w:rPr>
          <w:rFonts w:ascii="Times New Roman" w:hAnsi="Times New Roman" w:cs="Times New Roman"/>
        </w:rPr>
        <w:lastRenderedPageBreak/>
        <w:t xml:space="preserve">Richness, diversity indices, and evenness (rank-abundance) will all be used as measures of biodiversity. </w:t>
      </w:r>
      <w:r w:rsidR="00B825D7" w:rsidRPr="00084CE8">
        <w:rPr>
          <w:rFonts w:ascii="Times New Roman" w:hAnsi="Times New Roman" w:cs="Times New Roman"/>
        </w:rPr>
        <w:t xml:space="preserve">Species richness is the number of species in a given area. </w:t>
      </w:r>
      <w:r w:rsidRPr="00084CE8">
        <w:rPr>
          <w:rFonts w:ascii="Times New Roman" w:hAnsi="Times New Roman" w:cs="Times New Roman"/>
        </w:rPr>
        <w:t xml:space="preserve">Evenness can give us information about dominance-related patterns. Diversity indices are one way to express dominance/evenness and richness at the same time. </w:t>
      </w:r>
    </w:p>
    <w:p w14:paraId="7475DC36" w14:textId="2C77528E" w:rsidR="003A1FEA" w:rsidRPr="00B36635" w:rsidRDefault="003A1FEA" w:rsidP="008E357D">
      <w:pPr>
        <w:pStyle w:val="Heading2"/>
      </w:pPr>
      <w:r w:rsidRPr="00B36635">
        <w:t>Sampling effort</w:t>
      </w:r>
    </w:p>
    <w:p w14:paraId="0E0AC27B" w14:textId="22C9CA15" w:rsidR="00D92176" w:rsidRPr="00084CE8" w:rsidRDefault="00815822" w:rsidP="008E357D">
      <w:pPr>
        <w:spacing w:line="480" w:lineRule="auto"/>
        <w:ind w:firstLine="720"/>
        <w:rPr>
          <w:rFonts w:ascii="Times New Roman" w:hAnsi="Times New Roman" w:cs="Times New Roman"/>
        </w:rPr>
      </w:pPr>
      <w:r w:rsidRPr="00084CE8">
        <w:rPr>
          <w:rFonts w:ascii="Times New Roman" w:hAnsi="Times New Roman" w:cs="Times New Roman"/>
        </w:rPr>
        <w:t xml:space="preserve">Species accumulation curves have demonstrated that richness may increase </w:t>
      </w:r>
      <w:r w:rsidR="00D92176" w:rsidRPr="00084CE8">
        <w:rPr>
          <w:rFonts w:ascii="Times New Roman" w:hAnsi="Times New Roman" w:cs="Times New Roman"/>
        </w:rPr>
        <w:t>as sampling effort increases</w:t>
      </w:r>
      <w:r w:rsidRPr="00084CE8">
        <w:rPr>
          <w:rFonts w:ascii="Times New Roman" w:hAnsi="Times New Roman" w:cs="Times New Roman"/>
        </w:rPr>
        <w:t xml:space="preserve"> until</w:t>
      </w:r>
      <w:r w:rsidR="00D92176" w:rsidRPr="00084CE8">
        <w:rPr>
          <w:rFonts w:ascii="Times New Roman" w:hAnsi="Times New Roman" w:cs="Times New Roman"/>
        </w:rPr>
        <w:t xml:space="preserve"> an asymptote </w:t>
      </w:r>
      <w:r w:rsidRPr="00084CE8">
        <w:rPr>
          <w:rFonts w:ascii="Times New Roman" w:hAnsi="Times New Roman" w:cs="Times New Roman"/>
        </w:rPr>
        <w:t xml:space="preserve">is reached </w:t>
      </w:r>
      <w:r w:rsidR="00D92176" w:rsidRPr="00084CE8">
        <w:rPr>
          <w:rFonts w:ascii="Times New Roman" w:hAnsi="Times New Roman" w:cs="Times New Roman"/>
        </w:rPr>
        <w:t>that represents true site richness</w:t>
      </w:r>
      <w:r w:rsidR="00B825D7" w:rsidRPr="00084CE8">
        <w:rPr>
          <w:rFonts w:ascii="Times New Roman" w:hAnsi="Times New Roman" w:cs="Times New Roman"/>
        </w:rPr>
        <w:t xml:space="preserve"> (i.e. the more you look, the more you’ll find)</w:t>
      </w:r>
      <w:r w:rsidRPr="00084CE8">
        <w:rPr>
          <w:rFonts w:ascii="Times New Roman" w:hAnsi="Times New Roman" w:cs="Times New Roman"/>
        </w:rPr>
        <w:t>.</w:t>
      </w:r>
      <w:r w:rsidR="00D92176" w:rsidRPr="00084CE8">
        <w:rPr>
          <w:rFonts w:ascii="Times New Roman" w:hAnsi="Times New Roman" w:cs="Times New Roman"/>
        </w:rPr>
        <w:t xml:space="preserve"> Our study aims to investigate how sampling effort may affect estimates of richness (RTU richness)</w:t>
      </w:r>
      <w:r w:rsidR="00B825D7" w:rsidRPr="00084CE8">
        <w:rPr>
          <w:rFonts w:ascii="Times New Roman" w:hAnsi="Times New Roman" w:cs="Times New Roman"/>
        </w:rPr>
        <w:t>.</w:t>
      </w:r>
    </w:p>
    <w:p w14:paraId="74ADAB4E" w14:textId="23E3993D" w:rsidR="00185875" w:rsidRPr="00084CE8" w:rsidRDefault="003A1FEA" w:rsidP="008E357D">
      <w:pPr>
        <w:spacing w:line="480" w:lineRule="auto"/>
        <w:rPr>
          <w:rFonts w:ascii="Times New Roman" w:hAnsi="Times New Roman" w:cs="Times New Roman"/>
        </w:rPr>
      </w:pPr>
      <w:r w:rsidRPr="00084CE8">
        <w:rPr>
          <w:rFonts w:ascii="Times New Roman" w:hAnsi="Times New Roman" w:cs="Times New Roman"/>
        </w:rPr>
        <w:tab/>
      </w:r>
      <w:r w:rsidR="00B825D7" w:rsidRPr="00084CE8">
        <w:rPr>
          <w:rFonts w:ascii="Times New Roman" w:hAnsi="Times New Roman" w:cs="Times New Roman"/>
        </w:rPr>
        <w:t xml:space="preserve">Because the data is recorded for each transect for each site in a given year, it must be consolidated to have one record per site per year (sampling unit). </w:t>
      </w:r>
      <w:r w:rsidR="00185875" w:rsidRPr="00084CE8">
        <w:rPr>
          <w:rFonts w:ascii="Times New Roman" w:hAnsi="Times New Roman" w:cs="Times New Roman"/>
        </w:rPr>
        <w:t xml:space="preserve">The minimum sampling effort is three transects. In cases when there are data for more than three transects at a site in a given year, a species accumulation curve will be simulated and if the difference in number of transects makes a difference in species accumulation, 3 transects will be selected at random (may go back and randomly select 3 different transects to see if results would change). </w:t>
      </w:r>
    </w:p>
    <w:p w14:paraId="13937BA7" w14:textId="6E5463A5" w:rsidR="00B825D7" w:rsidRPr="00084CE8" w:rsidRDefault="00185875" w:rsidP="008E357D">
      <w:pPr>
        <w:spacing w:line="480" w:lineRule="auto"/>
        <w:rPr>
          <w:rFonts w:ascii="Times New Roman" w:hAnsi="Times New Roman" w:cs="Times New Roman"/>
        </w:rPr>
      </w:pPr>
      <w:r w:rsidRPr="00084CE8">
        <w:rPr>
          <w:rFonts w:ascii="Times New Roman" w:hAnsi="Times New Roman" w:cs="Times New Roman"/>
        </w:rPr>
        <w:t xml:space="preserve"> </w:t>
      </w:r>
      <w:r w:rsidR="005B205E" w:rsidRPr="00084CE8">
        <w:rPr>
          <w:rFonts w:ascii="Times New Roman" w:hAnsi="Times New Roman" w:cs="Times New Roman"/>
        </w:rPr>
        <w:tab/>
      </w:r>
      <w:r w:rsidR="00B825D7" w:rsidRPr="00084CE8">
        <w:rPr>
          <w:rFonts w:ascii="Times New Roman" w:hAnsi="Times New Roman" w:cs="Times New Roman"/>
        </w:rPr>
        <w:t>Two methods were used to consolidate counts within a given sampling unit: (1) sum counts over all transects and divide by the number of transects to get the count per transect and (2) sum counts within each transect and divide each sum by the length of the transect to get count per meter, then sum the counts per meter for all transects and divide by the number of transects to get the count per meter per transect (Equations 1 and 2)</w:t>
      </w:r>
    </w:p>
    <w:p w14:paraId="002F5216" w14:textId="6A03F635" w:rsidR="00185875" w:rsidRPr="00084CE8" w:rsidRDefault="00B825D7" w:rsidP="008E357D">
      <w:pPr>
        <w:pStyle w:val="ListParagraph"/>
        <w:spacing w:after="0" w:line="480" w:lineRule="auto"/>
        <w:rPr>
          <w:rFonts w:ascii="Times New Roman" w:hAnsi="Times New Roman" w:cs="Times New Roman"/>
          <w:sz w:val="24"/>
          <w:szCs w:val="24"/>
        </w:rPr>
      </w:pPr>
      <w:r w:rsidRPr="00084CE8">
        <w:rPr>
          <w:rFonts w:ascii="Times New Roman" w:eastAsiaTheme="minorEastAsia" w:hAnsi="Times New Roman" w:cs="Times New Roman"/>
          <w:sz w:val="24"/>
          <w:szCs w:val="24"/>
        </w:rPr>
        <w:t xml:space="preserve">1)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transect</m:t>
            </m:r>
          </m:den>
        </m:f>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r>
                  <m:rPr>
                    <m:sty m:val="p"/>
                  </m:rPr>
                  <w:rPr>
                    <w:rFonts w:ascii="Cambria Math" w:hAnsi="Cambria Math" w:cs="Times New Roman"/>
                    <w:sz w:val="24"/>
                    <w:szCs w:val="24"/>
                  </w:rPr>
                  <m:t>counts for transect</m:t>
                </m:r>
              </m:e>
            </m:nary>
          </m:num>
          <m:den>
            <m:r>
              <m:rPr>
                <m:sty m:val="p"/>
              </m:rPr>
              <w:rPr>
                <w:rFonts w:ascii="Cambria Math" w:hAnsi="Cambria Math" w:cs="Times New Roman"/>
                <w:sz w:val="24"/>
                <w:szCs w:val="24"/>
              </w:rPr>
              <m:t># transects</m:t>
            </m:r>
          </m:den>
        </m:f>
      </m:oMath>
      <w:r w:rsidR="00185875" w:rsidRPr="00084CE8">
        <w:rPr>
          <w:rFonts w:ascii="Times New Roman" w:hAnsi="Times New Roman" w:cs="Times New Roman"/>
          <w:sz w:val="24"/>
          <w:szCs w:val="24"/>
        </w:rPr>
        <w:t xml:space="preserve">        </w:t>
      </w:r>
      <w:r w:rsidR="00185875" w:rsidRPr="00084CE8">
        <w:rPr>
          <w:rFonts w:ascii="Times New Roman" w:eastAsiaTheme="minorEastAsia" w:hAnsi="Times New Roman" w:cs="Times New Roman"/>
          <w:sz w:val="24"/>
          <w:szCs w:val="24"/>
        </w:rPr>
        <w:t xml:space="preserve">2) </w:t>
      </w:r>
      <m:oMath>
        <m:f>
          <m:fPr>
            <m:ctrlPr>
              <w:rPr>
                <w:rFonts w:ascii="Cambria Math" w:hAnsi="Cambria Math" w:cs="Times New Roman"/>
                <w:sz w:val="24"/>
                <w:szCs w:val="24"/>
              </w:rPr>
            </m:ctrlPr>
          </m:fPr>
          <m:num>
            <m:r>
              <m:rPr>
                <m:sty m:val="p"/>
              </m:rPr>
              <w:rPr>
                <w:rFonts w:ascii="Cambria Math" w:hAnsi="Cambria Math" w:cs="Times New Roman"/>
                <w:sz w:val="24"/>
                <w:szCs w:val="24"/>
              </w:rPr>
              <m:t>counts</m:t>
            </m:r>
          </m:num>
          <m:den>
            <m:r>
              <m:rPr>
                <m:sty m:val="p"/>
              </m:rPr>
              <w:rPr>
                <w:rFonts w:ascii="Cambria Math" w:hAnsi="Cambria Math" w:cs="Times New Roman"/>
                <w:sz w:val="24"/>
                <w:szCs w:val="24"/>
              </w:rPr>
              <m:t>m*transect</m:t>
            </m:r>
          </m:den>
        </m:f>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f>
                  <m:fPr>
                    <m:ctrlPr>
                      <w:rPr>
                        <w:rFonts w:ascii="Cambria Math" w:hAnsi="Cambria Math" w:cs="Times New Roman"/>
                        <w:sz w:val="24"/>
                        <w:szCs w:val="24"/>
                      </w:rPr>
                    </m:ctrlPr>
                  </m:fPr>
                  <m:num>
                    <m:r>
                      <m:rPr>
                        <m:sty m:val="p"/>
                      </m:rPr>
                      <w:rPr>
                        <w:rFonts w:ascii="Cambria Math" w:hAnsi="Cambria Math" w:cs="Times New Roman"/>
                        <w:sz w:val="24"/>
                        <w:szCs w:val="24"/>
                      </w:rPr>
                      <m:t>counts for transect i</m:t>
                    </m:r>
                  </m:num>
                  <m:den>
                    <m:r>
                      <m:rPr>
                        <m:sty m:val="p"/>
                      </m:rPr>
                      <w:rPr>
                        <w:rFonts w:ascii="Cambria Math" w:hAnsi="Cambria Math" w:cs="Times New Roman"/>
                        <w:sz w:val="24"/>
                        <w:szCs w:val="24"/>
                      </w:rPr>
                      <m:t>length of transect i</m:t>
                    </m:r>
                  </m:den>
                </m:f>
              </m:e>
            </m:nary>
          </m:num>
          <m:den>
            <m:r>
              <m:rPr>
                <m:sty m:val="p"/>
              </m:rPr>
              <w:rPr>
                <w:rFonts w:ascii="Cambria Math" w:hAnsi="Cambria Math" w:cs="Times New Roman"/>
                <w:sz w:val="24"/>
                <w:szCs w:val="24"/>
              </w:rPr>
              <m:t># transects</m:t>
            </m:r>
          </m:den>
        </m:f>
      </m:oMath>
    </w:p>
    <w:p w14:paraId="0482CA8F" w14:textId="2A404F4F" w:rsidR="00B825D7" w:rsidRPr="00084CE8" w:rsidRDefault="00B825D7" w:rsidP="008E357D">
      <w:pPr>
        <w:spacing w:line="480" w:lineRule="auto"/>
        <w:ind w:firstLine="720"/>
        <w:rPr>
          <w:rFonts w:ascii="Times New Roman" w:hAnsi="Times New Roman" w:cs="Times New Roman"/>
        </w:rPr>
      </w:pPr>
    </w:p>
    <w:p w14:paraId="760953DA" w14:textId="3555D998" w:rsidR="005D27E4" w:rsidRPr="00084CE8" w:rsidRDefault="005B205E" w:rsidP="008E357D">
      <w:pPr>
        <w:spacing w:line="480" w:lineRule="auto"/>
        <w:rPr>
          <w:rFonts w:ascii="Times New Roman" w:hAnsi="Times New Roman" w:cs="Times New Roman"/>
        </w:rPr>
      </w:pPr>
      <w:r w:rsidRPr="00084CE8">
        <w:rPr>
          <w:rFonts w:ascii="Times New Roman" w:hAnsi="Times New Roman" w:cs="Times New Roman"/>
        </w:rPr>
        <w:lastRenderedPageBreak/>
        <w:t>Dividing by the number of transects</w:t>
      </w:r>
      <w:r w:rsidR="00185875" w:rsidRPr="00084CE8">
        <w:rPr>
          <w:rFonts w:ascii="Times New Roman" w:hAnsi="Times New Roman" w:cs="Times New Roman"/>
        </w:rPr>
        <w:t xml:space="preserve"> </w:t>
      </w:r>
      <w:r w:rsidR="005D27E4" w:rsidRPr="00084CE8">
        <w:rPr>
          <w:rFonts w:ascii="Times New Roman" w:hAnsi="Times New Roman" w:cs="Times New Roman"/>
        </w:rPr>
        <w:t>assumes a linear relationship between effort and richness</w:t>
      </w:r>
      <w:r w:rsidR="00185875" w:rsidRPr="00084CE8">
        <w:rPr>
          <w:rFonts w:ascii="Times New Roman" w:hAnsi="Times New Roman" w:cs="Times New Roman"/>
        </w:rPr>
        <w:t>.</w:t>
      </w:r>
      <w:r w:rsidRPr="00084CE8">
        <w:rPr>
          <w:rFonts w:ascii="Times New Roman" w:hAnsi="Times New Roman" w:cs="Times New Roman"/>
        </w:rPr>
        <w:t xml:space="preserve"> Equation 2 accounts for differences in transect length.</w:t>
      </w:r>
    </w:p>
    <w:p w14:paraId="0CDC0C34" w14:textId="5D16AA2E" w:rsidR="009F1381" w:rsidRPr="00B36635" w:rsidRDefault="009F1381" w:rsidP="008E357D">
      <w:pPr>
        <w:pStyle w:val="Heading2"/>
      </w:pPr>
      <w:r w:rsidRPr="00B36635">
        <w:t>Recognizable taxonomic units</w:t>
      </w:r>
    </w:p>
    <w:p w14:paraId="1390AC2A" w14:textId="7165B459" w:rsidR="000560AF" w:rsidRDefault="007175A5" w:rsidP="008E357D">
      <w:pPr>
        <w:spacing w:line="480" w:lineRule="auto"/>
        <w:ind w:firstLine="720"/>
        <w:rPr>
          <w:ins w:id="85" w:author="Nicole" w:date="2019-01-23T08:33:00Z"/>
          <w:rFonts w:ascii="Times New Roman" w:eastAsia="Calibri" w:hAnsi="Times New Roman" w:cs="Times New Roman"/>
        </w:rPr>
      </w:pPr>
      <w:r w:rsidRPr="00084CE8">
        <w:rPr>
          <w:rFonts w:ascii="Times New Roman" w:eastAsia="Calibri" w:hAnsi="Times New Roman" w:cs="Times New Roman"/>
        </w:rPr>
        <w:t>F</w:t>
      </w:r>
      <w:r w:rsidR="003A3E52" w:rsidRPr="00084CE8">
        <w:rPr>
          <w:rFonts w:ascii="Times New Roman" w:eastAsia="Calibri" w:hAnsi="Times New Roman" w:cs="Times New Roman"/>
        </w:rPr>
        <w:t xml:space="preserve">ish, corals and sponges were </w:t>
      </w:r>
      <w:r w:rsidR="000560AF" w:rsidRPr="00084CE8">
        <w:rPr>
          <w:rFonts w:ascii="Times New Roman" w:eastAsia="Calibri" w:hAnsi="Times New Roman" w:cs="Times New Roman"/>
        </w:rPr>
        <w:t xml:space="preserve">identified </w:t>
      </w:r>
      <w:r w:rsidRPr="00084CE8">
        <w:rPr>
          <w:rFonts w:ascii="Times New Roman" w:eastAsia="Calibri" w:hAnsi="Times New Roman" w:cs="Times New Roman"/>
        </w:rPr>
        <w:t xml:space="preserve">to the most specific taxonomic group possible </w:t>
      </w:r>
      <w:r w:rsidR="000560AF" w:rsidRPr="00084CE8">
        <w:rPr>
          <w:rFonts w:ascii="Times New Roman" w:eastAsia="Calibri" w:hAnsi="Times New Roman" w:cs="Times New Roman"/>
        </w:rPr>
        <w:t xml:space="preserve">in the field. </w:t>
      </w:r>
      <w:r w:rsidR="005B1018" w:rsidRPr="00084CE8">
        <w:rPr>
          <w:rFonts w:ascii="Times New Roman" w:eastAsia="Calibri" w:hAnsi="Times New Roman" w:cs="Times New Roman"/>
        </w:rPr>
        <w:t>A</w:t>
      </w:r>
      <w:r w:rsidR="00CF5CC7" w:rsidRPr="00084CE8">
        <w:rPr>
          <w:rFonts w:ascii="Times New Roman" w:eastAsia="Calibri" w:hAnsi="Times New Roman" w:cs="Times New Roman"/>
        </w:rPr>
        <w:t xml:space="preserve">ll fish were identified to species, </w:t>
      </w:r>
      <w:r w:rsidRPr="00084CE8">
        <w:rPr>
          <w:rFonts w:ascii="Times New Roman" w:eastAsia="Calibri" w:hAnsi="Times New Roman" w:cs="Times New Roman"/>
        </w:rPr>
        <w:t xml:space="preserve">while </w:t>
      </w:r>
      <w:r w:rsidR="003A3E52" w:rsidRPr="00084CE8">
        <w:rPr>
          <w:rFonts w:ascii="Times New Roman" w:eastAsia="Calibri" w:hAnsi="Times New Roman" w:cs="Times New Roman"/>
        </w:rPr>
        <w:t xml:space="preserve">corals and sponges were </w:t>
      </w:r>
      <w:r w:rsidR="008667D6" w:rsidRPr="00084CE8">
        <w:rPr>
          <w:rFonts w:ascii="Times New Roman" w:eastAsia="Calibri" w:hAnsi="Times New Roman" w:cs="Times New Roman"/>
        </w:rPr>
        <w:t>identified as</w:t>
      </w:r>
      <w:r w:rsidR="003A3E52" w:rsidRPr="00084CE8">
        <w:rPr>
          <w:rFonts w:ascii="Times New Roman" w:eastAsia="Calibri" w:hAnsi="Times New Roman" w:cs="Times New Roman"/>
        </w:rPr>
        <w:t xml:space="preserve"> multi-species RTU</w:t>
      </w:r>
      <w:r w:rsidR="008667D6" w:rsidRPr="00084CE8">
        <w:rPr>
          <w:rFonts w:ascii="Times New Roman" w:eastAsia="Calibri" w:hAnsi="Times New Roman" w:cs="Times New Roman"/>
        </w:rPr>
        <w:t>’</w:t>
      </w:r>
      <w:r w:rsidR="0089444B" w:rsidRPr="00084CE8">
        <w:rPr>
          <w:rFonts w:ascii="Times New Roman" w:eastAsia="Calibri" w:hAnsi="Times New Roman" w:cs="Times New Roman"/>
        </w:rPr>
        <w:t>s</w:t>
      </w:r>
      <w:r w:rsidR="003A3E52" w:rsidRPr="00084CE8">
        <w:rPr>
          <w:rFonts w:ascii="Times New Roman" w:eastAsia="Calibri" w:hAnsi="Times New Roman" w:cs="Times New Roman"/>
        </w:rPr>
        <w:t xml:space="preserve"> </w:t>
      </w:r>
      <w:r w:rsidR="0089444B" w:rsidRPr="00084CE8">
        <w:rPr>
          <w:rFonts w:ascii="Times New Roman" w:hAnsi="Times New Roman" w:cs="Times New Roman"/>
        </w:rPr>
        <w:fldChar w:fldCharType="begin" w:fldLock="1"/>
      </w:r>
      <w:r w:rsidR="00CC54A8" w:rsidRPr="00084CE8">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084CE8">
        <w:rPr>
          <w:rFonts w:ascii="Times New Roman" w:hAnsi="Times New Roman" w:cs="Times New Roman"/>
        </w:rPr>
        <w:fldChar w:fldCharType="separate"/>
      </w:r>
      <w:r w:rsidR="0089444B" w:rsidRPr="00084CE8">
        <w:rPr>
          <w:rFonts w:ascii="Times New Roman" w:hAnsi="Times New Roman" w:cs="Times New Roman"/>
          <w:noProof/>
        </w:rPr>
        <w:t>(D. Ward &amp; Stanley, 2004)</w:t>
      </w:r>
      <w:r w:rsidR="0089444B" w:rsidRPr="00084CE8">
        <w:rPr>
          <w:rFonts w:ascii="Times New Roman" w:hAnsi="Times New Roman" w:cs="Times New Roman"/>
        </w:rPr>
        <w:fldChar w:fldCharType="end"/>
      </w:r>
      <w:r w:rsidR="005B1018" w:rsidRPr="00084CE8">
        <w:rPr>
          <w:rFonts w:ascii="Times New Roman" w:hAnsi="Times New Roman" w:cs="Times New Roman"/>
        </w:rPr>
        <w:t xml:space="preserve"> </w:t>
      </w:r>
      <w:r w:rsidR="003A3E52" w:rsidRPr="00084CE8">
        <w:rPr>
          <w:rFonts w:ascii="Times New Roman" w:eastAsia="Calibri" w:hAnsi="Times New Roman" w:cs="Times New Roman"/>
        </w:rPr>
        <w:t xml:space="preserve">rather than species </w:t>
      </w:r>
      <w:r w:rsidR="00A033FB" w:rsidRPr="00084CE8">
        <w:rPr>
          <w:rFonts w:ascii="Times New Roman" w:eastAsia="Calibri" w:hAnsi="Times New Roman" w:cs="Times New Roman"/>
        </w:rPr>
        <w:t>for the following reasons</w:t>
      </w:r>
      <w:r w:rsidR="000560AF" w:rsidRPr="00084CE8">
        <w:rPr>
          <w:rFonts w:ascii="Times New Roman" w:eastAsia="Calibri" w:hAnsi="Times New Roman" w:cs="Times New Roman"/>
        </w:rPr>
        <w:t xml:space="preserve">: </w:t>
      </w:r>
      <w:r w:rsidR="00A033FB" w:rsidRPr="00084CE8">
        <w:rPr>
          <w:rFonts w:ascii="Times New Roman" w:eastAsia="Calibri" w:hAnsi="Times New Roman" w:cs="Times New Roman"/>
        </w:rPr>
        <w:t xml:space="preserve">(1) </w:t>
      </w:r>
      <w:r w:rsidR="00397CE8" w:rsidRPr="00084CE8">
        <w:rPr>
          <w:rFonts w:ascii="Times New Roman" w:eastAsia="Calibri" w:hAnsi="Times New Roman" w:cs="Times New Roman"/>
        </w:rPr>
        <w:t>taxonomists reassigned</w:t>
      </w:r>
      <w:r w:rsidR="000560AF" w:rsidRPr="00084CE8">
        <w:rPr>
          <w:rFonts w:ascii="Times New Roman" w:eastAsia="Calibri" w:hAnsi="Times New Roman" w:cs="Times New Roman"/>
        </w:rPr>
        <w:t xml:space="preserve"> taxa thought to be different species to the same species after the study began, </w:t>
      </w:r>
      <w:r w:rsidR="00A033FB" w:rsidRPr="00084CE8">
        <w:rPr>
          <w:rFonts w:ascii="Times New Roman" w:eastAsia="Calibri" w:hAnsi="Times New Roman" w:cs="Times New Roman"/>
        </w:rPr>
        <w:t xml:space="preserve">(2) </w:t>
      </w:r>
      <w:r w:rsidR="000560AF" w:rsidRPr="00084CE8">
        <w:rPr>
          <w:rFonts w:ascii="Times New Roman" w:eastAsia="Calibri" w:hAnsi="Times New Roman" w:cs="Times New Roman"/>
        </w:rPr>
        <w:t xml:space="preserve">taxonomists divided a single species into multiple </w:t>
      </w:r>
      <w:r w:rsidR="003A3E52" w:rsidRPr="00084CE8">
        <w:rPr>
          <w:rFonts w:ascii="Times New Roman" w:eastAsia="Calibri" w:hAnsi="Times New Roman" w:cs="Times New Roman"/>
        </w:rPr>
        <w:t xml:space="preserve">species </w:t>
      </w:r>
      <w:r w:rsidR="000560AF" w:rsidRPr="00084CE8">
        <w:rPr>
          <w:rFonts w:ascii="Times New Roman" w:eastAsia="Calibri" w:hAnsi="Times New Roman" w:cs="Times New Roman"/>
        </w:rPr>
        <w:t>after the study began</w:t>
      </w:r>
      <w:r w:rsidR="00A033FB" w:rsidRPr="00084CE8">
        <w:rPr>
          <w:rFonts w:ascii="Times New Roman" w:eastAsia="Calibri" w:hAnsi="Times New Roman" w:cs="Times New Roman"/>
        </w:rPr>
        <w:t>,</w:t>
      </w:r>
      <w:r w:rsidR="000560AF" w:rsidRPr="00084CE8">
        <w:rPr>
          <w:rFonts w:ascii="Times New Roman" w:eastAsia="Calibri" w:hAnsi="Times New Roman" w:cs="Times New Roman"/>
        </w:rPr>
        <w:t xml:space="preserve"> and </w:t>
      </w:r>
      <w:r w:rsidR="00A033FB" w:rsidRPr="00084CE8">
        <w:rPr>
          <w:rFonts w:ascii="Times New Roman" w:eastAsia="Calibri" w:hAnsi="Times New Roman" w:cs="Times New Roman"/>
        </w:rPr>
        <w:t xml:space="preserve">(3) </w:t>
      </w:r>
      <w:r w:rsidR="003A3E52" w:rsidRPr="00084CE8">
        <w:rPr>
          <w:rFonts w:ascii="Times New Roman" w:eastAsia="Calibri" w:hAnsi="Times New Roman" w:cs="Times New Roman"/>
        </w:rPr>
        <w:t xml:space="preserve">several species are visually indistinguishable in the </w:t>
      </w:r>
      <w:r w:rsidR="000560AF" w:rsidRPr="00084CE8">
        <w:rPr>
          <w:rFonts w:ascii="Times New Roman" w:eastAsia="Calibri" w:hAnsi="Times New Roman" w:cs="Times New Roman"/>
        </w:rPr>
        <w:t xml:space="preserve">field. </w:t>
      </w:r>
      <w:r w:rsidR="003A3E52" w:rsidRPr="00084CE8">
        <w:rPr>
          <w:rFonts w:ascii="Times New Roman" w:eastAsia="Calibri" w:hAnsi="Times New Roman" w:cs="Times New Roman"/>
        </w:rPr>
        <w:t xml:space="preserve">In all </w:t>
      </w:r>
      <w:r w:rsidR="000560AF" w:rsidRPr="00084CE8">
        <w:rPr>
          <w:rFonts w:ascii="Times New Roman" w:eastAsia="Calibri" w:hAnsi="Times New Roman" w:cs="Times New Roman"/>
        </w:rPr>
        <w:t xml:space="preserve">cases, the lowest resolution RTU was used. For example, </w:t>
      </w:r>
      <w:r w:rsidR="00CC16AE" w:rsidRPr="00084CE8">
        <w:rPr>
          <w:rFonts w:ascii="Times New Roman" w:eastAsia="Calibri" w:hAnsi="Times New Roman" w:cs="Times New Roman"/>
        </w:rPr>
        <w:t xml:space="preserve">in 1994 </w:t>
      </w:r>
      <w:r w:rsidR="000560AF" w:rsidRPr="00084CE8">
        <w:rPr>
          <w:rFonts w:ascii="Times New Roman" w:eastAsia="Calibri" w:hAnsi="Times New Roman" w:cs="Times New Roman"/>
        </w:rPr>
        <w:t xml:space="preserve">the coral </w:t>
      </w:r>
      <w:proofErr w:type="spellStart"/>
      <w:r w:rsidR="000560AF" w:rsidRPr="00084CE8">
        <w:rPr>
          <w:rFonts w:ascii="Times New Roman" w:eastAsia="Calibri" w:hAnsi="Times New Roman" w:cs="Times New Roman"/>
          <w:i/>
        </w:rPr>
        <w:t>Montastraea</w:t>
      </w:r>
      <w:proofErr w:type="spellEnd"/>
      <w:r w:rsidR="000560AF" w:rsidRPr="00084CE8">
        <w:rPr>
          <w:rFonts w:ascii="Times New Roman" w:eastAsia="Calibri" w:hAnsi="Times New Roman" w:cs="Times New Roman"/>
          <w:i/>
        </w:rPr>
        <w:t xml:space="preserve"> </w:t>
      </w:r>
      <w:proofErr w:type="spellStart"/>
      <w:r w:rsidR="000560AF" w:rsidRPr="00084CE8">
        <w:rPr>
          <w:rFonts w:ascii="Times New Roman" w:eastAsia="Calibri" w:hAnsi="Times New Roman" w:cs="Times New Roman"/>
          <w:i/>
        </w:rPr>
        <w:t>annularis</w:t>
      </w:r>
      <w:proofErr w:type="spellEnd"/>
      <w:r w:rsidR="000560AF" w:rsidRPr="00084CE8">
        <w:rPr>
          <w:rFonts w:ascii="Times New Roman" w:eastAsia="Calibri" w:hAnsi="Times New Roman" w:cs="Times New Roman"/>
        </w:rPr>
        <w:t xml:space="preserve"> was recognized to be </w:t>
      </w:r>
      <w:r w:rsidR="000560AF" w:rsidRPr="00B36635">
        <w:rPr>
          <w:rFonts w:ascii="Times New Roman" w:eastAsia="Calibri" w:hAnsi="Times New Roman" w:cs="Times New Roman"/>
        </w:rPr>
        <w:t>three separate species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annularis</w:t>
      </w:r>
      <w:proofErr w:type="spellEnd"/>
      <w:r w:rsidR="000560AF" w:rsidRPr="00B36635">
        <w:rPr>
          <w:rFonts w:ascii="Times New Roman" w:eastAsia="Calibri" w:hAnsi="Times New Roman" w:cs="Times New Roman"/>
        </w:rPr>
        <w:t xml:space="preserve">,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faveolata</w:t>
      </w:r>
      <w:proofErr w:type="spellEnd"/>
      <w:r w:rsidR="000560AF" w:rsidRPr="00B36635">
        <w:rPr>
          <w:rFonts w:ascii="Times New Roman" w:eastAsia="Calibri" w:hAnsi="Times New Roman" w:cs="Times New Roman"/>
        </w:rPr>
        <w:t xml:space="preserve">, and </w:t>
      </w:r>
      <w:r w:rsidR="000560AF" w:rsidRPr="00B36635">
        <w:rPr>
          <w:rFonts w:ascii="Times New Roman" w:eastAsia="Calibri" w:hAnsi="Times New Roman" w:cs="Times New Roman"/>
          <w:i/>
        </w:rPr>
        <w:t xml:space="preserve">M. </w:t>
      </w:r>
      <w:proofErr w:type="spellStart"/>
      <w:r w:rsidR="000560AF" w:rsidRPr="00B36635">
        <w:rPr>
          <w:rFonts w:ascii="Times New Roman" w:eastAsia="Calibri" w:hAnsi="Times New Roman" w:cs="Times New Roman"/>
          <w:i/>
        </w:rPr>
        <w:t>franksi</w:t>
      </w:r>
      <w:proofErr w:type="spellEnd"/>
      <w:r w:rsidR="000560AF" w:rsidRPr="00B36635">
        <w:rPr>
          <w:rFonts w:ascii="Times New Roman" w:eastAsia="Calibri" w:hAnsi="Times New Roman" w:cs="Times New Roman"/>
        </w:rPr>
        <w:t>)</w:t>
      </w:r>
      <w:r w:rsidR="00CC16AE" w:rsidRPr="00B36635">
        <w:rPr>
          <w:rFonts w:ascii="Times New Roman" w:eastAsia="Calibri" w:hAnsi="Times New Roman" w:cs="Times New Roman"/>
        </w:rPr>
        <w:t xml:space="preserve"> </w:t>
      </w:r>
      <w:r w:rsidR="00CC16AE" w:rsidRPr="00B36635">
        <w:rPr>
          <w:rFonts w:ascii="Times New Roman" w:eastAsia="Calibri" w:hAnsi="Times New Roman" w:cs="Times New Roman"/>
        </w:rPr>
        <w:fldChar w:fldCharType="begin" w:fldLock="1"/>
      </w:r>
      <w:r w:rsidR="00CC16AE" w:rsidRPr="00B36635">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B36635">
        <w:rPr>
          <w:rFonts w:ascii="Times New Roman" w:eastAsia="Calibri" w:hAnsi="Times New Roman" w:cs="Times New Roman"/>
        </w:rPr>
        <w:fldChar w:fldCharType="separate"/>
      </w:r>
      <w:r w:rsidR="00CC16AE" w:rsidRPr="00B36635">
        <w:rPr>
          <w:rFonts w:ascii="Times New Roman" w:eastAsia="Calibri" w:hAnsi="Times New Roman" w:cs="Times New Roman"/>
          <w:noProof/>
        </w:rPr>
        <w:t>(Weil &amp; Knowlton, 1989)</w:t>
      </w:r>
      <w:r w:rsidR="00CC16AE" w:rsidRPr="00B36635">
        <w:rPr>
          <w:rFonts w:ascii="Times New Roman" w:eastAsia="Calibri" w:hAnsi="Times New Roman" w:cs="Times New Roman"/>
        </w:rPr>
        <w:fldChar w:fldCharType="end"/>
      </w:r>
      <w:r w:rsidR="00CC16AE" w:rsidRPr="00B36635">
        <w:rPr>
          <w:rFonts w:ascii="Times New Roman" w:eastAsia="Calibri" w:hAnsi="Times New Roman" w:cs="Times New Roman"/>
        </w:rPr>
        <w:t xml:space="preserve">. Although the species can </w:t>
      </w:r>
      <w:r w:rsidR="005B1018" w:rsidRPr="00B36635">
        <w:rPr>
          <w:rFonts w:ascii="Times New Roman" w:eastAsia="Calibri" w:hAnsi="Times New Roman" w:cs="Times New Roman"/>
        </w:rPr>
        <w:t xml:space="preserve">now </w:t>
      </w:r>
      <w:r w:rsidR="00CC16AE" w:rsidRPr="00B36635">
        <w:rPr>
          <w:rFonts w:ascii="Times New Roman" w:eastAsia="Calibri" w:hAnsi="Times New Roman" w:cs="Times New Roman"/>
        </w:rPr>
        <w:t xml:space="preserve">be distinguished visually, and were counted separately after 1994, the aggregate was used </w:t>
      </w:r>
      <w:r w:rsidR="000560AF" w:rsidRPr="0093430E">
        <w:rPr>
          <w:rFonts w:ascii="Times New Roman" w:eastAsia="Calibri" w:hAnsi="Times New Roman" w:cs="Times New Roman"/>
        </w:rPr>
        <w:t>because the study began in 1992</w:t>
      </w:r>
      <w:r w:rsidR="0089444B" w:rsidRPr="0093430E">
        <w:rPr>
          <w:rFonts w:ascii="Times New Roman" w:eastAsia="Calibri" w:hAnsi="Times New Roman" w:cs="Times New Roman"/>
        </w:rPr>
        <w:t xml:space="preserve"> before the distinction was discovered</w:t>
      </w:r>
      <w:r w:rsidR="000560AF" w:rsidRPr="0093430E">
        <w:rPr>
          <w:rFonts w:ascii="Times New Roman" w:eastAsia="Calibri" w:hAnsi="Times New Roman" w:cs="Times New Roman"/>
        </w:rPr>
        <w:t>.</w:t>
      </w:r>
    </w:p>
    <w:p w14:paraId="74BB81F4" w14:textId="77777777" w:rsidR="00B36635" w:rsidRPr="00B36635" w:rsidRDefault="00B36635" w:rsidP="008E357D">
      <w:pPr>
        <w:spacing w:line="480" w:lineRule="auto"/>
        <w:ind w:firstLine="720"/>
        <w:rPr>
          <w:ins w:id="86" w:author="Nicole" w:date="2019-01-23T01:53:00Z"/>
          <w:rFonts w:ascii="Times New Roman" w:eastAsia="Calibri" w:hAnsi="Times New Roman" w:cs="Times New Roman"/>
        </w:rPr>
      </w:pPr>
    </w:p>
    <w:p w14:paraId="0805B60C" w14:textId="77777777" w:rsidR="00D92176" w:rsidRPr="00B36635" w:rsidRDefault="00D92176" w:rsidP="008E357D">
      <w:pPr>
        <w:spacing w:line="480" w:lineRule="auto"/>
        <w:ind w:firstLine="720"/>
        <w:rPr>
          <w:ins w:id="87" w:author="Nicole" w:date="2019-01-23T01:53:00Z"/>
          <w:rFonts w:ascii="Times New Roman" w:eastAsia="Calibri" w:hAnsi="Times New Roman" w:cs="Times New Roman"/>
        </w:rPr>
      </w:pPr>
      <w:commentRangeStart w:id="88"/>
      <w:ins w:id="89" w:author="Nicole" w:date="2019-01-23T01:53:00Z">
        <w:r w:rsidRPr="00B36635">
          <w:rPr>
            <w:rFonts w:ascii="Times New Roman" w:eastAsia="Calibri" w:hAnsi="Times New Roman" w:cs="Times New Roman"/>
          </w:rPr>
          <w:t>Identification concerns are:</w:t>
        </w:r>
      </w:ins>
    </w:p>
    <w:p w14:paraId="5E2590CC" w14:textId="77777777" w:rsidR="00D92176" w:rsidRPr="00B36635" w:rsidRDefault="00D92176" w:rsidP="008E357D">
      <w:pPr>
        <w:spacing w:line="480" w:lineRule="auto"/>
        <w:ind w:firstLine="720"/>
        <w:rPr>
          <w:ins w:id="90" w:author="Nicole" w:date="2019-01-23T01:53:00Z"/>
          <w:rFonts w:ascii="Times New Roman" w:eastAsia="Calibri" w:hAnsi="Times New Roman" w:cs="Times New Roman"/>
        </w:rPr>
      </w:pPr>
      <w:ins w:id="91" w:author="Nicole" w:date="2019-01-23T01:53:00Z">
        <w:r w:rsidRPr="00B36635">
          <w:rPr>
            <w:rFonts w:ascii="Times New Roman" w:eastAsia="Calibri" w:hAnsi="Times New Roman" w:cs="Times New Roman"/>
          </w:rPr>
          <w:t>1)***Changing taxonomy (e.g. lumping, splitting) Our study aims to investigate how changes in taxonomic groupings may affect estimates of richness</w:t>
        </w:r>
      </w:ins>
    </w:p>
    <w:p w14:paraId="6230C2EA" w14:textId="77777777" w:rsidR="00D92176" w:rsidRPr="00B36635" w:rsidRDefault="00D92176" w:rsidP="008E357D">
      <w:pPr>
        <w:spacing w:line="480" w:lineRule="auto"/>
        <w:ind w:firstLine="720"/>
        <w:rPr>
          <w:ins w:id="92" w:author="Nicole" w:date="2019-01-23T01:53:00Z"/>
          <w:rFonts w:ascii="Times New Roman" w:eastAsia="Calibri" w:hAnsi="Times New Roman" w:cs="Times New Roman"/>
        </w:rPr>
      </w:pPr>
      <w:ins w:id="93" w:author="Nicole" w:date="2019-01-23T01:53:00Z">
        <w:r w:rsidRPr="0093430E">
          <w:rPr>
            <w:rFonts w:ascii="Times New Roman" w:eastAsia="Calibri" w:hAnsi="Times New Roman" w:cs="Times New Roman"/>
          </w:rPr>
          <w:t>2) Coarseness of taxonomic level (e.g. species, family), which has often been the focus of taxonomic sufficiency studies</w:t>
        </w:r>
      </w:ins>
    </w:p>
    <w:p w14:paraId="03B27EED" w14:textId="77777777" w:rsidR="00D92176" w:rsidRPr="00B36635" w:rsidRDefault="00D92176" w:rsidP="008E357D">
      <w:pPr>
        <w:spacing w:line="480" w:lineRule="auto"/>
        <w:ind w:firstLine="720"/>
        <w:rPr>
          <w:ins w:id="94" w:author="Nicole" w:date="2019-01-23T01:53:00Z"/>
          <w:rFonts w:ascii="Times New Roman" w:eastAsia="Calibri" w:hAnsi="Times New Roman" w:cs="Times New Roman"/>
        </w:rPr>
      </w:pPr>
      <w:ins w:id="95" w:author="Nicole" w:date="2019-01-23T01:53:00Z">
        <w:r w:rsidRPr="00B36635">
          <w:rPr>
            <w:rFonts w:ascii="Times New Roman" w:eastAsia="Calibri" w:hAnsi="Times New Roman" w:cs="Times New Roman"/>
          </w:rPr>
          <w:t>3) ***Ability to distinguish morphologically identical species that may not be taxonomically related (i.e. recognizable taxonomic units/RTUs) Our study aims to investigate how RTUs may affect estimates of richness</w:t>
        </w:r>
      </w:ins>
    </w:p>
    <w:p w14:paraId="1B8EB8EE" w14:textId="71BBFD7F" w:rsidR="00D92176" w:rsidRPr="00B36635" w:rsidRDefault="00D92176" w:rsidP="0093430E">
      <w:pPr>
        <w:spacing w:line="480" w:lineRule="auto"/>
        <w:ind w:firstLine="720"/>
        <w:rPr>
          <w:ins w:id="96" w:author="Nicole" w:date="2019-01-23T01:59:00Z"/>
          <w:rFonts w:ascii="Times New Roman" w:eastAsia="Calibri" w:hAnsi="Times New Roman" w:cs="Times New Roman"/>
        </w:rPr>
      </w:pPr>
      <w:ins w:id="97" w:author="Nicole" w:date="2019-01-23T01:53:00Z">
        <w:r w:rsidRPr="00B36635">
          <w:rPr>
            <w:rFonts w:ascii="Times New Roman" w:eastAsia="Calibri" w:hAnsi="Times New Roman" w:cs="Times New Roman"/>
          </w:rPr>
          <w:lastRenderedPageBreak/>
          <w:t>It is especially important to consider these potential issues for long-term studies because methods to distinguish species in the field may improve as our taxonomic understanding changes</w:t>
        </w:r>
      </w:ins>
    </w:p>
    <w:p w14:paraId="5FB857BF" w14:textId="77777777" w:rsidR="005D27E4" w:rsidRPr="00B36635" w:rsidRDefault="005D27E4">
      <w:pPr>
        <w:spacing w:line="480" w:lineRule="auto"/>
        <w:ind w:firstLine="720"/>
        <w:rPr>
          <w:ins w:id="98" w:author="Nicole" w:date="2019-01-23T01:59:00Z"/>
          <w:rFonts w:ascii="Times New Roman" w:eastAsia="Calibri" w:hAnsi="Times New Roman" w:cs="Times New Roman"/>
        </w:rPr>
      </w:pPr>
    </w:p>
    <w:p w14:paraId="4E5255DB" w14:textId="77777777" w:rsidR="005D27E4" w:rsidRPr="00D719EB" w:rsidRDefault="005D27E4" w:rsidP="00D719EB">
      <w:pPr>
        <w:spacing w:line="480" w:lineRule="auto"/>
        <w:rPr>
          <w:ins w:id="99" w:author="Nicole" w:date="2019-01-23T01:59:00Z"/>
          <w:rFonts w:ascii="Times New Roman" w:hAnsi="Times New Roman" w:cs="Times New Roman"/>
        </w:rPr>
      </w:pPr>
      <w:ins w:id="100" w:author="Nicole" w:date="2019-01-23T01:59:00Z">
        <w:r w:rsidRPr="00D719EB">
          <w:rPr>
            <w:rFonts w:ascii="Times New Roman" w:hAnsi="Times New Roman" w:cs="Times New Roman"/>
          </w:rPr>
          <w:t xml:space="preserve">***look up similarities and differences between taxonomic levels studies comparing biological </w:t>
        </w:r>
        <w:proofErr w:type="spellStart"/>
        <w:r w:rsidRPr="00D719EB">
          <w:rPr>
            <w:rFonts w:ascii="Times New Roman" w:hAnsi="Times New Roman" w:cs="Times New Roman"/>
          </w:rPr>
          <w:t>traist</w:t>
        </w:r>
        <w:proofErr w:type="spellEnd"/>
        <w:r w:rsidRPr="00D719EB">
          <w:rPr>
            <w:rFonts w:ascii="Times New Roman" w:hAnsi="Times New Roman" w:cs="Times New Roman"/>
          </w:rPr>
          <w:t xml:space="preserve"> and how if you’re related, you’re probably more similar; aka phylogenetic constraints; how do they control for phylogeny?</w:t>
        </w:r>
      </w:ins>
    </w:p>
    <w:p w14:paraId="0E924B25" w14:textId="1D5972C1" w:rsidR="005D27E4" w:rsidRPr="00D719EB" w:rsidRDefault="005D27E4" w:rsidP="00D719EB">
      <w:pPr>
        <w:spacing w:line="480" w:lineRule="auto"/>
        <w:ind w:firstLine="720"/>
        <w:rPr>
          <w:ins w:id="101" w:author="Nicole" w:date="2019-01-23T02:11:00Z"/>
          <w:rFonts w:ascii="Times New Roman" w:hAnsi="Times New Roman" w:cs="Times New Roman"/>
        </w:rPr>
      </w:pPr>
      <w:ins w:id="102" w:author="Nicole" w:date="2019-01-23T02:03:00Z">
        <w:r w:rsidRPr="00D719EB">
          <w:rPr>
            <w:rFonts w:ascii="Times New Roman" w:hAnsi="Times New Roman" w:cs="Times New Roman"/>
          </w:rPr>
          <w:t xml:space="preserve">We also have uneven taxonomic resolution. We have observed richness which, for corals and fishes, might be able to be reconciled to taxonomic richness, which could, in turn, be used to determine species richness. This observed richness </w:t>
        </w:r>
        <w:r w:rsidRPr="00D719EB">
          <w:rPr>
            <w:rFonts w:ascii="Times New Roman" w:hAnsi="Times New Roman" w:cs="Times New Roman"/>
          </w:rPr>
          <w:sym w:font="Wingdings" w:char="F0E0"/>
        </w:r>
        <w:r w:rsidRPr="00D719EB">
          <w:rPr>
            <w:rFonts w:ascii="Times New Roman" w:hAnsi="Times New Roman" w:cs="Times New Roman"/>
          </w:rPr>
          <w:t xml:space="preserve">taxonomic richness and taxonomic richness </w:t>
        </w:r>
        <w:r w:rsidRPr="00D719EB">
          <w:rPr>
            <w:rFonts w:ascii="Times New Roman" w:hAnsi="Times New Roman" w:cs="Times New Roman"/>
          </w:rPr>
          <w:sym w:font="Wingdings" w:char="F0E0"/>
        </w:r>
        <w:r w:rsidRPr="00D719EB">
          <w:rPr>
            <w:rFonts w:ascii="Times New Roman" w:hAnsi="Times New Roman" w:cs="Times New Roman"/>
          </w:rPr>
          <w:t xml:space="preserve"> species richness jump assumptions can be tested. For example, if site 1 has 10 RTUs and site 2 has 100 RTUs, does site 2 have 100 times more species than site 1? Or, can we collapse the taxonomic resolution to lowest common taxonomic id and retain the same richness relationships (is this even conceptually useful?)? This would require a simulation/extrapolation of RTUs to species. I could simulate this with fish, but I would need to mimic the pattern of taxonomic relatedness seen in sponges.</w:t>
        </w:r>
      </w:ins>
    </w:p>
    <w:p w14:paraId="74B94BE8" w14:textId="77777777" w:rsidR="0056182E" w:rsidRPr="00D719EB" w:rsidRDefault="0056182E" w:rsidP="00D719EB">
      <w:pPr>
        <w:spacing w:line="480" w:lineRule="auto"/>
        <w:ind w:firstLine="720"/>
        <w:rPr>
          <w:ins w:id="103" w:author="Nicole" w:date="2019-01-23T02:11:00Z"/>
          <w:rFonts w:ascii="Times New Roman" w:hAnsi="Times New Roman" w:cs="Times New Roman"/>
        </w:rPr>
      </w:pPr>
    </w:p>
    <w:p w14:paraId="7D8DA2C8" w14:textId="77777777" w:rsidR="0056182E" w:rsidRPr="00D719EB" w:rsidRDefault="0056182E" w:rsidP="00D719EB">
      <w:pPr>
        <w:spacing w:line="480" w:lineRule="auto"/>
        <w:ind w:firstLine="720"/>
        <w:rPr>
          <w:ins w:id="104" w:author="Nicole" w:date="2019-01-23T02:11:00Z"/>
          <w:rFonts w:ascii="Times New Roman" w:hAnsi="Times New Roman" w:cs="Times New Roman"/>
        </w:rPr>
      </w:pPr>
      <w:ins w:id="105" w:author="Nicole" w:date="2019-01-23T02:11:00Z">
        <w:r w:rsidRPr="00D719EB">
          <w:rPr>
            <w:rFonts w:ascii="Times New Roman" w:hAnsi="Times New Roman" w:cs="Times New Roman"/>
          </w:rPr>
          <w:t>-Relationship between species richness and RTU richness: If a site has 10 RTUs, it could have 10 species OR, if 5 of these 10 have 2 species, then 10 RTUs might also be 15 species…basically we can say in this example that 10 RTUs can have 10-15 species</w:t>
        </w:r>
      </w:ins>
    </w:p>
    <w:p w14:paraId="3E0B308D" w14:textId="37D5DB76" w:rsidR="005D27E4" w:rsidRPr="00D719EB" w:rsidRDefault="0056182E" w:rsidP="0093430E">
      <w:pPr>
        <w:spacing w:line="480" w:lineRule="auto"/>
        <w:ind w:firstLine="720"/>
        <w:rPr>
          <w:rFonts w:ascii="Times New Roman" w:hAnsi="Times New Roman" w:cs="Times New Roman"/>
        </w:rPr>
      </w:pPr>
      <w:ins w:id="106" w:author="Nicole" w:date="2019-01-23T02:11:00Z">
        <w:r w:rsidRPr="00D719EB">
          <w:rPr>
            <w:rFonts w:ascii="Times New Roman" w:hAnsi="Times New Roman" w:cs="Times New Roman"/>
          </w:rPr>
          <w:t xml:space="preserve">-simulate different outcomes with “observed” vs “truth” by lumping into RTUs OR we know RTUs and potential “truth” so first assume min and then max species richness to create bounds; want to determine if RTU richness is at least proportional to species richness BUT can we provide more? Maybe robust distributions (randomly change data uniformly between 2 and </w:t>
        </w:r>
        <w:r w:rsidRPr="00D719EB">
          <w:rPr>
            <w:rFonts w:ascii="Times New Roman" w:hAnsi="Times New Roman" w:cs="Times New Roman"/>
          </w:rPr>
          <w:lastRenderedPageBreak/>
          <w:t>10 to get estimates; r^2 from 0.5-1 good, but may range from 0-1); what might lead you to predict that this relationship is distorted between groups? Different may be due to close relationships, mimicry, or convergent evolution (see notes in red book)</w:t>
        </w:r>
      </w:ins>
      <w:commentRangeEnd w:id="88"/>
      <w:ins w:id="107" w:author="Nicole" w:date="2019-01-23T08:35:00Z">
        <w:r w:rsidR="00B36635">
          <w:rPr>
            <w:rStyle w:val="CommentReference"/>
          </w:rPr>
          <w:commentReference w:id="88"/>
        </w:r>
      </w:ins>
    </w:p>
    <w:p w14:paraId="30299004" w14:textId="1F261EF1" w:rsidR="000560AF" w:rsidRPr="00D719EB" w:rsidRDefault="009F1381" w:rsidP="00D719EB">
      <w:pPr>
        <w:pStyle w:val="Heading2"/>
      </w:pPr>
      <w:r w:rsidRPr="00D719EB">
        <w:t>Functional groups</w:t>
      </w:r>
    </w:p>
    <w:p w14:paraId="528212FA" w14:textId="33F34A90" w:rsidR="007D7C82" w:rsidRPr="00084CE8" w:rsidRDefault="00672F8E">
      <w:pPr>
        <w:spacing w:line="480" w:lineRule="auto"/>
        <w:ind w:firstLine="720"/>
        <w:rPr>
          <w:rFonts w:ascii="Times New Roman" w:hAnsi="Times New Roman" w:cs="Times New Roman"/>
        </w:rPr>
      </w:pPr>
      <w:r w:rsidRPr="00B36635">
        <w:rPr>
          <w:rFonts w:ascii="Times New Roman" w:hAnsi="Times New Roman" w:cs="Times New Roman"/>
        </w:rPr>
        <w:t>Species will also be classified based on their functional role within the ecosystem b</w:t>
      </w:r>
      <w:r w:rsidR="000560AF" w:rsidRPr="00B36635">
        <w:rPr>
          <w:rFonts w:ascii="Times New Roman" w:hAnsi="Times New Roman" w:cs="Times New Roman"/>
        </w:rPr>
        <w:t xml:space="preserve">ecause the diversity of functional groups has been shown to increase reef resilience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(Nyström, 2006)</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For sponges, the major functional roles consist of erosion, stabilization (accretion), </w:t>
      </w:r>
      <w:proofErr w:type="spellStart"/>
      <w:r w:rsidR="000560AF" w:rsidRPr="00084CE8">
        <w:rPr>
          <w:rFonts w:ascii="Times New Roman" w:hAnsi="Times New Roman" w:cs="Times New Roman"/>
        </w:rPr>
        <w:t>bentho</w:t>
      </w:r>
      <w:proofErr w:type="spellEnd"/>
      <w:r w:rsidR="000560AF" w:rsidRPr="00084CE8">
        <w:rPr>
          <w:rFonts w:ascii="Times New Roman" w:hAnsi="Times New Roman" w:cs="Times New Roman"/>
        </w:rPr>
        <w:t>-pelagic coupling, and associations with other organisms</w:t>
      </w:r>
      <w:r w:rsidR="0051515C" w:rsidRPr="00B36635">
        <w:rPr>
          <w:rFonts w:ascii="Times New Roman" w:hAnsi="Times New Roman" w:cs="Times New Roman"/>
        </w:rPr>
        <w:t xml:space="preserve"> such as, settlement substrate for algae, habitat for m</w:t>
      </w:r>
      <w:r w:rsidR="0051515C" w:rsidRPr="00084CE8">
        <w:rPr>
          <w:rFonts w:ascii="Times New Roman" w:hAnsi="Times New Roman" w:cs="Times New Roman"/>
        </w:rPr>
        <w:t>icroorganisms, and protecting bivalves from predation</w:t>
      </w:r>
      <w:r w:rsidR="000560AF" w:rsidRPr="00084CE8">
        <w:rPr>
          <w:rFonts w:ascii="Times New Roman" w:hAnsi="Times New Roman" w:cs="Times New Roman"/>
        </w:rPr>
        <w:t xml:space="preserve">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Although not understood as well as the others, </w:t>
      </w:r>
      <w:proofErr w:type="spellStart"/>
      <w:r w:rsidR="000560AF" w:rsidRPr="00084CE8">
        <w:rPr>
          <w:rFonts w:ascii="Times New Roman" w:hAnsi="Times New Roman" w:cs="Times New Roman"/>
        </w:rPr>
        <w:t>bentho</w:t>
      </w:r>
      <w:proofErr w:type="spellEnd"/>
      <w:r w:rsidR="000560AF" w:rsidRPr="00084CE8">
        <w:rPr>
          <w:rFonts w:ascii="Times New Roman" w:hAnsi="Times New Roman" w:cs="Times New Roman"/>
        </w:rPr>
        <w:t xml:space="preserve">-pelagic coupling may have significant impacts on the microhabitats available in the reef because some sponges have pumping rates of two times their own volume of water per hour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(Bell, 2008)</w:t>
      </w:r>
      <w:r w:rsidR="000560AF" w:rsidRPr="00084CE8">
        <w:rPr>
          <w:rFonts w:ascii="Times New Roman" w:hAnsi="Times New Roman" w:cs="Times New Roman"/>
        </w:rPr>
        <w:fldChar w:fldCharType="end"/>
      </w:r>
      <w:r w:rsidR="000560AF" w:rsidRPr="00084CE8">
        <w:rPr>
          <w:rFonts w:ascii="Times New Roman" w:hAnsi="Times New Roman" w:cs="Times New Roman"/>
        </w:rPr>
        <w:t xml:space="preserve">. Coral functional roles </w:t>
      </w:r>
      <w:r w:rsidR="009F1381" w:rsidRPr="00084CE8">
        <w:rPr>
          <w:rFonts w:ascii="Times New Roman" w:hAnsi="Times New Roman" w:cs="Times New Roman"/>
        </w:rPr>
        <w:t>will be defined</w:t>
      </w:r>
      <w:r w:rsidR="000560AF" w:rsidRPr="00084CE8">
        <w:rPr>
          <w:rFonts w:ascii="Times New Roman" w:hAnsi="Times New Roman" w:cs="Times New Roman"/>
        </w:rPr>
        <w:t xml:space="preserve"> by colony shape and </w:t>
      </w:r>
      <w:r w:rsidR="009F1381" w:rsidRPr="00084CE8">
        <w:rPr>
          <w:rFonts w:ascii="Times New Roman" w:hAnsi="Times New Roman" w:cs="Times New Roman"/>
        </w:rPr>
        <w:t xml:space="preserve">morphology </w:t>
      </w:r>
      <w:r w:rsidR="000560AF" w:rsidRPr="00084CE8">
        <w:rPr>
          <w:rFonts w:ascii="Times New Roman" w:hAnsi="Times New Roman" w:cs="Times New Roman"/>
        </w:rPr>
        <w:fldChar w:fldCharType="begin" w:fldLock="1"/>
      </w:r>
      <w:r w:rsidR="00A37816" w:rsidRPr="00084CE8">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crisis","type":"article-journal","volume":"429"},"uris":["http://www.mendeley.com/documents/?uuid=7144a4de-32ac-4a05-a110-2a8727c2638f"]}],"mendeley":{"formattedCitation":"(D. R. Bellwood, Hughes, Folke, &amp; Nyström, 2004)","plainTextFormattedCitation":"(D. R. Bellwood, Hughes, Folke, &amp; Nyström, 2004)","previouslyFormattedCitation":"(D. R. Bellwood, Hughes, Folke, &amp; Nyström, 2004)"},"properties":{"noteIndex":0},"schema":"https://github.com/citation-style-language/schema/raw/master/csl-citation.json"}</w:instrText>
      </w:r>
      <w:r w:rsidR="000560AF" w:rsidRPr="00084CE8">
        <w:rPr>
          <w:rFonts w:ascii="Times New Roman" w:hAnsi="Times New Roman" w:cs="Times New Roman"/>
        </w:rPr>
        <w:fldChar w:fldCharType="separate"/>
      </w:r>
      <w:r w:rsidR="000E6FE1" w:rsidRPr="00084CE8">
        <w:rPr>
          <w:rFonts w:ascii="Times New Roman" w:hAnsi="Times New Roman" w:cs="Times New Roman"/>
          <w:noProof/>
        </w:rPr>
        <w:t>(D. R. Bellwood, Hughes, Folke, &amp; Nyström, 2004)</w:t>
      </w:r>
      <w:r w:rsidR="000560AF" w:rsidRPr="00084CE8">
        <w:rPr>
          <w:rFonts w:ascii="Times New Roman" w:hAnsi="Times New Roman" w:cs="Times New Roman"/>
        </w:rPr>
        <w:fldChar w:fldCharType="end"/>
      </w:r>
      <w:r w:rsidR="007175A5" w:rsidRPr="00084CE8">
        <w:rPr>
          <w:rFonts w:ascii="Times New Roman" w:hAnsi="Times New Roman" w:cs="Times New Roman"/>
        </w:rPr>
        <w:t>, as well as</w:t>
      </w:r>
      <w:r w:rsidRPr="00084CE8">
        <w:rPr>
          <w:rFonts w:ascii="Times New Roman" w:hAnsi="Times New Roman" w:cs="Times New Roman"/>
        </w:rPr>
        <w:t xml:space="preserve"> </w:t>
      </w:r>
      <w:r w:rsidR="000560AF" w:rsidRPr="00084CE8">
        <w:rPr>
          <w:rFonts w:ascii="Times New Roman" w:hAnsi="Times New Roman" w:cs="Times New Roman"/>
        </w:rPr>
        <w:t xml:space="preserve">life history </w:t>
      </w:r>
      <w:r w:rsidR="009F1381" w:rsidRPr="00084CE8">
        <w:rPr>
          <w:rFonts w:ascii="Times New Roman" w:hAnsi="Times New Roman" w:cs="Times New Roman"/>
        </w:rPr>
        <w:t xml:space="preserve">strategy </w:t>
      </w:r>
      <w:r w:rsidR="000560AF" w:rsidRPr="00084CE8">
        <w:rPr>
          <w:rFonts w:ascii="Times New Roman" w:hAnsi="Times New Roman" w:cs="Times New Roman"/>
        </w:rPr>
        <w:fldChar w:fldCharType="begin" w:fldLock="1"/>
      </w:r>
      <w:r w:rsidR="00605415" w:rsidRPr="00084CE8">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084CE8">
        <w:rPr>
          <w:rFonts w:ascii="Times New Roman" w:hAnsi="Times New Roman" w:cs="Times New Roman"/>
        </w:rPr>
        <w:fldChar w:fldCharType="separate"/>
      </w:r>
      <w:r w:rsidR="000560AF" w:rsidRPr="00084CE8">
        <w:rPr>
          <w:rFonts w:ascii="Times New Roman" w:hAnsi="Times New Roman" w:cs="Times New Roman"/>
          <w:noProof/>
        </w:rPr>
        <w:t>(Bak &amp; Engel, 1979)</w:t>
      </w:r>
      <w:r w:rsidR="000560AF" w:rsidRPr="00084CE8">
        <w:rPr>
          <w:rFonts w:ascii="Times New Roman" w:hAnsi="Times New Roman" w:cs="Times New Roman"/>
        </w:rPr>
        <w:fldChar w:fldCharType="end"/>
      </w:r>
      <w:r w:rsidR="000560AF" w:rsidRPr="00084CE8">
        <w:rPr>
          <w:rFonts w:ascii="Times New Roman" w:hAnsi="Times New Roman" w:cs="Times New Roman"/>
        </w:rPr>
        <w:t>.</w:t>
      </w:r>
      <w:r w:rsidR="007629C0" w:rsidRPr="00084CE8">
        <w:rPr>
          <w:rFonts w:ascii="Times New Roman" w:hAnsi="Times New Roman" w:cs="Times New Roman"/>
        </w:rPr>
        <w:t xml:space="preserve"> Because fish influence the community primarily though their role as consumers, they will be classified by trophic group and maximum body size</w:t>
      </w:r>
      <w:r w:rsidR="006C38CA" w:rsidRPr="00084CE8">
        <w:rPr>
          <w:rFonts w:ascii="Times New Roman" w:hAnsi="Times New Roman" w:cs="Times New Roman"/>
        </w:rPr>
        <w:t xml:space="preserve"> </w:t>
      </w:r>
      <w:r w:rsidR="009F6551" w:rsidRPr="00084CE8">
        <w:rPr>
          <w:rFonts w:ascii="Times New Roman" w:hAnsi="Times New Roman" w:cs="Times New Roman"/>
        </w:rPr>
        <w:fldChar w:fldCharType="begin" w:fldLock="1"/>
      </w:r>
      <w:r w:rsidR="00ED45D0" w:rsidRPr="00084CE8">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084CE8">
        <w:rPr>
          <w:rFonts w:ascii="Times New Roman" w:hAnsi="Times New Roman" w:cs="Times New Roman"/>
        </w:rPr>
        <w:fldChar w:fldCharType="separate"/>
      </w:r>
      <w:r w:rsidR="009F6551" w:rsidRPr="00084CE8">
        <w:rPr>
          <w:rFonts w:ascii="Times New Roman" w:hAnsi="Times New Roman" w:cs="Times New Roman"/>
          <w:noProof/>
        </w:rPr>
        <w:t>(Halpern &amp; Floeter, 2008)</w:t>
      </w:r>
      <w:r w:rsidR="009F6551" w:rsidRPr="00084CE8">
        <w:rPr>
          <w:rFonts w:ascii="Times New Roman" w:hAnsi="Times New Roman" w:cs="Times New Roman"/>
        </w:rPr>
        <w:fldChar w:fldCharType="end"/>
      </w:r>
      <w:r w:rsidR="007629C0" w:rsidRPr="00084CE8">
        <w:rPr>
          <w:rFonts w:ascii="Times New Roman" w:hAnsi="Times New Roman" w:cs="Times New Roman"/>
        </w:rPr>
        <w:t>.</w:t>
      </w:r>
    </w:p>
    <w:p w14:paraId="48034B07" w14:textId="196C42C5" w:rsidR="00C8570D" w:rsidRPr="008E357D" w:rsidRDefault="00D92176" w:rsidP="00D719EB">
      <w:pPr>
        <w:pStyle w:val="Heading2"/>
      </w:pPr>
      <w:r w:rsidRPr="008E357D">
        <w:t>Modeling</w:t>
      </w:r>
    </w:p>
    <w:p w14:paraId="27F70DF8" w14:textId="66BCB183" w:rsidR="00D92176" w:rsidRPr="00084CE8" w:rsidRDefault="00D92176" w:rsidP="00D719EB">
      <w:pPr>
        <w:spacing w:line="480" w:lineRule="auto"/>
        <w:rPr>
          <w:rFonts w:ascii="Times New Roman" w:hAnsi="Times New Roman" w:cs="Times New Roman"/>
        </w:rPr>
      </w:pPr>
      <w:r w:rsidRPr="00084CE8">
        <w:rPr>
          <w:rFonts w:ascii="Times New Roman" w:hAnsi="Times New Roman" w:cs="Times New Roman"/>
        </w:rPr>
        <w:tab/>
      </w:r>
      <w:r w:rsidR="00084CE8" w:rsidRPr="00084CE8">
        <w:rPr>
          <w:rFonts w:ascii="Times New Roman" w:hAnsi="Times New Roman" w:cs="Times New Roman"/>
        </w:rPr>
        <w:t>The relationships between fishes, sponges, and corals were modeled in a linear regression framework. A</w:t>
      </w:r>
      <w:r w:rsidRPr="00084CE8">
        <w:rPr>
          <w:rFonts w:ascii="Times New Roman" w:hAnsi="Times New Roman" w:cs="Times New Roman"/>
        </w:rPr>
        <w:t xml:space="preserve"> model with</w:t>
      </w:r>
      <w:r w:rsidR="00084CE8" w:rsidRPr="00084CE8">
        <w:rPr>
          <w:rFonts w:ascii="Times New Roman" w:hAnsi="Times New Roman" w:cs="Times New Roman"/>
        </w:rPr>
        <w:t xml:space="preserve"> an</w:t>
      </w:r>
      <w:r w:rsidRPr="00084CE8">
        <w:rPr>
          <w:rFonts w:ascii="Times New Roman" w:hAnsi="Times New Roman" w:cs="Times New Roman"/>
        </w:rPr>
        <w:t xml:space="preserve"> interactive effect of sponges and corals </w:t>
      </w:r>
      <w:r w:rsidR="00084CE8" w:rsidRPr="00084CE8">
        <w:rPr>
          <w:rFonts w:ascii="Times New Roman" w:hAnsi="Times New Roman" w:cs="Times New Roman"/>
        </w:rPr>
        <w:t>was included in case</w:t>
      </w:r>
      <w:r w:rsidRPr="00084CE8">
        <w:rPr>
          <w:rFonts w:ascii="Times New Roman" w:hAnsi="Times New Roman" w:cs="Times New Roman"/>
        </w:rPr>
        <w:t xml:space="preserve"> fish do not have a preference for using</w:t>
      </w:r>
      <w:r w:rsidR="00084CE8" w:rsidRPr="00084CE8">
        <w:rPr>
          <w:rFonts w:ascii="Times New Roman" w:hAnsi="Times New Roman" w:cs="Times New Roman"/>
        </w:rPr>
        <w:t xml:space="preserve"> the structural complexity of</w:t>
      </w:r>
      <w:r w:rsidRPr="00084CE8">
        <w:rPr>
          <w:rFonts w:ascii="Times New Roman" w:hAnsi="Times New Roman" w:cs="Times New Roman"/>
        </w:rPr>
        <w:t xml:space="preserve"> </w:t>
      </w:r>
      <w:r w:rsidR="00084CE8" w:rsidRPr="00084CE8">
        <w:rPr>
          <w:rFonts w:ascii="Times New Roman" w:hAnsi="Times New Roman" w:cs="Times New Roman"/>
        </w:rPr>
        <w:t>corals over sponges</w:t>
      </w:r>
      <w:r w:rsidRPr="00084CE8">
        <w:rPr>
          <w:rFonts w:ascii="Times New Roman" w:hAnsi="Times New Roman" w:cs="Times New Roman"/>
        </w:rPr>
        <w:t xml:space="preserve"> for shelter</w:t>
      </w:r>
      <w:r w:rsidR="00084CE8" w:rsidRPr="00084CE8">
        <w:rPr>
          <w:rFonts w:ascii="Times New Roman" w:hAnsi="Times New Roman" w:cs="Times New Roman"/>
        </w:rPr>
        <w:t>.</w:t>
      </w:r>
    </w:p>
    <w:p w14:paraId="70A1E707" w14:textId="322B8A43" w:rsidR="0056182E" w:rsidRPr="00084CE8" w:rsidRDefault="00084CE8" w:rsidP="00D719EB">
      <w:pPr>
        <w:spacing w:line="480" w:lineRule="auto"/>
        <w:ind w:firstLine="720"/>
        <w:rPr>
          <w:rFonts w:ascii="Times New Roman" w:hAnsi="Times New Roman" w:cs="Times New Roman"/>
        </w:rPr>
      </w:pPr>
      <w:r w:rsidRPr="00084CE8">
        <w:rPr>
          <w:rFonts w:ascii="Times New Roman" w:hAnsi="Times New Roman" w:cs="Times New Roman"/>
        </w:rPr>
        <w:t>W</w:t>
      </w:r>
      <w:r w:rsidR="0056182E" w:rsidRPr="00084CE8">
        <w:rPr>
          <w:rFonts w:ascii="Times New Roman" w:hAnsi="Times New Roman" w:cs="Times New Roman"/>
        </w:rPr>
        <w:t>e will assume the species within</w:t>
      </w:r>
      <w:r w:rsidRPr="00084CE8">
        <w:rPr>
          <w:rFonts w:ascii="Times New Roman" w:hAnsi="Times New Roman" w:cs="Times New Roman"/>
        </w:rPr>
        <w:t xml:space="preserve"> an</w:t>
      </w:r>
      <w:r w:rsidR="0056182E" w:rsidRPr="00084CE8">
        <w:rPr>
          <w:rFonts w:ascii="Times New Roman" w:hAnsi="Times New Roman" w:cs="Times New Roman"/>
        </w:rPr>
        <w:t xml:space="preserve"> RTU have </w:t>
      </w:r>
      <w:r w:rsidRPr="00084CE8">
        <w:rPr>
          <w:rFonts w:ascii="Times New Roman" w:hAnsi="Times New Roman" w:cs="Times New Roman"/>
        </w:rPr>
        <w:t xml:space="preserve">the </w:t>
      </w:r>
      <w:r w:rsidR="0056182E" w:rsidRPr="00084CE8">
        <w:rPr>
          <w:rFonts w:ascii="Times New Roman" w:hAnsi="Times New Roman" w:cs="Times New Roman"/>
        </w:rPr>
        <w:t>same detectabili</w:t>
      </w:r>
      <w:r w:rsidRPr="00084CE8">
        <w:rPr>
          <w:rFonts w:ascii="Times New Roman" w:hAnsi="Times New Roman" w:cs="Times New Roman"/>
        </w:rPr>
        <w:t>ty, abundance, and distribution. An</w:t>
      </w:r>
      <w:r w:rsidR="0056182E" w:rsidRPr="00084CE8">
        <w:rPr>
          <w:rFonts w:ascii="Times New Roman" w:hAnsi="Times New Roman" w:cs="Times New Roman"/>
        </w:rPr>
        <w:t xml:space="preserve"> RTU</w:t>
      </w:r>
      <w:r w:rsidRPr="00084CE8">
        <w:rPr>
          <w:rFonts w:ascii="Times New Roman" w:hAnsi="Times New Roman" w:cs="Times New Roman"/>
        </w:rPr>
        <w:t xml:space="preserve"> may include one</w:t>
      </w:r>
      <w:r w:rsidR="0056182E" w:rsidRPr="00084CE8">
        <w:rPr>
          <w:rFonts w:ascii="Times New Roman" w:hAnsi="Times New Roman" w:cs="Times New Roman"/>
        </w:rPr>
        <w:t xml:space="preserve"> species </w:t>
      </w:r>
      <w:r w:rsidRPr="00084CE8">
        <w:rPr>
          <w:rFonts w:ascii="Times New Roman" w:hAnsi="Times New Roman" w:cs="Times New Roman"/>
        </w:rPr>
        <w:t xml:space="preserve">that </w:t>
      </w:r>
      <w:r w:rsidR="0056182E" w:rsidRPr="00084CE8">
        <w:rPr>
          <w:rFonts w:ascii="Times New Roman" w:hAnsi="Times New Roman" w:cs="Times New Roman"/>
        </w:rPr>
        <w:t>may be more common</w:t>
      </w:r>
      <w:r w:rsidRPr="00084CE8">
        <w:rPr>
          <w:rFonts w:ascii="Times New Roman" w:hAnsi="Times New Roman" w:cs="Times New Roman"/>
        </w:rPr>
        <w:t xml:space="preserve"> than the other included in the RTU</w:t>
      </w:r>
      <w:r w:rsidR="0056182E" w:rsidRPr="00084CE8">
        <w:rPr>
          <w:rFonts w:ascii="Times New Roman" w:hAnsi="Times New Roman" w:cs="Times New Roman"/>
        </w:rPr>
        <w:t>, but we assume not</w:t>
      </w:r>
      <w:r w:rsidRPr="00084CE8">
        <w:rPr>
          <w:rFonts w:ascii="Times New Roman" w:hAnsi="Times New Roman" w:cs="Times New Roman"/>
        </w:rPr>
        <w:t>.</w:t>
      </w:r>
    </w:p>
    <w:p w14:paraId="18DCFB50" w14:textId="77777777" w:rsidR="0056182E" w:rsidRPr="00084CE8" w:rsidRDefault="0056182E" w:rsidP="00084CE8">
      <w:pPr>
        <w:rPr>
          <w:rFonts w:ascii="Times New Roman" w:hAnsi="Times New Roman" w:cs="Times New Roman"/>
        </w:rPr>
      </w:pPr>
    </w:p>
    <w:p w14:paraId="4925839B"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3F36A7A0"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2EC9888E"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4888ADA"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54389D1"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B0AC862"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37B60695"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5D2757B2"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pPr>
    </w:p>
    <w:p w14:paraId="032F7B86" w14:textId="77777777" w:rsidR="00B52D94" w:rsidRPr="00084CE8" w:rsidRDefault="00B52D94" w:rsidP="006C38CA">
      <w:pPr>
        <w:widowControl w:val="0"/>
        <w:autoSpaceDE w:val="0"/>
        <w:autoSpaceDN w:val="0"/>
        <w:adjustRightInd w:val="0"/>
        <w:spacing w:line="480" w:lineRule="auto"/>
        <w:outlineLvl w:val="0"/>
        <w:rPr>
          <w:rFonts w:ascii="Times New Roman" w:hAnsi="Times New Roman" w:cs="Times New Roman"/>
          <w:b/>
        </w:rPr>
        <w:sectPr w:rsidR="00B52D94" w:rsidRPr="00084CE8" w:rsidSect="001B7F7A">
          <w:footerReference w:type="default" r:id="rId11"/>
          <w:pgSz w:w="12240" w:h="15840"/>
          <w:pgMar w:top="1440" w:right="1440" w:bottom="1440" w:left="1440" w:header="720" w:footer="720" w:gutter="0"/>
          <w:cols w:space="720"/>
          <w:docGrid w:linePitch="360"/>
        </w:sectPr>
      </w:pPr>
    </w:p>
    <w:p w14:paraId="599B18FD" w14:textId="77777777" w:rsidR="000560AF" w:rsidRPr="00084CE8" w:rsidRDefault="000560AF" w:rsidP="00D719EB">
      <w:pPr>
        <w:pStyle w:val="Heading1"/>
      </w:pPr>
      <w:r w:rsidRPr="00084CE8">
        <w:lastRenderedPageBreak/>
        <w:t>Literature Cited</w:t>
      </w:r>
    </w:p>
    <w:p w14:paraId="2E1A833E" w14:textId="77777777" w:rsidR="000560A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r w:rsidRPr="00084CE8">
        <w:rPr>
          <w:rFonts w:ascii="Times New Roman" w:eastAsia="Times New Roman" w:hAnsi="Times New Roman" w:cs="Times New Roman"/>
        </w:rPr>
        <w:t xml:space="preserve">R Core Team (2017). R: A language and environment for statistical computing. </w:t>
      </w:r>
    </w:p>
    <w:p w14:paraId="3A3A1E47" w14:textId="7E805FDD" w:rsidR="0084036F" w:rsidRPr="00084CE8"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r w:rsidRPr="00084CE8">
        <w:rPr>
          <w:rFonts w:ascii="Times New Roman" w:eastAsia="Times New Roman" w:hAnsi="Times New Roman" w:cs="Times New Roman"/>
        </w:rPr>
        <w:t xml:space="preserve">R Foundation for Statistical Computing, Vienna, Austria. URL </w:t>
      </w:r>
      <w:r w:rsidR="0084036F" w:rsidRPr="00084CE8">
        <w:rPr>
          <w:rFonts w:ascii="Times New Roman" w:hAnsi="Times New Roman" w:cs="Times New Roman"/>
        </w:rPr>
        <w:t>https://www.R-project.org/</w:t>
      </w:r>
      <w:r w:rsidRPr="00084CE8">
        <w:rPr>
          <w:rFonts w:ascii="Times New Roman" w:eastAsia="Times New Roman" w:hAnsi="Times New Roman" w:cs="Times New Roman"/>
        </w:rPr>
        <w:t>.</w:t>
      </w:r>
    </w:p>
    <w:p w14:paraId="194B5550" w14:textId="788F2479" w:rsidR="00045783" w:rsidRPr="00045783" w:rsidRDefault="000560AF" w:rsidP="00045783">
      <w:pPr>
        <w:widowControl w:val="0"/>
        <w:autoSpaceDE w:val="0"/>
        <w:autoSpaceDN w:val="0"/>
        <w:adjustRightInd w:val="0"/>
        <w:spacing w:line="480" w:lineRule="auto"/>
        <w:ind w:left="480" w:hanging="480"/>
        <w:rPr>
          <w:rFonts w:ascii="Times New Roman" w:hAnsi="Times New Roman" w:cs="Times New Roman"/>
          <w:noProof/>
        </w:rPr>
      </w:pPr>
      <w:r w:rsidRPr="00084CE8">
        <w:rPr>
          <w:rFonts w:ascii="Times New Roman" w:hAnsi="Times New Roman" w:cs="Times New Roman"/>
        </w:rPr>
        <w:fldChar w:fldCharType="begin" w:fldLock="1"/>
      </w:r>
      <w:r w:rsidRPr="00084CE8">
        <w:rPr>
          <w:rFonts w:ascii="Times New Roman" w:hAnsi="Times New Roman" w:cs="Times New Roman"/>
        </w:rPr>
        <w:instrText xml:space="preserve">ADDIN Mendeley Bibliography CSL_BIBLIOGRAPHY </w:instrText>
      </w:r>
      <w:r w:rsidRPr="00084CE8">
        <w:rPr>
          <w:rFonts w:ascii="Times New Roman" w:hAnsi="Times New Roman" w:cs="Times New Roman"/>
        </w:rPr>
        <w:fldChar w:fldCharType="separate"/>
      </w:r>
      <w:r w:rsidR="00045783" w:rsidRPr="00045783">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045783" w:rsidRPr="00045783">
        <w:rPr>
          <w:rFonts w:ascii="Times New Roman" w:hAnsi="Times New Roman" w:cs="Times New Roman"/>
          <w:i/>
          <w:iCs/>
          <w:noProof/>
        </w:rPr>
        <w:t>Scientific Reports</w:t>
      </w:r>
      <w:r w:rsidR="00045783" w:rsidRPr="00045783">
        <w:rPr>
          <w:rFonts w:ascii="Times New Roman" w:hAnsi="Times New Roman" w:cs="Times New Roman"/>
          <w:noProof/>
        </w:rPr>
        <w:t xml:space="preserve">, </w:t>
      </w:r>
      <w:r w:rsidR="00045783" w:rsidRPr="00045783">
        <w:rPr>
          <w:rFonts w:ascii="Times New Roman" w:hAnsi="Times New Roman" w:cs="Times New Roman"/>
          <w:i/>
          <w:iCs/>
          <w:noProof/>
        </w:rPr>
        <w:t>3</w:t>
      </w:r>
      <w:r w:rsidR="00045783" w:rsidRPr="00045783">
        <w:rPr>
          <w:rFonts w:ascii="Times New Roman" w:hAnsi="Times New Roman" w:cs="Times New Roman"/>
          <w:noProof/>
        </w:rPr>
        <w:t>, 1–5. https://doi.org/10.1038/srep03486</w:t>
      </w:r>
    </w:p>
    <w:p w14:paraId="7A149641"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045783">
        <w:rPr>
          <w:rFonts w:ascii="Times New Roman" w:hAnsi="Times New Roman" w:cs="Times New Roman"/>
          <w:i/>
          <w:iCs/>
          <w:noProof/>
        </w:rPr>
        <w:t>61</w:t>
      </w:r>
      <w:r w:rsidRPr="00045783">
        <w:rPr>
          <w:rFonts w:ascii="Times New Roman" w:hAnsi="Times New Roman" w:cs="Times New Roman"/>
          <w:noProof/>
        </w:rPr>
        <w:t>(10). https://doi.org/10.1525/bio.2011.61.10.8</w:t>
      </w:r>
    </w:p>
    <w:p w14:paraId="02D544A9"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045783">
        <w:rPr>
          <w:rFonts w:ascii="Times New Roman" w:hAnsi="Times New Roman" w:cs="Times New Roman"/>
          <w:i/>
          <w:iCs/>
          <w:noProof/>
        </w:rPr>
        <w:t>Marine Biology</w:t>
      </w:r>
      <w:r w:rsidRPr="00045783">
        <w:rPr>
          <w:rFonts w:ascii="Times New Roman" w:hAnsi="Times New Roman" w:cs="Times New Roman"/>
          <w:noProof/>
        </w:rPr>
        <w:t xml:space="preserve">, </w:t>
      </w:r>
      <w:r w:rsidRPr="00045783">
        <w:rPr>
          <w:rFonts w:ascii="Times New Roman" w:hAnsi="Times New Roman" w:cs="Times New Roman"/>
          <w:i/>
          <w:iCs/>
          <w:noProof/>
        </w:rPr>
        <w:t>54</w:t>
      </w:r>
      <w:r w:rsidRPr="00045783">
        <w:rPr>
          <w:rFonts w:ascii="Times New Roman" w:hAnsi="Times New Roman" w:cs="Times New Roman"/>
          <w:noProof/>
        </w:rPr>
        <w:t>, 341–352.</w:t>
      </w:r>
    </w:p>
    <w:p w14:paraId="4AB7C369"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Beger, M., Jones, G., &amp; Munday, P. (2003). Conservation of coral reef biodiversity: a comparison of reserve selection procedures for corals and fishes. </w:t>
      </w:r>
      <w:r w:rsidRPr="00045783">
        <w:rPr>
          <w:rFonts w:ascii="Times New Roman" w:hAnsi="Times New Roman" w:cs="Times New Roman"/>
          <w:i/>
          <w:iCs/>
          <w:noProof/>
        </w:rPr>
        <w:t>Biol Cons</w:t>
      </w:r>
      <w:r w:rsidRPr="00045783">
        <w:rPr>
          <w:rFonts w:ascii="Times New Roman" w:hAnsi="Times New Roman" w:cs="Times New Roman"/>
          <w:noProof/>
        </w:rPr>
        <w:t xml:space="preserve">, </w:t>
      </w:r>
      <w:r w:rsidRPr="00045783">
        <w:rPr>
          <w:rFonts w:ascii="Times New Roman" w:hAnsi="Times New Roman" w:cs="Times New Roman"/>
          <w:i/>
          <w:iCs/>
          <w:noProof/>
        </w:rPr>
        <w:t>111</w:t>
      </w:r>
      <w:r w:rsidRPr="00045783">
        <w:rPr>
          <w:rFonts w:ascii="Times New Roman" w:hAnsi="Times New Roman" w:cs="Times New Roman"/>
          <w:noProof/>
        </w:rPr>
        <w:t>.</w:t>
      </w:r>
    </w:p>
    <w:p w14:paraId="06D07FF2"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Bell, J. J. (2008). The functional roles of marine sponges. </w:t>
      </w:r>
      <w:r w:rsidRPr="00045783">
        <w:rPr>
          <w:rFonts w:ascii="Times New Roman" w:hAnsi="Times New Roman" w:cs="Times New Roman"/>
          <w:i/>
          <w:iCs/>
          <w:noProof/>
        </w:rPr>
        <w:t>Estuarine, Coastal and Shelf Science</w:t>
      </w:r>
      <w:r w:rsidRPr="00045783">
        <w:rPr>
          <w:rFonts w:ascii="Times New Roman" w:hAnsi="Times New Roman" w:cs="Times New Roman"/>
          <w:noProof/>
        </w:rPr>
        <w:t xml:space="preserve">, </w:t>
      </w:r>
      <w:r w:rsidRPr="00045783">
        <w:rPr>
          <w:rFonts w:ascii="Times New Roman" w:hAnsi="Times New Roman" w:cs="Times New Roman"/>
          <w:i/>
          <w:iCs/>
          <w:noProof/>
        </w:rPr>
        <w:t>79</w:t>
      </w:r>
      <w:r w:rsidRPr="00045783">
        <w:rPr>
          <w:rFonts w:ascii="Times New Roman" w:hAnsi="Times New Roman" w:cs="Times New Roman"/>
          <w:noProof/>
        </w:rPr>
        <w:t>, 341–353. https://doi.org/10.1016/j.ecss.2008.05.002</w:t>
      </w:r>
    </w:p>
    <w:p w14:paraId="07C92782"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Bellwood, D. R., &amp; Hughes, T. P. (2001). Regional-Scale Assembly Rules and Biodiversty of Coral Reefs. </w:t>
      </w:r>
      <w:r w:rsidRPr="00045783">
        <w:rPr>
          <w:rFonts w:ascii="Times New Roman" w:hAnsi="Times New Roman" w:cs="Times New Roman"/>
          <w:i/>
          <w:iCs/>
          <w:noProof/>
        </w:rPr>
        <w:t>Science</w:t>
      </w:r>
      <w:r w:rsidRPr="00045783">
        <w:rPr>
          <w:rFonts w:ascii="Times New Roman" w:hAnsi="Times New Roman" w:cs="Times New Roman"/>
          <w:noProof/>
        </w:rPr>
        <w:t xml:space="preserve">, </w:t>
      </w:r>
      <w:r w:rsidRPr="00045783">
        <w:rPr>
          <w:rFonts w:ascii="Times New Roman" w:hAnsi="Times New Roman" w:cs="Times New Roman"/>
          <w:i/>
          <w:iCs/>
          <w:noProof/>
        </w:rPr>
        <w:t>292</w:t>
      </w:r>
      <w:r w:rsidRPr="00045783">
        <w:rPr>
          <w:rFonts w:ascii="Times New Roman" w:hAnsi="Times New Roman" w:cs="Times New Roman"/>
          <w:noProof/>
        </w:rPr>
        <w:t>(May), 1532–1534. https://doi.org/Doi 10.1126/Science.1058635</w:t>
      </w:r>
    </w:p>
    <w:p w14:paraId="4AFD495E"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Bellwood, D. R., Hughes, T. P., Folke, C., &amp; Nyström, M. (2004). Confronting the coral reef crisis. </w:t>
      </w:r>
      <w:r w:rsidRPr="00045783">
        <w:rPr>
          <w:rFonts w:ascii="Times New Roman" w:hAnsi="Times New Roman" w:cs="Times New Roman"/>
          <w:i/>
          <w:iCs/>
          <w:noProof/>
        </w:rPr>
        <w:t>Nature</w:t>
      </w:r>
      <w:r w:rsidRPr="00045783">
        <w:rPr>
          <w:rFonts w:ascii="Times New Roman" w:hAnsi="Times New Roman" w:cs="Times New Roman"/>
          <w:noProof/>
        </w:rPr>
        <w:t xml:space="preserve">, </w:t>
      </w:r>
      <w:r w:rsidRPr="00045783">
        <w:rPr>
          <w:rFonts w:ascii="Times New Roman" w:hAnsi="Times New Roman" w:cs="Times New Roman"/>
          <w:i/>
          <w:iCs/>
          <w:noProof/>
        </w:rPr>
        <w:t>429</w:t>
      </w:r>
      <w:r w:rsidRPr="00045783">
        <w:rPr>
          <w:rFonts w:ascii="Times New Roman" w:hAnsi="Times New Roman" w:cs="Times New Roman"/>
          <w:noProof/>
        </w:rPr>
        <w:t>, 827–833. https://doi.org/https://doi.org/10.1038/nature21707</w:t>
      </w:r>
    </w:p>
    <w:p w14:paraId="71F47C41"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045783">
        <w:rPr>
          <w:rFonts w:ascii="Times New Roman" w:hAnsi="Times New Roman" w:cs="Times New Roman"/>
          <w:i/>
          <w:iCs/>
          <w:noProof/>
        </w:rPr>
        <w:t>Coral Reefs</w:t>
      </w:r>
      <w:r w:rsidRPr="00045783">
        <w:rPr>
          <w:rFonts w:ascii="Times New Roman" w:hAnsi="Times New Roman" w:cs="Times New Roman"/>
          <w:noProof/>
        </w:rPr>
        <w:t xml:space="preserve">, </w:t>
      </w:r>
      <w:r w:rsidRPr="00045783">
        <w:rPr>
          <w:rFonts w:ascii="Times New Roman" w:hAnsi="Times New Roman" w:cs="Times New Roman"/>
          <w:i/>
          <w:iCs/>
          <w:noProof/>
        </w:rPr>
        <w:t>36</w:t>
      </w:r>
      <w:r w:rsidRPr="00045783">
        <w:rPr>
          <w:rFonts w:ascii="Times New Roman" w:hAnsi="Times New Roman" w:cs="Times New Roman"/>
          <w:noProof/>
        </w:rPr>
        <w:t>, 561–575. https://doi.org/10.1007/s00338-017-1539-z</w:t>
      </w:r>
    </w:p>
    <w:p w14:paraId="4B4FB309"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lastRenderedPageBreak/>
        <w:t xml:space="preserve">Duelli, P., &amp; Obrist, M. K. (2003). Biodiversity indicators: The choice of values and measures. </w:t>
      </w:r>
      <w:r w:rsidRPr="00045783">
        <w:rPr>
          <w:rFonts w:ascii="Times New Roman" w:hAnsi="Times New Roman" w:cs="Times New Roman"/>
          <w:i/>
          <w:iCs/>
          <w:noProof/>
        </w:rPr>
        <w:t>Agriculture, Ecosystems and Environment</w:t>
      </w:r>
      <w:r w:rsidRPr="00045783">
        <w:rPr>
          <w:rFonts w:ascii="Times New Roman" w:hAnsi="Times New Roman" w:cs="Times New Roman"/>
          <w:noProof/>
        </w:rPr>
        <w:t xml:space="preserve">, </w:t>
      </w:r>
      <w:r w:rsidRPr="00045783">
        <w:rPr>
          <w:rFonts w:ascii="Times New Roman" w:hAnsi="Times New Roman" w:cs="Times New Roman"/>
          <w:i/>
          <w:iCs/>
          <w:noProof/>
        </w:rPr>
        <w:t>98</w:t>
      </w:r>
      <w:r w:rsidRPr="00045783">
        <w:rPr>
          <w:rFonts w:ascii="Times New Roman" w:hAnsi="Times New Roman" w:cs="Times New Roman"/>
          <w:noProof/>
        </w:rPr>
        <w:t>(1–3), 87–98. https://doi.org/10.1016/S0167-8809(03)00072-0</w:t>
      </w:r>
    </w:p>
    <w:p w14:paraId="4B944FFD"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Emmett Duffy, J. (2009). Why biodiversity is important to the functioning of real-world ecosystems. </w:t>
      </w:r>
      <w:r w:rsidRPr="00045783">
        <w:rPr>
          <w:rFonts w:ascii="Times New Roman" w:hAnsi="Times New Roman" w:cs="Times New Roman"/>
          <w:i/>
          <w:iCs/>
          <w:noProof/>
        </w:rPr>
        <w:t>Frontiers in Ecology and the Environment</w:t>
      </w:r>
      <w:r w:rsidRPr="00045783">
        <w:rPr>
          <w:rFonts w:ascii="Times New Roman" w:hAnsi="Times New Roman" w:cs="Times New Roman"/>
          <w:noProof/>
        </w:rPr>
        <w:t xml:space="preserve">, </w:t>
      </w:r>
      <w:r w:rsidRPr="00045783">
        <w:rPr>
          <w:rFonts w:ascii="Times New Roman" w:hAnsi="Times New Roman" w:cs="Times New Roman"/>
          <w:i/>
          <w:iCs/>
          <w:noProof/>
        </w:rPr>
        <w:t>7</w:t>
      </w:r>
      <w:r w:rsidRPr="00045783">
        <w:rPr>
          <w:rFonts w:ascii="Times New Roman" w:hAnsi="Times New Roman" w:cs="Times New Roman"/>
          <w:noProof/>
        </w:rPr>
        <w:t>(8), 437–444. https://doi.org/10.1890/070195</w:t>
      </w:r>
    </w:p>
    <w:p w14:paraId="13CD7015"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Emslie, M. J., Cheal, A. J., MacNeil, M. A., Miller, I. R., &amp; Sweatman, H. P. A. (2018). Reef fish communities are spooked by scuba surveys and may take hours to recover. </w:t>
      </w:r>
      <w:r w:rsidRPr="00045783">
        <w:rPr>
          <w:rFonts w:ascii="Times New Roman" w:hAnsi="Times New Roman" w:cs="Times New Roman"/>
          <w:i/>
          <w:iCs/>
          <w:noProof/>
        </w:rPr>
        <w:t>PeerJ</w:t>
      </w:r>
      <w:r w:rsidRPr="00045783">
        <w:rPr>
          <w:rFonts w:ascii="Times New Roman" w:hAnsi="Times New Roman" w:cs="Times New Roman"/>
          <w:noProof/>
        </w:rPr>
        <w:t xml:space="preserve">, </w:t>
      </w:r>
      <w:r w:rsidRPr="00045783">
        <w:rPr>
          <w:rFonts w:ascii="Times New Roman" w:hAnsi="Times New Roman" w:cs="Times New Roman"/>
          <w:i/>
          <w:iCs/>
          <w:noProof/>
        </w:rPr>
        <w:t>6</w:t>
      </w:r>
      <w:r w:rsidRPr="00045783">
        <w:rPr>
          <w:rFonts w:ascii="Times New Roman" w:hAnsi="Times New Roman" w:cs="Times New Roman"/>
          <w:noProof/>
        </w:rPr>
        <w:t>, e4886. https://doi.org/10.7717/peerj.4886</w:t>
      </w:r>
    </w:p>
    <w:p w14:paraId="4B51A0EE"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045783">
        <w:rPr>
          <w:rFonts w:ascii="Times New Roman" w:hAnsi="Times New Roman" w:cs="Times New Roman"/>
          <w:i/>
          <w:iCs/>
          <w:noProof/>
        </w:rPr>
        <w:t>Diversity and Distributions</w:t>
      </w:r>
      <w:r w:rsidRPr="00045783">
        <w:rPr>
          <w:rFonts w:ascii="Times New Roman" w:hAnsi="Times New Roman" w:cs="Times New Roman"/>
          <w:noProof/>
        </w:rPr>
        <w:t>. https://doi.org/10.1111/ddi.12361</w:t>
      </w:r>
    </w:p>
    <w:p w14:paraId="1597B95C"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045783">
        <w:rPr>
          <w:rFonts w:ascii="Times New Roman" w:hAnsi="Times New Roman" w:cs="Times New Roman"/>
          <w:i/>
          <w:iCs/>
          <w:noProof/>
        </w:rPr>
        <w:t>Journal for Nature Conservation</w:t>
      </w:r>
      <w:r w:rsidRPr="00045783">
        <w:rPr>
          <w:rFonts w:ascii="Times New Roman" w:hAnsi="Times New Roman" w:cs="Times New Roman"/>
          <w:noProof/>
        </w:rPr>
        <w:t xml:space="preserve">, </w:t>
      </w:r>
      <w:r w:rsidRPr="00045783">
        <w:rPr>
          <w:rFonts w:ascii="Times New Roman" w:hAnsi="Times New Roman" w:cs="Times New Roman"/>
          <w:i/>
          <w:iCs/>
          <w:noProof/>
        </w:rPr>
        <w:t>24</w:t>
      </w:r>
      <w:r w:rsidRPr="00045783">
        <w:rPr>
          <w:rFonts w:ascii="Times New Roman" w:hAnsi="Times New Roman" w:cs="Times New Roman"/>
          <w:noProof/>
        </w:rPr>
        <w:t>, 1–9. https://doi.org/10.1016/j.jnc.2015.01.002</w:t>
      </w:r>
    </w:p>
    <w:p w14:paraId="78AEAB4D"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Habibi, A., Setiasih, N., &amp; Sartin, J. (2007). A decade of reef check monitoring: Indonesian coral reefs, condition and trends.</w:t>
      </w:r>
    </w:p>
    <w:p w14:paraId="5FEEA19B"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Halpern, B. S., &amp; Floeter, S. R. (2008). Functional diversity responses to changing species richness in reef fish communities. </w:t>
      </w:r>
      <w:r w:rsidRPr="00045783">
        <w:rPr>
          <w:rFonts w:ascii="Times New Roman" w:hAnsi="Times New Roman" w:cs="Times New Roman"/>
          <w:i/>
          <w:iCs/>
          <w:noProof/>
        </w:rPr>
        <w:t>Marine Ecology Progress Series</w:t>
      </w:r>
      <w:r w:rsidRPr="00045783">
        <w:rPr>
          <w:rFonts w:ascii="Times New Roman" w:hAnsi="Times New Roman" w:cs="Times New Roman"/>
          <w:noProof/>
        </w:rPr>
        <w:t>. https://doi.org/10.3354/meps07553</w:t>
      </w:r>
    </w:p>
    <w:p w14:paraId="60BAA214"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Hamilton, A. J. (2005). Species diversity or biodiversity? </w:t>
      </w:r>
      <w:r w:rsidRPr="00045783">
        <w:rPr>
          <w:rFonts w:ascii="Times New Roman" w:hAnsi="Times New Roman" w:cs="Times New Roman"/>
          <w:i/>
          <w:iCs/>
          <w:noProof/>
        </w:rPr>
        <w:t xml:space="preserve">Journal of Environmental </w:t>
      </w:r>
      <w:r w:rsidRPr="00045783">
        <w:rPr>
          <w:rFonts w:ascii="Times New Roman" w:hAnsi="Times New Roman" w:cs="Times New Roman"/>
          <w:i/>
          <w:iCs/>
          <w:noProof/>
        </w:rPr>
        <w:lastRenderedPageBreak/>
        <w:t>Management</w:t>
      </w:r>
      <w:r w:rsidRPr="00045783">
        <w:rPr>
          <w:rFonts w:ascii="Times New Roman" w:hAnsi="Times New Roman" w:cs="Times New Roman"/>
          <w:noProof/>
        </w:rPr>
        <w:t>. https://doi.org/10.1016/j.jenvman.2004.11.012</w:t>
      </w:r>
    </w:p>
    <w:p w14:paraId="72E8D33F"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045783">
        <w:rPr>
          <w:rFonts w:ascii="Times New Roman" w:hAnsi="Times New Roman" w:cs="Times New Roman"/>
          <w:i/>
          <w:iCs/>
          <w:noProof/>
        </w:rPr>
        <w:t>Nature</w:t>
      </w:r>
      <w:r w:rsidRPr="00045783">
        <w:rPr>
          <w:rFonts w:ascii="Times New Roman" w:hAnsi="Times New Roman" w:cs="Times New Roman"/>
          <w:noProof/>
        </w:rPr>
        <w:t xml:space="preserve">, </w:t>
      </w:r>
      <w:r w:rsidRPr="00045783">
        <w:rPr>
          <w:rFonts w:ascii="Times New Roman" w:hAnsi="Times New Roman" w:cs="Times New Roman"/>
          <w:i/>
          <w:iCs/>
          <w:noProof/>
        </w:rPr>
        <w:t>543</w:t>
      </w:r>
      <w:r w:rsidRPr="00045783">
        <w:rPr>
          <w:rFonts w:ascii="Times New Roman" w:hAnsi="Times New Roman" w:cs="Times New Roman"/>
          <w:noProof/>
        </w:rPr>
        <w:t>(7645), 373–377. https://doi.org/10.1038/nature21707</w:t>
      </w:r>
    </w:p>
    <w:p w14:paraId="68FD0CFF"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Kerry, J. T., &amp; Bellwood, D. R. (2012). The effect of coral morphology on shelter selection by coral reef fishes. </w:t>
      </w:r>
      <w:r w:rsidRPr="00045783">
        <w:rPr>
          <w:rFonts w:ascii="Times New Roman" w:hAnsi="Times New Roman" w:cs="Times New Roman"/>
          <w:i/>
          <w:iCs/>
          <w:noProof/>
        </w:rPr>
        <w:t>Coral Reefs</w:t>
      </w:r>
      <w:r w:rsidRPr="00045783">
        <w:rPr>
          <w:rFonts w:ascii="Times New Roman" w:hAnsi="Times New Roman" w:cs="Times New Roman"/>
          <w:noProof/>
        </w:rPr>
        <w:t xml:space="preserve">, </w:t>
      </w:r>
      <w:r w:rsidRPr="00045783">
        <w:rPr>
          <w:rFonts w:ascii="Times New Roman" w:hAnsi="Times New Roman" w:cs="Times New Roman"/>
          <w:i/>
          <w:iCs/>
          <w:noProof/>
        </w:rPr>
        <w:t>31</w:t>
      </w:r>
      <w:r w:rsidRPr="00045783">
        <w:rPr>
          <w:rFonts w:ascii="Times New Roman" w:hAnsi="Times New Roman" w:cs="Times New Roman"/>
          <w:noProof/>
        </w:rPr>
        <w:t>(2), 415–424. https://doi.org/10.1007/s00338-011-0859-7</w:t>
      </w:r>
    </w:p>
    <w:p w14:paraId="4EE88F3E"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Kerry, J. T., &amp; Bellwood, D. R. (2015). Do tabular corals constitute keystone structures for fishes on coral reefs? </w:t>
      </w:r>
      <w:r w:rsidRPr="00045783">
        <w:rPr>
          <w:rFonts w:ascii="Times New Roman" w:hAnsi="Times New Roman" w:cs="Times New Roman"/>
          <w:i/>
          <w:iCs/>
          <w:noProof/>
        </w:rPr>
        <w:t>Coral Reefs</w:t>
      </w:r>
      <w:r w:rsidRPr="00045783">
        <w:rPr>
          <w:rFonts w:ascii="Times New Roman" w:hAnsi="Times New Roman" w:cs="Times New Roman"/>
          <w:noProof/>
        </w:rPr>
        <w:t xml:space="preserve">, </w:t>
      </w:r>
      <w:r w:rsidRPr="00045783">
        <w:rPr>
          <w:rFonts w:ascii="Times New Roman" w:hAnsi="Times New Roman" w:cs="Times New Roman"/>
          <w:i/>
          <w:iCs/>
          <w:noProof/>
        </w:rPr>
        <w:t>34</w:t>
      </w:r>
      <w:r w:rsidRPr="00045783">
        <w:rPr>
          <w:rFonts w:ascii="Times New Roman" w:hAnsi="Times New Roman" w:cs="Times New Roman"/>
          <w:noProof/>
        </w:rPr>
        <w:t>(1), 41–50. https://doi.org/10.1007/s00338-014-1232-4</w:t>
      </w:r>
    </w:p>
    <w:p w14:paraId="4ACC19FC"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Kéry, M., Dorazio, R. M., Soldaat, L., Van Strien, A., Zuiderwijk, A., &amp; Royle, J. A. (2009). Trend estimation in populations with imperfect detection. </w:t>
      </w:r>
      <w:r w:rsidRPr="00045783">
        <w:rPr>
          <w:rFonts w:ascii="Times New Roman" w:hAnsi="Times New Roman" w:cs="Times New Roman"/>
          <w:i/>
          <w:iCs/>
          <w:noProof/>
        </w:rPr>
        <w:t>Journal of Applied Ecology</w:t>
      </w:r>
      <w:r w:rsidRPr="00045783">
        <w:rPr>
          <w:rFonts w:ascii="Times New Roman" w:hAnsi="Times New Roman" w:cs="Times New Roman"/>
          <w:noProof/>
        </w:rPr>
        <w:t xml:space="preserve">, </w:t>
      </w:r>
      <w:r w:rsidRPr="00045783">
        <w:rPr>
          <w:rFonts w:ascii="Times New Roman" w:hAnsi="Times New Roman" w:cs="Times New Roman"/>
          <w:i/>
          <w:iCs/>
          <w:noProof/>
        </w:rPr>
        <w:t>46</w:t>
      </w:r>
      <w:r w:rsidRPr="00045783">
        <w:rPr>
          <w:rFonts w:ascii="Times New Roman" w:hAnsi="Times New Roman" w:cs="Times New Roman"/>
          <w:noProof/>
        </w:rPr>
        <w:t>(6), 1163–1172. https://doi.org/10.1111/j.1365-2664.2009.01724.x</w:t>
      </w:r>
    </w:p>
    <w:p w14:paraId="130DB7EF"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Lambeck, R. J. (1997). Focal species: A multi-species umbrella for nature conservation. </w:t>
      </w:r>
      <w:r w:rsidRPr="00045783">
        <w:rPr>
          <w:rFonts w:ascii="Times New Roman" w:hAnsi="Times New Roman" w:cs="Times New Roman"/>
          <w:i/>
          <w:iCs/>
          <w:noProof/>
        </w:rPr>
        <w:t>Conservation Biology</w:t>
      </w:r>
      <w:r w:rsidRPr="00045783">
        <w:rPr>
          <w:rFonts w:ascii="Times New Roman" w:hAnsi="Times New Roman" w:cs="Times New Roman"/>
          <w:noProof/>
        </w:rPr>
        <w:t>. https://doi.org/10.1046/j.1523-1739.1997.96319.x</w:t>
      </w:r>
    </w:p>
    <w:p w14:paraId="10560812"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Magierowski, R. H., &amp; Johnson, C. R. (2006). </w:t>
      </w:r>
      <w:r w:rsidRPr="00045783">
        <w:rPr>
          <w:rFonts w:ascii="Times New Roman" w:hAnsi="Times New Roman" w:cs="Times New Roman"/>
          <w:i/>
          <w:iCs/>
          <w:noProof/>
        </w:rPr>
        <w:t>ROBUSTNESS OF SURROGATES OF BIODIVERSITY IN MARINE BENTHIC COMMUNITIES</w:t>
      </w:r>
      <w:r w:rsidRPr="00045783">
        <w:rPr>
          <w:rFonts w:ascii="Times New Roman" w:hAnsi="Times New Roman" w:cs="Times New Roman"/>
          <w:noProof/>
        </w:rPr>
        <w:t xml:space="preserve">. </w:t>
      </w:r>
      <w:r w:rsidRPr="00045783">
        <w:rPr>
          <w:rFonts w:ascii="Times New Roman" w:hAnsi="Times New Roman" w:cs="Times New Roman"/>
          <w:i/>
          <w:iCs/>
          <w:noProof/>
        </w:rPr>
        <w:t>Ecological Applications</w:t>
      </w:r>
      <w:r w:rsidRPr="00045783">
        <w:rPr>
          <w:rFonts w:ascii="Times New Roman" w:hAnsi="Times New Roman" w:cs="Times New Roman"/>
          <w:noProof/>
        </w:rPr>
        <w:t xml:space="preserve"> (Vol. 16).</w:t>
      </w:r>
    </w:p>
    <w:p w14:paraId="4F804F83"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Margules, C., Pressey, R., &amp; Williams, P. (2002). Representing biodiversity: data and procedures for identifying priority areas for conservation. </w:t>
      </w:r>
      <w:r w:rsidRPr="00045783">
        <w:rPr>
          <w:rFonts w:ascii="Times New Roman" w:hAnsi="Times New Roman" w:cs="Times New Roman"/>
          <w:i/>
          <w:iCs/>
          <w:noProof/>
        </w:rPr>
        <w:t>J Biosci</w:t>
      </w:r>
      <w:r w:rsidRPr="00045783">
        <w:rPr>
          <w:rFonts w:ascii="Times New Roman" w:hAnsi="Times New Roman" w:cs="Times New Roman"/>
          <w:noProof/>
        </w:rPr>
        <w:t xml:space="preserve">, </w:t>
      </w:r>
      <w:r w:rsidRPr="00045783">
        <w:rPr>
          <w:rFonts w:ascii="Times New Roman" w:hAnsi="Times New Roman" w:cs="Times New Roman"/>
          <w:i/>
          <w:iCs/>
          <w:noProof/>
        </w:rPr>
        <w:t>27</w:t>
      </w:r>
      <w:r w:rsidRPr="00045783">
        <w:rPr>
          <w:rFonts w:ascii="Times New Roman" w:hAnsi="Times New Roman" w:cs="Times New Roman"/>
          <w:noProof/>
        </w:rPr>
        <w:t>.</w:t>
      </w:r>
    </w:p>
    <w:p w14:paraId="08773E8B"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045783">
        <w:rPr>
          <w:rFonts w:ascii="Times New Roman" w:hAnsi="Times New Roman" w:cs="Times New Roman"/>
          <w:i/>
          <w:iCs/>
          <w:noProof/>
        </w:rPr>
        <w:t>Marine Environmental Research</w:t>
      </w:r>
      <w:r w:rsidRPr="00045783">
        <w:rPr>
          <w:rFonts w:ascii="Times New Roman" w:hAnsi="Times New Roman" w:cs="Times New Roman"/>
          <w:noProof/>
        </w:rPr>
        <w:t>. https://doi.org/10.1016/j.marenvres.2010.12.004</w:t>
      </w:r>
    </w:p>
    <w:p w14:paraId="61A707D3"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Noss, R. (1990). Indicators for monitoring biodiversity - A hierarchical approach. </w:t>
      </w:r>
      <w:r w:rsidRPr="00045783">
        <w:rPr>
          <w:rFonts w:ascii="Times New Roman" w:hAnsi="Times New Roman" w:cs="Times New Roman"/>
          <w:i/>
          <w:iCs/>
          <w:noProof/>
        </w:rPr>
        <w:t>Cons Biol</w:t>
      </w:r>
      <w:r w:rsidRPr="00045783">
        <w:rPr>
          <w:rFonts w:ascii="Times New Roman" w:hAnsi="Times New Roman" w:cs="Times New Roman"/>
          <w:noProof/>
        </w:rPr>
        <w:t xml:space="preserve">, </w:t>
      </w:r>
      <w:r w:rsidRPr="00045783">
        <w:rPr>
          <w:rFonts w:ascii="Times New Roman" w:hAnsi="Times New Roman" w:cs="Times New Roman"/>
          <w:i/>
          <w:iCs/>
          <w:noProof/>
        </w:rPr>
        <w:t>4</w:t>
      </w:r>
      <w:r w:rsidRPr="00045783">
        <w:rPr>
          <w:rFonts w:ascii="Times New Roman" w:hAnsi="Times New Roman" w:cs="Times New Roman"/>
          <w:noProof/>
        </w:rPr>
        <w:t>.</w:t>
      </w:r>
    </w:p>
    <w:p w14:paraId="5FE425BB"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Noss, R. F. (1990). Indicators for monitoring biodiversity: A hierarchical approach. </w:t>
      </w:r>
      <w:r w:rsidRPr="00045783">
        <w:rPr>
          <w:rFonts w:ascii="Times New Roman" w:hAnsi="Times New Roman" w:cs="Times New Roman"/>
          <w:i/>
          <w:iCs/>
          <w:noProof/>
        </w:rPr>
        <w:lastRenderedPageBreak/>
        <w:t>Conservation Biology</w:t>
      </w:r>
      <w:r w:rsidRPr="00045783">
        <w:rPr>
          <w:rFonts w:ascii="Times New Roman" w:hAnsi="Times New Roman" w:cs="Times New Roman"/>
          <w:noProof/>
        </w:rPr>
        <w:t xml:space="preserve">, </w:t>
      </w:r>
      <w:r w:rsidRPr="00045783">
        <w:rPr>
          <w:rFonts w:ascii="Times New Roman" w:hAnsi="Times New Roman" w:cs="Times New Roman"/>
          <w:i/>
          <w:iCs/>
          <w:noProof/>
        </w:rPr>
        <w:t>4</w:t>
      </w:r>
      <w:r w:rsidRPr="00045783">
        <w:rPr>
          <w:rFonts w:ascii="Times New Roman" w:hAnsi="Times New Roman" w:cs="Times New Roman"/>
          <w:noProof/>
        </w:rPr>
        <w:t>(4), 355–364.</w:t>
      </w:r>
    </w:p>
    <w:p w14:paraId="4E886F58"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Nyström, M. (2006). Redundancy and response diversity of functional groups: Implications for the resilience of coral reefs. </w:t>
      </w:r>
      <w:r w:rsidRPr="00045783">
        <w:rPr>
          <w:rFonts w:ascii="Times New Roman" w:hAnsi="Times New Roman" w:cs="Times New Roman"/>
          <w:i/>
          <w:iCs/>
          <w:noProof/>
        </w:rPr>
        <w:t>AMBIO: A Journal of the Human Environment</w:t>
      </w:r>
      <w:r w:rsidRPr="00045783">
        <w:rPr>
          <w:rFonts w:ascii="Times New Roman" w:hAnsi="Times New Roman" w:cs="Times New Roman"/>
          <w:noProof/>
        </w:rPr>
        <w:t xml:space="preserve">, </w:t>
      </w:r>
      <w:r w:rsidRPr="00045783">
        <w:rPr>
          <w:rFonts w:ascii="Times New Roman" w:hAnsi="Times New Roman" w:cs="Times New Roman"/>
          <w:i/>
          <w:iCs/>
          <w:noProof/>
        </w:rPr>
        <w:t>35</w:t>
      </w:r>
      <w:r w:rsidRPr="00045783">
        <w:rPr>
          <w:rFonts w:ascii="Times New Roman" w:hAnsi="Times New Roman" w:cs="Times New Roman"/>
          <w:noProof/>
        </w:rPr>
        <w:t>(1), 30–35. https://doi.org/10.1579/0044-7447-35.1.30</w:t>
      </w:r>
    </w:p>
    <w:p w14:paraId="632458D6"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Ohlhorst, S. L., Liddell, W. D., Taylor, R. J., &amp; Taylor, J. M. (1988). EVALUATION OF REEF CENSUS TECHNIQUES. </w:t>
      </w:r>
      <w:r w:rsidRPr="00045783">
        <w:rPr>
          <w:rFonts w:ascii="Times New Roman" w:hAnsi="Times New Roman" w:cs="Times New Roman"/>
          <w:i/>
          <w:iCs/>
          <w:noProof/>
        </w:rPr>
        <w:t>Proceedings of the 6th International Coral Reef Symposium, Australia</w:t>
      </w:r>
      <w:r w:rsidRPr="00045783">
        <w:rPr>
          <w:rFonts w:ascii="Times New Roman" w:hAnsi="Times New Roman" w:cs="Times New Roman"/>
          <w:noProof/>
        </w:rPr>
        <w:t xml:space="preserve">, </w:t>
      </w:r>
      <w:r w:rsidRPr="00045783">
        <w:rPr>
          <w:rFonts w:ascii="Times New Roman" w:hAnsi="Times New Roman" w:cs="Times New Roman"/>
          <w:i/>
          <w:iCs/>
          <w:noProof/>
        </w:rPr>
        <w:t>2</w:t>
      </w:r>
      <w:r w:rsidRPr="00045783">
        <w:rPr>
          <w:rFonts w:ascii="Times New Roman" w:hAnsi="Times New Roman" w:cs="Times New Roman"/>
          <w:noProof/>
        </w:rPr>
        <w:t>, 319–324.</w:t>
      </w:r>
    </w:p>
    <w:p w14:paraId="0470E9BB"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Olsgard, F., &amp; Somerfield, P. (2000). Surrogates in marine benthic investigations: Which taxonomic unit to target? </w:t>
      </w:r>
      <w:r w:rsidRPr="00045783">
        <w:rPr>
          <w:rFonts w:ascii="Times New Roman" w:hAnsi="Times New Roman" w:cs="Times New Roman"/>
          <w:i/>
          <w:iCs/>
          <w:noProof/>
        </w:rPr>
        <w:t>J Aquat Ecosyst Stress Recovery</w:t>
      </w:r>
      <w:r w:rsidRPr="00045783">
        <w:rPr>
          <w:rFonts w:ascii="Times New Roman" w:hAnsi="Times New Roman" w:cs="Times New Roman"/>
          <w:noProof/>
        </w:rPr>
        <w:t xml:space="preserve">, </w:t>
      </w:r>
      <w:r w:rsidRPr="00045783">
        <w:rPr>
          <w:rFonts w:ascii="Times New Roman" w:hAnsi="Times New Roman" w:cs="Times New Roman"/>
          <w:i/>
          <w:iCs/>
          <w:noProof/>
        </w:rPr>
        <w:t>7</w:t>
      </w:r>
      <w:r w:rsidRPr="00045783">
        <w:rPr>
          <w:rFonts w:ascii="Times New Roman" w:hAnsi="Times New Roman" w:cs="Times New Roman"/>
          <w:noProof/>
        </w:rPr>
        <w:t>.</w:t>
      </w:r>
    </w:p>
    <w:p w14:paraId="7AC35231"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Padoa-Schioppa, E., Baietto, M., Massa, R., &amp; Bottoni, L. (2006). Bird communities as bioindicators: The focal species concept in agricultural landscapes. </w:t>
      </w:r>
      <w:r w:rsidRPr="00045783">
        <w:rPr>
          <w:rFonts w:ascii="Times New Roman" w:hAnsi="Times New Roman" w:cs="Times New Roman"/>
          <w:i/>
          <w:iCs/>
          <w:noProof/>
        </w:rPr>
        <w:t>Ecological Indicators</w:t>
      </w:r>
      <w:r w:rsidRPr="00045783">
        <w:rPr>
          <w:rFonts w:ascii="Times New Roman" w:hAnsi="Times New Roman" w:cs="Times New Roman"/>
          <w:noProof/>
        </w:rPr>
        <w:t>. https://doi.org/10.1016/j.ecolind.2005.08.006</w:t>
      </w:r>
    </w:p>
    <w:p w14:paraId="323528E6"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Perry, C. T., Murphy, G. N., Graham, N. A. J., Wilson, S. K., Januchowski-Hartley, F. A., &amp; East, H. K. (2015). Remote coral reefs can sustain high growth potential and may match future sea-level trends. </w:t>
      </w:r>
      <w:r w:rsidRPr="00045783">
        <w:rPr>
          <w:rFonts w:ascii="Times New Roman" w:hAnsi="Times New Roman" w:cs="Times New Roman"/>
          <w:i/>
          <w:iCs/>
          <w:noProof/>
        </w:rPr>
        <w:t>Scientific Reports</w:t>
      </w:r>
      <w:r w:rsidRPr="00045783">
        <w:rPr>
          <w:rFonts w:ascii="Times New Roman" w:hAnsi="Times New Roman" w:cs="Times New Roman"/>
          <w:noProof/>
        </w:rPr>
        <w:t xml:space="preserve">, </w:t>
      </w:r>
      <w:r w:rsidRPr="00045783">
        <w:rPr>
          <w:rFonts w:ascii="Times New Roman" w:hAnsi="Times New Roman" w:cs="Times New Roman"/>
          <w:i/>
          <w:iCs/>
          <w:noProof/>
        </w:rPr>
        <w:t>5</w:t>
      </w:r>
      <w:r w:rsidRPr="00045783">
        <w:rPr>
          <w:rFonts w:ascii="Times New Roman" w:hAnsi="Times New Roman" w:cs="Times New Roman"/>
          <w:noProof/>
        </w:rPr>
        <w:t>, 4–11. https://doi.org/10.1038/srep18289</w:t>
      </w:r>
    </w:p>
    <w:p w14:paraId="3C6EC636"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Pierson, J. C., Mortelliti, A., Barton, P. S., Lane, P. W., &amp; Lindenmayer, D. B. (2016). Evaluating the effectiveness of overstory cover as a surrogate for bird community diversity and population trends. </w:t>
      </w:r>
      <w:r w:rsidRPr="00045783">
        <w:rPr>
          <w:rFonts w:ascii="Times New Roman" w:hAnsi="Times New Roman" w:cs="Times New Roman"/>
          <w:i/>
          <w:iCs/>
          <w:noProof/>
        </w:rPr>
        <w:t>Ecological Indicators</w:t>
      </w:r>
      <w:r w:rsidRPr="00045783">
        <w:rPr>
          <w:rFonts w:ascii="Times New Roman" w:hAnsi="Times New Roman" w:cs="Times New Roman"/>
          <w:noProof/>
        </w:rPr>
        <w:t>. https://doi.org/10.1016/j.ecolind.2015.10.031</w:t>
      </w:r>
    </w:p>
    <w:p w14:paraId="00B6EA7A"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Powell, A., Smith, D. J., Hepburn, L. J., Jones, T., Berman, J., Jompa, J., &amp; Bell, J. J. (2014). Reduced Diversity and High Sponge Abundance on a Sedimented Indo-Pacific Reef System: Implications for Future Changes in Environmental Quality. </w:t>
      </w:r>
      <w:r w:rsidRPr="00045783">
        <w:rPr>
          <w:rFonts w:ascii="Times New Roman" w:hAnsi="Times New Roman" w:cs="Times New Roman"/>
          <w:i/>
          <w:iCs/>
          <w:noProof/>
        </w:rPr>
        <w:t>Plos One</w:t>
      </w:r>
      <w:r w:rsidRPr="00045783">
        <w:rPr>
          <w:rFonts w:ascii="Times New Roman" w:hAnsi="Times New Roman" w:cs="Times New Roman"/>
          <w:noProof/>
        </w:rPr>
        <w:t xml:space="preserve">, </w:t>
      </w:r>
      <w:r w:rsidRPr="00045783">
        <w:rPr>
          <w:rFonts w:ascii="Times New Roman" w:hAnsi="Times New Roman" w:cs="Times New Roman"/>
          <w:i/>
          <w:iCs/>
          <w:noProof/>
        </w:rPr>
        <w:t>9</w:t>
      </w:r>
      <w:r w:rsidRPr="00045783">
        <w:rPr>
          <w:rFonts w:ascii="Times New Roman" w:hAnsi="Times New Roman" w:cs="Times New Roman"/>
          <w:noProof/>
        </w:rPr>
        <w:t>. https://doi.org/10.1371/journal.pone.0085253</w:t>
      </w:r>
    </w:p>
    <w:p w14:paraId="044DEA2B"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Pratchett, M. S., Hoey, A. S., Wilson, S. K., Messmer, V., &amp; Graham, N. A. J. (2011). Changes </w:t>
      </w:r>
      <w:r w:rsidRPr="00045783">
        <w:rPr>
          <w:rFonts w:ascii="Times New Roman" w:hAnsi="Times New Roman" w:cs="Times New Roman"/>
          <w:noProof/>
        </w:rPr>
        <w:lastRenderedPageBreak/>
        <w:t xml:space="preserve">in biodiversity and functioning of reef fish assemblages following coral bleaching and coral loss. </w:t>
      </w:r>
      <w:r w:rsidRPr="00045783">
        <w:rPr>
          <w:rFonts w:ascii="Times New Roman" w:hAnsi="Times New Roman" w:cs="Times New Roman"/>
          <w:i/>
          <w:iCs/>
          <w:noProof/>
        </w:rPr>
        <w:t>Diversity</w:t>
      </w:r>
      <w:r w:rsidRPr="00045783">
        <w:rPr>
          <w:rFonts w:ascii="Times New Roman" w:hAnsi="Times New Roman" w:cs="Times New Roman"/>
          <w:noProof/>
        </w:rPr>
        <w:t xml:space="preserve">, </w:t>
      </w:r>
      <w:r w:rsidRPr="00045783">
        <w:rPr>
          <w:rFonts w:ascii="Times New Roman" w:hAnsi="Times New Roman" w:cs="Times New Roman"/>
          <w:i/>
          <w:iCs/>
          <w:noProof/>
        </w:rPr>
        <w:t>3</w:t>
      </w:r>
      <w:r w:rsidRPr="00045783">
        <w:rPr>
          <w:rFonts w:ascii="Times New Roman" w:hAnsi="Times New Roman" w:cs="Times New Roman"/>
          <w:noProof/>
        </w:rPr>
        <w:t>(3), 424–452. https://doi.org/10.3390/d3030424</w:t>
      </w:r>
    </w:p>
    <w:p w14:paraId="3C1D2EAB"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Sarkar, S., &amp; Margules, C. (2002). Operationalizing biodiversity for conservation planning. </w:t>
      </w:r>
      <w:r w:rsidRPr="00045783">
        <w:rPr>
          <w:rFonts w:ascii="Times New Roman" w:hAnsi="Times New Roman" w:cs="Times New Roman"/>
          <w:i/>
          <w:iCs/>
          <w:noProof/>
        </w:rPr>
        <w:t>J Biosci</w:t>
      </w:r>
      <w:r w:rsidRPr="00045783">
        <w:rPr>
          <w:rFonts w:ascii="Times New Roman" w:hAnsi="Times New Roman" w:cs="Times New Roman"/>
          <w:noProof/>
        </w:rPr>
        <w:t xml:space="preserve">, </w:t>
      </w:r>
      <w:r w:rsidRPr="00045783">
        <w:rPr>
          <w:rFonts w:ascii="Times New Roman" w:hAnsi="Times New Roman" w:cs="Times New Roman"/>
          <w:i/>
          <w:iCs/>
          <w:noProof/>
        </w:rPr>
        <w:t>27</w:t>
      </w:r>
      <w:r w:rsidRPr="00045783">
        <w:rPr>
          <w:rFonts w:ascii="Times New Roman" w:hAnsi="Times New Roman" w:cs="Times New Roman"/>
          <w:noProof/>
        </w:rPr>
        <w:t>.</w:t>
      </w:r>
    </w:p>
    <w:p w14:paraId="46941A32"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045783">
        <w:rPr>
          <w:rFonts w:ascii="Times New Roman" w:hAnsi="Times New Roman" w:cs="Times New Roman"/>
          <w:i/>
          <w:iCs/>
          <w:noProof/>
        </w:rPr>
        <w:t>Ecological Indicators</w:t>
      </w:r>
      <w:r w:rsidRPr="00045783">
        <w:rPr>
          <w:rFonts w:ascii="Times New Roman" w:hAnsi="Times New Roman" w:cs="Times New Roman"/>
          <w:noProof/>
        </w:rPr>
        <w:t xml:space="preserve">, </w:t>
      </w:r>
      <w:r w:rsidRPr="00045783">
        <w:rPr>
          <w:rFonts w:ascii="Times New Roman" w:hAnsi="Times New Roman" w:cs="Times New Roman"/>
          <w:i/>
          <w:iCs/>
          <w:noProof/>
        </w:rPr>
        <w:t>20</w:t>
      </w:r>
      <w:r w:rsidRPr="00045783">
        <w:rPr>
          <w:rFonts w:ascii="Times New Roman" w:hAnsi="Times New Roman" w:cs="Times New Roman"/>
          <w:noProof/>
        </w:rPr>
        <w:t>, 304–315. https://doi.org/10.1016/j.ecolind.2012.02.033</w:t>
      </w:r>
    </w:p>
    <w:p w14:paraId="3ABDB7A5"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045783">
        <w:rPr>
          <w:rFonts w:ascii="Times New Roman" w:hAnsi="Times New Roman" w:cs="Times New Roman"/>
          <w:i/>
          <w:iCs/>
          <w:noProof/>
        </w:rPr>
        <w:t>Frontiers in Ecology and the Environment</w:t>
      </w:r>
      <w:r w:rsidRPr="00045783">
        <w:rPr>
          <w:rFonts w:ascii="Times New Roman" w:hAnsi="Times New Roman" w:cs="Times New Roman"/>
          <w:noProof/>
        </w:rPr>
        <w:t xml:space="preserve">, </w:t>
      </w:r>
      <w:r w:rsidRPr="00045783">
        <w:rPr>
          <w:rFonts w:ascii="Times New Roman" w:hAnsi="Times New Roman" w:cs="Times New Roman"/>
          <w:i/>
          <w:iCs/>
          <w:noProof/>
        </w:rPr>
        <w:t>11</w:t>
      </w:r>
      <w:r w:rsidRPr="00045783">
        <w:rPr>
          <w:rFonts w:ascii="Times New Roman" w:hAnsi="Times New Roman" w:cs="Times New Roman"/>
          <w:noProof/>
        </w:rPr>
        <w:t>(9), 465–473. https://doi.org/10.1890/120272</w:t>
      </w:r>
    </w:p>
    <w:p w14:paraId="1B3B19B9"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Stork, N. E. (2010). Re-assessing current extinction rates. </w:t>
      </w:r>
      <w:r w:rsidRPr="00045783">
        <w:rPr>
          <w:rFonts w:ascii="Times New Roman" w:hAnsi="Times New Roman" w:cs="Times New Roman"/>
          <w:i/>
          <w:iCs/>
          <w:noProof/>
        </w:rPr>
        <w:t>Biodiversity and Conservation</w:t>
      </w:r>
      <w:r w:rsidRPr="00045783">
        <w:rPr>
          <w:rFonts w:ascii="Times New Roman" w:hAnsi="Times New Roman" w:cs="Times New Roman"/>
          <w:noProof/>
        </w:rPr>
        <w:t xml:space="preserve">, </w:t>
      </w:r>
      <w:r w:rsidRPr="00045783">
        <w:rPr>
          <w:rFonts w:ascii="Times New Roman" w:hAnsi="Times New Roman" w:cs="Times New Roman"/>
          <w:i/>
          <w:iCs/>
          <w:noProof/>
        </w:rPr>
        <w:t>19</w:t>
      </w:r>
      <w:r w:rsidRPr="00045783">
        <w:rPr>
          <w:rFonts w:ascii="Times New Roman" w:hAnsi="Times New Roman" w:cs="Times New Roman"/>
          <w:noProof/>
        </w:rPr>
        <w:t>(2), 357–371. https://doi.org/10.1007/s10531-009-9761-9</w:t>
      </w:r>
    </w:p>
    <w:p w14:paraId="45568D72"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Stubler, A. D., Duckworth, A. R., &amp; Peterson, B. J. (2015). The effects of coastal development on sponge abundance, diversity, and community composition on Jamaican coral reefs. </w:t>
      </w:r>
      <w:r w:rsidRPr="00045783">
        <w:rPr>
          <w:rFonts w:ascii="Times New Roman" w:hAnsi="Times New Roman" w:cs="Times New Roman"/>
          <w:i/>
          <w:iCs/>
          <w:noProof/>
        </w:rPr>
        <w:t>Marine Pollution Bulletin</w:t>
      </w:r>
      <w:r w:rsidRPr="00045783">
        <w:rPr>
          <w:rFonts w:ascii="Times New Roman" w:hAnsi="Times New Roman" w:cs="Times New Roman"/>
          <w:noProof/>
        </w:rPr>
        <w:t xml:space="preserve">, </w:t>
      </w:r>
      <w:r w:rsidRPr="00045783">
        <w:rPr>
          <w:rFonts w:ascii="Times New Roman" w:hAnsi="Times New Roman" w:cs="Times New Roman"/>
          <w:i/>
          <w:iCs/>
          <w:noProof/>
        </w:rPr>
        <w:t>96</w:t>
      </w:r>
      <w:r w:rsidRPr="00045783">
        <w:rPr>
          <w:rFonts w:ascii="Times New Roman" w:hAnsi="Times New Roman" w:cs="Times New Roman"/>
          <w:noProof/>
        </w:rPr>
        <w:t>, 261–270. https://doi.org/10.1016/j.marpolbul.2015.05.014</w:t>
      </w:r>
    </w:p>
    <w:p w14:paraId="247D33F2"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Van Der Heijden, M. G. A., Klironomos, J. N., Ursic, M., Moutoglis, P., Streitwolf-Engel, R., Boller, T., … Sanders, I. R. (1998). Mycorrhizal fungal diversity determines plant biodiversity, ecosystem variability and productivity. </w:t>
      </w:r>
      <w:r w:rsidRPr="00045783">
        <w:rPr>
          <w:rFonts w:ascii="Times New Roman" w:hAnsi="Times New Roman" w:cs="Times New Roman"/>
          <w:i/>
          <w:iCs/>
          <w:noProof/>
        </w:rPr>
        <w:t>Nature</w:t>
      </w:r>
      <w:r w:rsidRPr="00045783">
        <w:rPr>
          <w:rFonts w:ascii="Times New Roman" w:hAnsi="Times New Roman" w:cs="Times New Roman"/>
          <w:noProof/>
        </w:rPr>
        <w:t>. https://doi.org/10.1038/23932</w:t>
      </w:r>
    </w:p>
    <w:p w14:paraId="723E831C"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Ward, D., &amp; Stanley, M. (2004). The value of RTUs and parataxonomy versus taxonomic species. </w:t>
      </w:r>
      <w:r w:rsidRPr="00045783">
        <w:rPr>
          <w:rFonts w:ascii="Times New Roman" w:hAnsi="Times New Roman" w:cs="Times New Roman"/>
          <w:i/>
          <w:iCs/>
          <w:noProof/>
        </w:rPr>
        <w:t>New Zealand Entomologist</w:t>
      </w:r>
      <w:r w:rsidRPr="00045783">
        <w:rPr>
          <w:rFonts w:ascii="Times New Roman" w:hAnsi="Times New Roman" w:cs="Times New Roman"/>
          <w:noProof/>
        </w:rPr>
        <w:t xml:space="preserve">, </w:t>
      </w:r>
      <w:r w:rsidRPr="00045783">
        <w:rPr>
          <w:rFonts w:ascii="Times New Roman" w:hAnsi="Times New Roman" w:cs="Times New Roman"/>
          <w:i/>
          <w:iCs/>
          <w:noProof/>
        </w:rPr>
        <w:t>27</w:t>
      </w:r>
      <w:r w:rsidRPr="00045783">
        <w:rPr>
          <w:rFonts w:ascii="Times New Roman" w:hAnsi="Times New Roman" w:cs="Times New Roman"/>
          <w:noProof/>
        </w:rPr>
        <w:t>, 3–9. Retrieved from http://www.tandfonline.com/doi/abs/10.1080/00779962.2004.9722118</w:t>
      </w:r>
    </w:p>
    <w:p w14:paraId="6338ABDA"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Ward, T., Vanderklift, M., Nicholls, A., &amp; Kenchington, R. (1999). Selecting marine reserves </w:t>
      </w:r>
      <w:r w:rsidRPr="00045783">
        <w:rPr>
          <w:rFonts w:ascii="Times New Roman" w:hAnsi="Times New Roman" w:cs="Times New Roman"/>
          <w:noProof/>
        </w:rPr>
        <w:lastRenderedPageBreak/>
        <w:t xml:space="preserve">using habitats and species assemblages as surrogates for biological diversity. </w:t>
      </w:r>
      <w:r w:rsidRPr="00045783">
        <w:rPr>
          <w:rFonts w:ascii="Times New Roman" w:hAnsi="Times New Roman" w:cs="Times New Roman"/>
          <w:i/>
          <w:iCs/>
          <w:noProof/>
        </w:rPr>
        <w:t>Ecol Appl</w:t>
      </w:r>
      <w:r w:rsidRPr="00045783">
        <w:rPr>
          <w:rFonts w:ascii="Times New Roman" w:hAnsi="Times New Roman" w:cs="Times New Roman"/>
          <w:noProof/>
        </w:rPr>
        <w:t xml:space="preserve">, </w:t>
      </w:r>
      <w:r w:rsidRPr="00045783">
        <w:rPr>
          <w:rFonts w:ascii="Times New Roman" w:hAnsi="Times New Roman" w:cs="Times New Roman"/>
          <w:i/>
          <w:iCs/>
          <w:noProof/>
        </w:rPr>
        <w:t>9</w:t>
      </w:r>
      <w:r w:rsidRPr="00045783">
        <w:rPr>
          <w:rFonts w:ascii="Times New Roman" w:hAnsi="Times New Roman" w:cs="Times New Roman"/>
          <w:noProof/>
        </w:rPr>
        <w:t>.</w:t>
      </w:r>
    </w:p>
    <w:p w14:paraId="1025AC94" w14:textId="77777777" w:rsidR="00045783" w:rsidRPr="00045783" w:rsidRDefault="00045783" w:rsidP="00045783">
      <w:pPr>
        <w:widowControl w:val="0"/>
        <w:autoSpaceDE w:val="0"/>
        <w:autoSpaceDN w:val="0"/>
        <w:adjustRightInd w:val="0"/>
        <w:spacing w:line="480" w:lineRule="auto"/>
        <w:ind w:left="480" w:hanging="480"/>
        <w:rPr>
          <w:rFonts w:ascii="Times New Roman" w:hAnsi="Times New Roman" w:cs="Times New Roman"/>
          <w:noProof/>
        </w:rPr>
      </w:pPr>
      <w:r w:rsidRPr="00045783">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045783">
        <w:rPr>
          <w:rFonts w:ascii="Times New Roman" w:hAnsi="Times New Roman" w:cs="Times New Roman"/>
          <w:i/>
          <w:iCs/>
          <w:noProof/>
        </w:rPr>
        <w:t>Smithsonian</w:t>
      </w:r>
      <w:r w:rsidRPr="00045783">
        <w:rPr>
          <w:rFonts w:ascii="Times New Roman" w:hAnsi="Times New Roman" w:cs="Times New Roman"/>
          <w:noProof/>
        </w:rPr>
        <w:t xml:space="preserve">, </w:t>
      </w:r>
      <w:r w:rsidRPr="00045783">
        <w:rPr>
          <w:rFonts w:ascii="Times New Roman" w:hAnsi="Times New Roman" w:cs="Times New Roman"/>
          <w:i/>
          <w:iCs/>
          <w:noProof/>
        </w:rPr>
        <w:t>55</w:t>
      </w:r>
      <w:r w:rsidRPr="00045783">
        <w:rPr>
          <w:rFonts w:ascii="Times New Roman" w:hAnsi="Times New Roman" w:cs="Times New Roman"/>
          <w:noProof/>
        </w:rPr>
        <w:t>(September).</w:t>
      </w:r>
    </w:p>
    <w:p w14:paraId="444E22DA" w14:textId="1CB13B30" w:rsidR="00161389" w:rsidRPr="00084CE8" w:rsidRDefault="000560AF" w:rsidP="00045783">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fldChar w:fldCharType="end"/>
      </w:r>
      <w:r w:rsidR="00161389" w:rsidRPr="00084CE8">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5E91458F" w14:textId="77777777" w:rsidR="003A1FEA" w:rsidRPr="00084CE8" w:rsidRDefault="003A1FEA" w:rsidP="003A1FEA">
      <w:pPr>
        <w:spacing w:line="480" w:lineRule="auto"/>
        <w:rPr>
          <w:rFonts w:ascii="Times New Roman" w:hAnsi="Times New Roman" w:cs="Times New Roman"/>
        </w:rPr>
      </w:pPr>
      <w:r w:rsidRPr="00084CE8">
        <w:rPr>
          <w:rFonts w:ascii="Times New Roman" w:hAnsi="Times New Roman" w:cs="Times New Roman"/>
        </w:rPr>
        <w:t xml:space="preserve">Figure 1. A map of </w:t>
      </w:r>
      <w:proofErr w:type="spellStart"/>
      <w:r w:rsidRPr="00084CE8">
        <w:rPr>
          <w:rFonts w:ascii="Times New Roman" w:hAnsi="Times New Roman" w:cs="Times New Roman"/>
        </w:rPr>
        <w:t>Guana</w:t>
      </w:r>
      <w:proofErr w:type="spellEnd"/>
      <w:r w:rsidRPr="00084CE8">
        <w:rPr>
          <w:rFonts w:ascii="Times New Roman" w:hAnsi="Times New Roman" w:cs="Times New Roman"/>
        </w:rPr>
        <w:t xml:space="preserve"> Island, British Virgin Islands, showing the eight study sites: (1) Grand </w:t>
      </w:r>
      <w:proofErr w:type="spellStart"/>
      <w:r w:rsidRPr="00084CE8">
        <w:rPr>
          <w:rFonts w:ascii="Times New Roman" w:hAnsi="Times New Roman" w:cs="Times New Roman"/>
        </w:rPr>
        <w:t>Ghut</w:t>
      </w:r>
      <w:proofErr w:type="spellEnd"/>
      <w:r w:rsidRPr="00084CE8">
        <w:rPr>
          <w:rFonts w:ascii="Times New Roman" w:hAnsi="Times New Roman" w:cs="Times New Roman"/>
        </w:rPr>
        <w:t xml:space="preserve">, (2) Pelican </w:t>
      </w:r>
      <w:proofErr w:type="spellStart"/>
      <w:r w:rsidRPr="00084CE8">
        <w:rPr>
          <w:rFonts w:ascii="Times New Roman" w:hAnsi="Times New Roman" w:cs="Times New Roman"/>
        </w:rPr>
        <w:t>Ghut</w:t>
      </w:r>
      <w:proofErr w:type="spellEnd"/>
      <w:r w:rsidRPr="00084CE8">
        <w:rPr>
          <w:rFonts w:ascii="Times New Roman" w:hAnsi="Times New Roman" w:cs="Times New Roman"/>
        </w:rPr>
        <w:t>, (3) Bigelow Beach, (4) Monkey Point, (5) White Bay, (6) Iguana Head, (7) Crab Cove, and (8) Long Point.</w:t>
      </w:r>
    </w:p>
    <w:p w14:paraId="30A25485" w14:textId="6DE2E94F" w:rsidR="003A1FEA"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noProof/>
        </w:rPr>
        <w:drawing>
          <wp:inline distT="0" distB="0" distL="0" distR="0" wp14:anchorId="62D9D992" wp14:editId="09002D3C">
            <wp:extent cx="3797499" cy="20504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3080" cy="2053507"/>
                    </a:xfrm>
                    <a:prstGeom prst="rect">
                      <a:avLst/>
                    </a:prstGeom>
                    <a:noFill/>
                  </pic:spPr>
                </pic:pic>
              </a:graphicData>
            </a:graphic>
          </wp:inline>
        </w:drawing>
      </w:r>
    </w:p>
    <w:p w14:paraId="35C4F0E0" w14:textId="28CAE4A2" w:rsidR="00C8570D" w:rsidRPr="00084CE8" w:rsidRDefault="003A1FEA" w:rsidP="006C38CA">
      <w:pPr>
        <w:widowControl w:val="0"/>
        <w:autoSpaceDE w:val="0"/>
        <w:autoSpaceDN w:val="0"/>
        <w:adjustRightInd w:val="0"/>
        <w:spacing w:line="480" w:lineRule="auto"/>
        <w:ind w:left="480" w:hanging="480"/>
        <w:rPr>
          <w:rFonts w:ascii="Times New Roman" w:hAnsi="Times New Roman" w:cs="Times New Roman"/>
        </w:rPr>
      </w:pPr>
      <w:r w:rsidRPr="00084CE8">
        <w:rPr>
          <w:rFonts w:ascii="Times New Roman" w:hAnsi="Times New Roman" w:cs="Times New Roman"/>
        </w:rPr>
        <w:t>Figure 2. Preliminary depiction of the various transect methods used in this survey.</w:t>
      </w:r>
    </w:p>
    <w:sectPr w:rsidR="00C8570D" w:rsidRPr="00084CE8" w:rsidSect="0072609A">
      <w:footerReference w:type="default" r:id="rId14"/>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4" w:author="Nicole" w:date="2019-01-23T08:43:00Z" w:initials="N">
    <w:p w14:paraId="4D5AB4DD" w14:textId="79F786B6" w:rsidR="004E36FD" w:rsidRDefault="004E36FD">
      <w:pPr>
        <w:pStyle w:val="CommentText"/>
      </w:pPr>
      <w:r>
        <w:rPr>
          <w:rStyle w:val="CommentReference"/>
        </w:rPr>
        <w:annotationRef/>
      </w:r>
      <w:r>
        <w:t>Why do we care about richness? What does it tell us? Used often</w:t>
      </w:r>
    </w:p>
  </w:comment>
  <w:comment w:id="45" w:author="Brian Gerber" w:date="2019-01-25T13:32:00Z" w:initials="BG">
    <w:p w14:paraId="1F22FBCA" w14:textId="676B8103" w:rsidR="004E36FD" w:rsidRDefault="004E36FD">
      <w:pPr>
        <w:pStyle w:val="CommentText"/>
      </w:pPr>
      <w:r>
        <w:rPr>
          <w:rStyle w:val="CommentReference"/>
        </w:rPr>
        <w:annotationRef/>
      </w:r>
      <w:r>
        <w:t>Because species are a fundamental unit of life and evolution it is paramount to understand where species occur to understand life on Earth. Sort of a fundamental question in ecology and biogeography</w:t>
      </w:r>
    </w:p>
  </w:comment>
  <w:comment w:id="46" w:author="Brian Gerber" w:date="2019-01-25T16:24:00Z" w:initials="BG">
    <w:p w14:paraId="65EA65EF" w14:textId="43D0F39D" w:rsidR="004E36FD" w:rsidRDefault="004E36FD">
      <w:pPr>
        <w:pStyle w:val="CommentText"/>
      </w:pPr>
      <w:r>
        <w:rPr>
          <w:rStyle w:val="CommentReference"/>
        </w:rPr>
        <w:annotationRef/>
      </w:r>
      <w:r>
        <w:t>I think another sentence is needed on why diversity indices are important.</w:t>
      </w:r>
    </w:p>
  </w:comment>
  <w:comment w:id="48" w:author="Brian Gerber" w:date="2019-01-25T16:22:00Z" w:initials="BG">
    <w:p w14:paraId="22414F18" w14:textId="6D1DD469" w:rsidR="004E36FD" w:rsidRDefault="004E36FD">
      <w:pPr>
        <w:pStyle w:val="CommentText"/>
      </w:pPr>
      <w:r>
        <w:rPr>
          <w:rStyle w:val="CommentReference"/>
        </w:rPr>
        <w:annotationRef/>
      </w:r>
      <w:r>
        <w:t xml:space="preserve">Maybe more specific on how its affected. </w:t>
      </w:r>
    </w:p>
  </w:comment>
  <w:comment w:id="47" w:author="Nicole" w:date="2019-01-23T08:43:00Z" w:initials="N">
    <w:p w14:paraId="089309F2" w14:textId="767B79AB" w:rsidR="004E36FD" w:rsidRDefault="004E36FD">
      <w:pPr>
        <w:pStyle w:val="CommentText"/>
      </w:pPr>
      <w:r>
        <w:rPr>
          <w:rStyle w:val="CommentReference"/>
        </w:rPr>
        <w:annotationRef/>
      </w:r>
      <w:r>
        <w:t>Citation</w:t>
      </w:r>
    </w:p>
  </w:comment>
  <w:comment w:id="49" w:author="Nicole" w:date="2019-01-23T08:43:00Z" w:initials="N">
    <w:p w14:paraId="411AB6D4" w14:textId="59021BDE" w:rsidR="004E36FD" w:rsidRDefault="004E36FD">
      <w:pPr>
        <w:pStyle w:val="CommentText"/>
      </w:pPr>
      <w:r>
        <w:rPr>
          <w:rStyle w:val="CommentReference"/>
        </w:rPr>
        <w:annotationRef/>
      </w:r>
      <w:r>
        <w:t>Why do we care?</w:t>
      </w:r>
    </w:p>
  </w:comment>
  <w:comment w:id="50" w:author="Brian Gerber" w:date="2019-01-25T16:24:00Z" w:initials="BG">
    <w:p w14:paraId="421EA75A" w14:textId="41045802" w:rsidR="004E36FD" w:rsidRDefault="004E36FD">
      <w:pPr>
        <w:pStyle w:val="CommentText"/>
      </w:pPr>
      <w:r>
        <w:rPr>
          <w:rStyle w:val="CommentReference"/>
        </w:rPr>
        <w:annotationRef/>
      </w:r>
      <w:r>
        <w:t>Can articulate how we can lead to different conclusions about species distributions with the two measures.</w:t>
      </w:r>
    </w:p>
  </w:comment>
  <w:comment w:id="51" w:author="Graham Forrester" w:date="2019-01-28T10:32:00Z" w:initials="GF">
    <w:p w14:paraId="3DE49FA0" w14:textId="1E0600CC" w:rsidR="004E36FD" w:rsidRDefault="004E36FD">
      <w:pPr>
        <w:pStyle w:val="CommentText"/>
      </w:pPr>
      <w:r>
        <w:rPr>
          <w:rStyle w:val="CommentReference"/>
        </w:rPr>
        <w:annotationRef/>
      </w:r>
      <w:r>
        <w:t>Perhaps at the end of this paragraph you can say that, in this study, you are focusing on aspects of biodiversity that measure species richness and relative abundance (through indices of diversity and evenness).</w:t>
      </w:r>
    </w:p>
  </w:comment>
  <w:comment w:id="52" w:author="Nicole" w:date="2019-01-23T08:43:00Z" w:initials="N">
    <w:p w14:paraId="3BDFEF37" w14:textId="59FC1C48" w:rsidR="004E36FD" w:rsidRDefault="004E36FD">
      <w:pPr>
        <w:pStyle w:val="CommentText"/>
      </w:pPr>
      <w:r>
        <w:rPr>
          <w:rStyle w:val="CommentReference"/>
        </w:rPr>
        <w:annotationRef/>
      </w:r>
      <w:r>
        <w:t>I’m still working on this part to make the transition from biodiversity measures to surrogates more clear</w:t>
      </w:r>
    </w:p>
  </w:comment>
  <w:comment w:id="53" w:author="Graham Forrester" w:date="2019-01-28T10:34:00Z" w:initials="GF">
    <w:p w14:paraId="67595CF6" w14:textId="29544543" w:rsidR="004E36FD" w:rsidRDefault="004E36FD">
      <w:pPr>
        <w:pStyle w:val="CommentText"/>
      </w:pPr>
      <w:r>
        <w:rPr>
          <w:rStyle w:val="CommentReference"/>
        </w:rPr>
        <w:annotationRef/>
      </w:r>
      <w:r>
        <w:t>I agree with Brian that you need to be clearer about proxies and surrogates.  Here is the place to introduce the concept of proxies more carefully.</w:t>
      </w:r>
    </w:p>
  </w:comment>
  <w:comment w:id="54" w:author="Brian Gerber" w:date="2019-01-25T16:26:00Z" w:initials="BG">
    <w:p w14:paraId="5EB109CF" w14:textId="17FA1625" w:rsidR="004E36FD" w:rsidRDefault="004E36FD">
      <w:pPr>
        <w:pStyle w:val="CommentText"/>
      </w:pPr>
      <w:r>
        <w:rPr>
          <w:rStyle w:val="CommentReference"/>
        </w:rPr>
        <w:annotationRef/>
      </w:r>
      <w:r>
        <w:t>But what are proxies. So far not defined. Maybe an example. Next paragraph moves into surrogates. Are surrogates and proxies the same thing? Does the similarity/difference matter for the context of your work? If not, just focus on one of them.</w:t>
      </w:r>
    </w:p>
  </w:comment>
  <w:comment w:id="55" w:author="Graham Forrester" w:date="2019-01-28T10:35:00Z" w:initials="GF">
    <w:p w14:paraId="20F1D2B7" w14:textId="6C8993F4" w:rsidR="004E36FD" w:rsidRDefault="004E36FD">
      <w:pPr>
        <w:pStyle w:val="CommentText"/>
      </w:pPr>
      <w:r>
        <w:rPr>
          <w:rStyle w:val="CommentReference"/>
        </w:rPr>
        <w:annotationRef/>
      </w:r>
      <w:r>
        <w:t>I agree this is the place to discuss proxies.</w:t>
      </w:r>
    </w:p>
  </w:comment>
  <w:comment w:id="56" w:author="Graham Forrester" w:date="2019-01-28T10:37:00Z" w:initials="GF">
    <w:p w14:paraId="48D4C735" w14:textId="37B59DA7" w:rsidR="004E36FD" w:rsidRDefault="004E36FD">
      <w:pPr>
        <w:pStyle w:val="CommentText"/>
      </w:pPr>
      <w:r>
        <w:rPr>
          <w:rStyle w:val="CommentReference"/>
        </w:rPr>
        <w:annotationRef/>
      </w:r>
      <w:r>
        <w:t>Elaborate on surrogates here.  I have the impression that surrogates include two features (1) simplicity (2) extrapolating from one measured subset to a different, or more complete, set of species.</w:t>
      </w:r>
    </w:p>
  </w:comment>
  <w:comment w:id="57" w:author="Brian Gerber" w:date="2019-01-25T13:36:00Z" w:initials="BG">
    <w:p w14:paraId="0105CF67" w14:textId="44689BA7" w:rsidR="004E36FD" w:rsidRDefault="004E36FD">
      <w:pPr>
        <w:pStyle w:val="CommentText"/>
      </w:pPr>
      <w:r>
        <w:rPr>
          <w:rStyle w:val="CommentReference"/>
        </w:rPr>
        <w:annotationRef/>
      </w:r>
      <w:r>
        <w:t>Merge citations</w:t>
      </w:r>
    </w:p>
  </w:comment>
  <w:comment w:id="58" w:author="Brian Gerber" w:date="2019-01-25T16:28:00Z" w:initials="BG">
    <w:p w14:paraId="70304B00" w14:textId="0EDBCB2E" w:rsidR="004E36FD" w:rsidRDefault="004E36FD">
      <w:pPr>
        <w:pStyle w:val="CommentText"/>
      </w:pPr>
      <w:r>
        <w:rPr>
          <w:rStyle w:val="CommentReference"/>
        </w:rPr>
        <w:annotationRef/>
      </w:r>
      <w:r>
        <w:t>Need to clearly say what this assumption is in previous paragraph</w:t>
      </w:r>
    </w:p>
  </w:comment>
  <w:comment w:id="59" w:author="Brian Gerber" w:date="2019-01-25T16:29:00Z" w:initials="BG">
    <w:p w14:paraId="15B60169" w14:textId="278CE7DF" w:rsidR="004E36FD" w:rsidRDefault="004E36FD">
      <w:pPr>
        <w:pStyle w:val="CommentText"/>
      </w:pPr>
      <w:r>
        <w:rPr>
          <w:rStyle w:val="CommentReference"/>
        </w:rPr>
        <w:annotationRef/>
      </w:r>
      <w:r>
        <w:t>Follow up sentence should specifically what this means</w:t>
      </w:r>
    </w:p>
  </w:comment>
  <w:comment w:id="60" w:author="Brian Gerber" w:date="2019-01-25T16:29:00Z" w:initials="BG">
    <w:p w14:paraId="63A815D9" w14:textId="0B23451F" w:rsidR="004E36FD" w:rsidRDefault="004E36FD">
      <w:pPr>
        <w:pStyle w:val="CommentText"/>
      </w:pPr>
      <w:r>
        <w:rPr>
          <w:rStyle w:val="CommentReference"/>
        </w:rPr>
        <w:annotationRef/>
      </w:r>
      <w:r>
        <w:t>I am not sure if this means it’s a good surrogate or not.</w:t>
      </w:r>
    </w:p>
  </w:comment>
  <w:comment w:id="61" w:author="Brian Gerber" w:date="2019-01-25T16:40:00Z" w:initials="BG">
    <w:p w14:paraId="43132462" w14:textId="2E3DAF70" w:rsidR="004E36FD" w:rsidRDefault="004E36FD">
      <w:pPr>
        <w:pStyle w:val="CommentText"/>
      </w:pPr>
      <w:r>
        <w:rPr>
          <w:rStyle w:val="CommentReference"/>
        </w:rPr>
        <w:annotationRef/>
      </w:r>
      <w:r>
        <w:t>Since this work is based on temporal consistency of a surrogate, I think more focus should be one why this is meaningful and why it may or may not be true in coral and other systems.</w:t>
      </w:r>
    </w:p>
  </w:comment>
  <w:comment w:id="62" w:author="Brian Gerber" w:date="2019-01-25T16:30:00Z" w:initials="BG">
    <w:p w14:paraId="14C8D18C" w14:textId="7FF07F37" w:rsidR="004E36FD" w:rsidRDefault="004E36FD">
      <w:pPr>
        <w:pStyle w:val="CommentText"/>
      </w:pPr>
      <w:r>
        <w:rPr>
          <w:rStyle w:val="CommentReference"/>
        </w:rPr>
        <w:annotationRef/>
      </w:r>
      <w:r>
        <w:t>I don’t know what this means.</w:t>
      </w:r>
    </w:p>
  </w:comment>
  <w:comment w:id="63" w:author="Brian Gerber" w:date="2019-01-25T16:31:00Z" w:initials="BG">
    <w:p w14:paraId="484D4FB9" w14:textId="273A3273" w:rsidR="004E36FD" w:rsidRDefault="004E36FD">
      <w:pPr>
        <w:pStyle w:val="CommentText"/>
      </w:pPr>
      <w:r>
        <w:rPr>
          <w:rStyle w:val="CommentReference"/>
        </w:rPr>
        <w:annotationRef/>
      </w:r>
      <w:r>
        <w:t>Does this sentence contradict the previous one?</w:t>
      </w:r>
    </w:p>
  </w:comment>
  <w:comment w:id="64" w:author="Brian Gerber" w:date="2019-01-25T16:39:00Z" w:initials="BG">
    <w:p w14:paraId="1F4D1CA7" w14:textId="0B1F191D" w:rsidR="004E36FD" w:rsidRDefault="004E36FD">
      <w:pPr>
        <w:pStyle w:val="CommentText"/>
      </w:pPr>
      <w:r>
        <w:rPr>
          <w:rStyle w:val="CommentReference"/>
        </w:rPr>
        <w:annotationRef/>
      </w:r>
      <w:r>
        <w:t>What information?</w:t>
      </w:r>
    </w:p>
  </w:comment>
  <w:comment w:id="65" w:author="Brian Gerber" w:date="2019-01-25T16:39:00Z" w:initials="BG">
    <w:p w14:paraId="2912B6F1" w14:textId="08B1927B" w:rsidR="004E36FD" w:rsidRDefault="004E36FD">
      <w:pPr>
        <w:pStyle w:val="CommentText"/>
      </w:pPr>
      <w:r>
        <w:rPr>
          <w:rStyle w:val="CommentReference"/>
        </w:rPr>
        <w:annotationRef/>
      </w:r>
      <w:r>
        <w:t>What scales?</w:t>
      </w:r>
    </w:p>
  </w:comment>
  <w:comment w:id="66" w:author="Graham Forrester" w:date="2019-01-28T10:39:00Z" w:initials="GF">
    <w:p w14:paraId="5C3A6466" w14:textId="59F02A8D" w:rsidR="004E36FD" w:rsidRDefault="004E36FD">
      <w:pPr>
        <w:pStyle w:val="CommentText"/>
      </w:pPr>
      <w:r>
        <w:rPr>
          <w:rStyle w:val="CommentReference"/>
        </w:rPr>
        <w:annotationRef/>
      </w:r>
      <w:r>
        <w:t xml:space="preserve">Here is a suggestion to simplify some potential surrogates, and set up some specific hypotheses.  </w:t>
      </w:r>
    </w:p>
    <w:p w14:paraId="695FE4E8" w14:textId="29E2A754" w:rsidR="004E36FD" w:rsidRDefault="004E36FD" w:rsidP="00A40B98">
      <w:pPr>
        <w:pStyle w:val="CommentText"/>
        <w:numPr>
          <w:ilvl w:val="0"/>
          <w:numId w:val="3"/>
        </w:numPr>
      </w:pPr>
      <w:r>
        <w:t xml:space="preserve"> the most commonly measured features of coral reefs are hard coral cover (and the cover of other major taxa like algae, sponges, </w:t>
      </w:r>
      <w:r>
        <w:t>etc) and perhaps structural relief (rugosity).</w:t>
      </w:r>
    </w:p>
    <w:p w14:paraId="03FD40F7" w14:textId="473EAE75" w:rsidR="004E36FD" w:rsidRDefault="004E36FD" w:rsidP="00B86ED2">
      <w:pPr>
        <w:pStyle w:val="CommentText"/>
        <w:numPr>
          <w:ilvl w:val="0"/>
          <w:numId w:val="3"/>
        </w:numPr>
      </w:pPr>
      <w:r>
        <w:t xml:space="preserve"> The temporal decline of these reef features is widely documented, and these features are commonly used as defacto surrogates for reef biodiversity</w:t>
      </w:r>
    </w:p>
    <w:p w14:paraId="2FED4A7A" w14:textId="0651BBE3" w:rsidR="004E36FD" w:rsidRDefault="004E36FD" w:rsidP="00B86ED2">
      <w:pPr>
        <w:pStyle w:val="CommentText"/>
        <w:numPr>
          <w:ilvl w:val="0"/>
          <w:numId w:val="3"/>
        </w:numPr>
      </w:pPr>
      <w:r>
        <w:t>you will test whether they actually act as good surrogates for biodiversity of two important groups of reef species, fish and sponges</w:t>
      </w:r>
    </w:p>
    <w:p w14:paraId="3C1C28C3" w14:textId="29527AC5" w:rsidR="004E36FD" w:rsidRDefault="004E36FD" w:rsidP="00B86ED2">
      <w:pPr>
        <w:pStyle w:val="CommentText"/>
        <w:numPr>
          <w:ilvl w:val="0"/>
          <w:numId w:val="3"/>
        </w:numPr>
      </w:pPr>
      <w:r>
        <w:t>You will focus on biodiversity proxies for fish and sponges at the species level (species richness, and perhaps diversity and evenness)</w:t>
      </w:r>
    </w:p>
  </w:comment>
  <w:comment w:id="67" w:author="Brian Gerber" w:date="2019-01-25T16:32:00Z" w:initials="BG">
    <w:p w14:paraId="7EAE33B3" w14:textId="269A1183" w:rsidR="004E36FD" w:rsidRDefault="004E36FD">
      <w:pPr>
        <w:pStyle w:val="CommentText"/>
      </w:pPr>
      <w:r>
        <w:rPr>
          <w:rStyle w:val="CommentReference"/>
        </w:rPr>
        <w:annotationRef/>
      </w:r>
      <w:r>
        <w:t>What is they?</w:t>
      </w:r>
    </w:p>
  </w:comment>
  <w:comment w:id="68" w:author="Brian Gerber" w:date="2019-01-25T16:33:00Z" w:initials="BG">
    <w:p w14:paraId="60B33EEF" w14:textId="77777777" w:rsidR="004E36FD" w:rsidRDefault="004E36FD">
      <w:pPr>
        <w:pStyle w:val="CommentText"/>
      </w:pPr>
      <w:r>
        <w:rPr>
          <w:rStyle w:val="CommentReference"/>
        </w:rPr>
        <w:annotationRef/>
      </w:r>
      <w:r>
        <w:t>I am confused. Reef fish richness predicts coral diversity better than coral richness. That seems a bit strange, right?</w:t>
      </w:r>
    </w:p>
    <w:p w14:paraId="7F9E965E" w14:textId="6CC007BC" w:rsidR="004E36FD" w:rsidRDefault="004E36FD">
      <w:pPr>
        <w:pStyle w:val="CommentText"/>
      </w:pPr>
      <w:r>
        <w:t>So if you wanted to know about coral diversity, you would measure reef fish.</w:t>
      </w:r>
    </w:p>
  </w:comment>
  <w:comment w:id="69" w:author="Brian Gerber" w:date="2019-01-25T16:34:00Z" w:initials="BG">
    <w:p w14:paraId="6282EAE6" w14:textId="3EEFC2C3" w:rsidR="004E36FD" w:rsidRDefault="004E36FD">
      <w:pPr>
        <w:pStyle w:val="CommentText"/>
      </w:pPr>
      <w:r>
        <w:rPr>
          <w:rStyle w:val="CommentReference"/>
        </w:rPr>
        <w:annotationRef/>
      </w:r>
      <w:r>
        <w:t>This doesn’t follow the previous sentence, which is about time.</w:t>
      </w:r>
    </w:p>
  </w:comment>
  <w:comment w:id="70" w:author="Graham Forrester" w:date="2019-01-28T11:07:00Z" w:initials="GF">
    <w:p w14:paraId="2C6F359E" w14:textId="61F8C13D" w:rsidR="004E36FD" w:rsidRDefault="004E36FD">
      <w:pPr>
        <w:pStyle w:val="CommentText"/>
      </w:pPr>
      <w:r>
        <w:rPr>
          <w:rStyle w:val="CommentReference"/>
        </w:rPr>
        <w:annotationRef/>
      </w:r>
      <w:r>
        <w:t xml:space="preserve">I think we can expand on this motivation.  The coral/benthic data mimics many coral reef monitoring programs.  (That’s because in the beginning I cared mostly about fish, and just wanted to set up a simple benthic monitoring database that would measure features of fish habitat).  We could pretend that this was deliberate, i.e. we are testing whether simple, widely used, methods for surveying benthic communities are reliable surrogates for biodiversity.  By biodiversity, we mean species-level diversity of two important reef taxa - fish and sponges. </w:t>
      </w:r>
    </w:p>
  </w:comment>
  <w:comment w:id="72" w:author="Graham Forrester" w:date="2019-01-31T12:30:00Z" w:initials="GF">
    <w:p w14:paraId="03D6453B" w14:textId="511EFEF8" w:rsidR="00D30078" w:rsidRDefault="00D30078">
      <w:pPr>
        <w:pStyle w:val="CommentText"/>
      </w:pPr>
      <w:r>
        <w:rPr>
          <w:rStyle w:val="CommentReference"/>
        </w:rPr>
        <w:annotationRef/>
      </w:r>
      <w:r w:rsidR="0038687E">
        <w:rPr>
          <w:noProof/>
        </w:rPr>
        <w:t>A</w:t>
      </w:r>
      <w:r w:rsidR="0038687E">
        <w:rPr>
          <w:noProof/>
        </w:rPr>
        <w:t>d</w:t>
      </w:r>
      <w:r w:rsidR="0038687E">
        <w:rPr>
          <w:noProof/>
        </w:rPr>
        <w:t xml:space="preserve">d </w:t>
      </w:r>
      <w:r w:rsidR="0038687E">
        <w:rPr>
          <w:noProof/>
        </w:rPr>
        <w:t xml:space="preserve">a </w:t>
      </w:r>
      <w:r w:rsidR="0038687E">
        <w:rPr>
          <w:noProof/>
        </w:rPr>
        <w:t>pre</w:t>
      </w:r>
      <w:r w:rsidR="0038687E">
        <w:rPr>
          <w:noProof/>
        </w:rPr>
        <w:t>d</w:t>
      </w:r>
      <w:r w:rsidR="0038687E">
        <w:rPr>
          <w:noProof/>
        </w:rPr>
        <w:t>ic</w:t>
      </w:r>
      <w:r w:rsidR="0038687E">
        <w:rPr>
          <w:noProof/>
        </w:rPr>
        <w:t>ti</w:t>
      </w:r>
      <w:r w:rsidR="0038687E">
        <w:rPr>
          <w:noProof/>
        </w:rPr>
        <w:t>o</w:t>
      </w:r>
      <w:r w:rsidR="0038687E">
        <w:rPr>
          <w:noProof/>
        </w:rPr>
        <w:t>n a</w:t>
      </w:r>
      <w:r w:rsidR="0038687E">
        <w:rPr>
          <w:noProof/>
        </w:rPr>
        <w:t>bo</w:t>
      </w:r>
      <w:r w:rsidR="0038687E">
        <w:rPr>
          <w:noProof/>
        </w:rPr>
        <w:t>u</w:t>
      </w:r>
      <w:r w:rsidR="0038687E">
        <w:rPr>
          <w:noProof/>
        </w:rPr>
        <w:t xml:space="preserve">t </w:t>
      </w:r>
      <w:r w:rsidR="0038687E">
        <w:rPr>
          <w:noProof/>
        </w:rPr>
        <w:t>ru</w:t>
      </w:r>
      <w:r w:rsidR="0038687E">
        <w:rPr>
          <w:noProof/>
        </w:rPr>
        <w:t>g</w:t>
      </w:r>
      <w:r w:rsidR="0038687E">
        <w:rPr>
          <w:noProof/>
        </w:rPr>
        <w:t>o</w:t>
      </w:r>
      <w:r w:rsidR="0038687E">
        <w:rPr>
          <w:noProof/>
        </w:rPr>
        <w:t>s</w:t>
      </w:r>
      <w:r w:rsidR="0038687E">
        <w:rPr>
          <w:noProof/>
        </w:rPr>
        <w:t>i</w:t>
      </w:r>
      <w:r w:rsidR="0038687E">
        <w:rPr>
          <w:noProof/>
        </w:rPr>
        <w:t>t</w:t>
      </w:r>
      <w:r w:rsidR="0038687E">
        <w:rPr>
          <w:noProof/>
        </w:rPr>
        <w:t>y</w:t>
      </w:r>
      <w:r w:rsidR="0038687E">
        <w:rPr>
          <w:noProof/>
        </w:rPr>
        <w:t xml:space="preserve"> </w:t>
      </w:r>
      <w:r w:rsidR="0038687E">
        <w:rPr>
          <w:noProof/>
        </w:rPr>
        <w:t>b</w:t>
      </w:r>
      <w:r w:rsidR="0038687E">
        <w:rPr>
          <w:noProof/>
        </w:rPr>
        <w:t>ei</w:t>
      </w:r>
      <w:r w:rsidR="0038687E">
        <w:rPr>
          <w:noProof/>
        </w:rPr>
        <w:t>ng</w:t>
      </w:r>
      <w:r w:rsidR="0038687E">
        <w:rPr>
          <w:noProof/>
        </w:rPr>
        <w:t xml:space="preserve"> a</w:t>
      </w:r>
      <w:r w:rsidR="0038687E">
        <w:rPr>
          <w:noProof/>
        </w:rPr>
        <w:t xml:space="preserve"> </w:t>
      </w:r>
      <w:r w:rsidR="0038687E">
        <w:rPr>
          <w:noProof/>
        </w:rPr>
        <w:t>g</w:t>
      </w:r>
      <w:r w:rsidR="0038687E">
        <w:rPr>
          <w:noProof/>
        </w:rPr>
        <w:t>oo</w:t>
      </w:r>
      <w:r w:rsidR="0038687E">
        <w:rPr>
          <w:noProof/>
        </w:rPr>
        <w:t xml:space="preserve">d </w:t>
      </w:r>
      <w:r w:rsidR="0038687E">
        <w:rPr>
          <w:noProof/>
        </w:rPr>
        <w:t>s</w:t>
      </w:r>
      <w:r w:rsidR="0038687E">
        <w:rPr>
          <w:noProof/>
        </w:rPr>
        <w:t>u</w:t>
      </w:r>
      <w:r w:rsidR="0038687E">
        <w:rPr>
          <w:noProof/>
        </w:rPr>
        <w:t>r</w:t>
      </w:r>
      <w:r w:rsidR="0038687E">
        <w:rPr>
          <w:noProof/>
        </w:rPr>
        <w:t>ro</w:t>
      </w:r>
      <w:r w:rsidR="0038687E">
        <w:rPr>
          <w:noProof/>
        </w:rPr>
        <w:t>ga</w:t>
      </w:r>
      <w:r w:rsidR="0038687E">
        <w:rPr>
          <w:noProof/>
        </w:rPr>
        <w:t>te</w:t>
      </w:r>
      <w:r w:rsidR="0038687E">
        <w:rPr>
          <w:noProof/>
        </w:rPr>
        <w:t xml:space="preserve"> </w:t>
      </w:r>
      <w:r w:rsidR="0038687E">
        <w:rPr>
          <w:noProof/>
        </w:rPr>
        <w:t>fo</w:t>
      </w:r>
      <w:r w:rsidR="0038687E">
        <w:rPr>
          <w:noProof/>
        </w:rPr>
        <w:t xml:space="preserve">r </w:t>
      </w:r>
      <w:r w:rsidR="0038687E">
        <w:rPr>
          <w:noProof/>
        </w:rPr>
        <w:t>fi</w:t>
      </w:r>
      <w:r w:rsidR="0038687E">
        <w:rPr>
          <w:noProof/>
        </w:rPr>
        <w:t>sh</w:t>
      </w:r>
      <w:r w:rsidR="0038687E">
        <w:rPr>
          <w:noProof/>
        </w:rPr>
        <w:t xml:space="preserve"> </w:t>
      </w:r>
      <w:r w:rsidR="0038687E">
        <w:rPr>
          <w:noProof/>
        </w:rPr>
        <w:t>ric</w:t>
      </w:r>
      <w:r w:rsidR="0038687E">
        <w:rPr>
          <w:noProof/>
        </w:rPr>
        <w:t>n</w:t>
      </w:r>
      <w:r w:rsidR="0038687E">
        <w:rPr>
          <w:noProof/>
        </w:rPr>
        <w:t>h</w:t>
      </w:r>
      <w:r w:rsidR="0038687E">
        <w:rPr>
          <w:noProof/>
        </w:rPr>
        <w:t>e</w:t>
      </w:r>
      <w:r w:rsidR="0038687E">
        <w:rPr>
          <w:noProof/>
        </w:rPr>
        <w:t>s</w:t>
      </w:r>
      <w:r w:rsidR="0038687E">
        <w:rPr>
          <w:noProof/>
        </w:rPr>
        <w:t>s</w:t>
      </w:r>
      <w:r w:rsidR="0038687E">
        <w:rPr>
          <w:noProof/>
        </w:rPr>
        <w:t xml:space="preserve"> </w:t>
      </w:r>
      <w:r w:rsidR="0038687E">
        <w:rPr>
          <w:noProof/>
        </w:rPr>
        <w:t>(</w:t>
      </w:r>
      <w:r w:rsidR="0038687E">
        <w:rPr>
          <w:noProof/>
        </w:rPr>
        <w:t>N</w:t>
      </w:r>
      <w:r w:rsidR="0038687E">
        <w:rPr>
          <w:noProof/>
        </w:rPr>
        <w:t>e</w:t>
      </w:r>
      <w:r w:rsidR="0038687E">
        <w:rPr>
          <w:noProof/>
        </w:rPr>
        <w:t>w</w:t>
      </w:r>
      <w:r w:rsidR="0038687E">
        <w:rPr>
          <w:noProof/>
        </w:rPr>
        <w:t>ma</w:t>
      </w:r>
      <w:r w:rsidR="0038687E">
        <w:rPr>
          <w:noProof/>
        </w:rPr>
        <w:t xml:space="preserve">n </w:t>
      </w:r>
      <w:r w:rsidR="0038687E">
        <w:rPr>
          <w:noProof/>
        </w:rPr>
        <w:t>et</w:t>
      </w:r>
      <w:r w:rsidR="0038687E">
        <w:rPr>
          <w:noProof/>
        </w:rPr>
        <w:t xml:space="preserve"> </w:t>
      </w:r>
      <w:r w:rsidR="0038687E">
        <w:rPr>
          <w:noProof/>
        </w:rPr>
        <w:t>al</w:t>
      </w:r>
      <w:r w:rsidR="0038687E">
        <w:rPr>
          <w:noProof/>
        </w:rPr>
        <w:t>.</w:t>
      </w:r>
      <w:r w:rsidR="0038687E">
        <w:rPr>
          <w:noProof/>
        </w:rPr>
        <w:t xml:space="preserve"> </w:t>
      </w:r>
      <w:r w:rsidR="0038687E">
        <w:rPr>
          <w:noProof/>
        </w:rPr>
        <w:t>2</w:t>
      </w:r>
      <w:r w:rsidR="0038687E">
        <w:rPr>
          <w:noProof/>
        </w:rPr>
        <w:t>01</w:t>
      </w:r>
      <w:r w:rsidR="0038687E">
        <w:rPr>
          <w:noProof/>
        </w:rPr>
        <w:t>5</w:t>
      </w:r>
      <w:r w:rsidR="0038687E">
        <w:rPr>
          <w:noProof/>
        </w:rPr>
        <w:t>)</w:t>
      </w:r>
      <w:r w:rsidR="0038687E">
        <w:rPr>
          <w:noProof/>
        </w:rPr>
        <w:t>,</w:t>
      </w:r>
      <w:r w:rsidR="0038687E">
        <w:rPr>
          <w:noProof/>
        </w:rPr>
        <w:t xml:space="preserve"> </w:t>
      </w:r>
      <w:r w:rsidR="0038687E">
        <w:rPr>
          <w:noProof/>
        </w:rPr>
        <w:t>bu</w:t>
      </w:r>
      <w:r w:rsidR="0038687E">
        <w:rPr>
          <w:noProof/>
        </w:rPr>
        <w:t xml:space="preserve">t </w:t>
      </w:r>
      <w:r w:rsidR="0038687E">
        <w:rPr>
          <w:noProof/>
        </w:rPr>
        <w:t>ch</w:t>
      </w:r>
      <w:r w:rsidR="0038687E">
        <w:rPr>
          <w:noProof/>
        </w:rPr>
        <w:t>e</w:t>
      </w:r>
      <w:r w:rsidR="0038687E">
        <w:rPr>
          <w:noProof/>
        </w:rPr>
        <w:t>c</w:t>
      </w:r>
      <w:r w:rsidR="0038687E">
        <w:rPr>
          <w:noProof/>
        </w:rPr>
        <w:t>k</w:t>
      </w:r>
      <w:r w:rsidR="0038687E">
        <w:rPr>
          <w:noProof/>
        </w:rPr>
        <w:t>l</w:t>
      </w:r>
      <w:r w:rsidR="0038687E">
        <w:rPr>
          <w:noProof/>
        </w:rPr>
        <w:t xml:space="preserve"> </w:t>
      </w:r>
      <w:r w:rsidR="0038687E">
        <w:rPr>
          <w:noProof/>
        </w:rPr>
        <w:t>A</w:t>
      </w:r>
      <w:r w:rsidR="0038687E">
        <w:rPr>
          <w:noProof/>
        </w:rPr>
        <w:t>l</w:t>
      </w:r>
      <w:r w:rsidR="0038687E">
        <w:rPr>
          <w:noProof/>
        </w:rPr>
        <w:t>va</w:t>
      </w:r>
      <w:r w:rsidR="0038687E">
        <w:rPr>
          <w:noProof/>
        </w:rPr>
        <w:t>r</w:t>
      </w:r>
      <w:r w:rsidR="0038687E">
        <w:rPr>
          <w:noProof/>
        </w:rPr>
        <w:t>e</w:t>
      </w:r>
      <w:r w:rsidR="0038687E">
        <w:rPr>
          <w:noProof/>
        </w:rPr>
        <w:t>z</w:t>
      </w:r>
      <w:r w:rsidR="0038687E">
        <w:rPr>
          <w:noProof/>
        </w:rPr>
        <w:t>-</w:t>
      </w:r>
      <w:r w:rsidR="0038687E">
        <w:rPr>
          <w:noProof/>
        </w:rPr>
        <w:t>F</w:t>
      </w:r>
      <w:r w:rsidR="0038687E">
        <w:rPr>
          <w:noProof/>
        </w:rPr>
        <w:t>il</w:t>
      </w:r>
      <w:r w:rsidR="0038687E">
        <w:rPr>
          <w:noProof/>
        </w:rPr>
        <w:t>i</w:t>
      </w:r>
      <w:r w:rsidR="0038687E">
        <w:rPr>
          <w:noProof/>
        </w:rPr>
        <w:t>p</w:t>
      </w:r>
      <w:r w:rsidR="0038687E">
        <w:rPr>
          <w:noProof/>
        </w:rPr>
        <w:t xml:space="preserve"> </w:t>
      </w:r>
      <w:r w:rsidR="0038687E">
        <w:rPr>
          <w:noProof/>
        </w:rPr>
        <w:t xml:space="preserve">et </w:t>
      </w:r>
      <w:r w:rsidR="0038687E">
        <w:rPr>
          <w:noProof/>
        </w:rPr>
        <w:t>a</w:t>
      </w:r>
      <w:r w:rsidR="0038687E">
        <w:rPr>
          <w:noProof/>
        </w:rPr>
        <w:t xml:space="preserve">l </w:t>
      </w:r>
      <w:r w:rsidR="0038687E">
        <w:rPr>
          <w:noProof/>
        </w:rPr>
        <w:t>2</w:t>
      </w:r>
      <w:r w:rsidR="0038687E">
        <w:rPr>
          <w:noProof/>
        </w:rPr>
        <w:t>01</w:t>
      </w:r>
      <w:r w:rsidR="0038687E">
        <w:rPr>
          <w:noProof/>
        </w:rPr>
        <w:t xml:space="preserve">5 </w:t>
      </w:r>
      <w:r w:rsidR="0038687E">
        <w:rPr>
          <w:noProof/>
        </w:rPr>
        <w:t>f</w:t>
      </w:r>
      <w:r w:rsidR="0038687E">
        <w:rPr>
          <w:noProof/>
        </w:rPr>
        <w:t>or</w:t>
      </w:r>
      <w:r w:rsidR="0038687E">
        <w:rPr>
          <w:noProof/>
        </w:rPr>
        <w:t xml:space="preserve"> a </w:t>
      </w:r>
      <w:r w:rsidR="0038687E">
        <w:rPr>
          <w:noProof/>
        </w:rPr>
        <w:t>p</w:t>
      </w:r>
      <w:r w:rsidR="0038687E">
        <w:rPr>
          <w:noProof/>
        </w:rPr>
        <w:t>o</w:t>
      </w:r>
      <w:r w:rsidR="0038687E">
        <w:rPr>
          <w:noProof/>
        </w:rPr>
        <w:t>s</w:t>
      </w:r>
      <w:r w:rsidR="0038687E">
        <w:rPr>
          <w:noProof/>
        </w:rPr>
        <w:t>sib</w:t>
      </w:r>
      <w:r w:rsidR="0038687E">
        <w:rPr>
          <w:noProof/>
        </w:rPr>
        <w:t xml:space="preserve">le </w:t>
      </w:r>
      <w:r w:rsidR="0038687E">
        <w:rPr>
          <w:noProof/>
        </w:rPr>
        <w:t>e</w:t>
      </w:r>
      <w:r w:rsidR="0038687E">
        <w:rPr>
          <w:noProof/>
        </w:rPr>
        <w:t>xi</w:t>
      </w:r>
      <w:r w:rsidR="0038687E">
        <w:rPr>
          <w:noProof/>
        </w:rPr>
        <w:t>si</w:t>
      </w:r>
      <w:r w:rsidR="0038687E">
        <w:rPr>
          <w:noProof/>
        </w:rPr>
        <w:t>ti</w:t>
      </w:r>
      <w:r w:rsidR="0038687E">
        <w:rPr>
          <w:noProof/>
        </w:rPr>
        <w:t xml:space="preserve">ng </w:t>
      </w:r>
      <w:r w:rsidR="0038687E">
        <w:rPr>
          <w:noProof/>
        </w:rPr>
        <w:t>te</w:t>
      </w:r>
      <w:r w:rsidR="0038687E">
        <w:rPr>
          <w:noProof/>
        </w:rPr>
        <w:t xml:space="preserve">st </w:t>
      </w:r>
      <w:r w:rsidR="0038687E">
        <w:rPr>
          <w:noProof/>
        </w:rPr>
        <w:t>of</w:t>
      </w:r>
      <w:r w:rsidR="0038687E">
        <w:rPr>
          <w:noProof/>
        </w:rPr>
        <w:t xml:space="preserve"> t</w:t>
      </w:r>
      <w:r w:rsidR="0038687E">
        <w:rPr>
          <w:noProof/>
        </w:rPr>
        <w:t>h</w:t>
      </w:r>
      <w:r w:rsidR="0038687E">
        <w:rPr>
          <w:noProof/>
        </w:rPr>
        <w:t>is</w:t>
      </w:r>
      <w:r w:rsidR="0038687E">
        <w:rPr>
          <w:noProof/>
        </w:rPr>
        <w:t>.</w:t>
      </w:r>
    </w:p>
  </w:comment>
  <w:comment w:id="71" w:author="Graham Forrester" w:date="2019-01-31T12:21:00Z" w:initials="GF">
    <w:p w14:paraId="5984C6E6" w14:textId="6F276884" w:rsidR="004E36FD" w:rsidRDefault="004E36FD">
      <w:pPr>
        <w:pStyle w:val="CommentText"/>
      </w:pPr>
      <w:r>
        <w:rPr>
          <w:rStyle w:val="CommentReference"/>
        </w:rPr>
        <w:annotationRef/>
      </w:r>
      <w:r>
        <w:rPr>
          <w:noProof/>
        </w:rPr>
        <w:t>The list of predictions needs to be more organized and systematic.  Each individual prediction needs to be clearly related to the overall goals/theme</w:t>
      </w:r>
    </w:p>
  </w:comment>
  <w:comment w:id="73" w:author="Graham Forrester" w:date="2019-01-31T11:54:00Z" w:initials="GF">
    <w:p w14:paraId="0F33DC8D" w14:textId="53A0C545" w:rsidR="004E36FD" w:rsidRDefault="004E36FD">
      <w:pPr>
        <w:pStyle w:val="CommentText"/>
      </w:pPr>
      <w:r>
        <w:rPr>
          <w:rStyle w:val="CommentReference"/>
        </w:rPr>
        <w:annotationRef/>
      </w:r>
    </w:p>
  </w:comment>
  <w:comment w:id="74" w:author="Graham Forrester" w:date="2019-01-31T11:54:00Z" w:initials="GF">
    <w:p w14:paraId="72F11D52" w14:textId="3F25A058" w:rsidR="004E36FD" w:rsidRDefault="004E36FD">
      <w:pPr>
        <w:pStyle w:val="CommentText"/>
      </w:pPr>
      <w:r>
        <w:rPr>
          <w:rStyle w:val="CommentReference"/>
        </w:rPr>
        <w:annotationRef/>
      </w:r>
      <w:r>
        <w:rPr>
          <w:noProof/>
        </w:rPr>
        <w:t>This prediction, and related predictions are not about surrogates per se becasue they are not using simething simple to prediuct somthing more complex.  They are instead about predicting the richness of one taxonomic group using the richness of another.</w:t>
      </w:r>
      <w:r w:rsidR="0038687E">
        <w:rPr>
          <w:noProof/>
        </w:rPr>
        <w:t xml:space="preserve"> </w:t>
      </w:r>
      <w:r w:rsidR="0038687E">
        <w:rPr>
          <w:noProof/>
        </w:rPr>
        <w:t xml:space="preserve"> </w:t>
      </w:r>
      <w:r w:rsidR="0038687E">
        <w:rPr>
          <w:noProof/>
        </w:rPr>
        <w:t>T</w:t>
      </w:r>
      <w:r w:rsidR="0038687E">
        <w:rPr>
          <w:noProof/>
        </w:rPr>
        <w:t>hat</w:t>
      </w:r>
      <w:r w:rsidR="0038687E">
        <w:rPr>
          <w:noProof/>
        </w:rPr>
        <w:t xml:space="preserve"> </w:t>
      </w:r>
      <w:r w:rsidR="0038687E">
        <w:rPr>
          <w:noProof/>
        </w:rPr>
        <w:t xml:space="preserve">is </w:t>
      </w:r>
      <w:r w:rsidR="0038687E">
        <w:rPr>
          <w:noProof/>
        </w:rPr>
        <w:t>O</w:t>
      </w:r>
      <w:r w:rsidR="0038687E">
        <w:rPr>
          <w:noProof/>
        </w:rPr>
        <w:t xml:space="preserve">K </w:t>
      </w:r>
      <w:r w:rsidR="0038687E">
        <w:rPr>
          <w:noProof/>
        </w:rPr>
        <w:t>a</w:t>
      </w:r>
      <w:r w:rsidR="0038687E">
        <w:rPr>
          <w:noProof/>
        </w:rPr>
        <w:t>s</w:t>
      </w:r>
      <w:r w:rsidR="0038687E">
        <w:rPr>
          <w:noProof/>
        </w:rPr>
        <w:t xml:space="preserve"> a </w:t>
      </w:r>
      <w:r w:rsidR="0038687E">
        <w:rPr>
          <w:noProof/>
        </w:rPr>
        <w:t>s</w:t>
      </w:r>
      <w:r w:rsidR="0038687E">
        <w:rPr>
          <w:noProof/>
        </w:rPr>
        <w:t>e</w:t>
      </w:r>
      <w:r w:rsidR="0038687E">
        <w:rPr>
          <w:noProof/>
        </w:rPr>
        <w:t>p</w:t>
      </w:r>
      <w:r w:rsidR="0038687E">
        <w:rPr>
          <w:noProof/>
        </w:rPr>
        <w:t>a</w:t>
      </w:r>
      <w:r w:rsidR="0038687E">
        <w:rPr>
          <w:noProof/>
        </w:rPr>
        <w:t>rate</w:t>
      </w:r>
      <w:r w:rsidR="0038687E">
        <w:rPr>
          <w:noProof/>
        </w:rPr>
        <w:t xml:space="preserve"> </w:t>
      </w:r>
      <w:r w:rsidR="0038687E">
        <w:rPr>
          <w:noProof/>
        </w:rPr>
        <w:t>q</w:t>
      </w:r>
      <w:r w:rsidR="0038687E">
        <w:rPr>
          <w:noProof/>
        </w:rPr>
        <w:t>ue</w:t>
      </w:r>
      <w:r w:rsidR="0038687E">
        <w:rPr>
          <w:noProof/>
        </w:rPr>
        <w:t>s</w:t>
      </w:r>
      <w:r w:rsidR="0038687E">
        <w:rPr>
          <w:noProof/>
        </w:rPr>
        <w:t>t</w:t>
      </w:r>
      <w:r w:rsidR="0038687E">
        <w:rPr>
          <w:noProof/>
        </w:rPr>
        <w:t>i</w:t>
      </w:r>
      <w:r w:rsidR="0038687E">
        <w:rPr>
          <w:noProof/>
        </w:rPr>
        <w:t>o</w:t>
      </w:r>
      <w:r w:rsidR="0038687E">
        <w:rPr>
          <w:noProof/>
        </w:rPr>
        <w:t xml:space="preserve">n </w:t>
      </w:r>
      <w:r w:rsidR="0038687E">
        <w:rPr>
          <w:noProof/>
        </w:rPr>
        <w:t>(</w:t>
      </w:r>
      <w:r w:rsidR="0038687E">
        <w:rPr>
          <w:noProof/>
        </w:rPr>
        <w:t>s</w:t>
      </w:r>
      <w:r w:rsidR="0038687E">
        <w:rPr>
          <w:noProof/>
        </w:rPr>
        <w:t>e</w:t>
      </w:r>
      <w:r w:rsidR="0038687E">
        <w:rPr>
          <w:noProof/>
        </w:rPr>
        <w:t xml:space="preserve">e </w:t>
      </w:r>
      <w:r w:rsidR="0038687E">
        <w:rPr>
          <w:noProof/>
        </w:rPr>
        <w:t>A</w:t>
      </w:r>
      <w:r w:rsidR="0038687E">
        <w:rPr>
          <w:noProof/>
        </w:rPr>
        <w:t>c</w:t>
      </w:r>
      <w:r w:rsidR="0038687E">
        <w:rPr>
          <w:noProof/>
        </w:rPr>
        <w:t>os</w:t>
      </w:r>
      <w:r w:rsidR="0038687E">
        <w:rPr>
          <w:noProof/>
        </w:rPr>
        <w:t>t</w:t>
      </w:r>
      <w:r w:rsidR="0038687E">
        <w:rPr>
          <w:noProof/>
        </w:rPr>
        <w:t xml:space="preserve">a </w:t>
      </w:r>
      <w:r w:rsidR="0038687E">
        <w:rPr>
          <w:noProof/>
        </w:rPr>
        <w:t>e</w:t>
      </w:r>
      <w:r w:rsidR="0038687E">
        <w:rPr>
          <w:noProof/>
        </w:rPr>
        <w:t xml:space="preserve">t </w:t>
      </w:r>
      <w:r w:rsidR="0038687E">
        <w:rPr>
          <w:noProof/>
        </w:rPr>
        <w:t>a</w:t>
      </w:r>
      <w:r w:rsidR="0038687E">
        <w:rPr>
          <w:noProof/>
        </w:rPr>
        <w:t>l</w:t>
      </w:r>
      <w:r w:rsidR="0038687E">
        <w:rPr>
          <w:noProof/>
        </w:rPr>
        <w:t xml:space="preserve"> </w:t>
      </w:r>
      <w:r w:rsidR="0038687E">
        <w:rPr>
          <w:noProof/>
        </w:rPr>
        <w:t>2</w:t>
      </w:r>
      <w:r w:rsidR="0038687E">
        <w:rPr>
          <w:noProof/>
        </w:rPr>
        <w:t>01</w:t>
      </w:r>
      <w:r w:rsidR="0038687E">
        <w:rPr>
          <w:noProof/>
        </w:rPr>
        <w:t>5</w:t>
      </w:r>
      <w:r w:rsidR="0038687E">
        <w:rPr>
          <w:noProof/>
        </w:rPr>
        <w:t xml:space="preserve"> </w:t>
      </w:r>
      <w:r w:rsidR="0038687E">
        <w:rPr>
          <w:noProof/>
        </w:rPr>
        <w:t>for</w:t>
      </w:r>
      <w:r w:rsidR="0038687E">
        <w:rPr>
          <w:noProof/>
        </w:rPr>
        <w:t xml:space="preserve"> a</w:t>
      </w:r>
      <w:r w:rsidR="0038687E">
        <w:rPr>
          <w:noProof/>
        </w:rPr>
        <w:t xml:space="preserve"> s</w:t>
      </w:r>
      <w:r w:rsidR="0038687E">
        <w:rPr>
          <w:noProof/>
        </w:rPr>
        <w:t>pa</w:t>
      </w:r>
      <w:r w:rsidR="0038687E">
        <w:rPr>
          <w:noProof/>
        </w:rPr>
        <w:t>tia</w:t>
      </w:r>
      <w:r w:rsidR="0038687E">
        <w:rPr>
          <w:noProof/>
        </w:rPr>
        <w:t>l e</w:t>
      </w:r>
      <w:r w:rsidR="0038687E">
        <w:rPr>
          <w:noProof/>
        </w:rPr>
        <w:t>x</w:t>
      </w:r>
      <w:r w:rsidR="0038687E">
        <w:rPr>
          <w:noProof/>
        </w:rPr>
        <w:t>am</w:t>
      </w:r>
      <w:r w:rsidR="0038687E">
        <w:rPr>
          <w:noProof/>
        </w:rPr>
        <w:t>p</w:t>
      </w:r>
      <w:r w:rsidR="0038687E">
        <w:rPr>
          <w:noProof/>
        </w:rPr>
        <w:t>l</w:t>
      </w:r>
      <w:r w:rsidR="0038687E">
        <w:rPr>
          <w:noProof/>
        </w:rPr>
        <w:t>e</w:t>
      </w:r>
      <w:r w:rsidR="0038687E">
        <w:rPr>
          <w:noProof/>
        </w:rPr>
        <w:t>)</w:t>
      </w:r>
    </w:p>
  </w:comment>
  <w:comment w:id="75" w:author="Graham Forrester" w:date="2019-01-31T11:46:00Z" w:initials="GF">
    <w:p w14:paraId="0BFA9BE5" w14:textId="77777777" w:rsidR="004E36FD" w:rsidRDefault="004E36FD">
      <w:pPr>
        <w:pStyle w:val="CommentText"/>
        <w:rPr>
          <w:noProof/>
        </w:rPr>
      </w:pPr>
      <w:r>
        <w:rPr>
          <w:rStyle w:val="CommentReference"/>
        </w:rPr>
        <w:annotationRef/>
      </w:r>
      <w:r>
        <w:rPr>
          <w:noProof/>
        </w:rPr>
        <w:t>A confusing way to cite this paper - lets change this.</w:t>
      </w:r>
    </w:p>
    <w:p w14:paraId="4FFDFB8F" w14:textId="75D6FD23" w:rsidR="004E36FD" w:rsidRDefault="004E36FD">
      <w:pPr>
        <w:pStyle w:val="CommentText"/>
      </w:pPr>
      <w:r>
        <w:rPr>
          <w:noProof/>
        </w:rPr>
        <w:t>I think the most relevant finding in this paper is that sites with the highest fish richness are not necessarily the same as those with the highest coral richness.  what this papers suggests</w:t>
      </w:r>
    </w:p>
  </w:comment>
  <w:comment w:id="76" w:author="Graham Forrester" w:date="2019-01-31T12:55:00Z" w:initials="GF">
    <w:p w14:paraId="32544BAF" w14:textId="1F17DE6F" w:rsidR="00154DD9" w:rsidRDefault="00154DD9">
      <w:pPr>
        <w:pStyle w:val="CommentText"/>
      </w:pPr>
      <w:r>
        <w:rPr>
          <w:rStyle w:val="CommentReference"/>
        </w:rPr>
        <w:annotationRef/>
      </w:r>
      <w:r w:rsidR="0038687E">
        <w:rPr>
          <w:noProof/>
        </w:rPr>
        <w:t>C</w:t>
      </w:r>
      <w:r w:rsidR="0038687E">
        <w:rPr>
          <w:noProof/>
        </w:rPr>
        <w:t>He</w:t>
      </w:r>
      <w:r w:rsidR="0038687E">
        <w:rPr>
          <w:noProof/>
        </w:rPr>
        <w:t>ck</w:t>
      </w:r>
      <w:r w:rsidR="0038687E">
        <w:rPr>
          <w:noProof/>
        </w:rPr>
        <w:t xml:space="preserve"> </w:t>
      </w:r>
      <w:r w:rsidR="0038687E">
        <w:rPr>
          <w:noProof/>
        </w:rPr>
        <w:t>Ch</w:t>
      </w:r>
      <w:r w:rsidR="0038687E">
        <w:rPr>
          <w:noProof/>
        </w:rPr>
        <w:t>ea</w:t>
      </w:r>
      <w:r w:rsidR="0038687E">
        <w:rPr>
          <w:noProof/>
        </w:rPr>
        <w:t>l</w:t>
      </w:r>
      <w:r w:rsidR="0038687E">
        <w:rPr>
          <w:noProof/>
        </w:rPr>
        <w:t xml:space="preserve"> </w:t>
      </w:r>
      <w:r w:rsidR="0038687E">
        <w:rPr>
          <w:noProof/>
        </w:rPr>
        <w:t>et</w:t>
      </w:r>
      <w:r w:rsidR="0038687E">
        <w:rPr>
          <w:noProof/>
        </w:rPr>
        <w:t xml:space="preserve"> a</w:t>
      </w:r>
      <w:r w:rsidR="0038687E">
        <w:rPr>
          <w:noProof/>
        </w:rPr>
        <w:t>l</w:t>
      </w:r>
      <w:r w:rsidR="0038687E">
        <w:rPr>
          <w:noProof/>
        </w:rPr>
        <w:t xml:space="preserve"> </w:t>
      </w:r>
      <w:r w:rsidR="0038687E">
        <w:rPr>
          <w:noProof/>
        </w:rPr>
        <w:t>2</w:t>
      </w:r>
      <w:r w:rsidR="0038687E">
        <w:rPr>
          <w:noProof/>
        </w:rPr>
        <w:t>0</w:t>
      </w:r>
      <w:r w:rsidR="0038687E">
        <w:rPr>
          <w:noProof/>
        </w:rPr>
        <w:t>0</w:t>
      </w:r>
      <w:r w:rsidR="0038687E">
        <w:rPr>
          <w:noProof/>
        </w:rPr>
        <w:t>8</w:t>
      </w:r>
      <w:r w:rsidR="0038687E">
        <w:rPr>
          <w:noProof/>
        </w:rPr>
        <w:t>,</w:t>
      </w:r>
      <w:r w:rsidR="0038687E">
        <w:rPr>
          <w:noProof/>
        </w:rPr>
        <w:t xml:space="preserve"> </w:t>
      </w:r>
      <w:r w:rsidR="0038687E">
        <w:rPr>
          <w:noProof/>
        </w:rPr>
        <w:t>t</w:t>
      </w:r>
      <w:r w:rsidR="0038687E">
        <w:rPr>
          <w:noProof/>
        </w:rPr>
        <w:t xml:space="preserve">hey </w:t>
      </w:r>
      <w:r w:rsidR="0038687E">
        <w:rPr>
          <w:noProof/>
        </w:rPr>
        <w:t>d</w:t>
      </w:r>
      <w:r w:rsidR="0038687E">
        <w:rPr>
          <w:noProof/>
        </w:rPr>
        <w:t>fo</w:t>
      </w:r>
      <w:r w:rsidR="0038687E">
        <w:rPr>
          <w:noProof/>
        </w:rPr>
        <w:t>ll</w:t>
      </w:r>
      <w:r w:rsidR="0038687E">
        <w:rPr>
          <w:noProof/>
        </w:rPr>
        <w:t>o</w:t>
      </w:r>
      <w:r w:rsidR="0038687E">
        <w:rPr>
          <w:noProof/>
        </w:rPr>
        <w:t>we</w:t>
      </w:r>
      <w:r w:rsidR="0038687E">
        <w:rPr>
          <w:noProof/>
        </w:rPr>
        <w:t>d</w:t>
      </w:r>
      <w:r w:rsidR="0038687E">
        <w:rPr>
          <w:noProof/>
        </w:rPr>
        <w:t xml:space="preserve"> d</w:t>
      </w:r>
      <w:r w:rsidR="0038687E">
        <w:rPr>
          <w:noProof/>
        </w:rPr>
        <w:t>ec</w:t>
      </w:r>
      <w:r w:rsidR="0038687E">
        <w:rPr>
          <w:noProof/>
        </w:rPr>
        <w:t>l</w:t>
      </w:r>
      <w:r w:rsidR="0038687E">
        <w:rPr>
          <w:noProof/>
        </w:rPr>
        <w:t>i</w:t>
      </w:r>
      <w:r w:rsidR="0038687E">
        <w:rPr>
          <w:noProof/>
        </w:rPr>
        <w:t>nes</w:t>
      </w:r>
      <w:r w:rsidR="0038687E">
        <w:rPr>
          <w:noProof/>
        </w:rPr>
        <w:t xml:space="preserve"> i</w:t>
      </w:r>
      <w:r w:rsidR="0038687E">
        <w:rPr>
          <w:noProof/>
        </w:rPr>
        <w:t xml:space="preserve">n </w:t>
      </w:r>
      <w:r w:rsidR="0038687E">
        <w:rPr>
          <w:noProof/>
        </w:rPr>
        <w:t>va</w:t>
      </w:r>
      <w:r w:rsidR="0038687E">
        <w:rPr>
          <w:noProof/>
        </w:rPr>
        <w:t>r</w:t>
      </w:r>
      <w:r w:rsidR="0038687E">
        <w:rPr>
          <w:noProof/>
        </w:rPr>
        <w:t>i</w:t>
      </w:r>
      <w:r w:rsidR="0038687E">
        <w:rPr>
          <w:noProof/>
        </w:rPr>
        <w:t>o</w:t>
      </w:r>
      <w:r w:rsidR="0038687E">
        <w:rPr>
          <w:noProof/>
        </w:rPr>
        <w:t>u</w:t>
      </w:r>
      <w:r w:rsidR="0038687E">
        <w:rPr>
          <w:noProof/>
        </w:rPr>
        <w:t xml:space="preserve">s </w:t>
      </w:r>
      <w:r w:rsidR="0038687E">
        <w:rPr>
          <w:noProof/>
        </w:rPr>
        <w:t>d</w:t>
      </w:r>
      <w:r w:rsidR="0038687E">
        <w:rPr>
          <w:noProof/>
        </w:rPr>
        <w:t>iv</w:t>
      </w:r>
      <w:r w:rsidR="0038687E">
        <w:rPr>
          <w:noProof/>
        </w:rPr>
        <w:t>er</w:t>
      </w:r>
      <w:r w:rsidR="0038687E">
        <w:rPr>
          <w:noProof/>
        </w:rPr>
        <w:t>s</w:t>
      </w:r>
      <w:r w:rsidR="0038687E">
        <w:rPr>
          <w:noProof/>
        </w:rPr>
        <w:t>it</w:t>
      </w:r>
      <w:r w:rsidR="0038687E">
        <w:rPr>
          <w:noProof/>
        </w:rPr>
        <w:t xml:space="preserve">y </w:t>
      </w:r>
      <w:r w:rsidR="0038687E">
        <w:rPr>
          <w:noProof/>
        </w:rPr>
        <w:t>m</w:t>
      </w:r>
      <w:r w:rsidR="0038687E">
        <w:rPr>
          <w:noProof/>
        </w:rPr>
        <w:t>e</w:t>
      </w:r>
      <w:r w:rsidR="0038687E">
        <w:rPr>
          <w:noProof/>
        </w:rPr>
        <w:t>tri</w:t>
      </w:r>
      <w:r w:rsidR="0038687E">
        <w:rPr>
          <w:noProof/>
        </w:rPr>
        <w:t>cs</w:t>
      </w:r>
      <w:r w:rsidR="0038687E">
        <w:rPr>
          <w:noProof/>
        </w:rPr>
        <w:t xml:space="preserve"> f</w:t>
      </w:r>
      <w:r w:rsidR="0038687E">
        <w:rPr>
          <w:noProof/>
        </w:rPr>
        <w:t xml:space="preserve">or </w:t>
      </w:r>
      <w:r w:rsidR="0038687E">
        <w:rPr>
          <w:noProof/>
        </w:rPr>
        <w:t>f</w:t>
      </w:r>
      <w:r w:rsidR="0038687E">
        <w:rPr>
          <w:noProof/>
        </w:rPr>
        <w:t>is</w:t>
      </w:r>
      <w:r w:rsidR="0038687E">
        <w:rPr>
          <w:noProof/>
        </w:rPr>
        <w:t xml:space="preserve">h </w:t>
      </w:r>
      <w:r w:rsidR="0038687E">
        <w:rPr>
          <w:noProof/>
        </w:rPr>
        <w:t>f</w:t>
      </w:r>
      <w:r w:rsidR="0038687E">
        <w:rPr>
          <w:noProof/>
        </w:rPr>
        <w:t>o</w:t>
      </w:r>
      <w:r w:rsidR="0038687E">
        <w:rPr>
          <w:noProof/>
        </w:rPr>
        <w:t>l</w:t>
      </w:r>
      <w:r w:rsidR="0038687E">
        <w:rPr>
          <w:noProof/>
        </w:rPr>
        <w:t>l</w:t>
      </w:r>
      <w:r w:rsidR="0038687E">
        <w:rPr>
          <w:noProof/>
        </w:rPr>
        <w:t>o</w:t>
      </w:r>
      <w:r w:rsidR="0038687E">
        <w:rPr>
          <w:noProof/>
        </w:rPr>
        <w:t>wi</w:t>
      </w:r>
      <w:r w:rsidR="0038687E">
        <w:rPr>
          <w:noProof/>
        </w:rPr>
        <w:t xml:space="preserve">ng </w:t>
      </w:r>
      <w:r w:rsidR="0038687E">
        <w:rPr>
          <w:noProof/>
        </w:rPr>
        <w:t>d</w:t>
      </w:r>
      <w:r w:rsidR="0038687E">
        <w:rPr>
          <w:noProof/>
        </w:rPr>
        <w:t>ec</w:t>
      </w:r>
      <w:r w:rsidR="0038687E">
        <w:rPr>
          <w:noProof/>
        </w:rPr>
        <w:t>l</w:t>
      </w:r>
      <w:r w:rsidR="0038687E">
        <w:rPr>
          <w:noProof/>
        </w:rPr>
        <w:t>in</w:t>
      </w:r>
      <w:r w:rsidR="0038687E">
        <w:rPr>
          <w:noProof/>
        </w:rPr>
        <w:t xml:space="preserve">e </w:t>
      </w:r>
      <w:r w:rsidR="0038687E">
        <w:rPr>
          <w:noProof/>
        </w:rPr>
        <w:t>i</w:t>
      </w:r>
      <w:r w:rsidR="0038687E">
        <w:rPr>
          <w:noProof/>
        </w:rPr>
        <w:t xml:space="preserve">n </w:t>
      </w:r>
      <w:r w:rsidR="0038687E">
        <w:rPr>
          <w:noProof/>
        </w:rPr>
        <w:t>co</w:t>
      </w:r>
      <w:r w:rsidR="0038687E">
        <w:rPr>
          <w:noProof/>
        </w:rPr>
        <w:t>r</w:t>
      </w:r>
      <w:r w:rsidR="0038687E">
        <w:rPr>
          <w:noProof/>
        </w:rPr>
        <w:t>al</w:t>
      </w:r>
      <w:r w:rsidR="0038687E">
        <w:rPr>
          <w:noProof/>
        </w:rPr>
        <w:t xml:space="preserve"> </w:t>
      </w:r>
      <w:r w:rsidR="0038687E">
        <w:rPr>
          <w:noProof/>
        </w:rPr>
        <w:t>co</w:t>
      </w:r>
      <w:r w:rsidR="0038687E">
        <w:rPr>
          <w:noProof/>
        </w:rPr>
        <w:t>ver</w:t>
      </w:r>
    </w:p>
  </w:comment>
  <w:comment w:id="77" w:author="Graham Forrester" w:date="2019-01-31T12:45:00Z" w:initials="GF">
    <w:p w14:paraId="7650411A" w14:textId="006795E5" w:rsidR="00776708" w:rsidRDefault="00776708">
      <w:pPr>
        <w:pStyle w:val="CommentText"/>
        <w:rPr>
          <w:noProof/>
        </w:rPr>
      </w:pPr>
      <w:r>
        <w:rPr>
          <w:rStyle w:val="CommentReference"/>
        </w:rPr>
        <w:annotationRef/>
      </w:r>
      <w:r w:rsidR="0038687E">
        <w:rPr>
          <w:noProof/>
        </w:rPr>
        <w:t>I</w:t>
      </w:r>
      <w:r w:rsidR="0038687E">
        <w:rPr>
          <w:noProof/>
        </w:rPr>
        <w:t xml:space="preserve"> </w:t>
      </w:r>
      <w:r w:rsidR="0038687E">
        <w:rPr>
          <w:noProof/>
        </w:rPr>
        <w:t>do</w:t>
      </w:r>
      <w:r w:rsidR="0038687E">
        <w:rPr>
          <w:noProof/>
        </w:rPr>
        <w:t>n</w:t>
      </w:r>
      <w:r w:rsidR="0038687E">
        <w:rPr>
          <w:noProof/>
        </w:rPr>
        <w:t xml:space="preserve">'t </w:t>
      </w:r>
      <w:r w:rsidR="0038687E">
        <w:rPr>
          <w:noProof/>
        </w:rPr>
        <w:t>s</w:t>
      </w:r>
      <w:r w:rsidR="0038687E">
        <w:rPr>
          <w:noProof/>
        </w:rPr>
        <w:t>e</w:t>
      </w:r>
      <w:r w:rsidR="0038687E">
        <w:rPr>
          <w:noProof/>
        </w:rPr>
        <w:t>e</w:t>
      </w:r>
      <w:r w:rsidR="0038687E">
        <w:rPr>
          <w:noProof/>
        </w:rPr>
        <w:t xml:space="preserve"> </w:t>
      </w:r>
      <w:r w:rsidR="0038687E">
        <w:rPr>
          <w:noProof/>
        </w:rPr>
        <w:t>h</w:t>
      </w:r>
      <w:r w:rsidR="0038687E">
        <w:rPr>
          <w:noProof/>
        </w:rPr>
        <w:t>ow</w:t>
      </w:r>
      <w:r w:rsidR="0038687E">
        <w:rPr>
          <w:noProof/>
        </w:rPr>
        <w:t xml:space="preserve"> </w:t>
      </w:r>
      <w:r w:rsidR="0038687E">
        <w:rPr>
          <w:noProof/>
        </w:rPr>
        <w:t>th</w:t>
      </w:r>
      <w:r w:rsidR="0038687E">
        <w:rPr>
          <w:noProof/>
        </w:rPr>
        <w:t xml:space="preserve">is </w:t>
      </w:r>
      <w:r w:rsidR="0038687E">
        <w:rPr>
          <w:noProof/>
        </w:rPr>
        <w:t>p</w:t>
      </w:r>
      <w:r w:rsidR="0038687E">
        <w:rPr>
          <w:noProof/>
        </w:rPr>
        <w:t>re</w:t>
      </w:r>
      <w:r w:rsidR="0038687E">
        <w:rPr>
          <w:noProof/>
        </w:rPr>
        <w:t>d</w:t>
      </w:r>
      <w:r w:rsidR="0038687E">
        <w:rPr>
          <w:noProof/>
        </w:rPr>
        <w:t>i</w:t>
      </w:r>
      <w:r w:rsidR="0038687E">
        <w:rPr>
          <w:noProof/>
        </w:rPr>
        <w:t>c</w:t>
      </w:r>
      <w:r w:rsidR="0038687E">
        <w:rPr>
          <w:noProof/>
        </w:rPr>
        <w:t>t</w:t>
      </w:r>
      <w:r w:rsidR="0038687E">
        <w:rPr>
          <w:noProof/>
        </w:rPr>
        <w:t>io</w:t>
      </w:r>
      <w:r w:rsidR="0038687E">
        <w:rPr>
          <w:noProof/>
        </w:rPr>
        <w:t>n</w:t>
      </w:r>
      <w:r w:rsidR="0038687E">
        <w:rPr>
          <w:noProof/>
        </w:rPr>
        <w:t xml:space="preserve"> a</w:t>
      </w:r>
      <w:r w:rsidR="0038687E">
        <w:rPr>
          <w:noProof/>
        </w:rPr>
        <w:t>r</w:t>
      </w:r>
      <w:r w:rsidR="0038687E">
        <w:rPr>
          <w:noProof/>
        </w:rPr>
        <w:t>is</w:t>
      </w:r>
      <w:r w:rsidR="0038687E">
        <w:rPr>
          <w:noProof/>
        </w:rPr>
        <w:t>e</w:t>
      </w:r>
      <w:r w:rsidR="0038687E">
        <w:rPr>
          <w:noProof/>
        </w:rPr>
        <w:t xml:space="preserve">s </w:t>
      </w:r>
      <w:r w:rsidR="0038687E">
        <w:rPr>
          <w:noProof/>
        </w:rPr>
        <w:t>fro</w:t>
      </w:r>
      <w:r w:rsidR="0038687E">
        <w:rPr>
          <w:noProof/>
        </w:rPr>
        <w:t>m</w:t>
      </w:r>
      <w:r w:rsidR="0038687E">
        <w:rPr>
          <w:noProof/>
        </w:rPr>
        <w:t xml:space="preserve"> </w:t>
      </w:r>
      <w:r w:rsidR="0038687E">
        <w:rPr>
          <w:noProof/>
        </w:rPr>
        <w:t>th</w:t>
      </w:r>
      <w:r w:rsidR="0038687E">
        <w:rPr>
          <w:noProof/>
        </w:rPr>
        <w:t>e p</w:t>
      </w:r>
      <w:r w:rsidR="0038687E">
        <w:rPr>
          <w:noProof/>
        </w:rPr>
        <w:t>ap</w:t>
      </w:r>
      <w:r w:rsidR="0038687E">
        <w:rPr>
          <w:noProof/>
        </w:rPr>
        <w:t>er</w:t>
      </w:r>
      <w:r w:rsidR="0038687E">
        <w:rPr>
          <w:noProof/>
        </w:rPr>
        <w:t>?</w:t>
      </w:r>
      <w:r w:rsidR="0038687E">
        <w:rPr>
          <w:noProof/>
        </w:rPr>
        <w:t xml:space="preserve"> </w:t>
      </w:r>
      <w:r w:rsidR="0038687E">
        <w:rPr>
          <w:noProof/>
        </w:rPr>
        <w:t xml:space="preserve"> </w:t>
      </w:r>
      <w:r w:rsidR="0038687E">
        <w:rPr>
          <w:noProof/>
        </w:rPr>
        <w:t>T</w:t>
      </w:r>
      <w:r w:rsidR="0038687E">
        <w:rPr>
          <w:noProof/>
        </w:rPr>
        <w:t>he</w:t>
      </w:r>
      <w:r w:rsidR="0038687E">
        <w:rPr>
          <w:noProof/>
        </w:rPr>
        <w:t xml:space="preserve"> </w:t>
      </w:r>
      <w:r w:rsidR="0038687E">
        <w:rPr>
          <w:noProof/>
        </w:rPr>
        <w:t>pap</w:t>
      </w:r>
      <w:r w:rsidR="0038687E">
        <w:rPr>
          <w:noProof/>
        </w:rPr>
        <w:t>er</w:t>
      </w:r>
      <w:r w:rsidR="0038687E">
        <w:rPr>
          <w:noProof/>
        </w:rPr>
        <w:t xml:space="preserve"> </w:t>
      </w:r>
      <w:r w:rsidR="0038687E">
        <w:rPr>
          <w:noProof/>
        </w:rPr>
        <w:t>i</w:t>
      </w:r>
      <w:r w:rsidR="0038687E">
        <w:rPr>
          <w:noProof/>
        </w:rPr>
        <w:t xml:space="preserve">s </w:t>
      </w:r>
      <w:r w:rsidR="0038687E">
        <w:rPr>
          <w:noProof/>
        </w:rPr>
        <w:t>ab</w:t>
      </w:r>
      <w:r w:rsidR="0038687E">
        <w:rPr>
          <w:noProof/>
        </w:rPr>
        <w:t>o</w:t>
      </w:r>
      <w:r w:rsidR="0038687E">
        <w:rPr>
          <w:noProof/>
        </w:rPr>
        <w:t>u</w:t>
      </w:r>
      <w:r w:rsidR="0038687E">
        <w:rPr>
          <w:noProof/>
        </w:rPr>
        <w:t xml:space="preserve">t </w:t>
      </w:r>
      <w:r w:rsidR="0038687E">
        <w:rPr>
          <w:noProof/>
        </w:rPr>
        <w:t>b</w:t>
      </w:r>
      <w:r w:rsidR="0038687E">
        <w:rPr>
          <w:noProof/>
        </w:rPr>
        <w:t>r</w:t>
      </w:r>
      <w:r w:rsidR="0038687E">
        <w:rPr>
          <w:noProof/>
        </w:rPr>
        <w:t>oa</w:t>
      </w:r>
      <w:r w:rsidR="0038687E">
        <w:rPr>
          <w:noProof/>
        </w:rPr>
        <w:t>d</w:t>
      </w:r>
      <w:r w:rsidR="0038687E">
        <w:rPr>
          <w:noProof/>
        </w:rPr>
        <w:t xml:space="preserve"> </w:t>
      </w:r>
      <w:r w:rsidR="0038687E">
        <w:rPr>
          <w:noProof/>
        </w:rPr>
        <w:t>s</w:t>
      </w:r>
      <w:r w:rsidR="0038687E">
        <w:rPr>
          <w:noProof/>
        </w:rPr>
        <w:t>c</w:t>
      </w:r>
      <w:r w:rsidR="0038687E">
        <w:rPr>
          <w:noProof/>
        </w:rPr>
        <w:t>al</w:t>
      </w:r>
      <w:r w:rsidR="0038687E">
        <w:rPr>
          <w:noProof/>
        </w:rPr>
        <w:t xml:space="preserve">e </w:t>
      </w:r>
      <w:r w:rsidR="0038687E">
        <w:rPr>
          <w:noProof/>
        </w:rPr>
        <w:t>p</w:t>
      </w:r>
      <w:r w:rsidR="0038687E">
        <w:rPr>
          <w:noProof/>
        </w:rPr>
        <w:t>a</w:t>
      </w:r>
      <w:r w:rsidR="0038687E">
        <w:rPr>
          <w:noProof/>
        </w:rPr>
        <w:t>tt</w:t>
      </w:r>
      <w:r w:rsidR="0038687E">
        <w:rPr>
          <w:noProof/>
        </w:rPr>
        <w:t>ern</w:t>
      </w:r>
      <w:r w:rsidR="0038687E">
        <w:rPr>
          <w:noProof/>
        </w:rPr>
        <w:t>s o</w:t>
      </w:r>
      <w:r w:rsidR="0038687E">
        <w:rPr>
          <w:noProof/>
        </w:rPr>
        <w:t xml:space="preserve">f </w:t>
      </w:r>
      <w:r w:rsidR="0038687E">
        <w:rPr>
          <w:noProof/>
        </w:rPr>
        <w:t>s</w:t>
      </w:r>
      <w:r w:rsidR="0038687E">
        <w:rPr>
          <w:noProof/>
        </w:rPr>
        <w:t>pe</w:t>
      </w:r>
      <w:r w:rsidR="0038687E">
        <w:rPr>
          <w:noProof/>
        </w:rPr>
        <w:t>c</w:t>
      </w:r>
      <w:r w:rsidR="0038687E">
        <w:rPr>
          <w:noProof/>
        </w:rPr>
        <w:t>i</w:t>
      </w:r>
      <w:r w:rsidR="0038687E">
        <w:rPr>
          <w:noProof/>
        </w:rPr>
        <w:t>e</w:t>
      </w:r>
      <w:r w:rsidR="0038687E">
        <w:rPr>
          <w:noProof/>
        </w:rPr>
        <w:t>s</w:t>
      </w:r>
      <w:r w:rsidR="0038687E">
        <w:rPr>
          <w:noProof/>
        </w:rPr>
        <w:t xml:space="preserve"> </w:t>
      </w:r>
      <w:r w:rsidR="0038687E">
        <w:rPr>
          <w:noProof/>
        </w:rPr>
        <w:t>r</w:t>
      </w:r>
      <w:r w:rsidR="0038687E">
        <w:rPr>
          <w:noProof/>
        </w:rPr>
        <w:t>i</w:t>
      </w:r>
      <w:r w:rsidR="0038687E">
        <w:rPr>
          <w:noProof/>
        </w:rPr>
        <w:t>c</w:t>
      </w:r>
      <w:r w:rsidR="0038687E">
        <w:rPr>
          <w:noProof/>
        </w:rPr>
        <w:t>h</w:t>
      </w:r>
      <w:r w:rsidR="0038687E">
        <w:rPr>
          <w:noProof/>
        </w:rPr>
        <w:t>n</w:t>
      </w:r>
      <w:r w:rsidR="0038687E">
        <w:rPr>
          <w:noProof/>
        </w:rPr>
        <w:t>e</w:t>
      </w:r>
      <w:r w:rsidR="0038687E">
        <w:rPr>
          <w:noProof/>
        </w:rPr>
        <w:t>s</w:t>
      </w:r>
      <w:r w:rsidR="0038687E">
        <w:rPr>
          <w:noProof/>
        </w:rPr>
        <w:t>s</w:t>
      </w:r>
      <w:r w:rsidR="0038687E">
        <w:rPr>
          <w:noProof/>
        </w:rPr>
        <w:t xml:space="preserve"> </w:t>
      </w:r>
      <w:r w:rsidR="0038687E">
        <w:rPr>
          <w:noProof/>
        </w:rPr>
        <w:t>(</w:t>
      </w:r>
      <w:r w:rsidR="0038687E">
        <w:rPr>
          <w:noProof/>
        </w:rPr>
        <w:t>wi</w:t>
      </w:r>
      <w:r w:rsidR="0038687E">
        <w:rPr>
          <w:noProof/>
        </w:rPr>
        <w:t>th</w:t>
      </w:r>
      <w:r w:rsidR="0038687E">
        <w:rPr>
          <w:noProof/>
        </w:rPr>
        <w:t>i</w:t>
      </w:r>
      <w:r w:rsidR="0038687E">
        <w:rPr>
          <w:noProof/>
        </w:rPr>
        <w:t>n</w:t>
      </w:r>
      <w:r w:rsidR="0038687E">
        <w:rPr>
          <w:noProof/>
        </w:rPr>
        <w:t xml:space="preserve"> </w:t>
      </w:r>
      <w:r w:rsidR="0038687E">
        <w:rPr>
          <w:noProof/>
        </w:rPr>
        <w:t>f</w:t>
      </w:r>
      <w:r w:rsidR="0038687E">
        <w:rPr>
          <w:noProof/>
        </w:rPr>
        <w:t>am</w:t>
      </w:r>
      <w:r w:rsidR="0038687E">
        <w:rPr>
          <w:noProof/>
        </w:rPr>
        <w:t>i</w:t>
      </w:r>
      <w:r w:rsidR="0038687E">
        <w:rPr>
          <w:noProof/>
        </w:rPr>
        <w:t>l</w:t>
      </w:r>
      <w:r w:rsidR="0038687E">
        <w:rPr>
          <w:noProof/>
        </w:rPr>
        <w:t>ie</w:t>
      </w:r>
      <w:r w:rsidR="0038687E">
        <w:rPr>
          <w:noProof/>
        </w:rPr>
        <w:t>s</w:t>
      </w:r>
      <w:r w:rsidR="0038687E">
        <w:rPr>
          <w:noProof/>
        </w:rPr>
        <w:t>)</w:t>
      </w:r>
      <w:r w:rsidR="0038687E">
        <w:rPr>
          <w:noProof/>
        </w:rPr>
        <w:t xml:space="preserve"> </w:t>
      </w:r>
      <w:r w:rsidR="0038687E">
        <w:rPr>
          <w:noProof/>
        </w:rPr>
        <w:t xml:space="preserve"> </w:t>
      </w:r>
      <w:r w:rsidR="0038687E">
        <w:rPr>
          <w:noProof/>
        </w:rPr>
        <w:t>i</w:t>
      </w:r>
      <w:r w:rsidR="0038687E">
        <w:rPr>
          <w:noProof/>
        </w:rPr>
        <w:t xml:space="preserve">n </w:t>
      </w:r>
      <w:r w:rsidR="0038687E">
        <w:rPr>
          <w:noProof/>
        </w:rPr>
        <w:t>c</w:t>
      </w:r>
      <w:r w:rsidR="0038687E">
        <w:rPr>
          <w:noProof/>
        </w:rPr>
        <w:t>or</w:t>
      </w:r>
      <w:r w:rsidR="0038687E">
        <w:rPr>
          <w:noProof/>
        </w:rPr>
        <w:t>a</w:t>
      </w:r>
      <w:r w:rsidR="0038687E">
        <w:rPr>
          <w:noProof/>
        </w:rPr>
        <w:t xml:space="preserve">ls </w:t>
      </w:r>
      <w:r w:rsidR="0038687E">
        <w:rPr>
          <w:noProof/>
        </w:rPr>
        <w:t>an</w:t>
      </w:r>
      <w:r w:rsidR="0038687E">
        <w:rPr>
          <w:noProof/>
        </w:rPr>
        <w:t xml:space="preserve">d </w:t>
      </w:r>
      <w:r w:rsidR="0038687E">
        <w:rPr>
          <w:noProof/>
        </w:rPr>
        <w:t>f</w:t>
      </w:r>
      <w:r w:rsidR="0038687E">
        <w:rPr>
          <w:noProof/>
        </w:rPr>
        <w:t>ish</w:t>
      </w:r>
      <w:r w:rsidR="0038687E">
        <w:rPr>
          <w:noProof/>
        </w:rPr>
        <w:t>e</w:t>
      </w:r>
      <w:r w:rsidR="0038687E">
        <w:rPr>
          <w:noProof/>
        </w:rPr>
        <w:t>s</w:t>
      </w:r>
      <w:r w:rsidR="0038687E">
        <w:rPr>
          <w:noProof/>
        </w:rPr>
        <w:t xml:space="preserve">, </w:t>
      </w:r>
      <w:r w:rsidR="0038687E">
        <w:rPr>
          <w:noProof/>
        </w:rPr>
        <w:t>w</w:t>
      </w:r>
      <w:r w:rsidR="0038687E">
        <w:rPr>
          <w:noProof/>
        </w:rPr>
        <w:t>he</w:t>
      </w:r>
      <w:r w:rsidR="0038687E">
        <w:rPr>
          <w:noProof/>
        </w:rPr>
        <w:t xml:space="preserve">re </w:t>
      </w:r>
      <w:r w:rsidR="0038687E">
        <w:rPr>
          <w:noProof/>
        </w:rPr>
        <w:t>i</w:t>
      </w:r>
      <w:r w:rsidR="0038687E">
        <w:rPr>
          <w:noProof/>
        </w:rPr>
        <w:t xml:space="preserve">s </w:t>
      </w:r>
      <w:r w:rsidR="0038687E">
        <w:rPr>
          <w:noProof/>
        </w:rPr>
        <w:t>the</w:t>
      </w:r>
      <w:r w:rsidR="0038687E">
        <w:rPr>
          <w:noProof/>
        </w:rPr>
        <w:t xml:space="preserve"> </w:t>
      </w:r>
      <w:r w:rsidR="0038687E">
        <w:rPr>
          <w:noProof/>
        </w:rPr>
        <w:t>dat</w:t>
      </w:r>
      <w:r w:rsidR="0038687E">
        <w:rPr>
          <w:noProof/>
        </w:rPr>
        <w:t xml:space="preserve">a </w:t>
      </w:r>
      <w:r w:rsidR="0038687E">
        <w:rPr>
          <w:noProof/>
        </w:rPr>
        <w:t>o</w:t>
      </w:r>
      <w:r w:rsidR="0038687E">
        <w:rPr>
          <w:noProof/>
        </w:rPr>
        <w:t>n</w:t>
      </w:r>
      <w:r w:rsidR="0038687E">
        <w:rPr>
          <w:noProof/>
        </w:rPr>
        <w:t xml:space="preserve"> </w:t>
      </w:r>
      <w:r w:rsidR="0038687E">
        <w:rPr>
          <w:noProof/>
        </w:rPr>
        <w:t>co</w:t>
      </w:r>
      <w:r w:rsidR="0038687E">
        <w:rPr>
          <w:noProof/>
        </w:rPr>
        <w:t>ve</w:t>
      </w:r>
      <w:r w:rsidR="0038687E">
        <w:rPr>
          <w:noProof/>
        </w:rPr>
        <w:t>r</w:t>
      </w:r>
      <w:r w:rsidR="0038687E">
        <w:rPr>
          <w:noProof/>
        </w:rPr>
        <w:t>?</w:t>
      </w:r>
      <w:r w:rsidR="0038687E">
        <w:rPr>
          <w:noProof/>
        </w:rPr>
        <w:t xml:space="preserve"> </w:t>
      </w:r>
      <w:r w:rsidR="0038687E">
        <w:rPr>
          <w:noProof/>
        </w:rPr>
        <w:t xml:space="preserve"> </w:t>
      </w:r>
      <w:r w:rsidR="0038687E">
        <w:rPr>
          <w:noProof/>
        </w:rPr>
        <w:t>I</w:t>
      </w:r>
      <w:r w:rsidR="0038687E">
        <w:rPr>
          <w:noProof/>
        </w:rPr>
        <w:t xml:space="preserve"> </w:t>
      </w:r>
      <w:r w:rsidR="0038687E">
        <w:rPr>
          <w:noProof/>
        </w:rPr>
        <w:t>th</w:t>
      </w:r>
      <w:r w:rsidR="0038687E">
        <w:rPr>
          <w:noProof/>
        </w:rPr>
        <w:t>i</w:t>
      </w:r>
      <w:r w:rsidR="0038687E">
        <w:rPr>
          <w:noProof/>
        </w:rPr>
        <w:t>n</w:t>
      </w:r>
      <w:r w:rsidR="0038687E">
        <w:rPr>
          <w:noProof/>
        </w:rPr>
        <w:t>k</w:t>
      </w:r>
      <w:r w:rsidR="0038687E">
        <w:rPr>
          <w:noProof/>
        </w:rPr>
        <w:t xml:space="preserve"> </w:t>
      </w:r>
      <w:r w:rsidR="0038687E">
        <w:rPr>
          <w:noProof/>
        </w:rPr>
        <w:t>t</w:t>
      </w:r>
      <w:r w:rsidR="0038687E">
        <w:rPr>
          <w:noProof/>
        </w:rPr>
        <w:t>hi</w:t>
      </w:r>
      <w:r w:rsidR="0038687E">
        <w:rPr>
          <w:noProof/>
        </w:rPr>
        <w:t xml:space="preserve">s </w:t>
      </w:r>
      <w:r w:rsidR="0038687E">
        <w:rPr>
          <w:noProof/>
        </w:rPr>
        <w:t>p</w:t>
      </w:r>
      <w:r w:rsidR="0038687E">
        <w:rPr>
          <w:noProof/>
        </w:rPr>
        <w:t>ap</w:t>
      </w:r>
      <w:r w:rsidR="0038687E">
        <w:rPr>
          <w:noProof/>
        </w:rPr>
        <w:t>e</w:t>
      </w:r>
      <w:r w:rsidR="0038687E">
        <w:rPr>
          <w:noProof/>
        </w:rPr>
        <w:t xml:space="preserve"> </w:t>
      </w:r>
      <w:r w:rsidR="0038687E">
        <w:rPr>
          <w:noProof/>
        </w:rPr>
        <w:t>s</w:t>
      </w:r>
      <w:r w:rsidR="0038687E">
        <w:rPr>
          <w:noProof/>
        </w:rPr>
        <w:t>h</w:t>
      </w:r>
      <w:r w:rsidR="0038687E">
        <w:rPr>
          <w:noProof/>
        </w:rPr>
        <w:t>ow</w:t>
      </w:r>
      <w:r w:rsidR="0038687E">
        <w:rPr>
          <w:noProof/>
        </w:rPr>
        <w:t xml:space="preserve">s </w:t>
      </w:r>
      <w:r w:rsidR="0038687E">
        <w:rPr>
          <w:noProof/>
        </w:rPr>
        <w:t>(</w:t>
      </w:r>
      <w:r w:rsidR="0038687E">
        <w:rPr>
          <w:noProof/>
        </w:rPr>
        <w:t>i</w:t>
      </w:r>
      <w:r w:rsidR="0038687E">
        <w:rPr>
          <w:noProof/>
        </w:rPr>
        <w:t xml:space="preserve">n </w:t>
      </w:r>
      <w:r w:rsidR="0038687E">
        <w:rPr>
          <w:noProof/>
        </w:rPr>
        <w:t>v</w:t>
      </w:r>
      <w:r w:rsidR="0038687E">
        <w:rPr>
          <w:noProof/>
        </w:rPr>
        <w:t>er</w:t>
      </w:r>
      <w:r w:rsidR="0038687E">
        <w:rPr>
          <w:noProof/>
        </w:rPr>
        <w:t xml:space="preserve">y </w:t>
      </w:r>
      <w:r w:rsidR="0038687E">
        <w:rPr>
          <w:noProof/>
        </w:rPr>
        <w:t>l</w:t>
      </w:r>
      <w:r w:rsidR="0038687E">
        <w:rPr>
          <w:noProof/>
        </w:rPr>
        <w:t>o</w:t>
      </w:r>
      <w:r w:rsidR="0038687E">
        <w:rPr>
          <w:noProof/>
        </w:rPr>
        <w:t>os</w:t>
      </w:r>
      <w:r w:rsidR="0038687E">
        <w:rPr>
          <w:noProof/>
        </w:rPr>
        <w:t xml:space="preserve">e </w:t>
      </w:r>
      <w:r w:rsidR="0038687E">
        <w:rPr>
          <w:noProof/>
        </w:rPr>
        <w:t>t</w:t>
      </w:r>
      <w:r w:rsidR="0038687E">
        <w:rPr>
          <w:noProof/>
        </w:rPr>
        <w:t>er</w:t>
      </w:r>
      <w:r w:rsidR="0038687E">
        <w:rPr>
          <w:noProof/>
        </w:rPr>
        <w:t>m</w:t>
      </w:r>
      <w:r w:rsidR="0038687E">
        <w:rPr>
          <w:noProof/>
        </w:rPr>
        <w:t>s</w:t>
      </w:r>
      <w:r w:rsidR="0038687E">
        <w:rPr>
          <w:noProof/>
        </w:rPr>
        <w:t>)</w:t>
      </w:r>
      <w:r w:rsidR="0038687E">
        <w:rPr>
          <w:noProof/>
        </w:rPr>
        <w:t xml:space="preserve"> </w:t>
      </w:r>
      <w:r w:rsidR="0038687E">
        <w:rPr>
          <w:noProof/>
        </w:rPr>
        <w:t>t</w:t>
      </w:r>
      <w:r w:rsidR="0038687E">
        <w:rPr>
          <w:noProof/>
        </w:rPr>
        <w:t>h</w:t>
      </w:r>
      <w:r w:rsidR="0038687E">
        <w:rPr>
          <w:noProof/>
        </w:rPr>
        <w:t>at</w:t>
      </w:r>
      <w:r w:rsidR="0038687E">
        <w:rPr>
          <w:noProof/>
        </w:rPr>
        <w:t xml:space="preserve"> </w:t>
      </w:r>
      <w:r w:rsidR="0038687E">
        <w:rPr>
          <w:noProof/>
        </w:rPr>
        <w:t>r</w:t>
      </w:r>
      <w:r w:rsidR="0038687E">
        <w:rPr>
          <w:noProof/>
        </w:rPr>
        <w:t>i</w:t>
      </w:r>
      <w:r w:rsidR="0038687E">
        <w:rPr>
          <w:noProof/>
        </w:rPr>
        <w:t>c</w:t>
      </w:r>
      <w:r w:rsidR="0038687E">
        <w:rPr>
          <w:noProof/>
        </w:rPr>
        <w:t>h</w:t>
      </w:r>
      <w:r w:rsidR="0038687E">
        <w:rPr>
          <w:noProof/>
        </w:rPr>
        <w:t>h</w:t>
      </w:r>
      <w:r w:rsidR="0038687E">
        <w:rPr>
          <w:noProof/>
        </w:rPr>
        <w:t>ne</w:t>
      </w:r>
      <w:r w:rsidR="0038687E">
        <w:rPr>
          <w:noProof/>
        </w:rPr>
        <w:t>s</w:t>
      </w:r>
      <w:r w:rsidR="0038687E">
        <w:rPr>
          <w:noProof/>
        </w:rPr>
        <w:t>s o</w:t>
      </w:r>
      <w:r w:rsidR="0038687E">
        <w:rPr>
          <w:noProof/>
        </w:rPr>
        <w:t xml:space="preserve">f </w:t>
      </w:r>
      <w:r w:rsidR="0038687E">
        <w:rPr>
          <w:noProof/>
        </w:rPr>
        <w:t>co</w:t>
      </w:r>
      <w:r w:rsidR="0038687E">
        <w:rPr>
          <w:noProof/>
        </w:rPr>
        <w:t>ra</w:t>
      </w:r>
      <w:r w:rsidR="0038687E">
        <w:rPr>
          <w:noProof/>
        </w:rPr>
        <w:t>ls</w:t>
      </w:r>
      <w:r w:rsidR="0038687E">
        <w:rPr>
          <w:noProof/>
        </w:rPr>
        <w:t xml:space="preserve"> a</w:t>
      </w:r>
      <w:r w:rsidR="0038687E">
        <w:rPr>
          <w:noProof/>
        </w:rPr>
        <w:t xml:space="preserve">nd </w:t>
      </w:r>
      <w:r w:rsidR="0038687E">
        <w:rPr>
          <w:noProof/>
        </w:rPr>
        <w:t>fi</w:t>
      </w:r>
      <w:r w:rsidR="0038687E">
        <w:rPr>
          <w:noProof/>
        </w:rPr>
        <w:t>sh</w:t>
      </w:r>
      <w:r w:rsidR="0038687E">
        <w:rPr>
          <w:noProof/>
        </w:rPr>
        <w:t xml:space="preserve"> i</w:t>
      </w:r>
      <w:r w:rsidR="0038687E">
        <w:rPr>
          <w:noProof/>
        </w:rPr>
        <w:t>s c</w:t>
      </w:r>
      <w:r w:rsidR="0038687E">
        <w:rPr>
          <w:noProof/>
        </w:rPr>
        <w:t>o</w:t>
      </w:r>
      <w:r w:rsidR="0038687E">
        <w:rPr>
          <w:noProof/>
        </w:rPr>
        <w:t>rr</w:t>
      </w:r>
      <w:r w:rsidR="0038687E">
        <w:rPr>
          <w:noProof/>
        </w:rPr>
        <w:t>e</w:t>
      </w:r>
      <w:r w:rsidR="0038687E">
        <w:rPr>
          <w:noProof/>
        </w:rPr>
        <w:t>l</w:t>
      </w:r>
      <w:r w:rsidR="0038687E">
        <w:rPr>
          <w:noProof/>
        </w:rPr>
        <w:t>a</w:t>
      </w:r>
      <w:r w:rsidR="0038687E">
        <w:rPr>
          <w:noProof/>
        </w:rPr>
        <w:t>te</w:t>
      </w:r>
      <w:r w:rsidR="0038687E">
        <w:rPr>
          <w:noProof/>
        </w:rPr>
        <w:t xml:space="preserve">d </w:t>
      </w:r>
      <w:r w:rsidR="0038687E">
        <w:rPr>
          <w:noProof/>
        </w:rPr>
        <w:t>i</w:t>
      </w:r>
      <w:r w:rsidR="0038687E">
        <w:rPr>
          <w:noProof/>
        </w:rPr>
        <w:t xml:space="preserve">n </w:t>
      </w:r>
      <w:r w:rsidR="0038687E">
        <w:rPr>
          <w:noProof/>
        </w:rPr>
        <w:t>s</w:t>
      </w:r>
      <w:r w:rsidR="0038687E">
        <w:rPr>
          <w:noProof/>
        </w:rPr>
        <w:t>p</w:t>
      </w:r>
      <w:r w:rsidR="0038687E">
        <w:rPr>
          <w:noProof/>
        </w:rPr>
        <w:t>a</w:t>
      </w:r>
      <w:r w:rsidR="0038687E">
        <w:rPr>
          <w:noProof/>
        </w:rPr>
        <w:t>ce</w:t>
      </w:r>
      <w:r w:rsidR="0038687E">
        <w:rPr>
          <w:noProof/>
        </w:rPr>
        <w:t>.</w:t>
      </w:r>
    </w:p>
    <w:p w14:paraId="38B94AB2" w14:textId="77777777" w:rsidR="00C4271E" w:rsidRDefault="00C4271E">
      <w:pPr>
        <w:pStyle w:val="CommentText"/>
        <w:rPr>
          <w:noProof/>
        </w:rPr>
      </w:pPr>
    </w:p>
    <w:p w14:paraId="5F0B92E2" w14:textId="45EC60A4" w:rsidR="00C4271E" w:rsidRDefault="0038687E">
      <w:pPr>
        <w:pStyle w:val="CommentText"/>
      </w:pPr>
      <w:r>
        <w:rPr>
          <w:noProof/>
        </w:rPr>
        <w:t>N</w:t>
      </w:r>
      <w:r>
        <w:rPr>
          <w:noProof/>
        </w:rPr>
        <w:t>o</w:t>
      </w:r>
      <w:r>
        <w:rPr>
          <w:noProof/>
        </w:rPr>
        <w:t>te</w:t>
      </w:r>
      <w:r>
        <w:rPr>
          <w:noProof/>
        </w:rPr>
        <w:t xml:space="preserve"> t</w:t>
      </w:r>
      <w:r>
        <w:rPr>
          <w:noProof/>
        </w:rPr>
        <w:t>hat</w:t>
      </w:r>
      <w:r>
        <w:rPr>
          <w:noProof/>
        </w:rPr>
        <w:t xml:space="preserve"> </w:t>
      </w:r>
      <w:r>
        <w:rPr>
          <w:noProof/>
        </w:rPr>
        <w:t>"</w:t>
      </w:r>
      <w:r>
        <w:rPr>
          <w:noProof/>
        </w:rPr>
        <w:t>a</w:t>
      </w:r>
      <w:r>
        <w:rPr>
          <w:noProof/>
        </w:rPr>
        <w:t>r</w:t>
      </w:r>
      <w:r>
        <w:rPr>
          <w:noProof/>
        </w:rPr>
        <w:t>e</w:t>
      </w:r>
      <w:r>
        <w:rPr>
          <w:noProof/>
        </w:rPr>
        <w:t xml:space="preserve">a </w:t>
      </w:r>
      <w:r>
        <w:rPr>
          <w:noProof/>
        </w:rPr>
        <w:t>o</w:t>
      </w:r>
      <w:r>
        <w:rPr>
          <w:noProof/>
        </w:rPr>
        <w:t xml:space="preserve">f </w:t>
      </w:r>
      <w:r>
        <w:rPr>
          <w:noProof/>
        </w:rPr>
        <w:t>sh</w:t>
      </w:r>
      <w:r>
        <w:rPr>
          <w:noProof/>
        </w:rPr>
        <w:t>a</w:t>
      </w:r>
      <w:r>
        <w:rPr>
          <w:noProof/>
        </w:rPr>
        <w:t>ll</w:t>
      </w:r>
      <w:r>
        <w:rPr>
          <w:noProof/>
        </w:rPr>
        <w:t>ow</w:t>
      </w:r>
      <w:r>
        <w:rPr>
          <w:noProof/>
        </w:rPr>
        <w:t xml:space="preserve"> </w:t>
      </w:r>
      <w:r>
        <w:rPr>
          <w:noProof/>
        </w:rPr>
        <w:t>wa</w:t>
      </w:r>
      <w:r>
        <w:rPr>
          <w:noProof/>
        </w:rPr>
        <w:t>t</w:t>
      </w:r>
      <w:r>
        <w:rPr>
          <w:noProof/>
        </w:rPr>
        <w:t>er</w:t>
      </w:r>
      <w:r>
        <w:rPr>
          <w:noProof/>
        </w:rPr>
        <w:t>"</w:t>
      </w:r>
      <w:r>
        <w:rPr>
          <w:noProof/>
        </w:rPr>
        <w:t xml:space="preserve"> </w:t>
      </w:r>
      <w:r>
        <w:rPr>
          <w:noProof/>
        </w:rPr>
        <w:t>i</w:t>
      </w:r>
      <w:r>
        <w:rPr>
          <w:noProof/>
        </w:rPr>
        <w:t>s n</w:t>
      </w:r>
      <w:r>
        <w:rPr>
          <w:noProof/>
        </w:rPr>
        <w:t xml:space="preserve">oit </w:t>
      </w:r>
      <w:r>
        <w:rPr>
          <w:noProof/>
        </w:rPr>
        <w:t xml:space="preserve">the </w:t>
      </w:r>
      <w:r>
        <w:rPr>
          <w:noProof/>
        </w:rPr>
        <w:t>s</w:t>
      </w:r>
      <w:r>
        <w:rPr>
          <w:noProof/>
        </w:rPr>
        <w:t>ame</w:t>
      </w:r>
      <w:r>
        <w:rPr>
          <w:noProof/>
        </w:rPr>
        <w:t xml:space="preserve"> a</w:t>
      </w:r>
      <w:r>
        <w:rPr>
          <w:noProof/>
        </w:rPr>
        <w:t xml:space="preserve">s </w:t>
      </w:r>
      <w:r>
        <w:rPr>
          <w:noProof/>
        </w:rPr>
        <w:t>co</w:t>
      </w:r>
      <w:r>
        <w:rPr>
          <w:noProof/>
        </w:rPr>
        <w:t>ra</w:t>
      </w:r>
      <w:r>
        <w:rPr>
          <w:noProof/>
        </w:rPr>
        <w:t xml:space="preserve">l </w:t>
      </w:r>
      <w:r>
        <w:rPr>
          <w:noProof/>
        </w:rPr>
        <w:t>co</w:t>
      </w:r>
      <w:r>
        <w:rPr>
          <w:noProof/>
        </w:rPr>
        <w:t>v</w:t>
      </w:r>
      <w:r>
        <w:rPr>
          <w:noProof/>
        </w:rPr>
        <w:t>er</w:t>
      </w:r>
    </w:p>
  </w:comment>
  <w:comment w:id="78" w:author="Graham Forrester" w:date="2019-01-28T11:11:00Z" w:initials="GF">
    <w:p w14:paraId="25DD0744" w14:textId="2819CC4E" w:rsidR="004E36FD" w:rsidRDefault="004E36FD">
      <w:pPr>
        <w:pStyle w:val="CommentText"/>
      </w:pPr>
      <w:r>
        <w:rPr>
          <w:rStyle w:val="CommentReference"/>
        </w:rPr>
        <w:annotationRef/>
      </w:r>
      <w:r>
        <w:t>My suggestion about “limited monitoring resources” can be used to justify picking total coral cover as a key surrogate.</w:t>
      </w:r>
    </w:p>
  </w:comment>
  <w:comment w:id="79" w:author="Graham Forrester" w:date="2019-01-31T12:29:00Z" w:initials="GF">
    <w:p w14:paraId="249C7839" w14:textId="2FB5FB6B" w:rsidR="00D30078" w:rsidRDefault="00D30078">
      <w:pPr>
        <w:pStyle w:val="CommentText"/>
      </w:pPr>
      <w:r>
        <w:rPr>
          <w:rStyle w:val="CommentReference"/>
        </w:rPr>
        <w:annotationRef/>
      </w:r>
      <w:r w:rsidR="0038687E">
        <w:rPr>
          <w:noProof/>
        </w:rPr>
        <w:t>N</w:t>
      </w:r>
      <w:r w:rsidR="0038687E">
        <w:rPr>
          <w:noProof/>
        </w:rPr>
        <w:t>ee</w:t>
      </w:r>
      <w:r w:rsidR="0038687E">
        <w:rPr>
          <w:noProof/>
        </w:rPr>
        <w:t xml:space="preserve">d </w:t>
      </w:r>
      <w:r w:rsidR="0038687E">
        <w:rPr>
          <w:noProof/>
        </w:rPr>
        <w:t>to</w:t>
      </w:r>
      <w:r w:rsidR="0038687E">
        <w:rPr>
          <w:noProof/>
        </w:rPr>
        <w:t xml:space="preserve"> </w:t>
      </w:r>
      <w:r w:rsidR="0038687E">
        <w:rPr>
          <w:noProof/>
        </w:rPr>
        <w:t>a</w:t>
      </w:r>
      <w:r w:rsidR="0038687E">
        <w:rPr>
          <w:noProof/>
        </w:rPr>
        <w:t>dd</w:t>
      </w:r>
      <w:r w:rsidR="0038687E">
        <w:rPr>
          <w:noProof/>
        </w:rPr>
        <w:t xml:space="preserve"> </w:t>
      </w:r>
      <w:r w:rsidR="0038687E">
        <w:rPr>
          <w:noProof/>
        </w:rPr>
        <w:t>J</w:t>
      </w:r>
      <w:r w:rsidR="0038687E">
        <w:rPr>
          <w:noProof/>
        </w:rPr>
        <w:t>o</w:t>
      </w:r>
      <w:r w:rsidR="0038687E">
        <w:rPr>
          <w:noProof/>
        </w:rPr>
        <w:t>n</w:t>
      </w:r>
      <w:r w:rsidR="0038687E">
        <w:rPr>
          <w:noProof/>
        </w:rPr>
        <w:t>es</w:t>
      </w:r>
      <w:r w:rsidR="0038687E">
        <w:rPr>
          <w:noProof/>
        </w:rPr>
        <w:t xml:space="preserve"> </w:t>
      </w:r>
      <w:r w:rsidR="0038687E">
        <w:rPr>
          <w:noProof/>
        </w:rPr>
        <w:t>e</w:t>
      </w:r>
      <w:r w:rsidR="0038687E">
        <w:rPr>
          <w:noProof/>
        </w:rPr>
        <w:t xml:space="preserve">t </w:t>
      </w:r>
      <w:r w:rsidR="0038687E">
        <w:rPr>
          <w:noProof/>
        </w:rPr>
        <w:t>a</w:t>
      </w:r>
      <w:r w:rsidR="0038687E">
        <w:rPr>
          <w:noProof/>
        </w:rPr>
        <w:t>l</w:t>
      </w:r>
      <w:r w:rsidR="0038687E">
        <w:rPr>
          <w:noProof/>
        </w:rPr>
        <w:t xml:space="preserve"> </w:t>
      </w:r>
      <w:r w:rsidR="0038687E">
        <w:rPr>
          <w:noProof/>
        </w:rPr>
        <w:t>2</w:t>
      </w:r>
      <w:r w:rsidR="0038687E">
        <w:rPr>
          <w:noProof/>
        </w:rPr>
        <w:t>00</w:t>
      </w:r>
      <w:r w:rsidR="0038687E">
        <w:rPr>
          <w:noProof/>
        </w:rPr>
        <w:t>4</w:t>
      </w:r>
      <w:r w:rsidR="0038687E">
        <w:rPr>
          <w:noProof/>
        </w:rPr>
        <w:t xml:space="preserve"> </w:t>
      </w:r>
      <w:r w:rsidR="0038687E">
        <w:rPr>
          <w:noProof/>
        </w:rPr>
        <w:t>P</w:t>
      </w:r>
      <w:r w:rsidR="0038687E">
        <w:rPr>
          <w:noProof/>
        </w:rPr>
        <w:t>N</w:t>
      </w:r>
      <w:r w:rsidR="0038687E">
        <w:rPr>
          <w:noProof/>
        </w:rPr>
        <w:t>A</w:t>
      </w:r>
      <w:r w:rsidR="0038687E">
        <w:rPr>
          <w:noProof/>
        </w:rPr>
        <w:t>S</w:t>
      </w:r>
      <w:r w:rsidR="0038687E">
        <w:rPr>
          <w:noProof/>
        </w:rPr>
        <w:t xml:space="preserve"> </w:t>
      </w:r>
      <w:r w:rsidR="0038687E">
        <w:rPr>
          <w:noProof/>
        </w:rPr>
        <w:t>t</w:t>
      </w:r>
      <w:r w:rsidR="0038687E">
        <w:rPr>
          <w:noProof/>
        </w:rPr>
        <w:t>o t</w:t>
      </w:r>
      <w:r w:rsidR="0038687E">
        <w:rPr>
          <w:noProof/>
        </w:rPr>
        <w:t>hi</w:t>
      </w:r>
      <w:r w:rsidR="0038687E">
        <w:rPr>
          <w:noProof/>
        </w:rPr>
        <w:t xml:space="preserve">s </w:t>
      </w:r>
      <w:r w:rsidR="0038687E">
        <w:rPr>
          <w:noProof/>
        </w:rPr>
        <w:t>l</w:t>
      </w:r>
      <w:r w:rsidR="0038687E">
        <w:rPr>
          <w:noProof/>
        </w:rPr>
        <w:t>is</w:t>
      </w:r>
      <w:r w:rsidR="0038687E">
        <w:rPr>
          <w:noProof/>
        </w:rPr>
        <w:t>t</w:t>
      </w:r>
      <w:r w:rsidR="0038687E">
        <w:rPr>
          <w:noProof/>
        </w:rPr>
        <w:t>?</w:t>
      </w:r>
      <w:r w:rsidR="0038687E">
        <w:rPr>
          <w:noProof/>
        </w:rPr>
        <w:t xml:space="preserve"> </w:t>
      </w:r>
      <w:r w:rsidR="0038687E">
        <w:rPr>
          <w:noProof/>
        </w:rPr>
        <w:t xml:space="preserve"> </w:t>
      </w:r>
      <w:r w:rsidR="0038687E">
        <w:rPr>
          <w:noProof/>
        </w:rPr>
        <w:t>A</w:t>
      </w:r>
      <w:r w:rsidR="0038687E">
        <w:rPr>
          <w:noProof/>
        </w:rPr>
        <w:t xml:space="preserve"> </w:t>
      </w:r>
      <w:r w:rsidR="0038687E">
        <w:rPr>
          <w:noProof/>
        </w:rPr>
        <w:t>tre</w:t>
      </w:r>
      <w:r w:rsidR="0038687E">
        <w:rPr>
          <w:noProof/>
        </w:rPr>
        <w:t>m</w:t>
      </w:r>
      <w:r w:rsidR="0038687E">
        <w:rPr>
          <w:noProof/>
        </w:rPr>
        <w:t>p</w:t>
      </w:r>
      <w:r w:rsidR="0038687E">
        <w:rPr>
          <w:noProof/>
        </w:rPr>
        <w:t>or</w:t>
      </w:r>
      <w:r w:rsidR="0038687E">
        <w:rPr>
          <w:noProof/>
        </w:rPr>
        <w:t>a</w:t>
      </w:r>
      <w:r w:rsidR="0038687E">
        <w:rPr>
          <w:noProof/>
        </w:rPr>
        <w:t xml:space="preserve">l </w:t>
      </w:r>
      <w:r w:rsidR="0038687E">
        <w:rPr>
          <w:noProof/>
        </w:rPr>
        <w:t>t</w:t>
      </w:r>
      <w:r w:rsidR="0038687E">
        <w:rPr>
          <w:noProof/>
        </w:rPr>
        <w:t>e</w:t>
      </w:r>
      <w:r w:rsidR="0038687E">
        <w:rPr>
          <w:noProof/>
        </w:rPr>
        <w:t>s</w:t>
      </w:r>
      <w:r w:rsidR="0038687E">
        <w:rPr>
          <w:noProof/>
        </w:rPr>
        <w:t>t</w:t>
      </w:r>
    </w:p>
  </w:comment>
  <w:comment w:id="80" w:author="Graham Forrester" w:date="2019-01-28T11:13:00Z" w:initials="GF">
    <w:p w14:paraId="00BFA488" w14:textId="2BA47F75" w:rsidR="004E36FD" w:rsidRDefault="004E36FD">
      <w:pPr>
        <w:pStyle w:val="CommentText"/>
      </w:pPr>
      <w:r>
        <w:rPr>
          <w:rStyle w:val="CommentReference"/>
        </w:rPr>
        <w:annotationRef/>
      </w:r>
      <w:r>
        <w:t>We can also use “rugosity” as a simple surrogate for the same reason.  That is, we will test the hypothesis that reef architecture is a simple surrogate for predicting fish biodiversity because fish respond primarily to the structure of the reef (rather than its biological features).</w:t>
      </w:r>
    </w:p>
  </w:comment>
  <w:comment w:id="81" w:author="Graham Forrester" w:date="2019-01-31T11:57:00Z" w:initials="GF">
    <w:p w14:paraId="0E7EFEE2" w14:textId="252D5AF0" w:rsidR="004E36FD" w:rsidRDefault="004E36FD">
      <w:pPr>
        <w:pStyle w:val="CommentText"/>
      </w:pPr>
      <w:r>
        <w:rPr>
          <w:rStyle w:val="CommentReference"/>
        </w:rPr>
        <w:annotationRef/>
      </w:r>
      <w:r>
        <w:rPr>
          <w:noProof/>
        </w:rPr>
        <w:t>This prediction is probably not useful in the caribbean.  in the pacific, where this work was done, there are many spp of acropora of varying morphology.  in the caribbean there are 2 common species, both are branching (as is the 3rd rare species)</w:t>
      </w:r>
    </w:p>
  </w:comment>
  <w:comment w:id="82" w:author="Graham Forrester" w:date="2019-01-31T12:20:00Z" w:initials="GF">
    <w:p w14:paraId="3E5ACC56" w14:textId="54136150" w:rsidR="004E36FD" w:rsidRDefault="004E36FD">
      <w:pPr>
        <w:pStyle w:val="CommentText"/>
      </w:pPr>
      <w:r>
        <w:rPr>
          <w:rStyle w:val="CommentReference"/>
        </w:rPr>
        <w:annotationRef/>
      </w:r>
      <w:r>
        <w:rPr>
          <w:noProof/>
        </w:rPr>
        <w:t>This prediction strays from the theme of using simple surroggates to predict taxonomic diversity.  W</w:t>
      </w:r>
      <w:r>
        <w:rPr>
          <w:noProof/>
        </w:rPr>
        <w:t>hy is it included</w:t>
      </w:r>
    </w:p>
  </w:comment>
  <w:comment w:id="84" w:author="Graham Forrester" w:date="2019-01-28T18:34:00Z" w:initials="GF">
    <w:p w14:paraId="08A1B1F5" w14:textId="4798450A" w:rsidR="004E36FD" w:rsidRDefault="004E36FD">
      <w:pPr>
        <w:pStyle w:val="CommentText"/>
      </w:pPr>
      <w:r>
        <w:rPr>
          <w:rStyle w:val="CommentReference"/>
        </w:rPr>
        <w:annotationRef/>
      </w:r>
      <w:r>
        <w:t>From here on, this feels like a sequence of notes more than a polished draft, so lets talk about what bits should be included and what sequence they should be presented in.</w:t>
      </w:r>
    </w:p>
  </w:comment>
  <w:comment w:id="88" w:author="Nicole" w:date="2019-01-23T08:43:00Z" w:initials="N">
    <w:p w14:paraId="587561B4" w14:textId="192D6F0C" w:rsidR="004E36FD" w:rsidRDefault="004E36FD">
      <w:pPr>
        <w:pStyle w:val="CommentText"/>
      </w:pPr>
      <w:r>
        <w:rPr>
          <w:rStyle w:val="CommentReference"/>
        </w:rPr>
        <w:annotationRef/>
      </w:r>
      <w:r>
        <w:t xml:space="preserve">There’s a lot going on in this section, so I would like to break it up a bit. Obviously I am still working on this part, but I wanted to include my notes.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5AB4DD" w15:done="0"/>
  <w15:commentEx w15:paraId="1F22FBCA" w15:paraIdParent="4D5AB4DD" w15:done="0"/>
  <w15:commentEx w15:paraId="65EA65EF" w15:done="0"/>
  <w15:commentEx w15:paraId="22414F18" w15:done="0"/>
  <w15:commentEx w15:paraId="089309F2" w15:done="0"/>
  <w15:commentEx w15:paraId="411AB6D4" w15:done="0"/>
  <w15:commentEx w15:paraId="421EA75A" w15:paraIdParent="411AB6D4" w15:done="0"/>
  <w15:commentEx w15:paraId="3DE49FA0" w15:done="0"/>
  <w15:commentEx w15:paraId="3BDFEF37" w15:done="0"/>
  <w15:commentEx w15:paraId="67595CF6" w15:done="0"/>
  <w15:commentEx w15:paraId="5EB109CF" w15:done="0"/>
  <w15:commentEx w15:paraId="20F1D2B7" w15:done="0"/>
  <w15:commentEx w15:paraId="48D4C735" w15:done="0"/>
  <w15:commentEx w15:paraId="0105CF67" w15:done="0"/>
  <w15:commentEx w15:paraId="70304B00" w15:done="0"/>
  <w15:commentEx w15:paraId="15B60169" w15:done="0"/>
  <w15:commentEx w15:paraId="63A815D9" w15:done="0"/>
  <w15:commentEx w15:paraId="43132462" w15:done="0"/>
  <w15:commentEx w15:paraId="14C8D18C" w15:done="0"/>
  <w15:commentEx w15:paraId="484D4FB9" w15:done="0"/>
  <w15:commentEx w15:paraId="1F4D1CA7" w15:done="0"/>
  <w15:commentEx w15:paraId="2912B6F1" w15:done="0"/>
  <w15:commentEx w15:paraId="3C1C28C3" w15:done="0"/>
  <w15:commentEx w15:paraId="7EAE33B3" w15:done="0"/>
  <w15:commentEx w15:paraId="7F9E965E" w15:done="0"/>
  <w15:commentEx w15:paraId="6282EAE6" w15:done="0"/>
  <w15:commentEx w15:paraId="2C6F359E" w15:done="0"/>
  <w15:commentEx w15:paraId="03D6453B" w15:done="0"/>
  <w15:commentEx w15:paraId="5984C6E6" w15:done="0"/>
  <w15:commentEx w15:paraId="0F33DC8D" w15:done="0"/>
  <w15:commentEx w15:paraId="72F11D52" w15:paraIdParent="0F33DC8D" w15:done="0"/>
  <w15:commentEx w15:paraId="4FFDFB8F" w15:done="0"/>
  <w15:commentEx w15:paraId="32544BAF" w15:done="0"/>
  <w15:commentEx w15:paraId="5F0B92E2" w15:done="0"/>
  <w15:commentEx w15:paraId="25DD0744" w15:done="0"/>
  <w15:commentEx w15:paraId="249C7839" w15:done="0"/>
  <w15:commentEx w15:paraId="00BFA488" w15:done="0"/>
  <w15:commentEx w15:paraId="0E7EFEE2" w15:done="0"/>
  <w15:commentEx w15:paraId="3E5ACC56" w15:done="0"/>
  <w15:commentEx w15:paraId="08A1B1F5" w15:done="0"/>
  <w15:commentEx w15:paraId="587561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5AB4DD" w16cid:durableId="1FF58B0A"/>
  <w16cid:commentId w16cid:paraId="1F22FBCA" w16cid:durableId="1FF58E7E"/>
  <w16cid:commentId w16cid:paraId="65EA65EF" w16cid:durableId="1FF5B6C4"/>
  <w16cid:commentId w16cid:paraId="22414F18" w16cid:durableId="1FF5B62C"/>
  <w16cid:commentId w16cid:paraId="089309F2" w16cid:durableId="1FF58B0B"/>
  <w16cid:commentId w16cid:paraId="411AB6D4" w16cid:durableId="1FF58B0C"/>
  <w16cid:commentId w16cid:paraId="421EA75A" w16cid:durableId="1FF5B6DB"/>
  <w16cid:commentId w16cid:paraId="3DE49FA0" w16cid:durableId="1FF958D7"/>
  <w16cid:commentId w16cid:paraId="3BDFEF37" w16cid:durableId="1FF58B0D"/>
  <w16cid:commentId w16cid:paraId="67595CF6" w16cid:durableId="1FF9593F"/>
  <w16cid:commentId w16cid:paraId="5EB109CF" w16cid:durableId="1FF5B71F"/>
  <w16cid:commentId w16cid:paraId="20F1D2B7" w16cid:durableId="1FF95981"/>
  <w16cid:commentId w16cid:paraId="48D4C735" w16cid:durableId="1FF959E8"/>
  <w16cid:commentId w16cid:paraId="0105CF67" w16cid:durableId="1FF58F73"/>
  <w16cid:commentId w16cid:paraId="70304B00" w16cid:durableId="1FF5B7B6"/>
  <w16cid:commentId w16cid:paraId="15B60169" w16cid:durableId="1FF5B7D0"/>
  <w16cid:commentId w16cid:paraId="63A815D9" w16cid:durableId="1FF5B7FF"/>
  <w16cid:commentId w16cid:paraId="43132462" w16cid:durableId="1FF5BA6D"/>
  <w16cid:commentId w16cid:paraId="14C8D18C" w16cid:durableId="1FF5B816"/>
  <w16cid:commentId w16cid:paraId="484D4FB9" w16cid:durableId="1FF5B85B"/>
  <w16cid:commentId w16cid:paraId="1F4D1CA7" w16cid:durableId="1FF5BA57"/>
  <w16cid:commentId w16cid:paraId="2912B6F1" w16cid:durableId="1FF5BA4F"/>
  <w16cid:commentId w16cid:paraId="3C1C28C3" w16cid:durableId="1FF95A74"/>
  <w16cid:commentId w16cid:paraId="7EAE33B3" w16cid:durableId="1FF5B884"/>
  <w16cid:commentId w16cid:paraId="7F9E965E" w16cid:durableId="1FF5B8BF"/>
  <w16cid:commentId w16cid:paraId="6282EAE6" w16cid:durableId="1FF5B8FA"/>
  <w16cid:commentId w16cid:paraId="2C6F359E" w16cid:durableId="1FF960D5"/>
  <w16cid:commentId w16cid:paraId="03D6453B" w16cid:durableId="1FFD68EF"/>
  <w16cid:commentId w16cid:paraId="5984C6E6" w16cid:durableId="1FFD66BB"/>
  <w16cid:commentId w16cid:paraId="0F33DC8D" w16cid:durableId="1FFD6071"/>
  <w16cid:commentId w16cid:paraId="72F11D52" w16cid:durableId="1FFD607A"/>
  <w16cid:commentId w16cid:paraId="4FFDFB8F" w16cid:durableId="1FFD5E88"/>
  <w16cid:commentId w16cid:paraId="32544BAF" w16cid:durableId="1FFD6EC2"/>
  <w16cid:commentId w16cid:paraId="5F0B92E2" w16cid:durableId="1FFD6C84"/>
  <w16cid:commentId w16cid:paraId="25DD0744" w16cid:durableId="1FF961EE"/>
  <w16cid:commentId w16cid:paraId="249C7839" w16cid:durableId="1FFD6893"/>
  <w16cid:commentId w16cid:paraId="00BFA488" w16cid:durableId="1FF9623C"/>
  <w16cid:commentId w16cid:paraId="0E7EFEE2" w16cid:durableId="1FFD612D"/>
  <w16cid:commentId w16cid:paraId="3E5ACC56" w16cid:durableId="1FFD668D"/>
  <w16cid:commentId w16cid:paraId="08A1B1F5" w16cid:durableId="1FF9C9B7"/>
  <w16cid:commentId w16cid:paraId="587561B4" w16cid:durableId="1FF58B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E83D1" w14:textId="77777777" w:rsidR="0038687E" w:rsidRDefault="0038687E">
      <w:r>
        <w:separator/>
      </w:r>
    </w:p>
  </w:endnote>
  <w:endnote w:type="continuationSeparator" w:id="0">
    <w:p w14:paraId="7CC3E51C" w14:textId="77777777" w:rsidR="0038687E" w:rsidRDefault="00386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auto"/>
    <w:pitch w:val="variable"/>
    <w:sig w:usb0="E00002FF" w:usb1="5000205A"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870803424"/>
      <w:docPartObj>
        <w:docPartGallery w:val="Page Numbers (Bottom of Page)"/>
        <w:docPartUnique/>
      </w:docPartObj>
    </w:sdtPr>
    <w:sdtEndPr>
      <w:rPr>
        <w:noProof/>
      </w:rPr>
    </w:sdtEndPr>
    <w:sdtContent>
      <w:p w14:paraId="1A96472C" w14:textId="77777777" w:rsidR="004E36FD" w:rsidRPr="006C38CA" w:rsidRDefault="004E36FD">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Pr>
            <w:rFonts w:ascii="Times New Roman" w:hAnsi="Times New Roman" w:cs="Times New Roman"/>
            <w:noProof/>
          </w:rPr>
          <w:t>4</w:t>
        </w:r>
        <w:r w:rsidRPr="006C38CA">
          <w:rPr>
            <w:rFonts w:ascii="Times New Roman" w:hAnsi="Times New Roman" w:cs="Times New Roman"/>
            <w:noProof/>
          </w:rPr>
          <w:fldChar w:fldCharType="end"/>
        </w:r>
      </w:p>
    </w:sdtContent>
  </w:sdt>
  <w:p w14:paraId="12351082" w14:textId="77777777" w:rsidR="004E36FD" w:rsidRPr="006C38CA" w:rsidRDefault="004E36F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4E36FD" w:rsidRPr="006C38CA" w:rsidRDefault="004E36FD">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Pr>
            <w:rFonts w:ascii="Times New Roman" w:hAnsi="Times New Roman" w:cs="Times New Roman"/>
            <w:noProof/>
          </w:rPr>
          <w:t>vi</w:t>
        </w:r>
        <w:r w:rsidRPr="006C38CA">
          <w:rPr>
            <w:rFonts w:ascii="Times New Roman" w:hAnsi="Times New Roman" w:cs="Times New Roman"/>
            <w:noProof/>
          </w:rPr>
          <w:fldChar w:fldCharType="end"/>
        </w:r>
      </w:p>
    </w:sdtContent>
  </w:sdt>
  <w:p w14:paraId="5B6315F2" w14:textId="77777777" w:rsidR="004E36FD" w:rsidRPr="006C38CA" w:rsidRDefault="004E36F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BDB37" w14:textId="77777777" w:rsidR="0038687E" w:rsidRDefault="0038687E">
      <w:r>
        <w:separator/>
      </w:r>
    </w:p>
  </w:footnote>
  <w:footnote w:type="continuationSeparator" w:id="0">
    <w:p w14:paraId="45CAEFE7" w14:textId="77777777" w:rsidR="0038687E" w:rsidRDefault="003868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D2C7D"/>
    <w:multiLevelType w:val="hybridMultilevel"/>
    <w:tmpl w:val="F15CE4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580748"/>
    <w:multiLevelType w:val="hybridMultilevel"/>
    <w:tmpl w:val="98322CD4"/>
    <w:lvl w:ilvl="0" w:tplc="7DCA32E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176C42"/>
    <w:multiLevelType w:val="hybridMultilevel"/>
    <w:tmpl w:val="EEDA9F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B92F3D"/>
    <w:multiLevelType w:val="hybridMultilevel"/>
    <w:tmpl w:val="183ABE82"/>
    <w:lvl w:ilvl="0" w:tplc="1D9668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an Gerber">
    <w15:presenceInfo w15:providerId="Windows Live" w15:userId="02df47d2a79719bd"/>
  </w15:person>
  <w15:person w15:author="Graham Forrester">
    <w15:presenceInfo w15:providerId="None" w15:userId="Graham Forre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0AF"/>
    <w:rsid w:val="000056FD"/>
    <w:rsid w:val="00015033"/>
    <w:rsid w:val="00040576"/>
    <w:rsid w:val="000454EC"/>
    <w:rsid w:val="00045783"/>
    <w:rsid w:val="000560AF"/>
    <w:rsid w:val="00063837"/>
    <w:rsid w:val="00066945"/>
    <w:rsid w:val="00084CE8"/>
    <w:rsid w:val="0009402B"/>
    <w:rsid w:val="000A53A5"/>
    <w:rsid w:val="000B29A6"/>
    <w:rsid w:val="000B36F3"/>
    <w:rsid w:val="000C1943"/>
    <w:rsid w:val="000C7138"/>
    <w:rsid w:val="000D4362"/>
    <w:rsid w:val="000E3140"/>
    <w:rsid w:val="000E6FE1"/>
    <w:rsid w:val="00100945"/>
    <w:rsid w:val="00107355"/>
    <w:rsid w:val="00107F9C"/>
    <w:rsid w:val="00114557"/>
    <w:rsid w:val="0011732D"/>
    <w:rsid w:val="00121E17"/>
    <w:rsid w:val="001359E6"/>
    <w:rsid w:val="0014500F"/>
    <w:rsid w:val="00150075"/>
    <w:rsid w:val="00154DD9"/>
    <w:rsid w:val="00161389"/>
    <w:rsid w:val="00166447"/>
    <w:rsid w:val="001669DB"/>
    <w:rsid w:val="00167A08"/>
    <w:rsid w:val="0018077E"/>
    <w:rsid w:val="00185875"/>
    <w:rsid w:val="001905E3"/>
    <w:rsid w:val="00195431"/>
    <w:rsid w:val="001B5A05"/>
    <w:rsid w:val="001B7F7A"/>
    <w:rsid w:val="001C54E0"/>
    <w:rsid w:val="001C59C7"/>
    <w:rsid w:val="001D33E7"/>
    <w:rsid w:val="001E31C1"/>
    <w:rsid w:val="00211979"/>
    <w:rsid w:val="00213D75"/>
    <w:rsid w:val="002222F5"/>
    <w:rsid w:val="0022242E"/>
    <w:rsid w:val="002358EB"/>
    <w:rsid w:val="002437DF"/>
    <w:rsid w:val="00254A2A"/>
    <w:rsid w:val="0026476E"/>
    <w:rsid w:val="00294D79"/>
    <w:rsid w:val="00297EA0"/>
    <w:rsid w:val="002D4CA3"/>
    <w:rsid w:val="00314DC1"/>
    <w:rsid w:val="00345AA8"/>
    <w:rsid w:val="00365A66"/>
    <w:rsid w:val="00380A89"/>
    <w:rsid w:val="003825D8"/>
    <w:rsid w:val="0038687E"/>
    <w:rsid w:val="00397CE8"/>
    <w:rsid w:val="003A0710"/>
    <w:rsid w:val="003A1FEA"/>
    <w:rsid w:val="003A3E52"/>
    <w:rsid w:val="003A6AA7"/>
    <w:rsid w:val="003B04C7"/>
    <w:rsid w:val="003B4A9F"/>
    <w:rsid w:val="003B6B73"/>
    <w:rsid w:val="003D38B1"/>
    <w:rsid w:val="003D5B02"/>
    <w:rsid w:val="003E4205"/>
    <w:rsid w:val="004023F3"/>
    <w:rsid w:val="00441CA2"/>
    <w:rsid w:val="00447DE7"/>
    <w:rsid w:val="0045141F"/>
    <w:rsid w:val="004560C3"/>
    <w:rsid w:val="004822AC"/>
    <w:rsid w:val="00485303"/>
    <w:rsid w:val="004A0AC2"/>
    <w:rsid w:val="004A3292"/>
    <w:rsid w:val="004B5893"/>
    <w:rsid w:val="004B69C8"/>
    <w:rsid w:val="004C3BDB"/>
    <w:rsid w:val="004E36FD"/>
    <w:rsid w:val="004E7FA9"/>
    <w:rsid w:val="0050253C"/>
    <w:rsid w:val="00514541"/>
    <w:rsid w:val="0051515C"/>
    <w:rsid w:val="00521F88"/>
    <w:rsid w:val="00524ABC"/>
    <w:rsid w:val="00532B8F"/>
    <w:rsid w:val="005420AE"/>
    <w:rsid w:val="0056182E"/>
    <w:rsid w:val="00571BB6"/>
    <w:rsid w:val="0057203E"/>
    <w:rsid w:val="00584F78"/>
    <w:rsid w:val="00587583"/>
    <w:rsid w:val="00595E92"/>
    <w:rsid w:val="0059757C"/>
    <w:rsid w:val="005B1018"/>
    <w:rsid w:val="005B205E"/>
    <w:rsid w:val="005D27E4"/>
    <w:rsid w:val="005E0B12"/>
    <w:rsid w:val="005E1A0C"/>
    <w:rsid w:val="00605415"/>
    <w:rsid w:val="006165A3"/>
    <w:rsid w:val="006265F1"/>
    <w:rsid w:val="00634FF5"/>
    <w:rsid w:val="0063779F"/>
    <w:rsid w:val="00672F8E"/>
    <w:rsid w:val="006757D5"/>
    <w:rsid w:val="006776C7"/>
    <w:rsid w:val="006837B3"/>
    <w:rsid w:val="0069771C"/>
    <w:rsid w:val="006B0281"/>
    <w:rsid w:val="006B0F06"/>
    <w:rsid w:val="006B3A65"/>
    <w:rsid w:val="006C38CA"/>
    <w:rsid w:val="006C6467"/>
    <w:rsid w:val="006D0EBA"/>
    <w:rsid w:val="006E0A21"/>
    <w:rsid w:val="006F1C0E"/>
    <w:rsid w:val="006F1EA7"/>
    <w:rsid w:val="006F2382"/>
    <w:rsid w:val="006F7259"/>
    <w:rsid w:val="007175A5"/>
    <w:rsid w:val="0072609A"/>
    <w:rsid w:val="007520C9"/>
    <w:rsid w:val="007629C0"/>
    <w:rsid w:val="0076482D"/>
    <w:rsid w:val="00772C15"/>
    <w:rsid w:val="00776708"/>
    <w:rsid w:val="00787565"/>
    <w:rsid w:val="007A2FDE"/>
    <w:rsid w:val="007B447B"/>
    <w:rsid w:val="007C093C"/>
    <w:rsid w:val="007C58E3"/>
    <w:rsid w:val="007D7937"/>
    <w:rsid w:val="007D7C82"/>
    <w:rsid w:val="007E28F5"/>
    <w:rsid w:val="0080051B"/>
    <w:rsid w:val="00800ACA"/>
    <w:rsid w:val="00807653"/>
    <w:rsid w:val="00815822"/>
    <w:rsid w:val="0084036F"/>
    <w:rsid w:val="008420BD"/>
    <w:rsid w:val="00852B65"/>
    <w:rsid w:val="008667D6"/>
    <w:rsid w:val="00867ABA"/>
    <w:rsid w:val="008844D0"/>
    <w:rsid w:val="00894420"/>
    <w:rsid w:val="0089444B"/>
    <w:rsid w:val="0089692F"/>
    <w:rsid w:val="008B3C0F"/>
    <w:rsid w:val="008C011B"/>
    <w:rsid w:val="008E357D"/>
    <w:rsid w:val="008E58DD"/>
    <w:rsid w:val="008E6C59"/>
    <w:rsid w:val="008E7394"/>
    <w:rsid w:val="008F5690"/>
    <w:rsid w:val="008F78F4"/>
    <w:rsid w:val="00906B2D"/>
    <w:rsid w:val="00916D7F"/>
    <w:rsid w:val="0093430E"/>
    <w:rsid w:val="009347E3"/>
    <w:rsid w:val="00937694"/>
    <w:rsid w:val="0094103A"/>
    <w:rsid w:val="00966DDB"/>
    <w:rsid w:val="00982985"/>
    <w:rsid w:val="00987EBE"/>
    <w:rsid w:val="00992B04"/>
    <w:rsid w:val="009C14A6"/>
    <w:rsid w:val="009C2C39"/>
    <w:rsid w:val="009F1381"/>
    <w:rsid w:val="009F4DAA"/>
    <w:rsid w:val="009F6551"/>
    <w:rsid w:val="00A016E9"/>
    <w:rsid w:val="00A01F10"/>
    <w:rsid w:val="00A033FB"/>
    <w:rsid w:val="00A12636"/>
    <w:rsid w:val="00A16487"/>
    <w:rsid w:val="00A21ED1"/>
    <w:rsid w:val="00A323FD"/>
    <w:rsid w:val="00A37816"/>
    <w:rsid w:val="00A40B98"/>
    <w:rsid w:val="00A71B3D"/>
    <w:rsid w:val="00A811F9"/>
    <w:rsid w:val="00A8749F"/>
    <w:rsid w:val="00A905B3"/>
    <w:rsid w:val="00A90DD3"/>
    <w:rsid w:val="00A91483"/>
    <w:rsid w:val="00AA5262"/>
    <w:rsid w:val="00AD70CA"/>
    <w:rsid w:val="00B102E8"/>
    <w:rsid w:val="00B14463"/>
    <w:rsid w:val="00B2386B"/>
    <w:rsid w:val="00B36635"/>
    <w:rsid w:val="00B43FC7"/>
    <w:rsid w:val="00B52D94"/>
    <w:rsid w:val="00B62CB5"/>
    <w:rsid w:val="00B70C14"/>
    <w:rsid w:val="00B714A3"/>
    <w:rsid w:val="00B825D7"/>
    <w:rsid w:val="00B86EA7"/>
    <w:rsid w:val="00B86ED2"/>
    <w:rsid w:val="00B95998"/>
    <w:rsid w:val="00BA6EAF"/>
    <w:rsid w:val="00BB0E57"/>
    <w:rsid w:val="00BD47CE"/>
    <w:rsid w:val="00BE2858"/>
    <w:rsid w:val="00BE304F"/>
    <w:rsid w:val="00BF0D2A"/>
    <w:rsid w:val="00C02277"/>
    <w:rsid w:val="00C11D4B"/>
    <w:rsid w:val="00C17E58"/>
    <w:rsid w:val="00C314C3"/>
    <w:rsid w:val="00C36A5E"/>
    <w:rsid w:val="00C4271E"/>
    <w:rsid w:val="00C50853"/>
    <w:rsid w:val="00C65FB9"/>
    <w:rsid w:val="00C66B9C"/>
    <w:rsid w:val="00C66D1E"/>
    <w:rsid w:val="00C8148D"/>
    <w:rsid w:val="00C843B7"/>
    <w:rsid w:val="00C8570D"/>
    <w:rsid w:val="00C930DE"/>
    <w:rsid w:val="00C96844"/>
    <w:rsid w:val="00CC16AE"/>
    <w:rsid w:val="00CC32D0"/>
    <w:rsid w:val="00CC54A8"/>
    <w:rsid w:val="00CD4C98"/>
    <w:rsid w:val="00CF5CC7"/>
    <w:rsid w:val="00D07EAD"/>
    <w:rsid w:val="00D11E75"/>
    <w:rsid w:val="00D167A1"/>
    <w:rsid w:val="00D20B76"/>
    <w:rsid w:val="00D275F6"/>
    <w:rsid w:val="00D3006B"/>
    <w:rsid w:val="00D30078"/>
    <w:rsid w:val="00D34A81"/>
    <w:rsid w:val="00D46D6E"/>
    <w:rsid w:val="00D52C11"/>
    <w:rsid w:val="00D530AE"/>
    <w:rsid w:val="00D57408"/>
    <w:rsid w:val="00D60462"/>
    <w:rsid w:val="00D60BE6"/>
    <w:rsid w:val="00D6560C"/>
    <w:rsid w:val="00D719EB"/>
    <w:rsid w:val="00D72CBD"/>
    <w:rsid w:val="00D81C32"/>
    <w:rsid w:val="00D92176"/>
    <w:rsid w:val="00D92813"/>
    <w:rsid w:val="00D9415C"/>
    <w:rsid w:val="00D957D8"/>
    <w:rsid w:val="00DA779B"/>
    <w:rsid w:val="00DB7BEB"/>
    <w:rsid w:val="00DD6FC1"/>
    <w:rsid w:val="00DF2A2A"/>
    <w:rsid w:val="00E01D7C"/>
    <w:rsid w:val="00E0265F"/>
    <w:rsid w:val="00E03A52"/>
    <w:rsid w:val="00E60973"/>
    <w:rsid w:val="00EA33EA"/>
    <w:rsid w:val="00EA448A"/>
    <w:rsid w:val="00EB63C7"/>
    <w:rsid w:val="00EB702C"/>
    <w:rsid w:val="00EC2D08"/>
    <w:rsid w:val="00ED45D0"/>
    <w:rsid w:val="00EF29C4"/>
    <w:rsid w:val="00F109D7"/>
    <w:rsid w:val="00F2723C"/>
    <w:rsid w:val="00F275FA"/>
    <w:rsid w:val="00F414E1"/>
    <w:rsid w:val="00F419E1"/>
    <w:rsid w:val="00F62EFD"/>
    <w:rsid w:val="00F736A3"/>
    <w:rsid w:val="00F76CCE"/>
    <w:rsid w:val="00F87C7B"/>
    <w:rsid w:val="00F918E6"/>
    <w:rsid w:val="00FD1D37"/>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15:docId w15:val="{6FB7D09F-BC42-0144-BCC8-F76D05FB4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60AF"/>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8E357D"/>
    <w:pPr>
      <w:widowControl w:val="0"/>
      <w:autoSpaceDE w:val="0"/>
      <w:autoSpaceDN w:val="0"/>
      <w:adjustRightInd w:val="0"/>
      <w:spacing w:line="480" w:lineRule="auto"/>
      <w:outlineLvl w:val="0"/>
    </w:pPr>
    <w:rPr>
      <w:rFonts w:ascii="Times New Roman" w:hAnsi="Times New Roman" w:cs="Times New Roman"/>
      <w:b/>
    </w:rPr>
  </w:style>
  <w:style w:type="paragraph" w:styleId="Heading2">
    <w:name w:val="heading 2"/>
    <w:basedOn w:val="Normal"/>
    <w:next w:val="Normal"/>
    <w:link w:val="Heading2Char"/>
    <w:uiPriority w:val="9"/>
    <w:unhideWhenUsed/>
    <w:qFormat/>
    <w:rsid w:val="008E357D"/>
    <w:pPr>
      <w:spacing w:line="480" w:lineRule="auto"/>
      <w:outlineLvl w:val="1"/>
    </w:pPr>
    <w:rPr>
      <w:rFonts w:ascii="Times New Roman" w:eastAsia="Calibri"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 w:type="paragraph" w:styleId="ListParagraph">
    <w:name w:val="List Paragraph"/>
    <w:basedOn w:val="Normal"/>
    <w:uiPriority w:val="34"/>
    <w:qFormat/>
    <w:rsid w:val="000A53A5"/>
    <w:pPr>
      <w:spacing w:after="200" w:line="276" w:lineRule="auto"/>
      <w:ind w:left="720"/>
      <w:contextualSpacing/>
    </w:pPr>
    <w:rPr>
      <w:rFonts w:eastAsiaTheme="minorHAnsi"/>
      <w:sz w:val="22"/>
      <w:szCs w:val="22"/>
    </w:rPr>
  </w:style>
  <w:style w:type="paragraph" w:styleId="Title">
    <w:name w:val="Title"/>
    <w:basedOn w:val="Normal"/>
    <w:next w:val="Normal"/>
    <w:link w:val="TitleChar"/>
    <w:uiPriority w:val="10"/>
    <w:qFormat/>
    <w:rsid w:val="008E357D"/>
    <w:pPr>
      <w:widowControl w:val="0"/>
      <w:autoSpaceDE w:val="0"/>
      <w:autoSpaceDN w:val="0"/>
      <w:adjustRightInd w:val="0"/>
      <w:spacing w:line="480" w:lineRule="auto"/>
      <w:outlineLvl w:val="0"/>
    </w:pPr>
    <w:rPr>
      <w:rFonts w:ascii="Times New Roman" w:hAnsi="Times New Roman" w:cs="Times New Roman"/>
      <w:b/>
    </w:rPr>
  </w:style>
  <w:style w:type="character" w:customStyle="1" w:styleId="TitleChar">
    <w:name w:val="Title Char"/>
    <w:basedOn w:val="DefaultParagraphFont"/>
    <w:link w:val="Title"/>
    <w:uiPriority w:val="10"/>
    <w:rsid w:val="008E357D"/>
    <w:rPr>
      <w:rFonts w:ascii="Times New Roman" w:eastAsiaTheme="minorEastAsia" w:hAnsi="Times New Roman" w:cs="Times New Roman"/>
      <w:b/>
      <w:sz w:val="24"/>
      <w:szCs w:val="24"/>
    </w:rPr>
  </w:style>
  <w:style w:type="character" w:customStyle="1" w:styleId="Heading1Char">
    <w:name w:val="Heading 1 Char"/>
    <w:basedOn w:val="DefaultParagraphFont"/>
    <w:link w:val="Heading1"/>
    <w:uiPriority w:val="9"/>
    <w:rsid w:val="008E357D"/>
    <w:rPr>
      <w:rFonts w:ascii="Times New Roman" w:eastAsiaTheme="minorEastAsia" w:hAnsi="Times New Roman" w:cs="Times New Roman"/>
      <w:b/>
      <w:sz w:val="24"/>
      <w:szCs w:val="24"/>
    </w:rPr>
  </w:style>
  <w:style w:type="character" w:customStyle="1" w:styleId="Heading2Char">
    <w:name w:val="Heading 2 Char"/>
    <w:basedOn w:val="DefaultParagraphFont"/>
    <w:link w:val="Heading2"/>
    <w:uiPriority w:val="9"/>
    <w:rsid w:val="008E357D"/>
    <w:rPr>
      <w:rFonts w:ascii="Times New Roman" w:eastAsia="Calibri"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4774041-AD9F-F548-819C-D6A3DE478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19</Pages>
  <Words>21942</Words>
  <Characters>125074</Characters>
  <Application>Microsoft Office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Graham Forrester</cp:lastModifiedBy>
  <cp:revision>11</cp:revision>
  <cp:lastPrinted>2018-08-14T16:15:00Z</cp:lastPrinted>
  <dcterms:created xsi:type="dcterms:W3CDTF">2019-01-31T16:47:00Z</dcterms:created>
  <dcterms:modified xsi:type="dcterms:W3CDTF">2019-01-31T18:58:00Z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