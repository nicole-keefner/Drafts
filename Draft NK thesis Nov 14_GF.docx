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8"/>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4625424"/>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3"/>
          <w:footerReference w:type="default" r:id="rId14"/>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625425"/>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w:t>
      </w:r>
      <w:proofErr w:type="spellStart"/>
      <w:r w:rsidR="00C84908">
        <w:rPr>
          <w:color w:val="333333"/>
        </w:rPr>
        <w:t>Gumulira</w:t>
      </w:r>
      <w:proofErr w:type="spellEnd"/>
      <w:r w:rsidR="00C84908">
        <w:rPr>
          <w:color w:val="333333"/>
        </w:rPr>
        <w:t xml:space="preserve">, Vida Osei,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625426"/>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625427"/>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4625428"/>
      <w:r w:rsidRPr="007D1B38">
        <w:lastRenderedPageBreak/>
        <w:t>TABLE OF CONTENTS</w:t>
      </w:r>
      <w:bookmarkEnd w:id="7"/>
    </w:p>
    <w:p w14:paraId="675BB812" w14:textId="77777777" w:rsidR="00646CC6"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625424"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_Toc24625424 \h </w:instrText>
        </w:r>
        <w:r w:rsidR="00646CC6">
          <w:rPr>
            <w:noProof/>
            <w:webHidden/>
          </w:rPr>
        </w:r>
        <w:r w:rsidR="00646CC6">
          <w:rPr>
            <w:noProof/>
            <w:webHidden/>
          </w:rPr>
          <w:fldChar w:fldCharType="separate"/>
        </w:r>
        <w:r w:rsidR="00646CC6">
          <w:rPr>
            <w:noProof/>
            <w:webHidden/>
          </w:rPr>
          <w:t>ii</w:t>
        </w:r>
        <w:r w:rsidR="00646CC6">
          <w:rPr>
            <w:noProof/>
            <w:webHidden/>
          </w:rPr>
          <w:fldChar w:fldCharType="end"/>
        </w:r>
      </w:hyperlink>
    </w:p>
    <w:p w14:paraId="44B169A0"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25"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_Toc24625425 \h </w:instrText>
        </w:r>
        <w:r w:rsidR="00646CC6">
          <w:rPr>
            <w:noProof/>
            <w:webHidden/>
          </w:rPr>
        </w:r>
        <w:r w:rsidR="00646CC6">
          <w:rPr>
            <w:noProof/>
            <w:webHidden/>
          </w:rPr>
          <w:fldChar w:fldCharType="separate"/>
        </w:r>
        <w:r w:rsidR="00646CC6">
          <w:rPr>
            <w:noProof/>
            <w:webHidden/>
          </w:rPr>
          <w:t>iii</w:t>
        </w:r>
        <w:r w:rsidR="00646CC6">
          <w:rPr>
            <w:noProof/>
            <w:webHidden/>
          </w:rPr>
          <w:fldChar w:fldCharType="end"/>
        </w:r>
      </w:hyperlink>
    </w:p>
    <w:p w14:paraId="652DE5DB"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26" w:history="1">
        <w:r w:rsidR="00646CC6" w:rsidRPr="00AD4131">
          <w:rPr>
            <w:rStyle w:val="Hyperlink"/>
            <w:rFonts w:eastAsia="Georgia"/>
            <w:noProof/>
          </w:rPr>
          <w:t>DEDICATION</w:t>
        </w:r>
        <w:r w:rsidR="00646CC6">
          <w:rPr>
            <w:noProof/>
            <w:webHidden/>
          </w:rPr>
          <w:tab/>
        </w:r>
        <w:r w:rsidR="00646CC6">
          <w:rPr>
            <w:noProof/>
            <w:webHidden/>
          </w:rPr>
          <w:fldChar w:fldCharType="begin"/>
        </w:r>
        <w:r w:rsidR="00646CC6">
          <w:rPr>
            <w:noProof/>
            <w:webHidden/>
          </w:rPr>
          <w:instrText xml:space="preserve"> PAGEREF _Toc24625426 \h </w:instrText>
        </w:r>
        <w:r w:rsidR="00646CC6">
          <w:rPr>
            <w:noProof/>
            <w:webHidden/>
          </w:rPr>
        </w:r>
        <w:r w:rsidR="00646CC6">
          <w:rPr>
            <w:noProof/>
            <w:webHidden/>
          </w:rPr>
          <w:fldChar w:fldCharType="separate"/>
        </w:r>
        <w:r w:rsidR="00646CC6">
          <w:rPr>
            <w:noProof/>
            <w:webHidden/>
          </w:rPr>
          <w:t>iv</w:t>
        </w:r>
        <w:r w:rsidR="00646CC6">
          <w:rPr>
            <w:noProof/>
            <w:webHidden/>
          </w:rPr>
          <w:fldChar w:fldCharType="end"/>
        </w:r>
      </w:hyperlink>
    </w:p>
    <w:p w14:paraId="2CD7EE62"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27" w:history="1">
        <w:r w:rsidR="00646CC6" w:rsidRPr="00AD4131">
          <w:rPr>
            <w:rStyle w:val="Hyperlink"/>
            <w:rFonts w:eastAsia="Georgia"/>
            <w:noProof/>
          </w:rPr>
          <w:t>PREFACE</w:t>
        </w:r>
        <w:r w:rsidR="00646CC6">
          <w:rPr>
            <w:noProof/>
            <w:webHidden/>
          </w:rPr>
          <w:tab/>
        </w:r>
        <w:r w:rsidR="00646CC6">
          <w:rPr>
            <w:noProof/>
            <w:webHidden/>
          </w:rPr>
          <w:fldChar w:fldCharType="begin"/>
        </w:r>
        <w:r w:rsidR="00646CC6">
          <w:rPr>
            <w:noProof/>
            <w:webHidden/>
          </w:rPr>
          <w:instrText xml:space="preserve"> PAGEREF _Toc24625427 \h </w:instrText>
        </w:r>
        <w:r w:rsidR="00646CC6">
          <w:rPr>
            <w:noProof/>
            <w:webHidden/>
          </w:rPr>
        </w:r>
        <w:r w:rsidR="00646CC6">
          <w:rPr>
            <w:noProof/>
            <w:webHidden/>
          </w:rPr>
          <w:fldChar w:fldCharType="separate"/>
        </w:r>
        <w:r w:rsidR="00646CC6">
          <w:rPr>
            <w:noProof/>
            <w:webHidden/>
          </w:rPr>
          <w:t>v</w:t>
        </w:r>
        <w:r w:rsidR="00646CC6">
          <w:rPr>
            <w:noProof/>
            <w:webHidden/>
          </w:rPr>
          <w:fldChar w:fldCharType="end"/>
        </w:r>
      </w:hyperlink>
    </w:p>
    <w:p w14:paraId="72E0E7AF"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28" w:history="1">
        <w:r w:rsidR="00646CC6" w:rsidRPr="00AD4131">
          <w:rPr>
            <w:rStyle w:val="Hyperlink"/>
            <w:rFonts w:eastAsia="Georgia"/>
            <w:noProof/>
          </w:rPr>
          <w:t>TABLE OF CONTENTS</w:t>
        </w:r>
        <w:r w:rsidR="00646CC6">
          <w:rPr>
            <w:noProof/>
            <w:webHidden/>
          </w:rPr>
          <w:tab/>
        </w:r>
        <w:r w:rsidR="00646CC6">
          <w:rPr>
            <w:noProof/>
            <w:webHidden/>
          </w:rPr>
          <w:fldChar w:fldCharType="begin"/>
        </w:r>
        <w:r w:rsidR="00646CC6">
          <w:rPr>
            <w:noProof/>
            <w:webHidden/>
          </w:rPr>
          <w:instrText xml:space="preserve"> PAGEREF _Toc24625428 \h </w:instrText>
        </w:r>
        <w:r w:rsidR="00646CC6">
          <w:rPr>
            <w:noProof/>
            <w:webHidden/>
          </w:rPr>
        </w:r>
        <w:r w:rsidR="00646CC6">
          <w:rPr>
            <w:noProof/>
            <w:webHidden/>
          </w:rPr>
          <w:fldChar w:fldCharType="separate"/>
        </w:r>
        <w:r w:rsidR="00646CC6">
          <w:rPr>
            <w:noProof/>
            <w:webHidden/>
          </w:rPr>
          <w:t>vi</w:t>
        </w:r>
        <w:r w:rsidR="00646CC6">
          <w:rPr>
            <w:noProof/>
            <w:webHidden/>
          </w:rPr>
          <w:fldChar w:fldCharType="end"/>
        </w:r>
      </w:hyperlink>
    </w:p>
    <w:p w14:paraId="39252CB8"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29" w:history="1">
        <w:r w:rsidR="00646CC6" w:rsidRPr="00AD4131">
          <w:rPr>
            <w:rStyle w:val="Hyperlink"/>
            <w:rFonts w:eastAsia="Georgia"/>
            <w:noProof/>
          </w:rPr>
          <w:t>LIST OF TABLES</w:t>
        </w:r>
        <w:r w:rsidR="00646CC6">
          <w:rPr>
            <w:noProof/>
            <w:webHidden/>
          </w:rPr>
          <w:tab/>
        </w:r>
        <w:r w:rsidR="00646CC6">
          <w:rPr>
            <w:noProof/>
            <w:webHidden/>
          </w:rPr>
          <w:fldChar w:fldCharType="begin"/>
        </w:r>
        <w:r w:rsidR="00646CC6">
          <w:rPr>
            <w:noProof/>
            <w:webHidden/>
          </w:rPr>
          <w:instrText xml:space="preserve"> PAGEREF _Toc24625429 \h </w:instrText>
        </w:r>
        <w:r w:rsidR="00646CC6">
          <w:rPr>
            <w:noProof/>
            <w:webHidden/>
          </w:rPr>
        </w:r>
        <w:r w:rsidR="00646CC6">
          <w:rPr>
            <w:noProof/>
            <w:webHidden/>
          </w:rPr>
          <w:fldChar w:fldCharType="separate"/>
        </w:r>
        <w:r w:rsidR="00646CC6">
          <w:rPr>
            <w:noProof/>
            <w:webHidden/>
          </w:rPr>
          <w:t>vii</w:t>
        </w:r>
        <w:r w:rsidR="00646CC6">
          <w:rPr>
            <w:noProof/>
            <w:webHidden/>
          </w:rPr>
          <w:fldChar w:fldCharType="end"/>
        </w:r>
      </w:hyperlink>
    </w:p>
    <w:p w14:paraId="62316A54"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30" w:history="1">
        <w:r w:rsidR="00646CC6" w:rsidRPr="00AD4131">
          <w:rPr>
            <w:rStyle w:val="Hyperlink"/>
            <w:rFonts w:eastAsia="Georgia"/>
            <w:noProof/>
          </w:rPr>
          <w:t>LIST OF FIGURES</w:t>
        </w:r>
        <w:r w:rsidR="00646CC6">
          <w:rPr>
            <w:noProof/>
            <w:webHidden/>
          </w:rPr>
          <w:tab/>
        </w:r>
        <w:r w:rsidR="00646CC6">
          <w:rPr>
            <w:noProof/>
            <w:webHidden/>
          </w:rPr>
          <w:fldChar w:fldCharType="begin"/>
        </w:r>
        <w:r w:rsidR="00646CC6">
          <w:rPr>
            <w:noProof/>
            <w:webHidden/>
          </w:rPr>
          <w:instrText xml:space="preserve"> PAGEREF _Toc24625430 \h </w:instrText>
        </w:r>
        <w:r w:rsidR="00646CC6">
          <w:rPr>
            <w:noProof/>
            <w:webHidden/>
          </w:rPr>
        </w:r>
        <w:r w:rsidR="00646CC6">
          <w:rPr>
            <w:noProof/>
            <w:webHidden/>
          </w:rPr>
          <w:fldChar w:fldCharType="separate"/>
        </w:r>
        <w:r w:rsidR="00646CC6">
          <w:rPr>
            <w:noProof/>
            <w:webHidden/>
          </w:rPr>
          <w:t>viii</w:t>
        </w:r>
        <w:r w:rsidR="00646CC6">
          <w:rPr>
            <w:noProof/>
            <w:webHidden/>
          </w:rPr>
          <w:fldChar w:fldCharType="end"/>
        </w:r>
      </w:hyperlink>
    </w:p>
    <w:p w14:paraId="1CC91067"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31" w:history="1">
        <w:r w:rsidR="00646CC6" w:rsidRPr="00AD4131">
          <w:rPr>
            <w:rStyle w:val="Hyperlink"/>
            <w:rFonts w:eastAsia="Georgia"/>
            <w:noProof/>
          </w:rPr>
          <w:t>LIST OF APPENDICES</w:t>
        </w:r>
        <w:r w:rsidR="00646CC6">
          <w:rPr>
            <w:noProof/>
            <w:webHidden/>
          </w:rPr>
          <w:tab/>
        </w:r>
        <w:r w:rsidR="00646CC6">
          <w:rPr>
            <w:noProof/>
            <w:webHidden/>
          </w:rPr>
          <w:fldChar w:fldCharType="begin"/>
        </w:r>
        <w:r w:rsidR="00646CC6">
          <w:rPr>
            <w:noProof/>
            <w:webHidden/>
          </w:rPr>
          <w:instrText xml:space="preserve"> PAGEREF _Toc24625431 \h </w:instrText>
        </w:r>
        <w:r w:rsidR="00646CC6">
          <w:rPr>
            <w:noProof/>
            <w:webHidden/>
          </w:rPr>
        </w:r>
        <w:r w:rsidR="00646CC6">
          <w:rPr>
            <w:noProof/>
            <w:webHidden/>
          </w:rPr>
          <w:fldChar w:fldCharType="separate"/>
        </w:r>
        <w:r w:rsidR="00646CC6">
          <w:rPr>
            <w:noProof/>
            <w:webHidden/>
          </w:rPr>
          <w:t>ix</w:t>
        </w:r>
        <w:r w:rsidR="00646CC6">
          <w:rPr>
            <w:noProof/>
            <w:webHidden/>
          </w:rPr>
          <w:fldChar w:fldCharType="end"/>
        </w:r>
      </w:hyperlink>
    </w:p>
    <w:p w14:paraId="68870ADE" w14:textId="77777777" w:rsidR="00646CC6" w:rsidRDefault="001B36E4">
      <w:pPr>
        <w:pStyle w:val="TOC1"/>
        <w:tabs>
          <w:tab w:val="right" w:leader="dot" w:pos="8342"/>
        </w:tabs>
        <w:rPr>
          <w:rFonts w:asciiTheme="minorHAnsi" w:eastAsiaTheme="minorEastAsia" w:hAnsiTheme="minorHAnsi" w:cstheme="minorBidi"/>
          <w:noProof/>
          <w:sz w:val="22"/>
          <w:szCs w:val="22"/>
        </w:rPr>
      </w:pPr>
      <w:hyperlink w:anchor="_Toc24625432" w:history="1">
        <w:r w:rsidR="00646CC6" w:rsidRPr="00AD4131">
          <w:rPr>
            <w:rStyle w:val="Hyperlink"/>
            <w:rFonts w:eastAsia="Georgia"/>
            <w:noProof/>
          </w:rPr>
          <w:t>CHAPTER 1</w:t>
        </w:r>
        <w:r w:rsidR="00646CC6">
          <w:rPr>
            <w:noProof/>
            <w:webHidden/>
          </w:rPr>
          <w:tab/>
        </w:r>
        <w:r w:rsidR="00646CC6">
          <w:rPr>
            <w:noProof/>
            <w:webHidden/>
          </w:rPr>
          <w:fldChar w:fldCharType="begin"/>
        </w:r>
        <w:r w:rsidR="00646CC6">
          <w:rPr>
            <w:noProof/>
            <w:webHidden/>
          </w:rPr>
          <w:instrText xml:space="preserve"> PAGEREF _Toc24625432 \h </w:instrText>
        </w:r>
        <w:r w:rsidR="00646CC6">
          <w:rPr>
            <w:noProof/>
            <w:webHidden/>
          </w:rPr>
        </w:r>
        <w:r w:rsidR="00646CC6">
          <w:rPr>
            <w:noProof/>
            <w:webHidden/>
          </w:rPr>
          <w:fldChar w:fldCharType="separate"/>
        </w:r>
        <w:r w:rsidR="00646CC6">
          <w:rPr>
            <w:noProof/>
            <w:webHidden/>
          </w:rPr>
          <w:t>1</w:t>
        </w:r>
        <w:r w:rsidR="00646CC6">
          <w:rPr>
            <w:noProof/>
            <w:webHidden/>
          </w:rPr>
          <w:fldChar w:fldCharType="end"/>
        </w:r>
      </w:hyperlink>
    </w:p>
    <w:p w14:paraId="1FB8E37B"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33"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_Toc24625433 \h </w:instrText>
        </w:r>
        <w:r w:rsidR="00646CC6">
          <w:rPr>
            <w:noProof/>
            <w:webHidden/>
          </w:rPr>
        </w:r>
        <w:r w:rsidR="00646CC6">
          <w:rPr>
            <w:noProof/>
            <w:webHidden/>
          </w:rPr>
          <w:fldChar w:fldCharType="separate"/>
        </w:r>
        <w:r w:rsidR="00646CC6">
          <w:rPr>
            <w:noProof/>
            <w:webHidden/>
          </w:rPr>
          <w:t>2</w:t>
        </w:r>
        <w:r w:rsidR="00646CC6">
          <w:rPr>
            <w:noProof/>
            <w:webHidden/>
          </w:rPr>
          <w:fldChar w:fldCharType="end"/>
        </w:r>
      </w:hyperlink>
    </w:p>
    <w:p w14:paraId="12FBB0B1"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34" w:history="1">
        <w:r w:rsidR="00646CC6" w:rsidRPr="00AD4131">
          <w:rPr>
            <w:rStyle w:val="Hyperlink"/>
            <w:rFonts w:eastAsia="Georgia"/>
            <w:noProof/>
          </w:rPr>
          <w:t>Introduction</w:t>
        </w:r>
        <w:r w:rsidR="00646CC6">
          <w:rPr>
            <w:noProof/>
            <w:webHidden/>
          </w:rPr>
          <w:tab/>
        </w:r>
        <w:r w:rsidR="00646CC6">
          <w:rPr>
            <w:noProof/>
            <w:webHidden/>
          </w:rPr>
          <w:fldChar w:fldCharType="begin"/>
        </w:r>
        <w:r w:rsidR="00646CC6">
          <w:rPr>
            <w:noProof/>
            <w:webHidden/>
          </w:rPr>
          <w:instrText xml:space="preserve"> PAGEREF _Toc24625434 \h </w:instrText>
        </w:r>
        <w:r w:rsidR="00646CC6">
          <w:rPr>
            <w:noProof/>
            <w:webHidden/>
          </w:rPr>
        </w:r>
        <w:r w:rsidR="00646CC6">
          <w:rPr>
            <w:noProof/>
            <w:webHidden/>
          </w:rPr>
          <w:fldChar w:fldCharType="separate"/>
        </w:r>
        <w:r w:rsidR="00646CC6">
          <w:rPr>
            <w:noProof/>
            <w:webHidden/>
          </w:rPr>
          <w:t>4</w:t>
        </w:r>
        <w:r w:rsidR="00646CC6">
          <w:rPr>
            <w:noProof/>
            <w:webHidden/>
          </w:rPr>
          <w:fldChar w:fldCharType="end"/>
        </w:r>
      </w:hyperlink>
    </w:p>
    <w:p w14:paraId="5CB622F5"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35" w:history="1">
        <w:r w:rsidR="00646CC6" w:rsidRPr="00AD4131">
          <w:rPr>
            <w:rStyle w:val="Hyperlink"/>
            <w:rFonts w:eastAsia="Georgia"/>
            <w:noProof/>
          </w:rPr>
          <w:t>Material and Methods</w:t>
        </w:r>
        <w:r w:rsidR="00646CC6">
          <w:rPr>
            <w:noProof/>
            <w:webHidden/>
          </w:rPr>
          <w:tab/>
        </w:r>
        <w:r w:rsidR="00646CC6">
          <w:rPr>
            <w:noProof/>
            <w:webHidden/>
          </w:rPr>
          <w:fldChar w:fldCharType="begin"/>
        </w:r>
        <w:r w:rsidR="00646CC6">
          <w:rPr>
            <w:noProof/>
            <w:webHidden/>
          </w:rPr>
          <w:instrText xml:space="preserve"> PAGEREF _Toc24625435 \h </w:instrText>
        </w:r>
        <w:r w:rsidR="00646CC6">
          <w:rPr>
            <w:noProof/>
            <w:webHidden/>
          </w:rPr>
        </w:r>
        <w:r w:rsidR="00646CC6">
          <w:rPr>
            <w:noProof/>
            <w:webHidden/>
          </w:rPr>
          <w:fldChar w:fldCharType="separate"/>
        </w:r>
        <w:r w:rsidR="00646CC6">
          <w:rPr>
            <w:noProof/>
            <w:webHidden/>
          </w:rPr>
          <w:t>9</w:t>
        </w:r>
        <w:r w:rsidR="00646CC6">
          <w:rPr>
            <w:noProof/>
            <w:webHidden/>
          </w:rPr>
          <w:fldChar w:fldCharType="end"/>
        </w:r>
      </w:hyperlink>
    </w:p>
    <w:p w14:paraId="5267F4BC"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36" w:history="1">
        <w:r w:rsidR="00646CC6" w:rsidRPr="00AD4131">
          <w:rPr>
            <w:rStyle w:val="Hyperlink"/>
            <w:rFonts w:eastAsia="Georgia"/>
            <w:noProof/>
          </w:rPr>
          <w:t>Results</w:t>
        </w:r>
        <w:r w:rsidR="00646CC6">
          <w:rPr>
            <w:noProof/>
            <w:webHidden/>
          </w:rPr>
          <w:tab/>
        </w:r>
        <w:r w:rsidR="00646CC6">
          <w:rPr>
            <w:noProof/>
            <w:webHidden/>
          </w:rPr>
          <w:fldChar w:fldCharType="begin"/>
        </w:r>
        <w:r w:rsidR="00646CC6">
          <w:rPr>
            <w:noProof/>
            <w:webHidden/>
          </w:rPr>
          <w:instrText xml:space="preserve"> PAGEREF _Toc24625436 \h </w:instrText>
        </w:r>
        <w:r w:rsidR="00646CC6">
          <w:rPr>
            <w:noProof/>
            <w:webHidden/>
          </w:rPr>
        </w:r>
        <w:r w:rsidR="00646CC6">
          <w:rPr>
            <w:noProof/>
            <w:webHidden/>
          </w:rPr>
          <w:fldChar w:fldCharType="separate"/>
        </w:r>
        <w:r w:rsidR="00646CC6">
          <w:rPr>
            <w:noProof/>
            <w:webHidden/>
          </w:rPr>
          <w:t>15</w:t>
        </w:r>
        <w:r w:rsidR="00646CC6">
          <w:rPr>
            <w:noProof/>
            <w:webHidden/>
          </w:rPr>
          <w:fldChar w:fldCharType="end"/>
        </w:r>
      </w:hyperlink>
    </w:p>
    <w:p w14:paraId="7924A111"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37" w:history="1">
        <w:r w:rsidR="00646CC6" w:rsidRPr="00AD4131">
          <w:rPr>
            <w:rStyle w:val="Hyperlink"/>
            <w:rFonts w:eastAsia="Georgia"/>
            <w:noProof/>
          </w:rPr>
          <w:t>Discussion</w:t>
        </w:r>
        <w:r w:rsidR="00646CC6">
          <w:rPr>
            <w:noProof/>
            <w:webHidden/>
          </w:rPr>
          <w:tab/>
        </w:r>
        <w:r w:rsidR="00646CC6">
          <w:rPr>
            <w:noProof/>
            <w:webHidden/>
          </w:rPr>
          <w:fldChar w:fldCharType="begin"/>
        </w:r>
        <w:r w:rsidR="00646CC6">
          <w:rPr>
            <w:noProof/>
            <w:webHidden/>
          </w:rPr>
          <w:instrText xml:space="preserve"> PAGEREF _Toc24625437 \h </w:instrText>
        </w:r>
        <w:r w:rsidR="00646CC6">
          <w:rPr>
            <w:noProof/>
            <w:webHidden/>
          </w:rPr>
        </w:r>
        <w:r w:rsidR="00646CC6">
          <w:rPr>
            <w:noProof/>
            <w:webHidden/>
          </w:rPr>
          <w:fldChar w:fldCharType="separate"/>
        </w:r>
        <w:r w:rsidR="00646CC6">
          <w:rPr>
            <w:noProof/>
            <w:webHidden/>
          </w:rPr>
          <w:t>20</w:t>
        </w:r>
        <w:r w:rsidR="00646CC6">
          <w:rPr>
            <w:noProof/>
            <w:webHidden/>
          </w:rPr>
          <w:fldChar w:fldCharType="end"/>
        </w:r>
      </w:hyperlink>
    </w:p>
    <w:p w14:paraId="0D44020A"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38"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_Toc24625438 \h </w:instrText>
        </w:r>
        <w:r w:rsidR="00646CC6">
          <w:rPr>
            <w:noProof/>
            <w:webHidden/>
          </w:rPr>
        </w:r>
        <w:r w:rsidR="00646CC6">
          <w:rPr>
            <w:noProof/>
            <w:webHidden/>
          </w:rPr>
          <w:fldChar w:fldCharType="separate"/>
        </w:r>
        <w:r w:rsidR="00646CC6">
          <w:rPr>
            <w:noProof/>
            <w:webHidden/>
          </w:rPr>
          <w:t>23</w:t>
        </w:r>
        <w:r w:rsidR="00646CC6">
          <w:rPr>
            <w:noProof/>
            <w:webHidden/>
          </w:rPr>
          <w:fldChar w:fldCharType="end"/>
        </w:r>
      </w:hyperlink>
    </w:p>
    <w:p w14:paraId="050EECAA"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39" w:history="1">
        <w:r w:rsidR="00646CC6" w:rsidRPr="00AD4131">
          <w:rPr>
            <w:rStyle w:val="Hyperlink"/>
            <w:rFonts w:eastAsia="Georgia"/>
            <w:noProof/>
          </w:rPr>
          <w:t>Literature Cited</w:t>
        </w:r>
        <w:r w:rsidR="00646CC6">
          <w:rPr>
            <w:noProof/>
            <w:webHidden/>
          </w:rPr>
          <w:tab/>
        </w:r>
        <w:r w:rsidR="00646CC6">
          <w:rPr>
            <w:noProof/>
            <w:webHidden/>
          </w:rPr>
          <w:fldChar w:fldCharType="begin"/>
        </w:r>
        <w:r w:rsidR="00646CC6">
          <w:rPr>
            <w:noProof/>
            <w:webHidden/>
          </w:rPr>
          <w:instrText xml:space="preserve"> PAGEREF _Toc24625439 \h </w:instrText>
        </w:r>
        <w:r w:rsidR="00646CC6">
          <w:rPr>
            <w:noProof/>
            <w:webHidden/>
          </w:rPr>
        </w:r>
        <w:r w:rsidR="00646CC6">
          <w:rPr>
            <w:noProof/>
            <w:webHidden/>
          </w:rPr>
          <w:fldChar w:fldCharType="separate"/>
        </w:r>
        <w:r w:rsidR="00646CC6">
          <w:rPr>
            <w:noProof/>
            <w:webHidden/>
          </w:rPr>
          <w:t>24</w:t>
        </w:r>
        <w:r w:rsidR="00646CC6">
          <w:rPr>
            <w:noProof/>
            <w:webHidden/>
          </w:rPr>
          <w:fldChar w:fldCharType="end"/>
        </w:r>
      </w:hyperlink>
    </w:p>
    <w:p w14:paraId="2899DD9F"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40" w:history="1">
        <w:r w:rsidR="00646CC6" w:rsidRPr="00AD4131">
          <w:rPr>
            <w:rStyle w:val="Hyperlink"/>
            <w:rFonts w:eastAsia="Georgia"/>
            <w:noProof/>
          </w:rPr>
          <w:t>Tables</w:t>
        </w:r>
        <w:r w:rsidR="00646CC6">
          <w:rPr>
            <w:noProof/>
            <w:webHidden/>
          </w:rPr>
          <w:tab/>
        </w:r>
        <w:r w:rsidR="00646CC6">
          <w:rPr>
            <w:noProof/>
            <w:webHidden/>
          </w:rPr>
          <w:fldChar w:fldCharType="begin"/>
        </w:r>
        <w:r w:rsidR="00646CC6">
          <w:rPr>
            <w:noProof/>
            <w:webHidden/>
          </w:rPr>
          <w:instrText xml:space="preserve"> PAGEREF _Toc24625440 \h </w:instrText>
        </w:r>
        <w:r w:rsidR="00646CC6">
          <w:rPr>
            <w:noProof/>
            <w:webHidden/>
          </w:rPr>
        </w:r>
        <w:r w:rsidR="00646CC6">
          <w:rPr>
            <w:noProof/>
            <w:webHidden/>
          </w:rPr>
          <w:fldChar w:fldCharType="separate"/>
        </w:r>
        <w:r w:rsidR="00646CC6">
          <w:rPr>
            <w:noProof/>
            <w:webHidden/>
          </w:rPr>
          <w:t>32</w:t>
        </w:r>
        <w:r w:rsidR="00646CC6">
          <w:rPr>
            <w:noProof/>
            <w:webHidden/>
          </w:rPr>
          <w:fldChar w:fldCharType="end"/>
        </w:r>
      </w:hyperlink>
    </w:p>
    <w:p w14:paraId="31D7E884"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41" w:history="1">
        <w:r w:rsidR="00646CC6" w:rsidRPr="00AD4131">
          <w:rPr>
            <w:rStyle w:val="Hyperlink"/>
            <w:rFonts w:eastAsia="Georgia"/>
            <w:noProof/>
          </w:rPr>
          <w:t>Figures</w:t>
        </w:r>
        <w:r w:rsidR="00646CC6">
          <w:rPr>
            <w:noProof/>
            <w:webHidden/>
          </w:rPr>
          <w:tab/>
        </w:r>
        <w:r w:rsidR="00646CC6">
          <w:rPr>
            <w:noProof/>
            <w:webHidden/>
          </w:rPr>
          <w:fldChar w:fldCharType="begin"/>
        </w:r>
        <w:r w:rsidR="00646CC6">
          <w:rPr>
            <w:noProof/>
            <w:webHidden/>
          </w:rPr>
          <w:instrText xml:space="preserve"> PAGEREF _Toc24625441 \h </w:instrText>
        </w:r>
        <w:r w:rsidR="00646CC6">
          <w:rPr>
            <w:noProof/>
            <w:webHidden/>
          </w:rPr>
        </w:r>
        <w:r w:rsidR="00646CC6">
          <w:rPr>
            <w:noProof/>
            <w:webHidden/>
          </w:rPr>
          <w:fldChar w:fldCharType="separate"/>
        </w:r>
        <w:r w:rsidR="00646CC6">
          <w:rPr>
            <w:noProof/>
            <w:webHidden/>
          </w:rPr>
          <w:t>36</w:t>
        </w:r>
        <w:r w:rsidR="00646CC6">
          <w:rPr>
            <w:noProof/>
            <w:webHidden/>
          </w:rPr>
          <w:fldChar w:fldCharType="end"/>
        </w:r>
      </w:hyperlink>
    </w:p>
    <w:p w14:paraId="42FFDBEE" w14:textId="77777777" w:rsidR="00646CC6" w:rsidRDefault="001B36E4">
      <w:pPr>
        <w:pStyle w:val="TOC2"/>
        <w:tabs>
          <w:tab w:val="right" w:leader="dot" w:pos="8342"/>
        </w:tabs>
        <w:rPr>
          <w:rFonts w:asciiTheme="minorHAnsi" w:eastAsiaTheme="minorEastAsia" w:hAnsiTheme="minorHAnsi" w:cstheme="minorBidi"/>
          <w:noProof/>
          <w:sz w:val="22"/>
          <w:szCs w:val="22"/>
        </w:rPr>
      </w:pPr>
      <w:hyperlink w:anchor="_Toc24625442" w:history="1">
        <w:r w:rsidR="00646CC6" w:rsidRPr="00AD4131">
          <w:rPr>
            <w:rStyle w:val="Hyperlink"/>
            <w:rFonts w:eastAsia="Georgia"/>
            <w:noProof/>
          </w:rPr>
          <w:t>Appendices</w:t>
        </w:r>
        <w:r w:rsidR="00646CC6">
          <w:rPr>
            <w:noProof/>
            <w:webHidden/>
          </w:rPr>
          <w:tab/>
        </w:r>
        <w:r w:rsidR="00646CC6">
          <w:rPr>
            <w:noProof/>
            <w:webHidden/>
          </w:rPr>
          <w:fldChar w:fldCharType="begin"/>
        </w:r>
        <w:r w:rsidR="00646CC6">
          <w:rPr>
            <w:noProof/>
            <w:webHidden/>
          </w:rPr>
          <w:instrText xml:space="preserve"> PAGEREF _Toc24625442 \h </w:instrText>
        </w:r>
        <w:r w:rsidR="00646CC6">
          <w:rPr>
            <w:noProof/>
            <w:webHidden/>
          </w:rPr>
        </w:r>
        <w:r w:rsidR="00646CC6">
          <w:rPr>
            <w:noProof/>
            <w:webHidden/>
          </w:rPr>
          <w:fldChar w:fldCharType="separate"/>
        </w:r>
        <w:r w:rsidR="00646CC6">
          <w:rPr>
            <w:noProof/>
            <w:webHidden/>
          </w:rPr>
          <w:t>44</w:t>
        </w:r>
        <w:r w:rsidR="00646CC6">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8" w:name="_Toc24625429"/>
      <w:r w:rsidR="007D1B38">
        <w:lastRenderedPageBreak/>
        <w:t>LIST OF TABLES</w:t>
      </w:r>
      <w:bookmarkEnd w:id="8"/>
    </w:p>
    <w:p w14:paraId="679F279C" w14:textId="7813EE35" w:rsidR="00001DF2" w:rsidRDefault="00001DF2" w:rsidP="007D1B38">
      <w:pPr>
        <w:spacing w:after="200" w:line="276" w:lineRule="auto"/>
        <w:ind w:firstLine="0"/>
      </w:pPr>
      <w:r>
        <w:t xml:space="preserve">Table 1.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 xml:space="preserve">Table 2.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 xml:space="preserve">Table 5.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 xml:space="preserve">Table 6.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 xml:space="preserve">Table 7.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 xml:space="preserve">Table 8.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9" w:name="_Toc24625430"/>
      <w:r>
        <w:lastRenderedPageBreak/>
        <w:t>LIST OF FIGURES</w:t>
      </w:r>
      <w:bookmarkEnd w:id="9"/>
    </w:p>
    <w:p w14:paraId="0C9EA2ED" w14:textId="3194461E" w:rsidR="00982442" w:rsidRDefault="00982442" w:rsidP="00982442">
      <w:pPr>
        <w:spacing w:after="200" w:line="276" w:lineRule="auto"/>
        <w:ind w:firstLine="0"/>
      </w:pPr>
      <w:r>
        <w:t xml:space="preserve">Figure 1.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683EA76" w:rsidR="00982442" w:rsidRDefault="00982442" w:rsidP="00982442">
      <w:pPr>
        <w:spacing w:after="200" w:line="276" w:lineRule="auto"/>
        <w:ind w:firstLine="0"/>
      </w:pPr>
      <w:r>
        <w:t>Figure 4. Spatial variation of coral 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0" w:name="_Toc24625431"/>
      <w:r w:rsidR="007F25E6">
        <w:lastRenderedPageBreak/>
        <w:t>LIST OF APPENDICES</w:t>
      </w:r>
      <w:bookmarkEnd w:id="10"/>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301F4337" w14:textId="7777777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5"/>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1" w:name="_Toc24625432"/>
      <w:r w:rsidRPr="003474A6">
        <w:lastRenderedPageBreak/>
        <w:t>CHAPTER 1</w:t>
      </w:r>
      <w:bookmarkEnd w:id="11"/>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2" w:name="_Toc24625433"/>
      <w:commentRangeStart w:id="13"/>
      <w:r w:rsidRPr="00E74719">
        <w:lastRenderedPageBreak/>
        <w:t>Abstract</w:t>
      </w:r>
      <w:commentRangeEnd w:id="13"/>
      <w:r w:rsidR="00512A9A" w:rsidRPr="00E74719">
        <w:rPr>
          <w:rStyle w:val="CommentReference"/>
          <w:sz w:val="24"/>
          <w:szCs w:val="24"/>
        </w:rPr>
        <w:commentReference w:id="13"/>
      </w:r>
      <w:bookmarkEnd w:id="12"/>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4"/>
      <w:r>
        <w:rPr>
          <w:rStyle w:val="CommentReference"/>
        </w:rPr>
        <w:commentReference w:id="14"/>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5" w:name="_Toc24625434"/>
      <w:r>
        <w:lastRenderedPageBreak/>
        <w:t>Introduction</w:t>
      </w:r>
      <w:bookmarkEnd w:id="15"/>
      <w:r>
        <w:t xml:space="preserve"> </w:t>
      </w:r>
    </w:p>
    <w:p w14:paraId="44C1DF3E" w14:textId="4F074E03" w:rsidR="00A679EA" w:rsidRDefault="00A679EA" w:rsidP="00CC386C">
      <w:bookmarkStart w:id="16" w:name="_gjdgxs" w:colFirst="0" w:colLast="0"/>
      <w:bookmarkEnd w:id="16"/>
      <w:commentRangeStart w:id="17"/>
      <w:r>
        <w:t>Biodiversity</w:t>
      </w:r>
      <w:commentRangeEnd w:id="17"/>
      <w:r>
        <w:rPr>
          <w:rStyle w:val="CommentReference"/>
        </w:rPr>
        <w:commentReference w:id="17"/>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8"/>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8"/>
      <w:r w:rsidR="00CD5F38">
        <w:rPr>
          <w:rStyle w:val="CommentReference"/>
        </w:rPr>
        <w:commentReference w:id="18"/>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9"/>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9"/>
      <w:r w:rsidR="00CD5F38">
        <w:rPr>
          <w:rStyle w:val="CommentReference"/>
        </w:rPr>
        <w:commentReference w:id="19"/>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 xml:space="preserve">a simple </w:t>
      </w:r>
      <w:r>
        <w:t xml:space="preserve">intuitive metric </w:t>
      </w:r>
      <w:r w:rsidR="00BF35E9">
        <w:t xml:space="preserve">of biodiversity </w:t>
      </w:r>
      <w:r>
        <w:t xml:space="preserve">that can be readily compared across similar environments </w:t>
      </w:r>
      <w:commentRangeStart w:id="20"/>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0"/>
      <w:r w:rsidR="00CD5F38">
        <w:rPr>
          <w:rStyle w:val="CommentReference"/>
        </w:rPr>
        <w:commentReference w:id="20"/>
      </w:r>
      <w:r>
        <w:t>.</w:t>
      </w:r>
    </w:p>
    <w:p w14:paraId="5C9E366C" w14:textId="5DDC34B6" w:rsidR="00A679EA" w:rsidRDefault="00A679EA" w:rsidP="00CC386C">
      <w:bookmarkStart w:id="21" w:name="_q2hepsd6fli" w:colFirst="0" w:colLast="0"/>
      <w:bookmarkEnd w:id="21"/>
      <w:commentRangeStart w:id="22"/>
      <w:r>
        <w:t>Coral</w:t>
      </w:r>
      <w:commentRangeEnd w:id="22"/>
      <w:r>
        <w:rPr>
          <w:rStyle w:val="CommentReference"/>
        </w:rPr>
        <w:commentReference w:id="22"/>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ins w:id="23" w:author="Graham Forrester" w:date="2019-11-16T09:22:00Z">
        <w:r w:rsidR="00CF5D29">
          <w:t xml:space="preserve">storms, </w:t>
        </w:r>
      </w:ins>
      <w:r>
        <w:t xml:space="preserve">ocean acidification, persistent high temperatures, </w:t>
      </w:r>
      <w:ins w:id="24" w:author="Graham Forrester" w:date="2019-11-16T09:22:00Z">
        <w:r w:rsidR="00CF5D29">
          <w:t xml:space="preserve">coastal development </w:t>
        </w:r>
      </w:ins>
      <w:r>
        <w:t xml:space="preserve">and overfishing </w:t>
      </w:r>
      <w:commentRangeStart w:id="25"/>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5"/>
      <w:r w:rsidR="00CD5F38">
        <w:rPr>
          <w:rStyle w:val="CommentReference"/>
        </w:rPr>
        <w:commentReference w:id="25"/>
      </w:r>
      <w:r>
        <w:t xml:space="preserve">. Reef fishes and hard corals (Scleractinia) are dominant coral reef organisms that establish and maintain biodiversity by filling multiple functional roles in coral reef systems </w:t>
      </w:r>
      <w:commentRangeStart w:id="26"/>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6"/>
      <w:r w:rsidR="00460D4B">
        <w:rPr>
          <w:rStyle w:val="CommentReference"/>
        </w:rPr>
        <w:commentReference w:id="26"/>
      </w:r>
      <w:r>
        <w:t xml:space="preserve">. They are also economically valuable because they attract tourists and fish serve as a valuable food source </w:t>
      </w:r>
      <w:commentRangeStart w:id="27"/>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7"/>
      <w:r w:rsidR="00460D4B">
        <w:rPr>
          <w:rStyle w:val="CommentReference"/>
        </w:rPr>
        <w:commentReference w:id="27"/>
      </w:r>
      <w:r>
        <w:t xml:space="preserve">. Concerns regarding the declines of corals and fish given their ecological and economic values motivate many </w:t>
      </w:r>
      <w:r w:rsidR="00703A7A">
        <w:lastRenderedPageBreak/>
        <w:t>research</w:t>
      </w:r>
      <w:r>
        <w:t xml:space="preserve"> programs to estimate </w:t>
      </w:r>
      <w:ins w:id="28" w:author="Graham Forrester" w:date="2019-11-16T09:22:00Z">
        <w:r w:rsidR="00CF5D29">
          <w:t xml:space="preserve">the species </w:t>
        </w:r>
      </w:ins>
      <w:r>
        <w:t>richness of these groups</w:t>
      </w:r>
      <w:r w:rsidR="00BF35E9">
        <w:t xml:space="preserve"> and understand causes of decline</w:t>
      </w:r>
      <w:r w:rsidR="00697406">
        <w:t xml:space="preserve"> </w:t>
      </w:r>
      <w:commentRangeStart w:id="29"/>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9"/>
      <w:r w:rsidR="00697406">
        <w:rPr>
          <w:rStyle w:val="CommentReference"/>
        </w:rPr>
        <w:commentReference w:id="29"/>
      </w:r>
      <w:r>
        <w:t>.</w:t>
      </w:r>
    </w:p>
    <w:p w14:paraId="3C9AB277" w14:textId="1332E35D" w:rsidR="00A679EA" w:rsidRDefault="00A679EA" w:rsidP="00CC386C">
      <w:commentRangeStart w:id="30"/>
      <w:r>
        <w:t>Unfortunately</w:t>
      </w:r>
      <w:commentRangeEnd w:id="30"/>
      <w:r>
        <w:rPr>
          <w:rStyle w:val="CommentReference"/>
        </w:rPr>
        <w:commentReference w:id="30"/>
      </w:r>
      <w:r>
        <w:t xml:space="preserve">, a complete inventory of species present in an area is unattainable in many ecosystems, </w:t>
      </w:r>
      <w:r w:rsidR="00BF35E9">
        <w:t xml:space="preserve">particularly in high diversity systems like </w:t>
      </w:r>
      <w:r>
        <w:t>coral reefs</w:t>
      </w:r>
      <w:r w:rsidR="00BF35E9">
        <w:t>.</w:t>
      </w:r>
      <w:r w:rsidR="00E04396">
        <w:t xml:space="preserve"> </w:t>
      </w:r>
      <w:r w:rsidR="00BF35E9">
        <w:t xml:space="preserve">Even </w:t>
      </w:r>
      <w:r>
        <w:t xml:space="preserve">for taxonomic groups that can be </w:t>
      </w:r>
      <w:r w:rsidR="00BF35E9">
        <w:t xml:space="preserve">completely </w:t>
      </w:r>
      <w:r>
        <w:t xml:space="preserve">inventoried in principle, monitoring strategies that could detect all species in a given habitat are often prohibitively expensive and time-consuming </w:t>
      </w:r>
      <w:commentRangeStart w:id="31"/>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1"/>
      <w:r w:rsidR="008D6764">
        <w:rPr>
          <w:rStyle w:val="CommentReference"/>
        </w:rPr>
        <w:commentReference w:id="31"/>
      </w:r>
      <w:r>
        <w:t xml:space="preserve">. Monitoring species richness requires substantial taxonomic expertise </w:t>
      </w:r>
      <w:commentRangeStart w:id="32"/>
      <w:r w:rsidR="008D6764">
        <w:fldChar w:fldCharType="begin" w:fldLock="1"/>
      </w:r>
      <w:r w:rsidR="008D6764">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8D6764">
        <w:fldChar w:fldCharType="separate"/>
      </w:r>
      <w:r w:rsidR="008D6764" w:rsidRPr="008D6764">
        <w:rPr>
          <w:noProof/>
        </w:rPr>
        <w:t>(Hirst, 2008; Sebek et al., 2012)</w:t>
      </w:r>
      <w:r w:rsidR="008D6764">
        <w:fldChar w:fldCharType="end"/>
      </w:r>
      <w:commentRangeEnd w:id="32"/>
      <w:r w:rsidR="008D6764">
        <w:rPr>
          <w:rStyle w:val="CommentReference"/>
        </w:rPr>
        <w:commentReference w:id="32"/>
      </w:r>
      <w:r>
        <w:t xml:space="preserve">. </w:t>
      </w:r>
      <w:commentRangeStart w:id="33"/>
      <w:r>
        <w:t xml:space="preserve">Moreover, some species that can be recognized in the lab using morphological features or genetic markers cannot be distinguished in situ during field surveys. When </w:t>
      </w:r>
      <w:r w:rsidR="000E1584">
        <w:t>species cannot be reliably</w:t>
      </w:r>
      <w:r>
        <w:t xml:space="preserve"> distinguis</w:t>
      </w:r>
      <w:r w:rsidR="008746A9">
        <w:t>hed</w:t>
      </w:r>
      <w:r>
        <w:t xml:space="preserve"> </w:t>
      </w:r>
      <w:r w:rsidR="000E1584">
        <w:t>in the field</w:t>
      </w:r>
      <w:r>
        <w:t xml:space="preserve">, studies sometimes use recognizable taxonomic units (RTU’s) or morphospecies that are defined by readily identifiable characteristics in the field </w:t>
      </w:r>
      <w:commentRangeStart w:id="34"/>
      <w:r w:rsidR="008D6764">
        <w:fldChar w:fldCharType="begin" w:fldLock="1"/>
      </w:r>
      <w:r w:rsidR="008D6764">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rsidR="008D6764">
        <w:fldChar w:fldCharType="separate"/>
      </w:r>
      <w:r w:rsidR="008D6764" w:rsidRPr="008D6764">
        <w:rPr>
          <w:noProof/>
        </w:rPr>
        <w:t>(Derraik et al., 2002)</w:t>
      </w:r>
      <w:r w:rsidR="008D6764">
        <w:fldChar w:fldCharType="end"/>
      </w:r>
      <w:commentRangeEnd w:id="34"/>
      <w:r w:rsidR="008D6764">
        <w:rPr>
          <w:rStyle w:val="CommentReference"/>
        </w:rPr>
        <w:commentReference w:id="34"/>
      </w:r>
      <w:r>
        <w:t>. Alternatively</w:t>
      </w:r>
      <w:commentRangeEnd w:id="33"/>
      <w:r w:rsidR="00502CD3">
        <w:rPr>
          <w:rStyle w:val="CommentReference"/>
        </w:rPr>
        <w:commentReference w:id="33"/>
      </w:r>
      <w:r>
        <w:t xml:space="preserve">,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hard coral cover and structural complexity (rugosity). In fact, the temporal decline of these reef features is widely documented because they are so frequently measured </w:t>
      </w:r>
      <w:commentRangeStart w:id="35"/>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5"/>
      <w:r w:rsidR="009933F1">
        <w:rPr>
          <w:rStyle w:val="CommentReference"/>
        </w:rPr>
        <w:commentReference w:id="35"/>
      </w:r>
      <w:r>
        <w:t xml:space="preserve">. </w:t>
      </w:r>
      <w:commentRangeStart w:id="36"/>
      <w:r>
        <w:t xml:space="preserve">Sponges play a dominant role in the benthic composition of the reef and contribute to the </w:t>
      </w:r>
      <w:commentRangeEnd w:id="36"/>
      <w:r w:rsidR="00C73944">
        <w:rPr>
          <w:rStyle w:val="CommentReference"/>
        </w:rPr>
        <w:commentReference w:id="36"/>
      </w:r>
      <w:r>
        <w:t xml:space="preserve">reef’s three-dimensional structure </w:t>
      </w:r>
      <w:commentRangeStart w:id="37"/>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7"/>
      <w:r w:rsidR="009933F1">
        <w:rPr>
          <w:rStyle w:val="CommentReference"/>
        </w:rPr>
        <w:commentReference w:id="37"/>
      </w:r>
      <w:r w:rsidR="00766FC9">
        <w:t xml:space="preserve"> </w:t>
      </w:r>
      <w:r>
        <w:t xml:space="preserve">and yet </w:t>
      </w:r>
      <w:r w:rsidR="00BA73F0">
        <w:t xml:space="preserve">few studies have investigated sponge </w:t>
      </w:r>
      <w:r w:rsidR="00BA73F0">
        <w:lastRenderedPageBreak/>
        <w:t xml:space="preserve">dynamics </w:t>
      </w:r>
      <w:commentRangeStart w:id="38"/>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8"/>
      <w:r w:rsidR="009933F1">
        <w:rPr>
          <w:rStyle w:val="CommentReference"/>
        </w:rPr>
        <w:commentReference w:id="38"/>
      </w:r>
      <w:r w:rsidR="0088253A">
        <w:t>.</w:t>
      </w:r>
      <w:r w:rsidR="00BA73F0">
        <w:t xml:space="preserve"> N</w:t>
      </w:r>
      <w:r>
        <w:t>ot much is known about the relationship between coral cover or rugosity and sponge richness or about sponge cover as a way of predicting coral and fish richness.</w:t>
      </w:r>
    </w:p>
    <w:p w14:paraId="15BD41EB" w14:textId="489793CF" w:rsidR="00A679EA" w:rsidRDefault="00A679EA" w:rsidP="00CC386C">
      <w:commentRangeStart w:id="39"/>
      <w:r>
        <w:t>These</w:t>
      </w:r>
      <w:commentRangeEnd w:id="39"/>
      <w:r>
        <w:rPr>
          <w:rStyle w:val="CommentReference"/>
        </w:rPr>
        <w:commentReference w:id="39"/>
      </w:r>
      <w:r>
        <w:t xml:space="preserve"> </w:t>
      </w:r>
      <w:commentRangeStart w:id="40"/>
      <w:r>
        <w:t>landscape</w:t>
      </w:r>
      <w:commentRangeEnd w:id="40"/>
      <w:r w:rsidR="00C73944">
        <w:rPr>
          <w:rStyle w:val="CommentReference"/>
        </w:rPr>
        <w:commentReference w:id="40"/>
      </w:r>
      <w:r>
        <w:t xml:space="preserve"> feature predictors of coral reef biodiversity can be thought of as potential surrogates, simple indicators that provide an estimate of a target component of biodiversity, often referred to more simply as a target </w:t>
      </w:r>
      <w:commentRangeStart w:id="41"/>
      <w:r w:rsidR="009933F1">
        <w:fldChar w:fldCharType="begin" w:fldLock="1"/>
      </w:r>
      <w:r w:rsidR="000E4FE9">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rsidR="009933F1">
        <w:fldChar w:fldCharType="separate"/>
      </w:r>
      <w:r w:rsidR="009933F1" w:rsidRPr="009933F1">
        <w:rPr>
          <w:noProof/>
        </w:rPr>
        <w:t>(Noss, 1990)</w:t>
      </w:r>
      <w:r w:rsidR="009933F1">
        <w:fldChar w:fldCharType="end"/>
      </w:r>
      <w:commentRangeEnd w:id="41"/>
      <w:r w:rsidR="009933F1">
        <w:rPr>
          <w:rStyle w:val="CommentReference"/>
        </w:rPr>
        <w:commentReference w:id="41"/>
      </w:r>
      <w:r>
        <w:t xml:space="preserve">. An effective surrogate has two essential features: first, it takes less time, money, and experience to measure than the target and second it maintains a consistently strong correlation with the target over space and time </w:t>
      </w:r>
      <w:commentRangeStart w:id="42"/>
      <w:r w:rsidR="000E4FE9">
        <w:fldChar w:fldCharType="begin" w:fldLock="1"/>
      </w:r>
      <w:r w:rsidR="006F3E95">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rsidR="000E4FE9">
        <w:fldChar w:fldCharType="separate"/>
      </w:r>
      <w:r w:rsidR="000E4FE9" w:rsidRPr="000E4FE9">
        <w:rPr>
          <w:noProof/>
        </w:rPr>
        <w:t>(Colwell &amp; Coddington, 1994; Magierowski &amp; Johnson, 2006; Moreno, Rojas, Pineda, &amp; Escobar, 2007)</w:t>
      </w:r>
      <w:r w:rsidR="000E4FE9">
        <w:fldChar w:fldCharType="end"/>
      </w:r>
      <w:commentRangeEnd w:id="42"/>
      <w:r w:rsidR="000E4FE9">
        <w:t>.</w:t>
      </w:r>
      <w:r w:rsidR="000E4FE9">
        <w:rPr>
          <w:rStyle w:val="CommentReference"/>
        </w:rPr>
        <w:commentReference w:id="42"/>
      </w:r>
      <w:r>
        <w:t>Evaluating the ability for these predictors to be used as surrogates might inform monitoring efforts that have limited resources and lead to a greater understanding of how the relationships between these predictors and biodiversity change over time and space. Most surrogate studies to date have been concerned with the effectiveness of surrogates across spatial scales</w:t>
      </w:r>
      <w:r w:rsidR="00D60922">
        <w:t xml:space="preserve"> </w:t>
      </w:r>
      <w:commentRangeStart w:id="43"/>
      <w:r w:rsidR="00C26A73">
        <w:fldChar w:fldCharType="begin" w:fldLock="1"/>
      </w:r>
      <w:r w:rsidR="00C26A73">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rsidR="00C26A73">
        <w:fldChar w:fldCharType="separate"/>
      </w:r>
      <w:r w:rsidR="00C26A73" w:rsidRPr="00C26A73">
        <w:rPr>
          <w:noProof/>
        </w:rPr>
        <w:t>(Anderson, Diebel, Blom, &amp; Landers, 2005; Darling et al., 2017; Eglington, Noble, &amp; Fuller, 2012; Smale, 2010)</w:t>
      </w:r>
      <w:r w:rsidR="00C26A73">
        <w:fldChar w:fldCharType="end"/>
      </w:r>
      <w:commentRangeEnd w:id="43"/>
      <w:r w:rsidR="00C26A73">
        <w:rPr>
          <w:rStyle w:val="CommentReference"/>
        </w:rPr>
        <w:commentReference w:id="43"/>
      </w:r>
      <w:r>
        <w:t>.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w:t>
      </w:r>
      <w:r w:rsidR="004C5F85">
        <w:t xml:space="preserve"> </w:t>
      </w:r>
      <w:commentRangeStart w:id="44"/>
      <w:r w:rsidR="004C5F85">
        <w:fldChar w:fldCharType="begin" w:fldLock="1"/>
      </w:r>
      <w:r w:rsidR="006F3E95">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rsidR="004C5F85">
        <w:fldChar w:fldCharType="separate"/>
      </w:r>
      <w:r w:rsidR="004C5F85" w:rsidRPr="004C5F85">
        <w:rPr>
          <w:noProof/>
        </w:rPr>
        <w:t>(Margules, Pressey, &amp; Williams, 2002; Padoa-Schioppa, Baietto, Massa, &amp; Bottoni, 2006; T. J. Ward, Vanderklift, Nicholls, &amp; Kenchington, 1999)</w:t>
      </w:r>
      <w:r w:rsidR="004C5F85">
        <w:fldChar w:fldCharType="end"/>
      </w:r>
      <w:commentRangeEnd w:id="44"/>
      <w:r w:rsidR="004C5F85">
        <w:rPr>
          <w:rStyle w:val="CommentReference"/>
        </w:rPr>
        <w:commentReference w:id="44"/>
      </w:r>
      <w:r>
        <w:t xml:space="preserve">. However, few studies have explicitly investigated surrogate effectiveness across temporal scales, and those that have are typically quite short (e.g., </w:t>
      </w:r>
      <w:r>
        <w:lastRenderedPageBreak/>
        <w:t>13 months and 1 y</w:t>
      </w:r>
      <w:commentRangeStart w:id="45"/>
      <w:r>
        <w:t>ear</w:t>
      </w:r>
      <w:commentRangeEnd w:id="45"/>
      <w:r w:rsidR="006F3E95">
        <w:rPr>
          <w:rStyle w:val="CommentReference"/>
        </w:rPr>
        <w:commentReference w:id="45"/>
      </w:r>
      <w:r>
        <w:t>;</w:t>
      </w:r>
      <w:commentRangeStart w:id="46"/>
      <w:r w:rsidR="006F3E95">
        <w:fldChar w:fldCharType="begin" w:fldLock="1"/>
      </w:r>
      <w:r w:rsidR="00E31DE6">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6F3E95">
        <w:fldChar w:fldCharType="separate"/>
      </w:r>
      <w:r w:rsidR="006F3E95" w:rsidRPr="006F3E95">
        <w:rPr>
          <w:noProof/>
        </w:rPr>
        <w:t>(Magierowski &amp; Johnson, 2006; Rubal, Veiga, Vieira, &amp; Sousa-Pinto, 2011)</w:t>
      </w:r>
      <w:r w:rsidR="006F3E95">
        <w:fldChar w:fldCharType="end"/>
      </w:r>
      <w:commentRangeEnd w:id="46"/>
      <w:r w:rsidR="006F3E95">
        <w:rPr>
          <w:rStyle w:val="CommentReference"/>
        </w:rPr>
        <w:commentReference w:id="46"/>
      </w:r>
      <w:r>
        <w:t>.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w:t>
      </w:r>
      <w:r w:rsidR="00E31DE6">
        <w:t xml:space="preserve"> </w:t>
      </w:r>
      <w:commentRangeStart w:id="47"/>
      <w:r w:rsidR="00E31DE6">
        <w:fldChar w:fldCharType="begin" w:fldLock="1"/>
      </w:r>
      <w:r w:rsidR="006D4EA4">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rsidR="00E31DE6">
        <w:fldChar w:fldCharType="separate"/>
      </w:r>
      <w:r w:rsidR="00E31DE6" w:rsidRPr="00E31DE6">
        <w:rPr>
          <w:noProof/>
        </w:rPr>
        <w:t>(Bevilacqua, Mistri, Terlizzi, &amp; Munari, 2018; Lewandowski, Noss, &amp; Parsons, 2010; Mellin et al., 2011)</w:t>
      </w:r>
      <w:r w:rsidR="00E31DE6">
        <w:fldChar w:fldCharType="end"/>
      </w:r>
      <w:commentRangeEnd w:id="47"/>
      <w:r w:rsidR="00E31DE6">
        <w:rPr>
          <w:rStyle w:val="CommentReference"/>
        </w:rPr>
        <w:commentReference w:id="47"/>
      </w:r>
      <w:r>
        <w:t>. The need for more studies that investigate the effectiveness of surrogates over time is evident.</w:t>
      </w:r>
    </w:p>
    <w:p w14:paraId="1896A12D" w14:textId="61507C7C" w:rsidR="00A679EA" w:rsidRDefault="00A679EA" w:rsidP="00CC386C">
      <w:commentRangeStart w:id="48"/>
      <w:r>
        <w:t>Here</w:t>
      </w:r>
      <w:commentRangeEnd w:id="48"/>
      <w:r>
        <w:rPr>
          <w:rStyle w:val="CommentReference"/>
        </w:rPr>
        <w:commentReference w:id="48"/>
      </w:r>
      <w:r>
        <w:t xml:space="preserve">, </w:t>
      </w:r>
      <w:r w:rsidR="00684042">
        <w:t>we</w:t>
      </w:r>
      <w:r w:rsidR="008746A9">
        <w:t xml:space="preserve"> </w:t>
      </w:r>
      <w:r>
        <w:t>evaluate the ability of percent hard coral cover, percent sponge cover, and rugosity to predict species richness of corals, fishes, sponges, and combined richness (as the sum of richness across these three groups) using 27 years of monitoring data from eight sites around Guana Island in the British Virgin Islands</w:t>
      </w:r>
      <w:r w:rsidR="00CF3FA2">
        <w:t xml:space="preserve"> </w:t>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t xml:space="preserve">. </w:t>
      </w:r>
      <w:r w:rsidR="00684042">
        <w:t xml:space="preserve">Our </w:t>
      </w:r>
      <w:r>
        <w:t>first objective was to determine, for each of the four targets separately, which of these three candidate surrogates is the best p</w:t>
      </w:r>
      <w:r w:rsidR="004E18DC">
        <w:t>redictor. Our</w:t>
      </w:r>
      <w:r>
        <w:t xml:space="preserve"> second objective was to determine if the relationships between the best candidate surrogate for each target and the corresponding target remain c</w:t>
      </w:r>
      <w:r w:rsidR="004E18DC">
        <w:t>onsistent over space and time. We</w:t>
      </w:r>
      <w:r>
        <w:t xml:space="preserve">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w:t>
      </w:r>
      <w:r w:rsidR="004E18DC">
        <w:t>We</w:t>
      </w:r>
      <w:r>
        <w:t xml:space="preserve">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49"/>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 xml:space="preserve">(Alvarez-Filip, </w:t>
      </w:r>
      <w:r w:rsidR="00C26A73" w:rsidRPr="00C26A73">
        <w:rPr>
          <w:noProof/>
        </w:rPr>
        <w:lastRenderedPageBreak/>
        <w:t>Dulvy, Côté, Watkinson, &amp; Gill, 2011)</w:t>
      </w:r>
      <w:r w:rsidR="00C26A73">
        <w:fldChar w:fldCharType="end"/>
      </w:r>
      <w:commentRangeEnd w:id="49"/>
      <w:r w:rsidR="00C26A73">
        <w:rPr>
          <w:rStyle w:val="CommentReference"/>
        </w:rPr>
        <w:commentReference w:id="49"/>
      </w:r>
      <w:r>
        <w:t xml:space="preserve">. In addition, greater rugosity should provide a wider variety of structures that may be utilized by a greater diversity of fish species </w:t>
      </w:r>
      <w:commentRangeStart w:id="50"/>
      <w:r w:rsidR="00C26A73">
        <w:fldChar w:fldCharType="begin" w:fldLock="1"/>
      </w:r>
      <w:r w:rsidR="00C26A73">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26A73">
        <w:fldChar w:fldCharType="separate"/>
      </w:r>
      <w:r w:rsidR="00C26A73" w:rsidRPr="00C26A73">
        <w:rPr>
          <w:noProof/>
        </w:rPr>
        <w:t>(Darling et al., 2017; Graham et al., 2006; Gratwicke &amp; Speight, 2005; Newman et al., 2015)</w:t>
      </w:r>
      <w:r w:rsidR="00C26A73">
        <w:fldChar w:fldCharType="end"/>
      </w:r>
      <w:commentRangeEnd w:id="50"/>
      <w:r w:rsidR="00C26A73">
        <w:rPr>
          <w:rStyle w:val="CommentReference"/>
        </w:rPr>
        <w:commentReference w:id="50"/>
      </w:r>
      <w:r>
        <w:t xml:space="preserve"> and different fish species utilize the structure of the reef when coral is alive versus when it’s dead </w:t>
      </w:r>
      <w:commentRangeStart w:id="51"/>
      <w:r w:rsidR="00C26A73">
        <w:fldChar w:fldCharType="begin" w:fldLock="1"/>
      </w:r>
      <w:r w:rsidR="00C26A73">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C26A73">
        <w:fldChar w:fldCharType="separate"/>
      </w:r>
      <w:r w:rsidR="00C26A73" w:rsidRPr="00C26A73">
        <w:rPr>
          <w:noProof/>
        </w:rPr>
        <w:t>(Wilson, Graham, Pratchett, Jones, &amp; Polunin, 2006)</w:t>
      </w:r>
      <w:r w:rsidR="00C26A73">
        <w:fldChar w:fldCharType="end"/>
      </w:r>
      <w:commentRangeEnd w:id="51"/>
      <w:r w:rsidR="00C26A73">
        <w:rPr>
          <w:rStyle w:val="CommentReference"/>
        </w:rPr>
        <w:commentReference w:id="51"/>
      </w:r>
      <w:r>
        <w:t>.</w:t>
      </w:r>
      <w:r>
        <w:br w:type="page"/>
      </w:r>
    </w:p>
    <w:p w14:paraId="65B1F5CA" w14:textId="77777777" w:rsidR="00A679EA" w:rsidRDefault="00A679EA" w:rsidP="00E74719">
      <w:pPr>
        <w:pStyle w:val="Heading2"/>
      </w:pPr>
      <w:bookmarkStart w:id="52" w:name="_Toc24625435"/>
      <w:r>
        <w:lastRenderedPageBreak/>
        <w:t>Material and Methods</w:t>
      </w:r>
      <w:bookmarkEnd w:id="52"/>
    </w:p>
    <w:p w14:paraId="772F3A4B" w14:textId="77777777" w:rsidR="00A679EA" w:rsidRPr="00E74719" w:rsidRDefault="00A679EA" w:rsidP="00E74719">
      <w:pPr>
        <w:pStyle w:val="Heading3"/>
      </w:pPr>
      <w:r w:rsidRPr="00E74719">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w:t>
      </w:r>
      <w:commentRangeStart w:id="53"/>
      <w:r w:rsidR="00A679EA">
        <w:t>1</w:t>
      </w:r>
      <w:commentRangeEnd w:id="53"/>
      <w:r w:rsidR="00CF5D29">
        <w:rPr>
          <w:rStyle w:val="CommentReference"/>
        </w:rPr>
        <w:commentReference w:id="53"/>
      </w:r>
      <w:commentRangeStart w:id="54"/>
      <w:r w:rsidR="00C26A73">
        <w:t>)</w:t>
      </w:r>
      <w:commentRangeEnd w:id="54"/>
      <w:r w:rsidR="00C26A73">
        <w:rPr>
          <w:rStyle w:val="CommentReference"/>
        </w:rPr>
        <w:commentReference w:id="54"/>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55" w:name="_fwntfdganz29" w:colFirst="0" w:colLast="0"/>
      <w:bookmarkEnd w:id="55"/>
      <w:r>
        <w:t>Survey methods</w:t>
      </w:r>
    </w:p>
    <w:p w14:paraId="32032B05" w14:textId="77777777" w:rsidR="00A679EA" w:rsidDel="00C206A8" w:rsidRDefault="00A679EA" w:rsidP="00CC386C">
      <w:pPr>
        <w:rPr>
          <w:del w:id="56" w:author="Graham Forrester" w:date="2019-11-16T09:29:00Z"/>
        </w:rPr>
      </w:pPr>
      <w:r>
        <w:t xml:space="preserve">Corals, sponges, fishes, and rugosity were sampled using well-established visual survey methods. </w:t>
      </w:r>
    </w:p>
    <w:p w14:paraId="3E96246D" w14:textId="60963E5A" w:rsidR="00A679EA" w:rsidRDefault="00A679EA" w:rsidP="00C206A8">
      <w:pPr>
        <w:pPrChange w:id="57" w:author="Graham Forrester" w:date="2019-11-16T09:29:00Z">
          <w:pPr/>
        </w:pPrChange>
      </w:pPr>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(Scombridae)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7EE2FD59"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58"/>
      <w:r w:rsidR="003F7563">
        <w:t>)</w:t>
      </w:r>
      <w:commentRangeEnd w:id="58"/>
      <w:r w:rsidR="003F7563">
        <w:rPr>
          <w:rStyle w:val="CommentReference"/>
        </w:rPr>
        <w:commentReference w:id="58"/>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0A61CACF" w:rsidR="00A679EA" w:rsidRDefault="00C206A8" w:rsidP="00CC386C">
      <w:ins w:id="59" w:author="Graham Forrester" w:date="2019-11-16T09:31:00Z">
        <w:r>
          <w:t>Because i</w:t>
        </w:r>
      </w:ins>
      <w:del w:id="60" w:author="Graham Forrester" w:date="2019-11-16T09:31:00Z">
        <w:r w:rsidR="00A679EA" w:rsidDel="00C206A8">
          <w:delText>I</w:delText>
        </w:r>
      </w:del>
      <w:r w:rsidR="00A679EA">
        <w:t>dentifying taxa to species is not always possible or practical in field surveys, and fish, corals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61" w:name="_j2rsg1phwf4n" w:colFirst="0" w:colLast="0"/>
      <w:bookmarkEnd w:id="61"/>
      <w:r>
        <w:t>Statistical Analysis</w:t>
      </w:r>
    </w:p>
    <w:p w14:paraId="69364A06" w14:textId="3CA3110D" w:rsidR="00A679EA" w:rsidRDefault="00A679EA" w:rsidP="00E74719">
      <w:r>
        <w:t xml:space="preserve">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w:t>
      </w:r>
      <w:del w:id="62" w:author="Graham Forrester" w:date="2019-11-16T09:33:00Z">
        <w:r w:rsidDel="00C206A8">
          <w:delText xml:space="preserve">same </w:delText>
        </w:r>
      </w:del>
      <w:r>
        <w:t>3 randomly-</w:t>
      </w:r>
      <w:r>
        <w:lastRenderedPageBreak/>
        <w:t xml:space="preserve">selected transects for each year and site and calculated the total number of </w:t>
      </w:r>
      <w:ins w:id="63" w:author="Graham Forrester" w:date="2019-11-16T09:33:00Z">
        <w:r w:rsidR="00C206A8">
          <w:t xml:space="preserve">species </w:t>
        </w:r>
      </w:ins>
      <w:del w:id="64" w:author="Graham Forrester" w:date="2019-11-16T09:33:00Z">
        <w:r w:rsidDel="00C206A8">
          <w:delText xml:space="preserve">fish, coral and sponge species </w:delText>
        </w:r>
      </w:del>
      <w:r>
        <w:t xml:space="preserve">observed. </w:t>
      </w:r>
      <w:ins w:id="65" w:author="Graham Forrester" w:date="2019-11-16T09:34:00Z">
        <w:r w:rsidR="00C206A8">
          <w:t>Richness was calculated se</w:t>
        </w:r>
      </w:ins>
      <w:ins w:id="66" w:author="Graham Forrester" w:date="2019-11-16T09:35:00Z">
        <w:r w:rsidR="00C206A8">
          <w:t xml:space="preserve">parately </w:t>
        </w:r>
      </w:ins>
      <w:ins w:id="67" w:author="Graham Forrester" w:date="2019-11-16T09:34:00Z">
        <w:r w:rsidR="00C206A8">
          <w:t>for each of the three focal taxonomic groups (</w:t>
        </w:r>
        <w:r w:rsidR="00C206A8">
          <w:t>fish, coral and sponge</w:t>
        </w:r>
        <w:r w:rsidR="00C206A8">
          <w:t xml:space="preserve">s), and combined </w:t>
        </w:r>
      </w:ins>
      <w:del w:id="68" w:author="Graham Forrester" w:date="2019-11-16T09:32:00Z">
        <w:r w:rsidDel="00C206A8">
          <w:delText xml:space="preserve">Species </w:delText>
        </w:r>
      </w:del>
      <w:ins w:id="69" w:author="Graham Forrester" w:date="2019-11-16T09:32:00Z">
        <w:r w:rsidR="00C206A8">
          <w:t>s</w:t>
        </w:r>
        <w:r w:rsidR="00C206A8">
          <w:t xml:space="preserve">pecies </w:t>
        </w:r>
      </w:ins>
      <w:r>
        <w:t xml:space="preserve">richness </w:t>
      </w:r>
      <w:ins w:id="70" w:author="Graham Forrester" w:date="2019-11-16T09:32:00Z">
        <w:r w:rsidR="00C206A8">
          <w:t xml:space="preserve">was the sum of </w:t>
        </w:r>
      </w:ins>
      <w:ins w:id="71" w:author="Graham Forrester" w:date="2019-11-16T09:35:00Z">
        <w:r w:rsidR="00C206A8">
          <w:t xml:space="preserve">richness for all three groups. Combined richness was thus </w:t>
        </w:r>
      </w:ins>
      <w:del w:id="72" w:author="Graham Forrester" w:date="2019-11-16T09:35:00Z">
        <w:r w:rsidDel="00C206A8">
          <w:delText xml:space="preserve">is hereafter called combined richness, and was </w:delText>
        </w:r>
      </w:del>
      <w:r>
        <w:t>only calculated for sites and years for which richness of all three taxonomic groups was available.</w:t>
      </w:r>
    </w:p>
    <w:p w14:paraId="62C2A889" w14:textId="0315F52B"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 xml:space="preserve">patterns in </w:t>
      </w:r>
      <w:commentRangeStart w:id="73"/>
      <w:r w:rsidR="002C6A88">
        <w:t>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commentRangeEnd w:id="73"/>
      <w:r w:rsidR="00B52D26">
        <w:rPr>
          <w:rStyle w:val="CommentReference"/>
        </w:rPr>
        <w:commentReference w:id="73"/>
      </w:r>
    </w:p>
    <w:p w14:paraId="60C8803C" w14:textId="2BE3BA8B"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w:t>
      </w:r>
      <w:commentRangeStart w:id="74"/>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74"/>
      <w:r w:rsidR="003F7563">
        <w:rPr>
          <w:rStyle w:val="CommentReference"/>
        </w:rPr>
        <w:commentReference w:id="74"/>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w:t>
      </w:r>
      <w:commentRangeStart w:id="75"/>
      <w:r>
        <w:rPr>
          <w:highlight w:val="white"/>
        </w:rPr>
        <w:t>Pseudo-r-squared was used instead of traditional r-squared because the negative binomial distribution was used.</w:t>
      </w:r>
      <w:commentRangeEnd w:id="75"/>
      <w:r w:rsidR="00B52D26">
        <w:rPr>
          <w:rStyle w:val="CommentReference"/>
        </w:rPr>
        <w:commentReference w:id="75"/>
      </w:r>
      <w:r>
        <w:rPr>
          <w:highlight w:val="white"/>
        </w:rPr>
        <w:t xml:space="preserve">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del w:id="76" w:author="Graham Forrester" w:date="2019-11-16T09:43:00Z">
        <w:r w:rsidDel="003406E7">
          <w:rPr>
            <w:highlight w:val="white"/>
          </w:rPr>
          <w:delText>similar values</w:delText>
        </w:r>
      </w:del>
      <w:ins w:id="77" w:author="Graham Forrester" w:date="2019-11-16T09:43:00Z">
        <w:r w:rsidR="003406E7">
          <w:rPr>
            <w:highlight w:val="white"/>
          </w:rPr>
          <w:t>other pseudo</w:t>
        </w:r>
      </w:ins>
      <w:ins w:id="78" w:author="Graham Forrester" w:date="2019-11-16T09:44:00Z">
        <w:r w:rsidR="003406E7">
          <w:rPr>
            <w:highlight w:val="white"/>
          </w:rPr>
          <w:t xml:space="preserve"> r-</w:t>
        </w:r>
        <w:proofErr w:type="spellStart"/>
        <w:r w:rsidR="003406E7">
          <w:rPr>
            <w:highlight w:val="white"/>
          </w:rPr>
          <w:t>quared</w:t>
        </w:r>
        <w:proofErr w:type="spellEnd"/>
        <w:r w:rsidR="003406E7">
          <w:rPr>
            <w:highlight w:val="white"/>
          </w:rPr>
          <w:t xml:space="preserve"> metrics</w:t>
        </w:r>
      </w:ins>
      <w:bookmarkStart w:id="79" w:name="_GoBack"/>
      <w:bookmarkEnd w:id="79"/>
      <w:r>
        <w:rPr>
          <w:highlight w:val="white"/>
        </w:rPr>
        <w:t xml:space="preserve"> because it is more interpretable (ranges from 0-1) and is used to evaluate the </w:t>
      </w:r>
      <w:r>
        <w:rPr>
          <w:highlight w:val="white"/>
        </w:rPr>
        <w:lastRenderedPageBreak/>
        <w:t xml:space="preserve">improvement from a null to a fitted model. Only the top </w:t>
      </w:r>
      <w:r>
        <w:t xml:space="preserve">candidate </w:t>
      </w:r>
      <w:r>
        <w:rPr>
          <w:highlight w:val="white"/>
        </w:rPr>
        <w:t>surrogate identified for each target from this comparison was used for subsequent modeling.</w:t>
      </w:r>
    </w:p>
    <w:p w14:paraId="06EC704B" w14:textId="77777777"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w:t>
      </w:r>
      <w:r>
        <w:lastRenderedPageBreak/>
        <w:t>surrogate with site. These interactive models would suggest that the relationship between the target and the top candidate surrogate changes over time or across sites. Again,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7C6B34DB" w:rsidR="00A679EA" w:rsidRDefault="00A679EA" w:rsidP="00CC386C">
      <w:commentRangeStart w:id="80"/>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80"/>
      <w:r w:rsidR="00700A7F">
        <w:rPr>
          <w:rStyle w:val="CommentReference"/>
        </w:rPr>
        <w:commentReference w:id="80"/>
      </w:r>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81" w:name="_6921849kdo93" w:colFirst="0" w:colLast="0"/>
      <w:bookmarkStart w:id="82" w:name="_Toc24625436"/>
      <w:bookmarkEnd w:id="81"/>
      <w:r>
        <w:lastRenderedPageBreak/>
        <w:t>Results</w:t>
      </w:r>
      <w:bookmarkEnd w:id="82"/>
    </w:p>
    <w:p w14:paraId="55BAC720" w14:textId="77777777" w:rsidR="00A679EA" w:rsidRPr="00E74719" w:rsidRDefault="00A679EA" w:rsidP="00E74719">
      <w:pPr>
        <w:pStyle w:val="Heading3"/>
      </w:pPr>
      <w:bookmarkStart w:id="83" w:name="_6wnt1lhf96oq" w:colFirst="0" w:colLast="0"/>
      <w:bookmarkEnd w:id="83"/>
      <w:r w:rsidRPr="00E74719">
        <w:t>Summary statistics</w:t>
      </w:r>
    </w:p>
    <w:p w14:paraId="7975FA0D" w14:textId="77777777" w:rsidR="00A679EA" w:rsidRDefault="00A679EA" w:rsidP="00E74719">
      <w:pPr>
        <w:rPr>
          <w:highlight w:val="white"/>
        </w:rPr>
      </w:pPr>
      <w:bookmarkStart w:id="84" w:name="_uzg2digyln7d" w:colFirst="0" w:colLast="0"/>
      <w:bookmarkEnd w:id="84"/>
      <w: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14:paraId="459ABF9F" w14:textId="77777777" w:rsidR="00A679EA" w:rsidRDefault="00A679EA" w:rsidP="00E74719">
      <w:pPr>
        <w:pStyle w:val="Heading3"/>
      </w:pPr>
      <w:bookmarkStart w:id="85" w:name="_nujrgjx5taud" w:colFirst="0" w:colLast="0"/>
      <w:bookmarkStart w:id="86" w:name="_h6w7xsrogjxa" w:colFirst="0" w:colLast="0"/>
      <w:bookmarkEnd w:id="85"/>
      <w:bookmarkEnd w:id="86"/>
      <w:r>
        <w:t>Objective 1: Identify top candidate surrogates</w:t>
      </w:r>
    </w:p>
    <w:p w14:paraId="5CB603DD" w14:textId="2DDA042F"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and so was t</w:t>
      </w:r>
      <w:r w:rsidR="0018320D">
        <w:rPr>
          <w:highlight w:val="white"/>
        </w:rPr>
        <w:t>he top candidate surrogate (Table</w:t>
      </w:r>
      <w:r>
        <w:rPr>
          <w:highlight w:val="white"/>
        </w:rPr>
        <w:t xml:space="preserve"> 2; Fig. 2). Fish species richness was positively correlated with both coral cover and rugosity, but, for this target group, 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87" w:name="_rmzz1zfdvwy1" w:colFirst="0" w:colLast="0"/>
      <w:bookmarkEnd w:id="87"/>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7CD36A05"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average coral richness increases slightly over the study period, whereas coral cover steadily declines throughout the same period. </w:t>
      </w:r>
      <w:r>
        <w:t>The</w:t>
      </w:r>
      <w:r w:rsidR="00802EBE">
        <w:t>re is also support that the</w:t>
      </w:r>
      <w:r>
        <w:t xml:space="preserve"> nature of the relationship between coral cover and coral richness (i.e. the slope of the relationship) changes over time</w:t>
      </w:r>
      <w:r w:rsidR="0018320D">
        <w:t xml:space="preserve"> (Table</w:t>
      </w:r>
      <w:r w:rsidR="00802EBE">
        <w:t xml:space="preserve"> 5)</w:t>
      </w:r>
      <w:r>
        <w:t xml:space="preserve">, suggesting a 1 percent increase in coral cover for a given year will have a different effect on coral richness in any other year. </w:t>
      </w:r>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558EDC78"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both of these, suggesting sponge </w:t>
      </w:r>
      <w:r w:rsidR="00F25817">
        <w:rPr>
          <w:highlight w:val="white"/>
        </w:rPr>
        <w:lastRenderedPageBreak/>
        <w:t xml:space="preserve">cover also varies in space and time </w:t>
      </w:r>
      <w:r w:rsidR="00F25817">
        <w:t xml:space="preserve">independent of changes in rugosity and coral cover. </w:t>
      </w:r>
      <w:r>
        <w:rPr>
          <w:highlight w:val="white"/>
        </w:rPr>
        <w:t>Coral cover was the best predictor of 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02102F13"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w:t>
      </w:r>
      <w:r>
        <w:lastRenderedPageBreak/>
        <w:t>and, because rugosity varies significantly across sites and not much within a site, fish richness remains relatively stable over site and time and can 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2ECEFA26"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w:t>
      </w:r>
      <w:r>
        <w:lastRenderedPageBreak/>
        <w:t>surrogate for combined richness across sites, but it fails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E74719">
      <w:pPr>
        <w:pStyle w:val="Heading3"/>
      </w:pPr>
      <w:bookmarkStart w:id="88" w:name="_wewp8zkd7499" w:colFirst="0" w:colLast="0"/>
      <w:bookmarkEnd w:id="88"/>
      <w:commentRangeStart w:id="89"/>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89"/>
      <w:r w:rsidR="00B43562">
        <w:rPr>
          <w:rStyle w:val="CommentReference"/>
        </w:rPr>
        <w:commentReference w:id="89"/>
      </w:r>
    </w:p>
    <w:p w14:paraId="2BA7DE96" w14:textId="77777777" w:rsidR="00EA3C4D" w:rsidRDefault="00EA3C4D">
      <w:pPr>
        <w:spacing w:after="200" w:line="276" w:lineRule="auto"/>
        <w:ind w:firstLine="0"/>
        <w:rPr>
          <w:b/>
        </w:rPr>
      </w:pPr>
      <w:r>
        <w:br w:type="page"/>
      </w:r>
    </w:p>
    <w:p w14:paraId="402E7EAF" w14:textId="000DC76A" w:rsidR="00A679EA" w:rsidRDefault="00A679EA" w:rsidP="00E74719">
      <w:pPr>
        <w:pStyle w:val="Heading2"/>
      </w:pPr>
      <w:bookmarkStart w:id="90" w:name="_Toc24625437"/>
      <w:r>
        <w:lastRenderedPageBreak/>
        <w:t>Discussion</w:t>
      </w:r>
      <w:bookmarkEnd w:id="90"/>
    </w:p>
    <w:p w14:paraId="6D29A0D5" w14:textId="2F23B370" w:rsidR="00456F8B" w:rsidRDefault="007B4245" w:rsidP="00CC386C">
      <w:commentRangeStart w:id="91"/>
      <w:r>
        <w:t xml:space="preserve">Taxonomic </w:t>
      </w:r>
      <w:commentRangeEnd w:id="91"/>
      <w:r w:rsidR="003C38C5">
        <w:rPr>
          <w:rStyle w:val="CommentReference"/>
        </w:rPr>
        <w:commentReference w:id="91"/>
      </w:r>
      <w:r>
        <w:t xml:space="preserve">diversity on coral reefs has declined due to anthropogenic </w:t>
      </w:r>
      <w:commentRangeStart w:id="92"/>
      <w:r>
        <w:t>stressors</w:t>
      </w:r>
      <w:commentRangeEnd w:id="92"/>
      <w:r>
        <w:rPr>
          <w:rStyle w:val="CommentReference"/>
        </w:rPr>
        <w:commentReference w:id="92"/>
      </w:r>
      <w:r>
        <w:t xml:space="preserve">. These declines have motivated monitoring programs to estimate species richness for major taxonomic groups: fish and </w:t>
      </w:r>
      <w:commentRangeStart w:id="93"/>
      <w:r>
        <w:t>corals</w:t>
      </w:r>
      <w:commentRangeEnd w:id="93"/>
      <w:r>
        <w:rPr>
          <w:rStyle w:val="CommentReference"/>
        </w:rPr>
        <w:commentReference w:id="93"/>
      </w:r>
      <w:r>
        <w:t>.</w:t>
      </w:r>
      <w:r w:rsidR="003C38C5">
        <w:t xml:space="preserve"> </w:t>
      </w:r>
      <w:r>
        <w:t>Due to logistical challenges of species identification, there have been efforts attempting to estimate species richness on reefs using landscape features as s</w:t>
      </w:r>
      <w:commentRangeStart w:id="94"/>
      <w:r>
        <w:t>urrogate</w:t>
      </w:r>
      <w:commentRangeEnd w:id="94"/>
      <w:r w:rsidR="003C38C5">
        <w:rPr>
          <w:rStyle w:val="CommentReference"/>
        </w:rPr>
        <w:commentReference w:id="94"/>
      </w:r>
      <w:r>
        <w:t xml:space="preserve">s. </w:t>
      </w:r>
      <w:r w:rsidR="00105D9D">
        <w:t xml:space="preserve">Many of these efforts are limiting in spatial or </w:t>
      </w:r>
      <w:commentRangeStart w:id="95"/>
      <w:r w:rsidR="00105D9D">
        <w:t>temporal scope</w:t>
      </w:r>
      <w:commentRangeEnd w:id="95"/>
      <w:r w:rsidR="003C38C5">
        <w:rPr>
          <w:rStyle w:val="CommentReference"/>
        </w:rPr>
        <w:commentReference w:id="95"/>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96"/>
      <w:r w:rsidR="00105D9D">
        <w:t>richness</w:t>
      </w:r>
      <w:commentRangeEnd w:id="96"/>
      <w:r w:rsidR="00647639">
        <w:rPr>
          <w:rStyle w:val="CommentReference"/>
        </w:rPr>
        <w:commentReference w:id="96"/>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97"/>
      <w:r w:rsidRPr="002E560A">
        <w:t>Landscape reef features correlating with changes in coral, fish, and combined richness</w:t>
      </w:r>
      <w:commentRangeEnd w:id="97"/>
      <w:r w:rsidR="00901A55">
        <w:rPr>
          <w:rStyle w:val="CommentReference"/>
        </w:rPr>
        <w:commentReference w:id="97"/>
      </w:r>
    </w:p>
    <w:p w14:paraId="4016FBAF" w14:textId="4AD79F7D" w:rsidR="002E560A" w:rsidRDefault="002E560A" w:rsidP="002E560A">
      <w:commentRangeStart w:id="98"/>
      <w:r>
        <w:t>Surrogates</w:t>
      </w:r>
      <w:commentRangeEnd w:id="98"/>
      <w:r>
        <w:rPr>
          <w:rStyle w:val="CommentReference"/>
        </w:rPr>
        <w:commentReference w:id="98"/>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99"/>
      <w:r w:rsidRPr="002E560A">
        <w:t>Value of sponge monitoring</w:t>
      </w:r>
      <w:commentRangeEnd w:id="99"/>
      <w:r w:rsidR="00901A55">
        <w:rPr>
          <w:rStyle w:val="CommentReference"/>
        </w:rPr>
        <w:commentReference w:id="99"/>
      </w:r>
    </w:p>
    <w:p w14:paraId="3E0BA774" w14:textId="70E06CAA" w:rsidR="002E560A" w:rsidRDefault="002E560A" w:rsidP="00E74719">
      <w:commentRangeStart w:id="100"/>
      <w:r>
        <w:t xml:space="preserve">The </w:t>
      </w:r>
      <w:commentRangeEnd w:id="100"/>
      <w:r>
        <w:rPr>
          <w:rStyle w:val="CommentReference"/>
        </w:rPr>
        <w:commentReference w:id="100"/>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3DA773A7" w14:textId="64C2591C" w:rsidR="00456F8B" w:rsidRDefault="00456F8B" w:rsidP="00E74719">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D74C70">
      <w:pPr>
        <w:pStyle w:val="Heading2"/>
      </w:pPr>
      <w:bookmarkStart w:id="101" w:name="_Toc24625438"/>
      <w:r>
        <w:lastRenderedPageBreak/>
        <w:t>Acknowledgements</w:t>
      </w:r>
      <w:bookmarkEnd w:id="101"/>
    </w:p>
    <w:p w14:paraId="70C75AA5" w14:textId="11C1BF99"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102" w:name="_Toc24625439"/>
      <w:commentRangeStart w:id="103"/>
      <w:r>
        <w:lastRenderedPageBreak/>
        <w:t>Literature Cited</w:t>
      </w:r>
      <w:commentRangeEnd w:id="103"/>
      <w:r w:rsidR="00EC48F2">
        <w:rPr>
          <w:rStyle w:val="CommentReference"/>
          <w:b w:val="0"/>
        </w:rPr>
        <w:commentReference w:id="103"/>
      </w:r>
      <w:bookmarkEnd w:id="102"/>
    </w:p>
    <w:p w14:paraId="5F55E04A" w14:textId="6FE9E63E" w:rsidR="006D4EA4" w:rsidRPr="006D4EA4" w:rsidRDefault="00BB1205" w:rsidP="006D4EA4">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6D4EA4" w:rsidRPr="006D4EA4">
        <w:rPr>
          <w:noProof/>
        </w:rPr>
        <w:t xml:space="preserve">Almada-Villela, P. C., Sale, P. F., Gold-Bouchot, G., &amp; Kjerfve, B. (2003). </w:t>
      </w:r>
      <w:r w:rsidR="006D4EA4" w:rsidRPr="006D4EA4">
        <w:rPr>
          <w:i/>
          <w:iCs/>
          <w:noProof/>
        </w:rPr>
        <w:t>Manual of methods for the MBRS synoptic monitoring program: Selected methods for monitoring physical and biological parameters for use in the Mesoamerican region</w:t>
      </w:r>
      <w:r w:rsidR="006D4EA4" w:rsidRPr="006D4EA4">
        <w:rPr>
          <w:noProof/>
        </w:rPr>
        <w:t>. Belize City: Mesoamerican Barrier Reef Systems project (MBRS).</w:t>
      </w:r>
    </w:p>
    <w:p w14:paraId="7C8A6BE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Alvarez-Filip, L., Dulvy, N. K., Côté, I. M., Watkinson, A. R., &amp; Gill, J. A. (2011). Coral identity underpins architectural complexity on Caribbean reefs. </w:t>
      </w:r>
      <w:r w:rsidRPr="006D4EA4">
        <w:rPr>
          <w:i/>
          <w:iCs/>
          <w:noProof/>
        </w:rPr>
        <w:t>Ecological Applications</w:t>
      </w:r>
      <w:r w:rsidRPr="006D4EA4">
        <w:rPr>
          <w:noProof/>
        </w:rPr>
        <w:t xml:space="preserve">, </w:t>
      </w:r>
      <w:r w:rsidRPr="006D4EA4">
        <w:rPr>
          <w:i/>
          <w:iCs/>
          <w:noProof/>
        </w:rPr>
        <w:t>21</w:t>
      </w:r>
      <w:r w:rsidRPr="006D4EA4">
        <w:rPr>
          <w:noProof/>
        </w:rPr>
        <w:t>(6), 2223–2231.</w:t>
      </w:r>
    </w:p>
    <w:p w14:paraId="655B0BE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Alvarez-Filip, L., Dulvy, N. K., Gill, J. A., Côté, I. M., &amp; Watkinson, A. R. (2009). Flattening of Caribbean coral reefs: Region-wide declines in architectural complexity. </w:t>
      </w:r>
      <w:r w:rsidRPr="006D4EA4">
        <w:rPr>
          <w:i/>
          <w:iCs/>
          <w:noProof/>
        </w:rPr>
        <w:t>Proceedings of the Royal Society B</w:t>
      </w:r>
      <w:r w:rsidRPr="006D4EA4">
        <w:rPr>
          <w:noProof/>
        </w:rPr>
        <w:t xml:space="preserve">, </w:t>
      </w:r>
      <w:r w:rsidRPr="006D4EA4">
        <w:rPr>
          <w:i/>
          <w:iCs/>
          <w:noProof/>
        </w:rPr>
        <w:t>276</w:t>
      </w:r>
      <w:r w:rsidRPr="006D4EA4">
        <w:rPr>
          <w:noProof/>
        </w:rPr>
        <w:t>, 3019–3025.</w:t>
      </w:r>
    </w:p>
    <w:p w14:paraId="70E5A98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Anderson, M. J., Diebel, C. E., Blom, W. M., &amp; Landers, T. J. (2005). Consistency and variation in kelp holdfast assemblages: Spatial patterns of biodiversity for the major phyla at different taxonomic resolutions. </w:t>
      </w:r>
      <w:r w:rsidRPr="006D4EA4">
        <w:rPr>
          <w:i/>
          <w:iCs/>
          <w:noProof/>
        </w:rPr>
        <w:t>Journal of Experimental Marine Biology and Ecology</w:t>
      </w:r>
      <w:r w:rsidRPr="006D4EA4">
        <w:rPr>
          <w:noProof/>
        </w:rPr>
        <w:t xml:space="preserve">, </w:t>
      </w:r>
      <w:r w:rsidRPr="006D4EA4">
        <w:rPr>
          <w:i/>
          <w:iCs/>
          <w:noProof/>
        </w:rPr>
        <w:t>320</w:t>
      </w:r>
      <w:r w:rsidRPr="006D4EA4">
        <w:rPr>
          <w:noProof/>
        </w:rPr>
        <w:t>, 35–56.</w:t>
      </w:r>
    </w:p>
    <w:p w14:paraId="35A4F0B0"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Bell, J. J. (2008). The functional roles of marine sponges. </w:t>
      </w:r>
      <w:r w:rsidRPr="006D4EA4">
        <w:rPr>
          <w:i/>
          <w:iCs/>
          <w:noProof/>
        </w:rPr>
        <w:t>Estuarine, Coastal and Shelf Science</w:t>
      </w:r>
      <w:r w:rsidRPr="006D4EA4">
        <w:rPr>
          <w:noProof/>
        </w:rPr>
        <w:t xml:space="preserve">, </w:t>
      </w:r>
      <w:r w:rsidRPr="006D4EA4">
        <w:rPr>
          <w:i/>
          <w:iCs/>
          <w:noProof/>
        </w:rPr>
        <w:t>79</w:t>
      </w:r>
      <w:r w:rsidRPr="006D4EA4">
        <w:rPr>
          <w:noProof/>
        </w:rPr>
        <w:t>, 341–353.</w:t>
      </w:r>
    </w:p>
    <w:p w14:paraId="13B271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Bellwood, D. R., Hughes, T. P., Folke, C., &amp; Nyström, M. (2004). Confronting the coral reef crisis. </w:t>
      </w:r>
      <w:r w:rsidRPr="006D4EA4">
        <w:rPr>
          <w:i/>
          <w:iCs/>
          <w:noProof/>
        </w:rPr>
        <w:t>Nature</w:t>
      </w:r>
      <w:r w:rsidRPr="006D4EA4">
        <w:rPr>
          <w:noProof/>
        </w:rPr>
        <w:t xml:space="preserve">, </w:t>
      </w:r>
      <w:r w:rsidRPr="006D4EA4">
        <w:rPr>
          <w:i/>
          <w:iCs/>
          <w:noProof/>
        </w:rPr>
        <w:t>429</w:t>
      </w:r>
      <w:r w:rsidRPr="006D4EA4">
        <w:rPr>
          <w:noProof/>
        </w:rPr>
        <w:t>, 827–833.</w:t>
      </w:r>
    </w:p>
    <w:p w14:paraId="3FBBBB8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Berman, J., Burton, M., Gibbs, R., Lock, K., Newman, P., Jones, J., &amp; Bell, J. (2013). Testing the suitability of a morphological monitoring approach for identifying temporal variability in a temperate sponge assemblage. </w:t>
      </w:r>
      <w:r w:rsidRPr="006D4EA4">
        <w:rPr>
          <w:i/>
          <w:iCs/>
          <w:noProof/>
        </w:rPr>
        <w:t>Journal for Nature Conservation</w:t>
      </w:r>
      <w:r w:rsidRPr="006D4EA4">
        <w:rPr>
          <w:noProof/>
        </w:rPr>
        <w:t xml:space="preserve">, </w:t>
      </w:r>
      <w:r w:rsidRPr="006D4EA4">
        <w:rPr>
          <w:i/>
          <w:iCs/>
          <w:noProof/>
        </w:rPr>
        <w:t>21</w:t>
      </w:r>
      <w:r w:rsidRPr="006D4EA4">
        <w:rPr>
          <w:noProof/>
        </w:rPr>
        <w:t>, 173–182.</w:t>
      </w:r>
    </w:p>
    <w:p w14:paraId="201589C0"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Bernard, A. T. F., Götz, A., Kerwath, S. E., &amp; Wilke, C. G. (2013). Observer bias and detection probability in underwater visual census of fish assemblages measured with independent double-observers. </w:t>
      </w:r>
      <w:r w:rsidRPr="006D4EA4">
        <w:rPr>
          <w:i/>
          <w:iCs/>
          <w:noProof/>
        </w:rPr>
        <w:t>Journal of Experimental Marine Biology and Ecology</w:t>
      </w:r>
      <w:r w:rsidRPr="006D4EA4">
        <w:rPr>
          <w:noProof/>
        </w:rPr>
        <w:t xml:space="preserve">, </w:t>
      </w:r>
      <w:r w:rsidRPr="006D4EA4">
        <w:rPr>
          <w:i/>
          <w:iCs/>
          <w:noProof/>
        </w:rPr>
        <w:t>443</w:t>
      </w:r>
      <w:r w:rsidRPr="006D4EA4">
        <w:rPr>
          <w:noProof/>
        </w:rPr>
        <w:t>, 75–84.</w:t>
      </w:r>
    </w:p>
    <w:p w14:paraId="755259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Bevilacqua, S., Mistri, M., Terlizzi, A., &amp; Munari, C. (2018). Assessing the effectiveness of surrogates for species over time: Evidence from decadal monitoring of a Mediterranean transitional water ecosystem. </w:t>
      </w:r>
      <w:r w:rsidRPr="006D4EA4">
        <w:rPr>
          <w:i/>
          <w:iCs/>
          <w:noProof/>
        </w:rPr>
        <w:t>Marine Pollution Bulletin</w:t>
      </w:r>
      <w:r w:rsidRPr="006D4EA4">
        <w:rPr>
          <w:noProof/>
        </w:rPr>
        <w:t xml:space="preserve">, </w:t>
      </w:r>
      <w:r w:rsidRPr="006D4EA4">
        <w:rPr>
          <w:i/>
          <w:iCs/>
          <w:noProof/>
        </w:rPr>
        <w:t>131</w:t>
      </w:r>
      <w:r w:rsidRPr="006D4EA4">
        <w:rPr>
          <w:noProof/>
        </w:rPr>
        <w:t>, 507–514.</w:t>
      </w:r>
    </w:p>
    <w:p w14:paraId="7343398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Blake, J. G., &amp; Loiselle, B. A. (2000). Diversity of birds along an elevational gradient in the Cordillera Central, Costa Rica. </w:t>
      </w:r>
      <w:r w:rsidRPr="006D4EA4">
        <w:rPr>
          <w:i/>
          <w:iCs/>
          <w:noProof/>
        </w:rPr>
        <w:t>The Auk</w:t>
      </w:r>
      <w:r w:rsidRPr="006D4EA4">
        <w:rPr>
          <w:noProof/>
        </w:rPr>
        <w:t xml:space="preserve">, </w:t>
      </w:r>
      <w:r w:rsidRPr="006D4EA4">
        <w:rPr>
          <w:i/>
          <w:iCs/>
          <w:noProof/>
        </w:rPr>
        <w:t>117</w:t>
      </w:r>
      <w:r w:rsidRPr="006D4EA4">
        <w:rPr>
          <w:noProof/>
        </w:rPr>
        <w:t>(3), 663–686.</w:t>
      </w:r>
    </w:p>
    <w:p w14:paraId="7503349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Canfield, R. H. (1941). Application of the line interception method in sampling range vegetation. </w:t>
      </w:r>
      <w:r w:rsidRPr="006D4EA4">
        <w:rPr>
          <w:i/>
          <w:iCs/>
          <w:noProof/>
        </w:rPr>
        <w:t>Journal of Forestry</w:t>
      </w:r>
      <w:r w:rsidRPr="006D4EA4">
        <w:rPr>
          <w:noProof/>
        </w:rPr>
        <w:t xml:space="preserve">, </w:t>
      </w:r>
      <w:r w:rsidRPr="006D4EA4">
        <w:rPr>
          <w:i/>
          <w:iCs/>
          <w:noProof/>
        </w:rPr>
        <w:t>39</w:t>
      </w:r>
      <w:r w:rsidRPr="006D4EA4">
        <w:rPr>
          <w:noProof/>
        </w:rPr>
        <w:t>, 388–394.</w:t>
      </w:r>
    </w:p>
    <w:p w14:paraId="1704FCB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Colwell, R. K., &amp; Coddington, J. A. (1994). Estimating terrestrial biodiversity through extrapolation. </w:t>
      </w:r>
      <w:r w:rsidRPr="006D4EA4">
        <w:rPr>
          <w:i/>
          <w:iCs/>
          <w:noProof/>
        </w:rPr>
        <w:t>Philosophical Transactions of the Royal Society B</w:t>
      </w:r>
      <w:r w:rsidRPr="006D4EA4">
        <w:rPr>
          <w:noProof/>
        </w:rPr>
        <w:t xml:space="preserve">, </w:t>
      </w:r>
      <w:r w:rsidRPr="006D4EA4">
        <w:rPr>
          <w:i/>
          <w:iCs/>
          <w:noProof/>
        </w:rPr>
        <w:t>345</w:t>
      </w:r>
      <w:r w:rsidRPr="006D4EA4">
        <w:rPr>
          <w:noProof/>
        </w:rPr>
        <w:t>, 101–118.</w:t>
      </w:r>
    </w:p>
    <w:p w14:paraId="355ECD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Comeau, S., Lantz, C. A., Edmunds, P. J., &amp; Carpenter, R. C. (2016). Framework of barrier reefs threatened by ocean acidification. </w:t>
      </w:r>
      <w:r w:rsidRPr="006D4EA4">
        <w:rPr>
          <w:i/>
          <w:iCs/>
          <w:noProof/>
        </w:rPr>
        <w:t>Global Change Biology</w:t>
      </w:r>
      <w:r w:rsidRPr="006D4EA4">
        <w:rPr>
          <w:noProof/>
        </w:rPr>
        <w:t xml:space="preserve">, </w:t>
      </w:r>
      <w:r w:rsidRPr="006D4EA4">
        <w:rPr>
          <w:i/>
          <w:iCs/>
          <w:noProof/>
        </w:rPr>
        <w:t>22</w:t>
      </w:r>
      <w:r w:rsidRPr="006D4EA4">
        <w:rPr>
          <w:noProof/>
        </w:rPr>
        <w:t>, 1225–1234.</w:t>
      </w:r>
    </w:p>
    <w:p w14:paraId="1101278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Darling, E. S., Graham, N. A. J., Januchowski-Hartley, F. A., Nash, K. L., Pratchett, M. S., &amp; Wilson, S. K. (2017). Relationships between structural complexity, coral traits, and reef fish assemblages. </w:t>
      </w:r>
      <w:r w:rsidRPr="006D4EA4">
        <w:rPr>
          <w:i/>
          <w:iCs/>
          <w:noProof/>
        </w:rPr>
        <w:t>Coral Reefs</w:t>
      </w:r>
      <w:r w:rsidRPr="006D4EA4">
        <w:rPr>
          <w:noProof/>
        </w:rPr>
        <w:t xml:space="preserve">, </w:t>
      </w:r>
      <w:r w:rsidRPr="006D4EA4">
        <w:rPr>
          <w:i/>
          <w:iCs/>
          <w:noProof/>
        </w:rPr>
        <w:t>36</w:t>
      </w:r>
      <w:r w:rsidRPr="006D4EA4">
        <w:rPr>
          <w:noProof/>
        </w:rPr>
        <w:t>, 561–575.</w:t>
      </w:r>
    </w:p>
    <w:p w14:paraId="7455C5B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Derraik, J. G. B., Closs, G. P., Dickinson, K. J. M., Sirvid, P., Barratt, B. I. P., &amp; Patrick, B. H. (2002). Arthropod morphospecies versus taxonomic species: A case study with Araneae, Coleoptera, and Lepidoptera. </w:t>
      </w:r>
      <w:r w:rsidRPr="006D4EA4">
        <w:rPr>
          <w:i/>
          <w:iCs/>
          <w:noProof/>
        </w:rPr>
        <w:t>Conservation Biology</w:t>
      </w:r>
      <w:r w:rsidRPr="006D4EA4">
        <w:rPr>
          <w:noProof/>
        </w:rPr>
        <w:t xml:space="preserve">, </w:t>
      </w:r>
      <w:r w:rsidRPr="006D4EA4">
        <w:rPr>
          <w:i/>
          <w:iCs/>
          <w:noProof/>
        </w:rPr>
        <w:lastRenderedPageBreak/>
        <w:t>16</w:t>
      </w:r>
      <w:r w:rsidRPr="006D4EA4">
        <w:rPr>
          <w:noProof/>
        </w:rPr>
        <w:t>(4), 1015–1023.</w:t>
      </w:r>
    </w:p>
    <w:p w14:paraId="1990259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Dobson, A., Lodge, D., Alder, J., Cumming, G. S., Keymer, J., McGlade, J., … Xenopoulos, M. A. (2006). Habitat loss, trophic collapse, and the decline of ecosystem services. </w:t>
      </w:r>
      <w:r w:rsidRPr="006D4EA4">
        <w:rPr>
          <w:i/>
          <w:iCs/>
          <w:noProof/>
        </w:rPr>
        <w:t>Ecology</w:t>
      </w:r>
      <w:r w:rsidRPr="006D4EA4">
        <w:rPr>
          <w:noProof/>
        </w:rPr>
        <w:t xml:space="preserve">, </w:t>
      </w:r>
      <w:r w:rsidRPr="006D4EA4">
        <w:rPr>
          <w:i/>
          <w:iCs/>
          <w:noProof/>
        </w:rPr>
        <w:t>87</w:t>
      </w:r>
      <w:r w:rsidRPr="006D4EA4">
        <w:rPr>
          <w:noProof/>
        </w:rPr>
        <w:t>(8), 1915–1924.</w:t>
      </w:r>
    </w:p>
    <w:p w14:paraId="49FE558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Duelli, P., &amp; Obrist, M. K. (2003). Biodiversity indicators: The choice of values and measures. </w:t>
      </w:r>
      <w:r w:rsidRPr="006D4EA4">
        <w:rPr>
          <w:i/>
          <w:iCs/>
          <w:noProof/>
        </w:rPr>
        <w:t>Agriculture, Ecosystems and Environment</w:t>
      </w:r>
      <w:r w:rsidRPr="006D4EA4">
        <w:rPr>
          <w:noProof/>
        </w:rPr>
        <w:t xml:space="preserve">, </w:t>
      </w:r>
      <w:r w:rsidRPr="006D4EA4">
        <w:rPr>
          <w:i/>
          <w:iCs/>
          <w:noProof/>
        </w:rPr>
        <w:t>98</w:t>
      </w:r>
      <w:r w:rsidRPr="006D4EA4">
        <w:rPr>
          <w:noProof/>
        </w:rPr>
        <w:t>, 87–98.</w:t>
      </w:r>
    </w:p>
    <w:p w14:paraId="3D24608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Duffy, J. E. (2009). Why biodiversity is important to the functioning of real-world ecosystems. </w:t>
      </w:r>
      <w:r w:rsidRPr="006D4EA4">
        <w:rPr>
          <w:i/>
          <w:iCs/>
          <w:noProof/>
        </w:rPr>
        <w:t>Frontiers in Ecology and the Environment</w:t>
      </w:r>
      <w:r w:rsidRPr="006D4EA4">
        <w:rPr>
          <w:noProof/>
        </w:rPr>
        <w:t xml:space="preserve">, </w:t>
      </w:r>
      <w:r w:rsidRPr="006D4EA4">
        <w:rPr>
          <w:i/>
          <w:iCs/>
          <w:noProof/>
        </w:rPr>
        <w:t>7</w:t>
      </w:r>
      <w:r w:rsidRPr="006D4EA4">
        <w:rPr>
          <w:noProof/>
        </w:rPr>
        <w:t>(8), 437–444.</w:t>
      </w:r>
    </w:p>
    <w:p w14:paraId="379718B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Eglington, S. M., Noble, D. G., &amp; Fuller, R. J. (2012). A meta-analysis of spatial relationships in species richness across taxa: Birds as indicators of wider biodiversity in temperate regions. </w:t>
      </w:r>
      <w:r w:rsidRPr="006D4EA4">
        <w:rPr>
          <w:i/>
          <w:iCs/>
          <w:noProof/>
        </w:rPr>
        <w:t>Journal for Nature Conservation</w:t>
      </w:r>
      <w:r w:rsidRPr="006D4EA4">
        <w:rPr>
          <w:noProof/>
        </w:rPr>
        <w:t xml:space="preserve">, </w:t>
      </w:r>
      <w:r w:rsidRPr="006D4EA4">
        <w:rPr>
          <w:i/>
          <w:iCs/>
          <w:noProof/>
        </w:rPr>
        <w:t>20</w:t>
      </w:r>
      <w:r w:rsidRPr="006D4EA4">
        <w:rPr>
          <w:noProof/>
        </w:rPr>
        <w:t>, 301–309.</w:t>
      </w:r>
    </w:p>
    <w:p w14:paraId="3A9D0FBC"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Ehrlich, P. R., &amp; Wilson, E. O. (1991). Biodiversity studies: Science and policy. </w:t>
      </w:r>
      <w:r w:rsidRPr="006D4EA4">
        <w:rPr>
          <w:i/>
          <w:iCs/>
          <w:noProof/>
        </w:rPr>
        <w:t>Science</w:t>
      </w:r>
      <w:r w:rsidRPr="006D4EA4">
        <w:rPr>
          <w:noProof/>
        </w:rPr>
        <w:t xml:space="preserve">, </w:t>
      </w:r>
      <w:r w:rsidRPr="006D4EA4">
        <w:rPr>
          <w:i/>
          <w:iCs/>
          <w:noProof/>
        </w:rPr>
        <w:t>253</w:t>
      </w:r>
      <w:r w:rsidRPr="006D4EA4">
        <w:rPr>
          <w:noProof/>
        </w:rPr>
        <w:t>(5021), 758–762.</w:t>
      </w:r>
    </w:p>
    <w:p w14:paraId="3671698D"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Emslie, M. J., Cheal, A. J., MacNeil, M. A., Miller, I. R., &amp; Sweatman, H. P. A. (2018). Reef fish communities are spooked by scuba surveys and may take hours to recover. </w:t>
      </w:r>
      <w:r w:rsidRPr="006D4EA4">
        <w:rPr>
          <w:i/>
          <w:iCs/>
          <w:noProof/>
        </w:rPr>
        <w:t>PeerJ</w:t>
      </w:r>
      <w:r w:rsidRPr="006D4EA4">
        <w:rPr>
          <w:noProof/>
        </w:rPr>
        <w:t>.</w:t>
      </w:r>
    </w:p>
    <w:p w14:paraId="37EB204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Forrester, G., Baily, P., Conetta, D., Forrester, L., Kintzing, E., &amp; Jarecki, L. (2015). Comparing monitoring data collected by volunteers and professionals shows that citizen scientists can detect long-term change on coral reefs. </w:t>
      </w:r>
      <w:r w:rsidRPr="006D4EA4">
        <w:rPr>
          <w:i/>
          <w:iCs/>
          <w:noProof/>
        </w:rPr>
        <w:t>Journal for Nature Conservation</w:t>
      </w:r>
      <w:r w:rsidRPr="006D4EA4">
        <w:rPr>
          <w:noProof/>
        </w:rPr>
        <w:t xml:space="preserve">, </w:t>
      </w:r>
      <w:r w:rsidRPr="006D4EA4">
        <w:rPr>
          <w:i/>
          <w:iCs/>
          <w:noProof/>
        </w:rPr>
        <w:t>24</w:t>
      </w:r>
      <w:r w:rsidRPr="006D4EA4">
        <w:rPr>
          <w:noProof/>
        </w:rPr>
        <w:t>, 1–9.</w:t>
      </w:r>
    </w:p>
    <w:p w14:paraId="5242771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Gardner, T. A., Côté, I. M., Gill, J. A., Grant, A., &amp; Watkinson, A. R. (2003). Long-term region-wide declines in Caribbean corals. </w:t>
      </w:r>
      <w:r w:rsidRPr="006D4EA4">
        <w:rPr>
          <w:i/>
          <w:iCs/>
          <w:noProof/>
        </w:rPr>
        <w:t>Science</w:t>
      </w:r>
      <w:r w:rsidRPr="006D4EA4">
        <w:rPr>
          <w:noProof/>
        </w:rPr>
        <w:t xml:space="preserve">, </w:t>
      </w:r>
      <w:r w:rsidRPr="006D4EA4">
        <w:rPr>
          <w:i/>
          <w:iCs/>
          <w:noProof/>
        </w:rPr>
        <w:t>301</w:t>
      </w:r>
      <w:r w:rsidRPr="006D4EA4">
        <w:rPr>
          <w:noProof/>
        </w:rPr>
        <w:t>, 958–960.</w:t>
      </w:r>
    </w:p>
    <w:p w14:paraId="5ADFC71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Gill, D. A., Schuhmann, P. W., &amp; Oxenford, H. A. (2015). Recreational diver </w:t>
      </w:r>
      <w:r w:rsidRPr="006D4EA4">
        <w:rPr>
          <w:noProof/>
        </w:rPr>
        <w:lastRenderedPageBreak/>
        <w:t xml:space="preserve">preferences for reef fish attributes: Economic implications of future change. </w:t>
      </w:r>
      <w:r w:rsidRPr="006D4EA4">
        <w:rPr>
          <w:i/>
          <w:iCs/>
          <w:noProof/>
        </w:rPr>
        <w:t>Ecological Economics</w:t>
      </w:r>
      <w:r w:rsidRPr="006D4EA4">
        <w:rPr>
          <w:noProof/>
        </w:rPr>
        <w:t xml:space="preserve">, </w:t>
      </w:r>
      <w:r w:rsidRPr="006D4EA4">
        <w:rPr>
          <w:i/>
          <w:iCs/>
          <w:noProof/>
        </w:rPr>
        <w:t>111</w:t>
      </w:r>
      <w:r w:rsidRPr="006D4EA4">
        <w:rPr>
          <w:noProof/>
        </w:rPr>
        <w:t>, 48–57.</w:t>
      </w:r>
    </w:p>
    <w:p w14:paraId="55E64C8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Graham, N. A. J., Wilson, S. K., Jennings, S., Polunin, N. V. C., Bijoux, J. P., &amp; Robinson, J. (2006). Dynamic fragility of oceanic coral reef ecosystems. </w:t>
      </w:r>
      <w:r w:rsidRPr="006D4EA4">
        <w:rPr>
          <w:i/>
          <w:iCs/>
          <w:noProof/>
        </w:rPr>
        <w:t>Proceedings of the National Academy of Sciences of the United States of America</w:t>
      </w:r>
      <w:r w:rsidRPr="006D4EA4">
        <w:rPr>
          <w:noProof/>
        </w:rPr>
        <w:t xml:space="preserve">, </w:t>
      </w:r>
      <w:r w:rsidRPr="006D4EA4">
        <w:rPr>
          <w:i/>
          <w:iCs/>
          <w:noProof/>
        </w:rPr>
        <w:t>103</w:t>
      </w:r>
      <w:r w:rsidRPr="006D4EA4">
        <w:rPr>
          <w:noProof/>
        </w:rPr>
        <w:t>(22), 8425–8429.</w:t>
      </w:r>
    </w:p>
    <w:p w14:paraId="7F1271DD"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Gratwicke, B., &amp; Speight, M. R. (2005). The relationship between fish species richness, abundance and habitat complexity in a range of shallow tropical marine habitats. </w:t>
      </w:r>
      <w:r w:rsidRPr="006D4EA4">
        <w:rPr>
          <w:i/>
          <w:iCs/>
          <w:noProof/>
        </w:rPr>
        <w:t>Journal of Fish Biology</w:t>
      </w:r>
      <w:r w:rsidRPr="006D4EA4">
        <w:rPr>
          <w:noProof/>
        </w:rPr>
        <w:t xml:space="preserve">, </w:t>
      </w:r>
      <w:r w:rsidRPr="006D4EA4">
        <w:rPr>
          <w:i/>
          <w:iCs/>
          <w:noProof/>
        </w:rPr>
        <w:t>66</w:t>
      </w:r>
      <w:r w:rsidRPr="006D4EA4">
        <w:rPr>
          <w:noProof/>
        </w:rPr>
        <w:t>, 650–667.</w:t>
      </w:r>
    </w:p>
    <w:p w14:paraId="01A72C8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Hirst, A. J. (2008). Surrogate measures for assessing cryptic faunal biodiversity on macroalgal-dominated subtidal reefs. </w:t>
      </w:r>
      <w:r w:rsidRPr="006D4EA4">
        <w:rPr>
          <w:i/>
          <w:iCs/>
          <w:noProof/>
        </w:rPr>
        <w:t>Biological Conservation</w:t>
      </w:r>
      <w:r w:rsidRPr="006D4EA4">
        <w:rPr>
          <w:noProof/>
        </w:rPr>
        <w:t xml:space="preserve">, </w:t>
      </w:r>
      <w:r w:rsidRPr="006D4EA4">
        <w:rPr>
          <w:i/>
          <w:iCs/>
          <w:noProof/>
        </w:rPr>
        <w:t>141</w:t>
      </w:r>
      <w:r w:rsidRPr="006D4EA4">
        <w:rPr>
          <w:noProof/>
        </w:rPr>
        <w:t>, 211–220.</w:t>
      </w:r>
    </w:p>
    <w:p w14:paraId="05646A5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Hughes, T. P. (1994). Catastrophes, phase shifts, and large-scale degradation of a Caribbean coral reef. </w:t>
      </w:r>
      <w:r w:rsidRPr="006D4EA4">
        <w:rPr>
          <w:i/>
          <w:iCs/>
          <w:noProof/>
        </w:rPr>
        <w:t>Science</w:t>
      </w:r>
      <w:r w:rsidRPr="006D4EA4">
        <w:rPr>
          <w:noProof/>
        </w:rPr>
        <w:t xml:space="preserve">, </w:t>
      </w:r>
      <w:r w:rsidRPr="006D4EA4">
        <w:rPr>
          <w:i/>
          <w:iCs/>
          <w:noProof/>
        </w:rPr>
        <w:t>265</w:t>
      </w:r>
      <w:r w:rsidRPr="006D4EA4">
        <w:rPr>
          <w:noProof/>
        </w:rPr>
        <w:t>(5178), 1547–1551.</w:t>
      </w:r>
    </w:p>
    <w:p w14:paraId="7850A55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Hughes, T. P., Kerry, J. T., Álvarez-Noriega, M., Álvarez-Romero, J. G., Anderson, K. D., Baird, A. H., … Wilson, S. K. (2017). Global warming and recurrent mass bleaching of corals. </w:t>
      </w:r>
      <w:r w:rsidRPr="006D4EA4">
        <w:rPr>
          <w:i/>
          <w:iCs/>
          <w:noProof/>
        </w:rPr>
        <w:t>Nature</w:t>
      </w:r>
      <w:r w:rsidRPr="006D4EA4">
        <w:rPr>
          <w:noProof/>
        </w:rPr>
        <w:t xml:space="preserve">, </w:t>
      </w:r>
      <w:r w:rsidRPr="006D4EA4">
        <w:rPr>
          <w:i/>
          <w:iCs/>
          <w:noProof/>
        </w:rPr>
        <w:t>543</w:t>
      </w:r>
      <w:r w:rsidRPr="006D4EA4">
        <w:rPr>
          <w:noProof/>
        </w:rPr>
        <w:t>, 373–377.</w:t>
      </w:r>
    </w:p>
    <w:p w14:paraId="48E49546"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Jennings, S., &amp; Polunin, N. V. C. (1996). Impacts of fishing on tropical reef ecosystems. </w:t>
      </w:r>
      <w:r w:rsidRPr="006D4EA4">
        <w:rPr>
          <w:i/>
          <w:iCs/>
          <w:noProof/>
        </w:rPr>
        <w:t>Ambio</w:t>
      </w:r>
      <w:r w:rsidRPr="006D4EA4">
        <w:rPr>
          <w:noProof/>
        </w:rPr>
        <w:t xml:space="preserve">, </w:t>
      </w:r>
      <w:r w:rsidRPr="006D4EA4">
        <w:rPr>
          <w:i/>
          <w:iCs/>
          <w:noProof/>
        </w:rPr>
        <w:t>25</w:t>
      </w:r>
      <w:r w:rsidRPr="006D4EA4">
        <w:rPr>
          <w:noProof/>
        </w:rPr>
        <w:t>(1), 44–49.</w:t>
      </w:r>
    </w:p>
    <w:p w14:paraId="043F6E3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Kati, V., Devillers, P., Dufrêne, M., Legakis, A., Vokou, D., &amp; Lebrun, P. (2004). Testing the value of six taxonomic groups as biodiversity indicators at a local scale. </w:t>
      </w:r>
      <w:r w:rsidRPr="006D4EA4">
        <w:rPr>
          <w:i/>
          <w:iCs/>
          <w:noProof/>
        </w:rPr>
        <w:t>Conservation Biology</w:t>
      </w:r>
      <w:r w:rsidRPr="006D4EA4">
        <w:rPr>
          <w:noProof/>
        </w:rPr>
        <w:t xml:space="preserve">, </w:t>
      </w:r>
      <w:r w:rsidRPr="006D4EA4">
        <w:rPr>
          <w:i/>
          <w:iCs/>
          <w:noProof/>
        </w:rPr>
        <w:t>18</w:t>
      </w:r>
      <w:r w:rsidRPr="006D4EA4">
        <w:rPr>
          <w:noProof/>
        </w:rPr>
        <w:t>(3), 667–675.</w:t>
      </w:r>
    </w:p>
    <w:p w14:paraId="1074921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Lewandowski, A. S., Noss, R. F., &amp; Parsons, D. R. (2010). The effectiveness of surrogate taxa for the representation of biodiversity. </w:t>
      </w:r>
      <w:r w:rsidRPr="006D4EA4">
        <w:rPr>
          <w:i/>
          <w:iCs/>
          <w:noProof/>
        </w:rPr>
        <w:t>Conservation Biology</w:t>
      </w:r>
      <w:r w:rsidRPr="006D4EA4">
        <w:rPr>
          <w:noProof/>
        </w:rPr>
        <w:t xml:space="preserve">, </w:t>
      </w:r>
      <w:r w:rsidRPr="006D4EA4">
        <w:rPr>
          <w:i/>
          <w:iCs/>
          <w:noProof/>
        </w:rPr>
        <w:t>24</w:t>
      </w:r>
      <w:r w:rsidRPr="006D4EA4">
        <w:rPr>
          <w:noProof/>
        </w:rPr>
        <w:t xml:space="preserve">(5), </w:t>
      </w:r>
      <w:r w:rsidRPr="006D4EA4">
        <w:rPr>
          <w:noProof/>
        </w:rPr>
        <w:lastRenderedPageBreak/>
        <w:t>1367–1377.</w:t>
      </w:r>
    </w:p>
    <w:p w14:paraId="63147EB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Magierowski, R. H., &amp; Johnson, C. R. (2006). Robustness of surrogates of biodiversity in marine benthic communities. </w:t>
      </w:r>
      <w:r w:rsidRPr="006D4EA4">
        <w:rPr>
          <w:i/>
          <w:iCs/>
          <w:noProof/>
        </w:rPr>
        <w:t>Ecological Applications</w:t>
      </w:r>
      <w:r w:rsidRPr="006D4EA4">
        <w:rPr>
          <w:noProof/>
        </w:rPr>
        <w:t xml:space="preserve">, </w:t>
      </w:r>
      <w:r w:rsidRPr="006D4EA4">
        <w:rPr>
          <w:i/>
          <w:iCs/>
          <w:noProof/>
        </w:rPr>
        <w:t>16</w:t>
      </w:r>
      <w:r w:rsidRPr="006D4EA4">
        <w:rPr>
          <w:noProof/>
        </w:rPr>
        <w:t>(6), 2264–2275.</w:t>
      </w:r>
    </w:p>
    <w:p w14:paraId="244D81C7"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Margules, C. R., Pressey, R. L., &amp; Williams, P. H. (2002). Representing biodiversity: Data and procedures for identifying priority areas for conservation. </w:t>
      </w:r>
      <w:r w:rsidRPr="006D4EA4">
        <w:rPr>
          <w:i/>
          <w:iCs/>
          <w:noProof/>
        </w:rPr>
        <w:t>Journal of Biosciences</w:t>
      </w:r>
      <w:r w:rsidRPr="006D4EA4">
        <w:rPr>
          <w:noProof/>
        </w:rPr>
        <w:t xml:space="preserve">, </w:t>
      </w:r>
      <w:r w:rsidRPr="006D4EA4">
        <w:rPr>
          <w:i/>
          <w:iCs/>
          <w:noProof/>
        </w:rPr>
        <w:t>27</w:t>
      </w:r>
      <w:r w:rsidRPr="006D4EA4">
        <w:rPr>
          <w:noProof/>
        </w:rPr>
        <w:t>(4), 309–326.</w:t>
      </w:r>
    </w:p>
    <w:p w14:paraId="4C788696" w14:textId="77777777" w:rsidR="006D4EA4" w:rsidRPr="006D4EA4" w:rsidRDefault="006D4EA4" w:rsidP="006D4EA4">
      <w:pPr>
        <w:widowControl w:val="0"/>
        <w:autoSpaceDE w:val="0"/>
        <w:autoSpaceDN w:val="0"/>
        <w:adjustRightInd w:val="0"/>
        <w:ind w:left="480" w:hanging="480"/>
        <w:rPr>
          <w:noProof/>
        </w:rPr>
      </w:pPr>
      <w:r w:rsidRPr="006D4EA4">
        <w:rPr>
          <w:noProof/>
        </w:rPr>
        <w:t>Mazerolle, M. J. (2019). AICcmodavg: Model selection and multimodel inference based on (Q)AIC(c).</w:t>
      </w:r>
    </w:p>
    <w:p w14:paraId="46CFF36C"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McCormick, M. I. (1994). Comparison of field methods for measuring surface topography and their associations with a tropical reef fish assemblage. </w:t>
      </w:r>
      <w:r w:rsidRPr="006D4EA4">
        <w:rPr>
          <w:i/>
          <w:iCs/>
          <w:noProof/>
        </w:rPr>
        <w:t>Marine Ecology Progress Series</w:t>
      </w:r>
      <w:r w:rsidRPr="006D4EA4">
        <w:rPr>
          <w:noProof/>
        </w:rPr>
        <w:t xml:space="preserve">, </w:t>
      </w:r>
      <w:r w:rsidRPr="006D4EA4">
        <w:rPr>
          <w:i/>
          <w:iCs/>
          <w:noProof/>
        </w:rPr>
        <w:t>112</w:t>
      </w:r>
      <w:r w:rsidRPr="006D4EA4">
        <w:rPr>
          <w:noProof/>
        </w:rPr>
        <w:t>, 87–96.</w:t>
      </w:r>
    </w:p>
    <w:p w14:paraId="32BA424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Mellin, C., Delean, S., Caley, J., Edgar, G., Meekan, M., Pitcher, R., … Bradshaw, C. (2011). Effectiveness of biological surrogates for predicting patterns of marine biodiversity: A global meta-analysis. </w:t>
      </w:r>
      <w:r w:rsidRPr="006D4EA4">
        <w:rPr>
          <w:i/>
          <w:iCs/>
          <w:noProof/>
        </w:rPr>
        <w:t>PLoS ONE</w:t>
      </w:r>
      <w:r w:rsidRPr="006D4EA4">
        <w:rPr>
          <w:noProof/>
        </w:rPr>
        <w:t xml:space="preserve">, </w:t>
      </w:r>
      <w:r w:rsidRPr="006D4EA4">
        <w:rPr>
          <w:i/>
          <w:iCs/>
          <w:noProof/>
        </w:rPr>
        <w:t>6</w:t>
      </w:r>
      <w:r w:rsidRPr="006D4EA4">
        <w:rPr>
          <w:noProof/>
        </w:rPr>
        <w:t>(6).</w:t>
      </w:r>
    </w:p>
    <w:p w14:paraId="2E8DD25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Moreno, C. E., Rojas, G. S., Pineda, E., &amp; Escobar, F. (2007). Shortcuts for biodiversity evaluation: A review of terminology and recommendations for the use of target groups, bioindicators and surrogates. </w:t>
      </w:r>
      <w:r w:rsidRPr="006D4EA4">
        <w:rPr>
          <w:i/>
          <w:iCs/>
          <w:noProof/>
        </w:rPr>
        <w:t>International Journal of Environment and Health</w:t>
      </w:r>
      <w:r w:rsidRPr="006D4EA4">
        <w:rPr>
          <w:noProof/>
        </w:rPr>
        <w:t xml:space="preserve">, </w:t>
      </w:r>
      <w:r w:rsidRPr="006D4EA4">
        <w:rPr>
          <w:i/>
          <w:iCs/>
          <w:noProof/>
        </w:rPr>
        <w:t>1</w:t>
      </w:r>
      <w:r w:rsidRPr="006D4EA4">
        <w:rPr>
          <w:noProof/>
        </w:rPr>
        <w:t>(1), 71–86.</w:t>
      </w:r>
    </w:p>
    <w:p w14:paraId="11CC56E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Mouillot, D., Villéger, S., Parravicini, V., Kulbicki, M., Arias-González, J. E., Bender, M., … Bellwood, D. R. (2014). Functional over-redundancy and high functional vulnerability in global fish faunas on tropical reefs. </w:t>
      </w:r>
      <w:r w:rsidRPr="006D4EA4">
        <w:rPr>
          <w:i/>
          <w:iCs/>
          <w:noProof/>
        </w:rPr>
        <w:t>Proceedings of the National Academy of Sciences of the United States of America</w:t>
      </w:r>
      <w:r w:rsidRPr="006D4EA4">
        <w:rPr>
          <w:noProof/>
        </w:rPr>
        <w:t xml:space="preserve">, </w:t>
      </w:r>
      <w:r w:rsidRPr="006D4EA4">
        <w:rPr>
          <w:i/>
          <w:iCs/>
          <w:noProof/>
        </w:rPr>
        <w:t>111</w:t>
      </w:r>
      <w:r w:rsidRPr="006D4EA4">
        <w:rPr>
          <w:noProof/>
        </w:rPr>
        <w:t>(38), 13757–13762.</w:t>
      </w:r>
    </w:p>
    <w:p w14:paraId="672EFEA9"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Naeem, S., Thompson, L. J., Lawler, S. P., Lawton, J. H., &amp; Woodfin, R. M. (1994). Declining biodiversity can alter the performance of ecosystems. </w:t>
      </w:r>
      <w:r w:rsidRPr="006D4EA4">
        <w:rPr>
          <w:i/>
          <w:iCs/>
          <w:noProof/>
        </w:rPr>
        <w:t>Nature</w:t>
      </w:r>
      <w:r w:rsidRPr="006D4EA4">
        <w:rPr>
          <w:noProof/>
        </w:rPr>
        <w:t xml:space="preserve">, </w:t>
      </w:r>
      <w:r w:rsidRPr="006D4EA4">
        <w:rPr>
          <w:i/>
          <w:iCs/>
          <w:noProof/>
        </w:rPr>
        <w:t>368</w:t>
      </w:r>
      <w:r w:rsidRPr="006D4EA4">
        <w:rPr>
          <w:noProof/>
        </w:rPr>
        <w:t>(6473), 734–737.</w:t>
      </w:r>
    </w:p>
    <w:p w14:paraId="10EC875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Newman, S. P., Meesters, E. H., Dryden, C. S., Williams, S. M., Sanchez, C., Mumby, P. J., &amp; Polunin, N. V. C. (2015). Reef flattening effects on total richness and species responses in the Caribbean. </w:t>
      </w:r>
      <w:r w:rsidRPr="006D4EA4">
        <w:rPr>
          <w:i/>
          <w:iCs/>
          <w:noProof/>
        </w:rPr>
        <w:t>Journal of Animal Ecology</w:t>
      </w:r>
      <w:r w:rsidRPr="006D4EA4">
        <w:rPr>
          <w:noProof/>
        </w:rPr>
        <w:t xml:space="preserve">, </w:t>
      </w:r>
      <w:r w:rsidRPr="006D4EA4">
        <w:rPr>
          <w:i/>
          <w:iCs/>
          <w:noProof/>
        </w:rPr>
        <w:t>84</w:t>
      </w:r>
      <w:r w:rsidRPr="006D4EA4">
        <w:rPr>
          <w:noProof/>
        </w:rPr>
        <w:t>, 1678–1689.</w:t>
      </w:r>
    </w:p>
    <w:p w14:paraId="5D0FF3C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Noss, R. F. (1990). Indicators for monitoring biodiversity: A hierarchical approach. </w:t>
      </w:r>
      <w:r w:rsidRPr="006D4EA4">
        <w:rPr>
          <w:i/>
          <w:iCs/>
          <w:noProof/>
        </w:rPr>
        <w:t>Conservation Biology</w:t>
      </w:r>
      <w:r w:rsidRPr="006D4EA4">
        <w:rPr>
          <w:noProof/>
        </w:rPr>
        <w:t xml:space="preserve">, </w:t>
      </w:r>
      <w:r w:rsidRPr="006D4EA4">
        <w:rPr>
          <w:i/>
          <w:iCs/>
          <w:noProof/>
        </w:rPr>
        <w:t>4</w:t>
      </w:r>
      <w:r w:rsidRPr="006D4EA4">
        <w:rPr>
          <w:noProof/>
        </w:rPr>
        <w:t>(4), 355–364.</w:t>
      </w:r>
    </w:p>
    <w:p w14:paraId="48092DA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Padoa-Schioppa, E., Baietto, M., Massa, R., &amp; Bottoni, L. (2006). Bird communities as bioindicators: The focal species concept in agricultural landscapes. </w:t>
      </w:r>
      <w:r w:rsidRPr="006D4EA4">
        <w:rPr>
          <w:i/>
          <w:iCs/>
          <w:noProof/>
        </w:rPr>
        <w:t>Ecological Indicators</w:t>
      </w:r>
      <w:r w:rsidRPr="006D4EA4">
        <w:rPr>
          <w:noProof/>
        </w:rPr>
        <w:t xml:space="preserve">, </w:t>
      </w:r>
      <w:r w:rsidRPr="006D4EA4">
        <w:rPr>
          <w:i/>
          <w:iCs/>
          <w:noProof/>
        </w:rPr>
        <w:t>6</w:t>
      </w:r>
      <w:r w:rsidRPr="006D4EA4">
        <w:rPr>
          <w:noProof/>
        </w:rPr>
        <w:t>, 83–93.</w:t>
      </w:r>
    </w:p>
    <w:p w14:paraId="232A521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Pratchett, M. S., Hoey, A. S., Wilson, S. K., Messmer, V., &amp; Graham, N. A. J. (2011). Changes in biodiversity and functioning of reef fish assemblages following coral bleaching and coral loss. </w:t>
      </w:r>
      <w:r w:rsidRPr="006D4EA4">
        <w:rPr>
          <w:i/>
          <w:iCs/>
          <w:noProof/>
        </w:rPr>
        <w:t>Diversity</w:t>
      </w:r>
      <w:r w:rsidRPr="006D4EA4">
        <w:rPr>
          <w:noProof/>
        </w:rPr>
        <w:t xml:space="preserve">, </w:t>
      </w:r>
      <w:r w:rsidRPr="006D4EA4">
        <w:rPr>
          <w:i/>
          <w:iCs/>
          <w:noProof/>
        </w:rPr>
        <w:t>3</w:t>
      </w:r>
      <w:r w:rsidRPr="006D4EA4">
        <w:rPr>
          <w:noProof/>
        </w:rPr>
        <w:t>, 424–452.</w:t>
      </w:r>
    </w:p>
    <w:p w14:paraId="299CFD93" w14:textId="77777777" w:rsidR="006D4EA4" w:rsidRPr="006D4EA4" w:rsidRDefault="006D4EA4" w:rsidP="006D4EA4">
      <w:pPr>
        <w:widowControl w:val="0"/>
        <w:autoSpaceDE w:val="0"/>
        <w:autoSpaceDN w:val="0"/>
        <w:adjustRightInd w:val="0"/>
        <w:ind w:left="480" w:hanging="480"/>
        <w:rPr>
          <w:noProof/>
        </w:rPr>
      </w:pPr>
      <w:r w:rsidRPr="006D4EA4">
        <w:rPr>
          <w:noProof/>
        </w:rPr>
        <w:t>R Core Team. (2019). R: A language and environment for statistical computing. Vienna, Austria: R Foundation for Statistical Computing.</w:t>
      </w:r>
    </w:p>
    <w:p w14:paraId="06B8BE7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Rahbek, C., &amp; Graves, G. R. (2001). Multiscale assessment of patterns of avian species richness. </w:t>
      </w:r>
      <w:r w:rsidRPr="006D4EA4">
        <w:rPr>
          <w:i/>
          <w:iCs/>
          <w:noProof/>
        </w:rPr>
        <w:t>Proceedings of the National Academy of Sciences of the United States of America</w:t>
      </w:r>
      <w:r w:rsidRPr="006D4EA4">
        <w:rPr>
          <w:noProof/>
        </w:rPr>
        <w:t xml:space="preserve">, </w:t>
      </w:r>
      <w:r w:rsidRPr="006D4EA4">
        <w:rPr>
          <w:i/>
          <w:iCs/>
          <w:noProof/>
        </w:rPr>
        <w:t>98</w:t>
      </w:r>
      <w:r w:rsidRPr="006D4EA4">
        <w:rPr>
          <w:noProof/>
        </w:rPr>
        <w:t>(8), 4534–4539.</w:t>
      </w:r>
    </w:p>
    <w:p w14:paraId="7870327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Robertson, D. R. (1992). Patterns of lunar settlement and early recruitment in Caribbean reef fishes at Panamá. </w:t>
      </w:r>
      <w:r w:rsidRPr="006D4EA4">
        <w:rPr>
          <w:i/>
          <w:iCs/>
          <w:noProof/>
        </w:rPr>
        <w:t>Marine Biology</w:t>
      </w:r>
      <w:r w:rsidRPr="006D4EA4">
        <w:rPr>
          <w:noProof/>
        </w:rPr>
        <w:t xml:space="preserve">, </w:t>
      </w:r>
      <w:r w:rsidRPr="006D4EA4">
        <w:rPr>
          <w:i/>
          <w:iCs/>
          <w:noProof/>
        </w:rPr>
        <w:t>114</w:t>
      </w:r>
      <w:r w:rsidRPr="006D4EA4">
        <w:rPr>
          <w:noProof/>
        </w:rPr>
        <w:t>, 527–537.</w:t>
      </w:r>
    </w:p>
    <w:p w14:paraId="034E2CB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Rubal, M., Veiga, P., Vieira, R., &amp; Sousa-Pinto, I. (2011). Seasonal patterns of tidepool macroalgal assemblages in the North of Portugal. Consistence between </w:t>
      </w:r>
      <w:r w:rsidRPr="006D4EA4">
        <w:rPr>
          <w:noProof/>
        </w:rPr>
        <w:lastRenderedPageBreak/>
        <w:t xml:space="preserve">species and functional group approaches. </w:t>
      </w:r>
      <w:r w:rsidRPr="006D4EA4">
        <w:rPr>
          <w:i/>
          <w:iCs/>
          <w:noProof/>
        </w:rPr>
        <w:t>Journal of Sea Research</w:t>
      </w:r>
      <w:r w:rsidRPr="006D4EA4">
        <w:rPr>
          <w:noProof/>
        </w:rPr>
        <w:t xml:space="preserve">, </w:t>
      </w:r>
      <w:r w:rsidRPr="006D4EA4">
        <w:rPr>
          <w:i/>
          <w:iCs/>
          <w:noProof/>
        </w:rPr>
        <w:t>66</w:t>
      </w:r>
      <w:r w:rsidRPr="006D4EA4">
        <w:rPr>
          <w:noProof/>
        </w:rPr>
        <w:t>, 187–194.</w:t>
      </w:r>
    </w:p>
    <w:p w14:paraId="69166EF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Sebek, P., Barnouin, T., Brin, A., Brustel, H., Dufrêne, M., Gosselin, F., … Bouget, C. (2012). A test for assessment of saproxylic beetle biodiversity using subsets of “monitoring species.” </w:t>
      </w:r>
      <w:r w:rsidRPr="006D4EA4">
        <w:rPr>
          <w:i/>
          <w:iCs/>
          <w:noProof/>
        </w:rPr>
        <w:t>Ecological Indicators</w:t>
      </w:r>
      <w:r w:rsidRPr="006D4EA4">
        <w:rPr>
          <w:noProof/>
        </w:rPr>
        <w:t xml:space="preserve">, </w:t>
      </w:r>
      <w:r w:rsidRPr="006D4EA4">
        <w:rPr>
          <w:i/>
          <w:iCs/>
          <w:noProof/>
        </w:rPr>
        <w:t>20</w:t>
      </w:r>
      <w:r w:rsidRPr="006D4EA4">
        <w:rPr>
          <w:noProof/>
        </w:rPr>
        <w:t>, 304–315.</w:t>
      </w:r>
    </w:p>
    <w:p w14:paraId="1CAC486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Smale, D. A. (2010). Monitoring marine macroalgae: The influence of spatial scale on the usefulness of biodiversity surrogates. </w:t>
      </w:r>
      <w:r w:rsidRPr="006D4EA4">
        <w:rPr>
          <w:i/>
          <w:iCs/>
          <w:noProof/>
        </w:rPr>
        <w:t>Diversity and Distributions</w:t>
      </w:r>
      <w:r w:rsidRPr="006D4EA4">
        <w:rPr>
          <w:noProof/>
        </w:rPr>
        <w:t xml:space="preserve">, </w:t>
      </w:r>
      <w:r w:rsidRPr="006D4EA4">
        <w:rPr>
          <w:i/>
          <w:iCs/>
          <w:noProof/>
        </w:rPr>
        <w:t>16</w:t>
      </w:r>
      <w:r w:rsidRPr="006D4EA4">
        <w:rPr>
          <w:noProof/>
        </w:rPr>
        <w:t>, 985–995.</w:t>
      </w:r>
    </w:p>
    <w:p w14:paraId="1861C71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Staudinger, M. D., Carter, S. L., Cross, M. S., Dubois, N. S., Duffy, J. E., Enquist, C., … Turner, W. (2013). Biodiversity in a changing climate: A synthesis of current and projected trends in the US. </w:t>
      </w:r>
      <w:r w:rsidRPr="006D4EA4">
        <w:rPr>
          <w:i/>
          <w:iCs/>
          <w:noProof/>
        </w:rPr>
        <w:t>Frontiers in Ecology and the Environment</w:t>
      </w:r>
      <w:r w:rsidRPr="006D4EA4">
        <w:rPr>
          <w:noProof/>
        </w:rPr>
        <w:t xml:space="preserve">, </w:t>
      </w:r>
      <w:r w:rsidRPr="006D4EA4">
        <w:rPr>
          <w:i/>
          <w:iCs/>
          <w:noProof/>
        </w:rPr>
        <w:t>11</w:t>
      </w:r>
      <w:r w:rsidRPr="006D4EA4">
        <w:rPr>
          <w:noProof/>
        </w:rPr>
        <w:t>(9), 465–473.</w:t>
      </w:r>
    </w:p>
    <w:p w14:paraId="7A1FC85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Stork, N. E. (2010). Re-assessing current extinction rates. </w:t>
      </w:r>
      <w:r w:rsidRPr="006D4EA4">
        <w:rPr>
          <w:i/>
          <w:iCs/>
          <w:noProof/>
        </w:rPr>
        <w:t>Biodiversity and Conservation</w:t>
      </w:r>
      <w:r w:rsidRPr="006D4EA4">
        <w:rPr>
          <w:noProof/>
        </w:rPr>
        <w:t xml:space="preserve">, </w:t>
      </w:r>
      <w:r w:rsidRPr="006D4EA4">
        <w:rPr>
          <w:i/>
          <w:iCs/>
          <w:noProof/>
        </w:rPr>
        <w:t>19</w:t>
      </w:r>
      <w:r w:rsidRPr="006D4EA4">
        <w:rPr>
          <w:noProof/>
        </w:rPr>
        <w:t>, 357–371.</w:t>
      </w:r>
    </w:p>
    <w:p w14:paraId="3055D600"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Thompson, A. A., &amp; Mapstone, B. D. (1997). Observer effects and training in underwater visual surveys of reef fishes. </w:t>
      </w:r>
      <w:r w:rsidRPr="006D4EA4">
        <w:rPr>
          <w:i/>
          <w:iCs/>
          <w:noProof/>
        </w:rPr>
        <w:t>Marine Ecology Progress Series</w:t>
      </w:r>
      <w:r w:rsidRPr="006D4EA4">
        <w:rPr>
          <w:noProof/>
        </w:rPr>
        <w:t xml:space="preserve">, </w:t>
      </w:r>
      <w:r w:rsidRPr="006D4EA4">
        <w:rPr>
          <w:i/>
          <w:iCs/>
          <w:noProof/>
        </w:rPr>
        <w:t>154</w:t>
      </w:r>
      <w:r w:rsidRPr="006D4EA4">
        <w:rPr>
          <w:noProof/>
        </w:rPr>
        <w:t>, 53–63.</w:t>
      </w:r>
    </w:p>
    <w:p w14:paraId="67FF856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Venables, W. N., &amp; Ripley, B. D. (2002). </w:t>
      </w:r>
      <w:r w:rsidRPr="006D4EA4">
        <w:rPr>
          <w:i/>
          <w:iCs/>
          <w:noProof/>
        </w:rPr>
        <w:t>Modern applied statistics with S</w:t>
      </w:r>
      <w:r w:rsidRPr="006D4EA4">
        <w:rPr>
          <w:noProof/>
        </w:rPr>
        <w:t xml:space="preserve"> (Fourth). New York, New York: Springer.</w:t>
      </w:r>
    </w:p>
    <w:p w14:paraId="50ADC497"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Ward, D. F., &amp; Stanley, M. C. (2004). The value of RTUs and parataxonomy versus taxonomic species. </w:t>
      </w:r>
      <w:r w:rsidRPr="006D4EA4">
        <w:rPr>
          <w:i/>
          <w:iCs/>
          <w:noProof/>
        </w:rPr>
        <w:t>New Zealand Entomologist</w:t>
      </w:r>
      <w:r w:rsidRPr="006D4EA4">
        <w:rPr>
          <w:noProof/>
        </w:rPr>
        <w:t xml:space="preserve">, </w:t>
      </w:r>
      <w:r w:rsidRPr="006D4EA4">
        <w:rPr>
          <w:i/>
          <w:iCs/>
          <w:noProof/>
        </w:rPr>
        <w:t>27</w:t>
      </w:r>
      <w:r w:rsidRPr="006D4EA4">
        <w:rPr>
          <w:noProof/>
        </w:rPr>
        <w:t>, 3–9.</w:t>
      </w:r>
    </w:p>
    <w:p w14:paraId="355BBE9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Ward, T. J., Vanderklift, M. A., Nicholls, A. O., &amp; Kenchington, R. A. (1999). Selecting marine reserves using habitats and species assemblages as surrogates for biological diversity. </w:t>
      </w:r>
      <w:r w:rsidRPr="006D4EA4">
        <w:rPr>
          <w:i/>
          <w:iCs/>
          <w:noProof/>
        </w:rPr>
        <w:t>Ecological Applications</w:t>
      </w:r>
      <w:r w:rsidRPr="006D4EA4">
        <w:rPr>
          <w:noProof/>
        </w:rPr>
        <w:t xml:space="preserve">, </w:t>
      </w:r>
      <w:r w:rsidRPr="006D4EA4">
        <w:rPr>
          <w:i/>
          <w:iCs/>
          <w:noProof/>
        </w:rPr>
        <w:t>9</w:t>
      </w:r>
      <w:r w:rsidRPr="006D4EA4">
        <w:rPr>
          <w:noProof/>
        </w:rPr>
        <w:t>(2), 691–698.</w:t>
      </w:r>
    </w:p>
    <w:p w14:paraId="1BAB18EC"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Willis, T. J. (2001). Visual census methods underestimate density and diversity of cryptic reef fishes. </w:t>
      </w:r>
      <w:r w:rsidRPr="006D4EA4">
        <w:rPr>
          <w:i/>
          <w:iCs/>
          <w:noProof/>
        </w:rPr>
        <w:t>Journal of Fish Biology</w:t>
      </w:r>
      <w:r w:rsidRPr="006D4EA4">
        <w:rPr>
          <w:noProof/>
        </w:rPr>
        <w:t xml:space="preserve">, </w:t>
      </w:r>
      <w:r w:rsidRPr="006D4EA4">
        <w:rPr>
          <w:i/>
          <w:iCs/>
          <w:noProof/>
        </w:rPr>
        <w:t>59</w:t>
      </w:r>
      <w:r w:rsidRPr="006D4EA4">
        <w:rPr>
          <w:noProof/>
        </w:rPr>
        <w:t>, 1408–1411.</w:t>
      </w:r>
    </w:p>
    <w:p w14:paraId="0DE7D17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Wilson, S. K., Graham, N. A. J., Pratchett, M. S., Jones, G. P., &amp; Polunin, N. V. C. (2006). Multiple disturbances and the global degradation of coral reefs: Are reef fishes at risk or resilient? </w:t>
      </w:r>
      <w:r w:rsidRPr="006D4EA4">
        <w:rPr>
          <w:i/>
          <w:iCs/>
          <w:noProof/>
        </w:rPr>
        <w:t>Global Change Biology</w:t>
      </w:r>
      <w:r w:rsidRPr="006D4EA4">
        <w:rPr>
          <w:noProof/>
        </w:rPr>
        <w:t xml:space="preserve">, </w:t>
      </w:r>
      <w:r w:rsidRPr="006D4EA4">
        <w:rPr>
          <w:i/>
          <w:iCs/>
          <w:noProof/>
        </w:rPr>
        <w:t>12</w:t>
      </w:r>
      <w:r w:rsidRPr="006D4EA4">
        <w:rPr>
          <w:noProof/>
        </w:rPr>
        <w:t>, 2220–2234.</w:t>
      </w:r>
    </w:p>
    <w:p w14:paraId="115B201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Wulff, J. L. (2006). Rapid diversity and abundance decline in a Caribbean coral reef sponge community. </w:t>
      </w:r>
      <w:r w:rsidRPr="006D4EA4">
        <w:rPr>
          <w:i/>
          <w:iCs/>
          <w:noProof/>
        </w:rPr>
        <w:t>Biological Conservation</w:t>
      </w:r>
      <w:r w:rsidRPr="006D4EA4">
        <w:rPr>
          <w:noProof/>
        </w:rPr>
        <w:t xml:space="preserve">, </w:t>
      </w:r>
      <w:r w:rsidRPr="006D4EA4">
        <w:rPr>
          <w:i/>
          <w:iCs/>
          <w:noProof/>
        </w:rPr>
        <w:t>127</w:t>
      </w:r>
      <w:r w:rsidRPr="006D4EA4">
        <w:rPr>
          <w:noProof/>
        </w:rPr>
        <w:t>, 167–176.</w:t>
      </w:r>
    </w:p>
    <w:p w14:paraId="3606BC51" w14:textId="7A0E40DD" w:rsidR="00A679EA" w:rsidRDefault="00BB1205" w:rsidP="006D4EA4">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104" w:name="_Toc24625440"/>
      <w:r>
        <w:lastRenderedPageBreak/>
        <w:t>Tables</w:t>
      </w:r>
      <w:bookmarkEnd w:id="104"/>
    </w:p>
    <w:p w14:paraId="57DE8670" w14:textId="79DAFF56" w:rsidR="004E1061" w:rsidRDefault="00A679EA" w:rsidP="0099543B">
      <w:pPr>
        <w:pStyle w:val="Tableheading"/>
      </w:pPr>
      <w:r>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105" w:name="_Toc24625441"/>
      <w:r w:rsidR="008A47B3">
        <w:lastRenderedPageBreak/>
        <w:t>Figures</w:t>
      </w:r>
      <w:bookmarkEnd w:id="105"/>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CC386C">
      <w:pPr>
        <w:ind w:firstLine="0"/>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3507190D" w14:textId="1B9DD676" w:rsidR="00A679EA" w:rsidRDefault="00A679EA" w:rsidP="00CC386C">
      <w:pPr>
        <w:widowControl w:val="0"/>
        <w:ind w:firstLine="0"/>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CC386C">
      <w:pPr>
        <w:widowControl w:val="0"/>
        <w:ind w:left="480" w:hanging="480"/>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4AA1A57D" w14:textId="20AFF403" w:rsidR="00A679EA" w:rsidRDefault="00A679EA" w:rsidP="00CC386C">
      <w:pPr>
        <w:widowControl w:val="0"/>
        <w:ind w:left="480" w:hanging="480"/>
      </w:pPr>
      <w:r>
        <w:t>Figure 4. Spatial variation of coral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CC386C">
      <w:pPr>
        <w:widowControl w:val="0"/>
        <w:ind w:left="480" w:hanging="480"/>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CC386C">
      <w:pPr>
        <w:widowControl w:val="0"/>
        <w:ind w:left="480" w:hanging="480"/>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CC386C">
      <w:pPr>
        <w:widowControl w:val="0"/>
        <w:ind w:left="480" w:hanging="48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8A47B3">
      <w:pPr>
        <w:widowControl w:val="0"/>
        <w:ind w:left="480" w:hanging="48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106" w:name="_Toc24625442"/>
      <w:r>
        <w:lastRenderedPageBreak/>
        <w:t>Appendices</w:t>
      </w:r>
      <w:bookmarkEnd w:id="106"/>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fulva,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ferox,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coccinea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6C629B32" w14:textId="688AAEDE" w:rsidR="00AF467F" w:rsidRDefault="00A679EA" w:rsidP="00CC386C">
      <w:pPr>
        <w:ind w:firstLine="0"/>
      </w:pPr>
      <w:commentRangeStart w:id="107"/>
      <w:r>
        <w:lastRenderedPageBreak/>
        <w:t xml:space="preserve">Appendix 3. </w:t>
      </w:r>
      <w:proofErr w:type="spellStart"/>
      <w:r>
        <w:t>AICc</w:t>
      </w:r>
      <w:proofErr w:type="spellEnd"/>
      <w:r>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107"/>
    <w:p w14:paraId="53B05BD6" w14:textId="77777777" w:rsidR="00A15ABA" w:rsidRDefault="00EA3C4D" w:rsidP="00CC386C">
      <w:r>
        <w:rPr>
          <w:rStyle w:val="CommentReference"/>
        </w:rPr>
        <w:commentReference w:id="107"/>
      </w:r>
    </w:p>
    <w:sectPr w:rsidR="00A15ABA"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Nicole" w:date="2019-11-13T04:09:00Z" w:initials="N">
    <w:p w14:paraId="6A28690D" w14:textId="13374E3D" w:rsidR="000802B6" w:rsidRDefault="000802B6">
      <w:pPr>
        <w:pStyle w:val="CommentText"/>
      </w:pPr>
      <w:r>
        <w:rPr>
          <w:rStyle w:val="CommentReference"/>
        </w:rPr>
        <w:annotationRef/>
      </w:r>
      <w:r>
        <w:t>*Same as abstract below</w:t>
      </w:r>
    </w:p>
  </w:comment>
  <w:comment w:id="2" w:author="Graham Forrester" w:date="2019-11-13T02:58:00Z" w:initials="GF">
    <w:p w14:paraId="06A73FF6" w14:textId="71C6BC20" w:rsidR="000802B6" w:rsidRDefault="000802B6">
      <w:pPr>
        <w:pStyle w:val="CommentText"/>
      </w:pPr>
      <w:r>
        <w:rPr>
          <w:rStyle w:val="CommentReference"/>
        </w:rPr>
        <w:annotationRef/>
      </w:r>
      <w:r>
        <w:t>It is OK for it to be the same as the paper abstract</w:t>
      </w:r>
    </w:p>
  </w:comment>
  <w:comment w:id="3" w:author="Graham Forrester" w:date="2019-11-13T02:58:00Z" w:initials="GF">
    <w:p w14:paraId="45BF6D5F" w14:textId="6CA12932" w:rsidR="000802B6" w:rsidRDefault="000802B6">
      <w:pPr>
        <w:pStyle w:val="CommentText"/>
      </w:pPr>
      <w:r>
        <w:rPr>
          <w:rStyle w:val="CommentReference"/>
        </w:rPr>
        <w:annotationRef/>
      </w:r>
      <w:r>
        <w:t>These bits need to change into a summary of conclusions</w:t>
      </w:r>
    </w:p>
  </w:comment>
  <w:comment w:id="13" w:author="Nicole" w:date="2019-11-13T03:49:00Z" w:initials="N">
    <w:p w14:paraId="78A982F5" w14:textId="1C555D43" w:rsidR="000802B6" w:rsidRDefault="000802B6">
      <w:pPr>
        <w:pStyle w:val="CommentText"/>
      </w:pPr>
      <w:r>
        <w:rPr>
          <w:rStyle w:val="CommentReference"/>
        </w:rPr>
        <w:annotationRef/>
      </w:r>
      <w:r>
        <w:t>*Same as abstract above</w:t>
      </w:r>
    </w:p>
  </w:comment>
  <w:comment w:id="14" w:author="Graham Forrester" w:date="2019-11-13T03:48:00Z" w:initials="GF">
    <w:p w14:paraId="5936C6A4" w14:textId="77777777" w:rsidR="000802B6" w:rsidRDefault="000802B6" w:rsidP="008746A9">
      <w:pPr>
        <w:pStyle w:val="CommentText"/>
      </w:pPr>
      <w:r>
        <w:rPr>
          <w:rStyle w:val="CommentReference"/>
        </w:rPr>
        <w:annotationRef/>
      </w:r>
      <w:r>
        <w:t>These bits need to change into a summary of conclusions</w:t>
      </w:r>
    </w:p>
  </w:comment>
  <w:comment w:id="17" w:author="Nicole" w:date="2019-11-13T02:58:00Z" w:initials="N">
    <w:p w14:paraId="2DE7AC69" w14:textId="49F2C82E" w:rsidR="000802B6" w:rsidRDefault="000802B6" w:rsidP="00A679EA">
      <w:pPr>
        <w:pStyle w:val="CommentText"/>
        <w:ind w:firstLine="0"/>
      </w:pPr>
      <w:r>
        <w:rPr>
          <w:rStyle w:val="CommentReference"/>
        </w:rPr>
        <w:annotationRef/>
      </w:r>
      <w:r>
        <w:t>Main Point: Biodiversity is declining globally and that’s bad.</w:t>
      </w:r>
    </w:p>
  </w:comment>
  <w:comment w:id="18" w:author="Nicole" w:date="2019-11-13T02:58:00Z" w:initials="N">
    <w:p w14:paraId="2D513D92" w14:textId="2C2C4F19" w:rsidR="000802B6" w:rsidRDefault="000802B6">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9" w:author="Nicole" w:date="2019-11-13T02:58:00Z" w:initials="N">
    <w:p w14:paraId="3AE34301" w14:textId="30B9D9EB" w:rsidR="000802B6" w:rsidRDefault="000802B6">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0802B6" w:rsidRDefault="000802B6">
      <w:pPr>
        <w:pStyle w:val="CommentText"/>
      </w:pPr>
    </w:p>
    <w:p w14:paraId="535203B4" w14:textId="1A92ABAD" w:rsidR="000802B6" w:rsidRDefault="000802B6">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0" w:author="Nicole" w:date="2019-11-13T02:58:00Z" w:initials="N">
    <w:p w14:paraId="22EFE346" w14:textId="4FA2BD8C" w:rsidR="000802B6" w:rsidRDefault="000802B6">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2" w:author="Nicole" w:date="2019-11-13T02:58:00Z" w:initials="N">
    <w:p w14:paraId="479E64AE" w14:textId="77777777" w:rsidR="000802B6" w:rsidRDefault="000802B6" w:rsidP="00A679EA">
      <w:pPr>
        <w:pStyle w:val="CommentText"/>
      </w:pPr>
      <w:r>
        <w:rPr>
          <w:rStyle w:val="CommentReference"/>
        </w:rPr>
        <w:annotationRef/>
      </w:r>
      <w:r>
        <w:t>Main Point: Biodiversity in coral reefs is declining and that’s bad.</w:t>
      </w:r>
    </w:p>
  </w:comment>
  <w:comment w:id="25" w:author="Nicole" w:date="2019-11-13T02:58:00Z" w:initials="N">
    <w:p w14:paraId="3B7CAA05" w14:textId="1C437E20" w:rsidR="000802B6" w:rsidRDefault="000802B6">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0802B6" w:rsidRDefault="000802B6">
      <w:pPr>
        <w:pStyle w:val="CommentText"/>
      </w:pPr>
    </w:p>
    <w:p w14:paraId="134665B8" w14:textId="22EAF5FA" w:rsidR="000802B6" w:rsidRDefault="000802B6">
      <w:pPr>
        <w:pStyle w:val="CommentText"/>
      </w:pPr>
      <w:r>
        <w:t>Takeaway from Hughes 1994: Coral reefs are threatened by overfishing (Caribbean)</w:t>
      </w:r>
    </w:p>
    <w:p w14:paraId="1FE20F0B" w14:textId="77777777" w:rsidR="000802B6" w:rsidRDefault="000802B6">
      <w:pPr>
        <w:pStyle w:val="CommentText"/>
      </w:pPr>
    </w:p>
    <w:p w14:paraId="3E67DCA8" w14:textId="272390D1" w:rsidR="000802B6" w:rsidRDefault="000802B6" w:rsidP="00CD5F38">
      <w:pPr>
        <w:pStyle w:val="CommentText"/>
      </w:pPr>
      <w:r>
        <w:rPr>
          <w:rStyle w:val="CommentReference"/>
        </w:rPr>
        <w:annotationRef/>
      </w:r>
      <w:r>
        <w:t>Takeaway from Hughes 2017: Coral reefs are threatened by higher temperatures (</w:t>
      </w:r>
      <w:r w:rsidRPr="00FD7426">
        <w:t>Great Barrier Reef</w:t>
      </w:r>
      <w:r>
        <w:t>)</w:t>
      </w:r>
    </w:p>
  </w:comment>
  <w:comment w:id="26" w:author="Nicole" w:date="2019-11-13T02:58:00Z" w:initials="N">
    <w:p w14:paraId="4AAC37F0" w14:textId="11D6840E" w:rsidR="000802B6" w:rsidRDefault="000802B6"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7" w:author="Nicole" w:date="2019-11-13T02:58:00Z" w:initials="N">
    <w:p w14:paraId="5A679D1C" w14:textId="3671066B" w:rsidR="000802B6" w:rsidRDefault="000802B6">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0802B6" w:rsidRDefault="000802B6">
      <w:pPr>
        <w:pStyle w:val="CommentText"/>
      </w:pPr>
    </w:p>
    <w:p w14:paraId="72C826D2" w14:textId="42CD8BDD" w:rsidR="000802B6" w:rsidRDefault="000802B6"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9" w:author="Nicole" w:date="2019-11-13T21:22:00Z" w:initials="N">
    <w:p w14:paraId="7814FD76" w14:textId="77777777" w:rsidR="000802B6" w:rsidRDefault="000802B6"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0802B6" w:rsidRDefault="000802B6" w:rsidP="00697406">
      <w:pPr>
        <w:pStyle w:val="CommentText"/>
      </w:pPr>
    </w:p>
    <w:p w14:paraId="5334DAB2" w14:textId="1D197F4F" w:rsidR="000802B6" w:rsidRDefault="000802B6"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30" w:author="Nicole" w:date="2019-11-13T02:58:00Z" w:initials="N">
    <w:p w14:paraId="4DFA2366" w14:textId="77777777" w:rsidR="000802B6" w:rsidRDefault="000802B6" w:rsidP="00A679EA">
      <w:pPr>
        <w:pStyle w:val="CommentText"/>
        <w:ind w:firstLine="0"/>
      </w:pPr>
      <w:r>
        <w:rPr>
          <w:rStyle w:val="CommentReference"/>
        </w:rPr>
        <w:annotationRef/>
      </w:r>
      <w:r>
        <w:t xml:space="preserve">Main Point: Biodiversity on coral reefs is estimated using landscape features. </w:t>
      </w:r>
    </w:p>
  </w:comment>
  <w:comment w:id="31" w:author="Nicole" w:date="2019-11-13T02:58:00Z" w:initials="N">
    <w:p w14:paraId="124E32E4" w14:textId="012AA482" w:rsidR="000802B6" w:rsidRDefault="000802B6"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2" w:author="Nicole" w:date="2019-11-13T02:58:00Z" w:initials="N">
    <w:p w14:paraId="1DBF5CB5" w14:textId="1E6DE747" w:rsidR="000802B6" w:rsidRDefault="000802B6" w:rsidP="008D6764">
      <w:pPr>
        <w:pStyle w:val="CommentText"/>
      </w:pPr>
      <w:r>
        <w:rPr>
          <w:rStyle w:val="CommentReference"/>
        </w:rPr>
        <w:annotationRef/>
      </w:r>
      <w:r>
        <w:rPr>
          <w:rStyle w:val="CommentReference"/>
        </w:rPr>
        <w:annotationRef/>
      </w:r>
      <w:r>
        <w:t xml:space="preserve">Takeaway from Hirst: arthropod diversity is challenging to measure directly, so authors attempt to use macroalgal diversity as a surrogate because macroalgae are easier to identify and examine </w:t>
      </w:r>
    </w:p>
    <w:p w14:paraId="53FB7114" w14:textId="77777777" w:rsidR="000802B6" w:rsidRDefault="000802B6" w:rsidP="008D6764">
      <w:pPr>
        <w:pStyle w:val="CommentText"/>
      </w:pPr>
      <w:r>
        <w:rPr>
          <w:rStyle w:val="CommentReference"/>
        </w:rPr>
        <w:annotationRef/>
      </w:r>
    </w:p>
    <w:p w14:paraId="7BBD76AB" w14:textId="19CCAE75" w:rsidR="000802B6" w:rsidRDefault="000802B6" w:rsidP="008D6764">
      <w:pPr>
        <w:pStyle w:val="CommentText"/>
      </w:pPr>
      <w:r>
        <w:t xml:space="preserve">Takeaway from </w:t>
      </w:r>
      <w:proofErr w:type="spellStart"/>
      <w:r>
        <w:t>Sebek</w:t>
      </w:r>
      <w:proofErr w:type="spellEnd"/>
      <w:r>
        <w:t>: saproxylic beetles are difficult to identify, so authors attempt to use RTU’s as surrogate for taxonomic diversity of beetles because they can be organized by less-experienced technicians</w:t>
      </w:r>
    </w:p>
  </w:comment>
  <w:comment w:id="34" w:author="Nicole" w:date="2019-11-13T02:58:00Z" w:initials="N">
    <w:p w14:paraId="37CF40AD" w14:textId="5566A01B" w:rsidR="000802B6" w:rsidRDefault="000802B6" w:rsidP="008D6764">
      <w:pPr>
        <w:pStyle w:val="CommentText"/>
      </w:pPr>
      <w:r>
        <w:rPr>
          <w:rStyle w:val="CommentReference"/>
        </w:rPr>
        <w:annotationRef/>
      </w:r>
      <w:r>
        <w:rPr>
          <w:rStyle w:val="CommentReference"/>
        </w:rPr>
        <w:annotationRef/>
      </w:r>
      <w:r>
        <w:t>Takeaway from this paper: inverts are hard to id to species, so authors compared morphospecies to professional species id’s to see if they were comparable</w:t>
      </w:r>
    </w:p>
  </w:comment>
  <w:comment w:id="33" w:author="Graham Forrester" w:date="2019-11-13T02:58:00Z" w:initials="GF">
    <w:p w14:paraId="584EF959" w14:textId="1D607524" w:rsidR="000802B6" w:rsidRPr="00FB28FD" w:rsidRDefault="000802B6">
      <w:pPr>
        <w:pStyle w:val="CommentText"/>
        <w:rPr>
          <w:vertAlign w:val="subscript"/>
        </w:rPr>
      </w:pPr>
      <w:r>
        <w:rPr>
          <w:rStyle w:val="CommentReference"/>
        </w:rPr>
        <w:annotationRef/>
      </w:r>
      <w:r>
        <w:t xml:space="preserve">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Pr>
          <w:vertAlign w:val="subscript"/>
        </w:rPr>
        <w:softHyphen/>
      </w:r>
      <w:r>
        <w:rPr>
          <w:vertAlign w:val="subscript"/>
        </w:rPr>
        <w:softHyphen/>
      </w:r>
    </w:p>
  </w:comment>
  <w:comment w:id="35" w:author="Nicole" w:date="2019-11-13T02:58:00Z" w:initials="N">
    <w:p w14:paraId="346559B4" w14:textId="63019B03" w:rsidR="000802B6" w:rsidRDefault="000802B6"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6" w:author="Graham Forrester" w:date="2019-11-13T02:58:00Z" w:initials="GF">
    <w:p w14:paraId="3F5ACBE0" w14:textId="17EC93EB" w:rsidR="000802B6" w:rsidRDefault="000802B6">
      <w:pPr>
        <w:pStyle w:val="CommentText"/>
      </w:pPr>
      <w:r>
        <w:rPr>
          <w:rStyle w:val="CommentReference"/>
        </w:rPr>
        <w:annotationRef/>
      </w:r>
      <w:r>
        <w:t>The broader point is that sometimes richness measured for conspicuous well-studied groups is used to extrapolate richness of all groups. Sponges can be introduced more broadly as an example of another group on coral reefs,</w:t>
      </w:r>
    </w:p>
  </w:comment>
  <w:comment w:id="37" w:author="Nicole" w:date="2019-11-13T02:58:00Z" w:initials="N">
    <w:p w14:paraId="67E2C70F" w14:textId="581920A1" w:rsidR="000802B6" w:rsidRDefault="000802B6"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8" w:author="Nicole" w:date="2019-11-13T02:58:00Z" w:initials="N">
    <w:p w14:paraId="01417F9B" w14:textId="2CB8BE60" w:rsidR="000802B6" w:rsidRDefault="000802B6"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0802B6" w:rsidRDefault="000802B6">
      <w:pPr>
        <w:pStyle w:val="CommentText"/>
      </w:pPr>
    </w:p>
    <w:p w14:paraId="410086E5" w14:textId="46ED1E2F" w:rsidR="000802B6" w:rsidRDefault="000802B6"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39" w:author="Nicole" w:date="2019-11-13T02:58:00Z" w:initials="N">
    <w:p w14:paraId="184AC20E" w14:textId="77777777" w:rsidR="000802B6" w:rsidRDefault="000802B6" w:rsidP="00A679EA">
      <w:pPr>
        <w:pStyle w:val="CommentText"/>
        <w:ind w:firstLine="0"/>
      </w:pPr>
      <w:r>
        <w:rPr>
          <w:rStyle w:val="CommentReference"/>
        </w:rPr>
        <w:annotationRef/>
      </w:r>
      <w:r>
        <w:t>Main Point: Landscape features may be surrogates that can be used as a simpler way to predict biodiversity over time and space.</w:t>
      </w:r>
    </w:p>
  </w:comment>
  <w:comment w:id="40" w:author="Graham Forrester" w:date="2019-11-13T02:58:00Z" w:initials="GF">
    <w:p w14:paraId="69F36181" w14:textId="0FED8AE3" w:rsidR="000802B6" w:rsidRDefault="000802B6">
      <w:pPr>
        <w:pStyle w:val="CommentText"/>
      </w:pPr>
      <w:r>
        <w:rPr>
          <w:rStyle w:val="CommentReference"/>
        </w:rPr>
        <w:annotationRef/>
      </w:r>
      <w:r>
        <w:t>I think this paragraph should go before the previous one</w:t>
      </w:r>
    </w:p>
  </w:comment>
  <w:comment w:id="41" w:author="Nicole" w:date="2019-11-13T02:58:00Z" w:initials="N">
    <w:p w14:paraId="60FBD42E" w14:textId="02A46FA9" w:rsidR="000802B6" w:rsidRDefault="000802B6" w:rsidP="009933F1">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42" w:author="Nicole" w:date="2019-11-13T02:58:00Z" w:initials="N">
    <w:p w14:paraId="43F8E106" w14:textId="5A9742A6" w:rsidR="000802B6" w:rsidRDefault="000802B6" w:rsidP="000E4FE9">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3" w:author="Nicole" w:date="2019-11-13T02:58:00Z" w:initials="N">
    <w:p w14:paraId="6C02099C" w14:textId="2EABABB7" w:rsidR="000802B6" w:rsidRDefault="000802B6" w:rsidP="00C26A73">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4" w:author="Nicole" w:date="2019-11-13T22:03:00Z" w:initials="N">
    <w:p w14:paraId="60367526" w14:textId="2FF4D921" w:rsidR="000802B6" w:rsidRDefault="000802B6" w:rsidP="004C5F85">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45" w:author="Nicole" w:date="2019-11-13T22:14:00Z" w:initials="N">
    <w:p w14:paraId="69A62E3D" w14:textId="2CA6C4BB" w:rsidR="000802B6" w:rsidRDefault="000802B6">
      <w:pPr>
        <w:pStyle w:val="CommentText"/>
      </w:pPr>
      <w:r>
        <w:rPr>
          <w:rStyle w:val="CommentReference"/>
        </w:rPr>
        <w:annotationRef/>
      </w:r>
      <w:r>
        <w:t>*will need to manually combine these () after Mendeley field codes are removed and references become plain text</w:t>
      </w:r>
    </w:p>
  </w:comment>
  <w:comment w:id="46" w:author="Nicole" w:date="2019-11-13T22:13:00Z" w:initials="N">
    <w:p w14:paraId="00016E89" w14:textId="4CBD12A4" w:rsidR="000802B6" w:rsidRDefault="000802B6" w:rsidP="006F3E95">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47" w:author="Nicole" w:date="2019-11-13T23:21:00Z" w:initials="N">
    <w:p w14:paraId="5076EB6D" w14:textId="77777777" w:rsidR="000802B6" w:rsidRDefault="000802B6" w:rsidP="00E31DE6">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7D3281EC" w14:textId="77777777" w:rsidR="000802B6" w:rsidRDefault="000802B6" w:rsidP="00E31DE6">
      <w:pPr>
        <w:pStyle w:val="CommentText"/>
      </w:pPr>
    </w:p>
    <w:p w14:paraId="15AF25F6" w14:textId="77777777" w:rsidR="000802B6" w:rsidRDefault="000802B6" w:rsidP="00E31DE6">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7B4FFF24" w14:textId="77777777" w:rsidR="000802B6" w:rsidRDefault="000802B6" w:rsidP="00E31DE6">
      <w:pPr>
        <w:pStyle w:val="CommentText"/>
      </w:pPr>
    </w:p>
    <w:p w14:paraId="46FC11CC" w14:textId="77777777" w:rsidR="000802B6" w:rsidRDefault="000802B6" w:rsidP="00E31DE6">
      <w:pPr>
        <w:pStyle w:val="CommentText"/>
      </w:pPr>
      <w:r>
        <w:t>Takeaway from Lewandowski: Patterns in species richness across spatial scales or based on spatial-dependent gradients may change over time as species respond to climate change and other anthropogenic disturbances</w:t>
      </w:r>
    </w:p>
    <w:p w14:paraId="4F439367" w14:textId="77777777" w:rsidR="000802B6" w:rsidRDefault="000802B6" w:rsidP="00E31DE6">
      <w:pPr>
        <w:pStyle w:val="CommentText"/>
      </w:pPr>
    </w:p>
    <w:p w14:paraId="50470139" w14:textId="75C56EC1" w:rsidR="000802B6" w:rsidRDefault="000802B6" w:rsidP="00E31DE6">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48" w:author="Nicole" w:date="2019-11-13T02:58:00Z" w:initials="N">
    <w:p w14:paraId="52C4D4B6" w14:textId="77777777" w:rsidR="000802B6" w:rsidRDefault="000802B6" w:rsidP="00A679EA">
      <w:pPr>
        <w:pStyle w:val="CommentText"/>
        <w:ind w:firstLine="0"/>
      </w:pPr>
      <w:r>
        <w:rPr>
          <w:rStyle w:val="CommentReference"/>
        </w:rPr>
        <w:annotationRef/>
      </w:r>
      <w:r>
        <w:t>Main Point: Study description and predictions</w:t>
      </w:r>
    </w:p>
  </w:comment>
  <w:comment w:id="49" w:author="Nicole" w:date="2019-11-13T02:58:00Z" w:initials="N">
    <w:p w14:paraId="33C4F7C1" w14:textId="7FDBE879" w:rsidR="000802B6" w:rsidRDefault="000802B6"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50" w:author="Nicole" w:date="2019-11-13T04:02:00Z" w:initials="N">
    <w:p w14:paraId="519086F6" w14:textId="6DA62608" w:rsidR="000802B6" w:rsidRDefault="000802B6" w:rsidP="00C26A73">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6F2B0017" w14:textId="5FAF74A7" w:rsidR="000802B6" w:rsidRDefault="000802B6">
      <w:pPr>
        <w:pStyle w:val="CommentText"/>
      </w:pPr>
    </w:p>
    <w:p w14:paraId="3DFA479F" w14:textId="530B4CE8" w:rsidR="000802B6" w:rsidRDefault="000802B6" w:rsidP="00C26A73">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4ED1C625" w14:textId="77777777" w:rsidR="000802B6" w:rsidRDefault="000802B6">
      <w:pPr>
        <w:pStyle w:val="CommentText"/>
      </w:pPr>
    </w:p>
    <w:p w14:paraId="2830BC9F" w14:textId="061C1FE4" w:rsidR="000802B6" w:rsidRDefault="000802B6" w:rsidP="00C26A73">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0884B1B2" w14:textId="77777777" w:rsidR="000802B6" w:rsidRDefault="000802B6" w:rsidP="00C26A73">
      <w:pPr>
        <w:pStyle w:val="CommentText"/>
        <w:ind w:firstLine="0"/>
      </w:pPr>
    </w:p>
    <w:p w14:paraId="65A1A69E" w14:textId="00001B17" w:rsidR="000802B6" w:rsidRDefault="000802B6" w:rsidP="00C26A73">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51" w:author="Nicole" w:date="2019-11-13T04:02:00Z" w:initials="N">
    <w:p w14:paraId="76E68A9F" w14:textId="0CE2F432" w:rsidR="000802B6" w:rsidRDefault="000802B6" w:rsidP="00C26A73">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53" w:author="Graham Forrester" w:date="2019-11-16T09:26:00Z" w:initials="GF">
    <w:p w14:paraId="58E80BA1" w14:textId="77777777" w:rsidR="00CF5D29" w:rsidRDefault="00CF5D29">
      <w:pPr>
        <w:pStyle w:val="CommentText"/>
      </w:pPr>
      <w:r>
        <w:rPr>
          <w:rStyle w:val="CommentReference"/>
        </w:rPr>
        <w:annotationRef/>
      </w:r>
      <w:r>
        <w:t>In EndNote it is possible to add text as a prefix to a formatted citation, so perhaps it is possible in Mendeley too.</w:t>
      </w:r>
    </w:p>
    <w:p w14:paraId="49248F7B" w14:textId="77777777" w:rsidR="001E3129" w:rsidRDefault="001E3129">
      <w:pPr>
        <w:pStyle w:val="CommentText"/>
      </w:pPr>
    </w:p>
    <w:p w14:paraId="35ED2725" w14:textId="4ECB4567" w:rsidR="001E3129" w:rsidRDefault="001E3129">
      <w:pPr>
        <w:pStyle w:val="CommentText"/>
      </w:pPr>
      <w:hyperlink r:id="rId1" w:history="1">
        <w:r w:rsidRPr="0002330A">
          <w:rPr>
            <w:rStyle w:val="Hyperlink"/>
          </w:rPr>
          <w:t>https://libguides.mq.edu.au/mendeley/edit_in-text_citations</w:t>
        </w:r>
      </w:hyperlink>
    </w:p>
    <w:p w14:paraId="14BFC4FE" w14:textId="77777777" w:rsidR="001E3129" w:rsidRDefault="001E3129">
      <w:pPr>
        <w:pStyle w:val="CommentText"/>
      </w:pPr>
    </w:p>
    <w:p w14:paraId="5D0CA388" w14:textId="77777777" w:rsidR="001E3129" w:rsidRDefault="001E3129">
      <w:pPr>
        <w:pStyle w:val="CommentText"/>
      </w:pPr>
      <w:r>
        <w:t xml:space="preserve">This guide suggests it is possible.  See if you can make this work, it will be much better than converting the </w:t>
      </w:r>
      <w:proofErr w:type="spellStart"/>
      <w:r>
        <w:t>citattions</w:t>
      </w:r>
      <w:proofErr w:type="spellEnd"/>
      <w:r>
        <w:t xml:space="preserve"> to plain text.</w:t>
      </w:r>
    </w:p>
    <w:p w14:paraId="68C5832C" w14:textId="77777777" w:rsidR="00802BC9" w:rsidRDefault="00802BC9">
      <w:pPr>
        <w:pStyle w:val="CommentText"/>
      </w:pPr>
    </w:p>
    <w:p w14:paraId="63DF078D" w14:textId="52E7DD69" w:rsidR="00802BC9" w:rsidRDefault="00802BC9">
      <w:pPr>
        <w:pStyle w:val="CommentText"/>
      </w:pPr>
      <w:r>
        <w:t xml:space="preserve">I did not try it myself because </w:t>
      </w:r>
      <w:proofErr w:type="gramStart"/>
      <w:r>
        <w:t>The</w:t>
      </w:r>
      <w:proofErr w:type="gramEnd"/>
      <w:r>
        <w:t xml:space="preserve"> </w:t>
      </w:r>
      <w:proofErr w:type="spellStart"/>
      <w:r>
        <w:t>citiations</w:t>
      </w:r>
      <w:proofErr w:type="spellEnd"/>
      <w:r>
        <w:t xml:space="preserve"> are linked between Word and the Mendeley account and sometimes it creates errors if more than one person edits the citations</w:t>
      </w:r>
    </w:p>
  </w:comment>
  <w:comment w:id="54" w:author="Nicole" w:date="2019-11-13T03:01:00Z" w:initials="N">
    <w:p w14:paraId="0BE8C30F" w14:textId="211C4F26" w:rsidR="000802B6" w:rsidRDefault="000802B6">
      <w:pPr>
        <w:pStyle w:val="CommentText"/>
      </w:pPr>
      <w:r>
        <w:rPr>
          <w:rStyle w:val="CommentReference"/>
        </w:rPr>
        <w:annotationRef/>
      </w:r>
      <w:r>
        <w:t>*will need to manually combine these () after Mendeley field codes are removed and references become plain text</w:t>
      </w:r>
    </w:p>
  </w:comment>
  <w:comment w:id="58" w:author="Nicole" w:date="2019-11-13T03:01:00Z" w:initials="N">
    <w:p w14:paraId="18F06E3B" w14:textId="6196992F" w:rsidR="000802B6" w:rsidRDefault="000802B6" w:rsidP="003F7563">
      <w:pPr>
        <w:pStyle w:val="CommentText"/>
      </w:pPr>
      <w:r>
        <w:rPr>
          <w:rStyle w:val="CommentReference"/>
        </w:rPr>
        <w:annotationRef/>
      </w:r>
      <w:r>
        <w:rPr>
          <w:rStyle w:val="CommentReference"/>
        </w:rPr>
        <w:annotationRef/>
      </w:r>
      <w:r>
        <w:t>*will need to manually combine these () after Mendeley field codes are removed and references become plain text</w:t>
      </w:r>
    </w:p>
  </w:comment>
  <w:comment w:id="73" w:author="Graham Forrester" w:date="2019-11-16T09:41:00Z" w:initials="GF">
    <w:p w14:paraId="3779BB8F" w14:textId="4C0AF802" w:rsidR="00B52D26" w:rsidRDefault="00B52D26">
      <w:pPr>
        <w:pStyle w:val="CommentText"/>
      </w:pPr>
      <w:r>
        <w:rPr>
          <w:rStyle w:val="CommentReference"/>
        </w:rPr>
        <w:annotationRef/>
      </w:r>
      <w:r>
        <w:t xml:space="preserve">Add a phrase explaining what this tells the reader, e.g. </w:t>
      </w:r>
      <w:proofErr w:type="gramStart"/>
      <w:r>
        <w:t>…..</w:t>
      </w:r>
      <w:proofErr w:type="gramEnd"/>
      <w:r>
        <w:t>indicates that the data conformed to the assumptions of…”</w:t>
      </w:r>
    </w:p>
  </w:comment>
  <w:comment w:id="74" w:author="Nicole" w:date="2019-11-13T03:02:00Z" w:initials="N">
    <w:p w14:paraId="0CBB16A0" w14:textId="69E74DC5" w:rsidR="000802B6" w:rsidRDefault="000802B6" w:rsidP="003F7563">
      <w:pPr>
        <w:pStyle w:val="CommentText"/>
      </w:pPr>
      <w:r>
        <w:rPr>
          <w:rStyle w:val="CommentReference"/>
        </w:rPr>
        <w:annotationRef/>
      </w:r>
      <w:r>
        <w:rPr>
          <w:rStyle w:val="CommentReference"/>
        </w:rPr>
        <w:annotationRef/>
      </w:r>
      <w:r>
        <w:rPr>
          <w:rStyle w:val="CommentReference"/>
        </w:rPr>
        <w:annotationRef/>
      </w:r>
      <w:r>
        <w:t>*will need to manually combine these () after Mendeley field codes are removed and references become plain text</w:t>
      </w:r>
    </w:p>
  </w:comment>
  <w:comment w:id="75" w:author="Graham Forrester" w:date="2019-11-16T09:43:00Z" w:initials="GF">
    <w:p w14:paraId="5BD9478E" w14:textId="640A0ECE" w:rsidR="00B52D26" w:rsidRDefault="00B52D26">
      <w:pPr>
        <w:pStyle w:val="CommentText"/>
      </w:pPr>
      <w:r>
        <w:rPr>
          <w:rStyle w:val="CommentReference"/>
        </w:rPr>
        <w:annotationRef/>
      </w:r>
      <w:r>
        <w:t>Needs rephrasing</w:t>
      </w:r>
      <w:proofErr w:type="gramStart"/>
      <w:r>
        <w:t>…..</w:t>
      </w:r>
      <w:proofErr w:type="gramEnd"/>
      <w:r>
        <w:t>but can’t think of a better alternative at the minute</w:t>
      </w:r>
    </w:p>
  </w:comment>
  <w:comment w:id="80" w:author="Nicole" w:date="2019-11-13T02:58:00Z" w:initials="N">
    <w:p w14:paraId="0098009C" w14:textId="7456DED1" w:rsidR="000802B6" w:rsidRDefault="000802B6">
      <w:pPr>
        <w:pStyle w:val="CommentText"/>
      </w:pPr>
      <w:r>
        <w:rPr>
          <w:rStyle w:val="CommentReference"/>
        </w:rPr>
        <w:annotationRef/>
      </w:r>
      <w:r>
        <w:t>$ I’m not sure these sentences and these appendices should be included because we never end up discussing them further in the text.</w:t>
      </w:r>
    </w:p>
  </w:comment>
  <w:comment w:id="89" w:author="Nicole" w:date="2019-11-13T02:58:00Z" w:initials="N">
    <w:p w14:paraId="756D0EBA" w14:textId="5144AA0F" w:rsidR="000802B6" w:rsidRDefault="000802B6">
      <w:pPr>
        <w:pStyle w:val="CommentText"/>
      </w:pPr>
      <w:r>
        <w:rPr>
          <w:rStyle w:val="CommentReference"/>
        </w:rPr>
        <w:annotationRef/>
      </w:r>
      <w:r>
        <w:t>$ Similarly to above, I’m not sure these sentences and these appendices should be included because we never elaborate on these.</w:t>
      </w:r>
    </w:p>
  </w:comment>
  <w:comment w:id="91" w:author="Nicole" w:date="2019-11-13T02:58:00Z" w:initials="N">
    <w:p w14:paraId="005215A9" w14:textId="6C90560C" w:rsidR="000802B6" w:rsidRDefault="000802B6">
      <w:pPr>
        <w:pStyle w:val="CommentText"/>
      </w:pPr>
      <w:r>
        <w:rPr>
          <w:rStyle w:val="CommentReference"/>
        </w:rPr>
        <w:annotationRef/>
      </w:r>
      <w:r>
        <w:t>Main Point: Reiterate from intro what we wanted to do and why</w:t>
      </w:r>
    </w:p>
  </w:comment>
  <w:comment w:id="92" w:author="Nicole" w:date="2019-11-13T02:58:00Z" w:initials="N">
    <w:p w14:paraId="220AFF20" w14:textId="3D0266DF" w:rsidR="000802B6" w:rsidRDefault="000802B6">
      <w:pPr>
        <w:pStyle w:val="CommentText"/>
      </w:pPr>
      <w:r>
        <w:rPr>
          <w:rStyle w:val="CommentReference"/>
        </w:rPr>
        <w:annotationRef/>
      </w:r>
      <w:r>
        <w:t>*Insert citation</w:t>
      </w:r>
    </w:p>
  </w:comment>
  <w:comment w:id="93" w:author="Nicole" w:date="2019-11-13T02:58:00Z" w:initials="N">
    <w:p w14:paraId="6988B673" w14:textId="20314631" w:rsidR="000802B6" w:rsidRDefault="000802B6">
      <w:pPr>
        <w:pStyle w:val="CommentText"/>
      </w:pPr>
      <w:r>
        <w:rPr>
          <w:rStyle w:val="CommentReference"/>
        </w:rPr>
        <w:annotationRef/>
      </w:r>
      <w:r>
        <w:t>*Insert citation</w:t>
      </w:r>
    </w:p>
  </w:comment>
  <w:comment w:id="94" w:author="Nicole" w:date="2019-11-13T02:58:00Z" w:initials="N">
    <w:p w14:paraId="216D8FE3" w14:textId="1D5E7CBA" w:rsidR="000802B6" w:rsidRDefault="000802B6">
      <w:pPr>
        <w:pStyle w:val="CommentText"/>
      </w:pPr>
      <w:r>
        <w:rPr>
          <w:rStyle w:val="CommentReference"/>
        </w:rPr>
        <w:annotationRef/>
      </w:r>
      <w:r>
        <w:t>*Insert citation</w:t>
      </w:r>
    </w:p>
  </w:comment>
  <w:comment w:id="95" w:author="Nicole" w:date="2019-11-13T02:58:00Z" w:initials="N">
    <w:p w14:paraId="13942DA0" w14:textId="4CE3A484" w:rsidR="000802B6" w:rsidRDefault="000802B6" w:rsidP="003C38C5">
      <w:pPr>
        <w:pStyle w:val="CommentText"/>
      </w:pPr>
      <w:r>
        <w:rPr>
          <w:rStyle w:val="CommentReference"/>
        </w:rPr>
        <w:annotationRef/>
      </w:r>
      <w:r>
        <w:t>*</w:t>
      </w:r>
      <w:r>
        <w:rPr>
          <w:rStyle w:val="CommentReference"/>
        </w:rPr>
        <w:annotationRef/>
      </w:r>
      <w:r>
        <w:t>Insert citation</w:t>
      </w:r>
    </w:p>
  </w:comment>
  <w:comment w:id="96" w:author="Nicole" w:date="2019-11-13T02:58:00Z" w:initials="N">
    <w:p w14:paraId="07A7A449" w14:textId="21D02316" w:rsidR="000802B6" w:rsidRDefault="000802B6">
      <w:pPr>
        <w:pStyle w:val="CommentText"/>
      </w:pPr>
      <w:r>
        <w:rPr>
          <w:rStyle w:val="CommentReference"/>
        </w:rPr>
        <w:annotationRef/>
      </w:r>
      <w:r>
        <w:t>*Insert citation</w:t>
      </w:r>
    </w:p>
  </w:comment>
  <w:comment w:id="97" w:author="Nicole" w:date="2019-11-13T02:58:00Z" w:initials="N">
    <w:p w14:paraId="4D5603A1" w14:textId="0429BD46" w:rsidR="000802B6" w:rsidRDefault="000802B6">
      <w:pPr>
        <w:pStyle w:val="CommentText"/>
      </w:pPr>
      <w:r>
        <w:rPr>
          <w:rStyle w:val="CommentReference"/>
        </w:rPr>
        <w:annotationRef/>
      </w:r>
      <w:r>
        <w:t>*cite other studies that have found similar or opposing results</w:t>
      </w:r>
    </w:p>
  </w:comment>
  <w:comment w:id="98" w:author="Nicole" w:date="2019-11-13T02:58:00Z" w:initials="N">
    <w:p w14:paraId="535DEF79" w14:textId="77777777" w:rsidR="000802B6" w:rsidRDefault="000802B6" w:rsidP="002E560A">
      <w:pPr>
        <w:pStyle w:val="CommentText"/>
      </w:pPr>
      <w:r>
        <w:rPr>
          <w:rStyle w:val="CommentReference"/>
        </w:rPr>
        <w:annotationRef/>
      </w:r>
      <w:r>
        <w:t>Main Point: Surrogates have limits on spatial and temporal scales that should be explicitly addressed for studies that use them</w:t>
      </w:r>
    </w:p>
  </w:comment>
  <w:comment w:id="99" w:author="Nicole" w:date="2019-11-13T02:58:00Z" w:initials="N">
    <w:p w14:paraId="504ECD3E" w14:textId="6967F5DF" w:rsidR="000802B6" w:rsidRDefault="000802B6">
      <w:pPr>
        <w:pStyle w:val="CommentText"/>
      </w:pPr>
      <w:r>
        <w:rPr>
          <w:rStyle w:val="CommentReference"/>
        </w:rPr>
        <w:annotationRef/>
      </w:r>
      <w:r>
        <w:t>*cite studies that have looked at richness of other reef taxa (not including fish or corals)</w:t>
      </w:r>
    </w:p>
  </w:comment>
  <w:comment w:id="100" w:author="Nicole" w:date="2019-11-13T02:58:00Z" w:initials="N">
    <w:p w14:paraId="5AF9AD05" w14:textId="5C4D44F9" w:rsidR="000802B6" w:rsidRDefault="000802B6"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103" w:author="Nicole" w:date="2019-11-13T03:01:00Z" w:initials="N">
    <w:p w14:paraId="1FB370F7" w14:textId="6D707A56" w:rsidR="000802B6" w:rsidRPr="00EA3C4D" w:rsidRDefault="000802B6">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w:t>
      </w:r>
    </w:p>
  </w:comment>
  <w:comment w:id="107" w:author="Nicole" w:date="2019-11-13T02:58:00Z" w:initials="N">
    <w:p w14:paraId="2388CA1A" w14:textId="18CACE0D" w:rsidR="004546B1" w:rsidRDefault="004546B1">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4DFA2366" w15:done="0"/>
  <w15:commentEx w15:paraId="124E32E4" w15:done="0"/>
  <w15:commentEx w15:paraId="7BBD76AB" w15:done="0"/>
  <w15:commentEx w15:paraId="37CF40AD" w15:done="0"/>
  <w15:commentEx w15:paraId="584EF959" w15:done="0"/>
  <w15:commentEx w15:paraId="346559B4" w15:done="0"/>
  <w15:commentEx w15:paraId="3F5ACBE0" w15:done="0"/>
  <w15:commentEx w15:paraId="67E2C70F" w15:done="0"/>
  <w15:commentEx w15:paraId="410086E5" w15:done="0"/>
  <w15:commentEx w15:paraId="184AC20E" w15:done="0"/>
  <w15:commentEx w15:paraId="69F36181" w15:done="0"/>
  <w15:commentEx w15:paraId="60FBD42E" w15:done="0"/>
  <w15:commentEx w15:paraId="43F8E106" w15:done="0"/>
  <w15:commentEx w15:paraId="6C02099C" w15:done="0"/>
  <w15:commentEx w15:paraId="60367526" w15:done="0"/>
  <w15:commentEx w15:paraId="69A62E3D" w15:done="0"/>
  <w15:commentEx w15:paraId="00016E89" w15:done="0"/>
  <w15:commentEx w15:paraId="50470139" w15:done="0"/>
  <w15:commentEx w15:paraId="52C4D4B6" w15:done="0"/>
  <w15:commentEx w15:paraId="33C4F7C1" w15:done="0"/>
  <w15:commentEx w15:paraId="65A1A69E" w15:done="0"/>
  <w15:commentEx w15:paraId="76E68A9F" w15:done="0"/>
  <w15:commentEx w15:paraId="63DF078D" w15:done="0"/>
  <w15:commentEx w15:paraId="0BE8C30F" w15:done="0"/>
  <w15:commentEx w15:paraId="18F06E3B" w15:done="0"/>
  <w15:commentEx w15:paraId="3779BB8F" w15:done="0"/>
  <w15:commentEx w15:paraId="0CBB16A0" w15:done="0"/>
  <w15:commentEx w15:paraId="5BD9478E" w15:done="0"/>
  <w15:commentEx w15:paraId="0098009C" w15:done="0"/>
  <w15:commentEx w15:paraId="756D0EBA" w15:done="0"/>
  <w15:commentEx w15:paraId="005215A9" w15:done="0"/>
  <w15:commentEx w15:paraId="220AFF20"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59B0A" w16cex:dateUtc="2019-11-13T01:56:00Z"/>
  <w16cex:commentExtensible w16cex:durableId="2175A0D1" w16cex:dateUtc="2019-11-13T02:21:00Z"/>
  <w16cex:commentExtensible w16cex:durableId="2175A174" w16cex:dateUtc="2019-11-13T02:24:00Z"/>
  <w16cex:commentExtensible w16cex:durableId="217A3F36" w16cex:dateUtc="2019-11-16T14:26:00Z"/>
  <w16cex:commentExtensible w16cex:durableId="217A42D2" w16cex:dateUtc="2019-11-16T14:41:00Z"/>
  <w16cex:commentExtensible w16cex:durableId="217A433E" w16cex:dateUtc="2019-11-16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2C50"/>
  <w16cid:commentId w16cid:paraId="2DE7AC69" w16cid:durableId="217167E2"/>
  <w16cid:commentId w16cid:paraId="2D513D92" w16cid:durableId="217A2C52"/>
  <w16cid:commentId w16cid:paraId="535203B4" w16cid:durableId="217A2C53"/>
  <w16cid:commentId w16cid:paraId="22EFE346" w16cid:durableId="217A2C54"/>
  <w16cid:commentId w16cid:paraId="479E64AE" w16cid:durableId="217167E7"/>
  <w16cid:commentId w16cid:paraId="3E67DCA8" w16cid:durableId="217A2C56"/>
  <w16cid:commentId w16cid:paraId="4AAC37F0" w16cid:durableId="217A2C57"/>
  <w16cid:commentId w16cid:paraId="72C826D2" w16cid:durableId="217A2C58"/>
  <w16cid:commentId w16cid:paraId="5334DAB2" w16cid:durableId="217A2C59"/>
  <w16cid:commentId w16cid:paraId="4DFA2366" w16cid:durableId="217167EF"/>
  <w16cid:commentId w16cid:paraId="124E32E4" w16cid:durableId="217A2C5B"/>
  <w16cid:commentId w16cid:paraId="7BBD76AB" w16cid:durableId="217A2C5C"/>
  <w16cid:commentId w16cid:paraId="37CF40AD" w16cid:durableId="217A2C5D"/>
  <w16cid:commentId w16cid:paraId="584EF959" w16cid:durableId="21759B0A"/>
  <w16cid:commentId w16cid:paraId="346559B4" w16cid:durableId="217A2C5F"/>
  <w16cid:commentId w16cid:paraId="3F5ACBE0" w16cid:durableId="2175A0D1"/>
  <w16cid:commentId w16cid:paraId="67E2C70F" w16cid:durableId="217A2C61"/>
  <w16cid:commentId w16cid:paraId="410086E5" w16cid:durableId="217A2C62"/>
  <w16cid:commentId w16cid:paraId="184AC20E" w16cid:durableId="217167F6"/>
  <w16cid:commentId w16cid:paraId="69F36181" w16cid:durableId="2175A174"/>
  <w16cid:commentId w16cid:paraId="60FBD42E" w16cid:durableId="217A2C65"/>
  <w16cid:commentId w16cid:paraId="43F8E106" w16cid:durableId="217A2C66"/>
  <w16cid:commentId w16cid:paraId="6C02099C" w16cid:durableId="217A2C67"/>
  <w16cid:commentId w16cid:paraId="60367526" w16cid:durableId="217A2C68"/>
  <w16cid:commentId w16cid:paraId="69A62E3D" w16cid:durableId="217A2C69"/>
  <w16cid:commentId w16cid:paraId="00016E89" w16cid:durableId="217A2C6A"/>
  <w16cid:commentId w16cid:paraId="50470139" w16cid:durableId="217A2C6B"/>
  <w16cid:commentId w16cid:paraId="52C4D4B6" w16cid:durableId="217167FF"/>
  <w16cid:commentId w16cid:paraId="33C4F7C1" w16cid:durableId="217A2C6D"/>
  <w16cid:commentId w16cid:paraId="65A1A69E" w16cid:durableId="217A2C6E"/>
  <w16cid:commentId w16cid:paraId="76E68A9F" w16cid:durableId="217A2C6F"/>
  <w16cid:commentId w16cid:paraId="63DF078D" w16cid:durableId="217A3F36"/>
  <w16cid:commentId w16cid:paraId="0BE8C30F" w16cid:durableId="217A2C70"/>
  <w16cid:commentId w16cid:paraId="18F06E3B" w16cid:durableId="217A2C71"/>
  <w16cid:commentId w16cid:paraId="3779BB8F" w16cid:durableId="217A42D2"/>
  <w16cid:commentId w16cid:paraId="0CBB16A0" w16cid:durableId="217A2C72"/>
  <w16cid:commentId w16cid:paraId="5BD9478E" w16cid:durableId="217A433E"/>
  <w16cid:commentId w16cid:paraId="0098009C" w16cid:durableId="21757904"/>
  <w16cid:commentId w16cid:paraId="756D0EBA" w16cid:durableId="21757905"/>
  <w16cid:commentId w16cid:paraId="005215A9" w16cid:durableId="21757906"/>
  <w16cid:commentId w16cid:paraId="220AFF20" w16cid:durableId="21757907"/>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DAAE9" w14:textId="77777777" w:rsidR="001B36E4" w:rsidRDefault="001B36E4">
      <w:pPr>
        <w:spacing w:line="240" w:lineRule="auto"/>
      </w:pPr>
      <w:r>
        <w:separator/>
      </w:r>
    </w:p>
  </w:endnote>
  <w:endnote w:type="continuationSeparator" w:id="0">
    <w:p w14:paraId="2A92EC42" w14:textId="77777777" w:rsidR="001B36E4" w:rsidRDefault="001B36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Gungsuh">
    <w:altName w:val="Malgun Gothic"/>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4546B1" w:rsidRDefault="004546B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4546B1" w:rsidRDefault="004546B1">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93F8C" w14:textId="77777777" w:rsidR="000802B6" w:rsidRDefault="000802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19D7" w14:textId="4896420D" w:rsidR="000802B6" w:rsidRDefault="000802B6">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0802B6" w:rsidRDefault="000802B6">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5792" w14:textId="77777777" w:rsidR="000802B6" w:rsidRDefault="000802B6">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BF55D9">
      <w:rPr>
        <w:noProof/>
        <w:color w:val="000000"/>
      </w:rPr>
      <w:t>iii</w:t>
    </w:r>
    <w:r>
      <w:rPr>
        <w:color w:val="000000"/>
      </w:rPr>
      <w:fldChar w:fldCharType="end"/>
    </w:r>
  </w:p>
  <w:p w14:paraId="2EB2665D" w14:textId="77777777" w:rsidR="000802B6" w:rsidRDefault="000802B6">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3D1FB" w14:textId="77777777" w:rsidR="001B36E4" w:rsidRDefault="001B36E4">
      <w:pPr>
        <w:spacing w:line="240" w:lineRule="auto"/>
      </w:pPr>
      <w:r>
        <w:separator/>
      </w:r>
    </w:p>
  </w:footnote>
  <w:footnote w:type="continuationSeparator" w:id="0">
    <w:p w14:paraId="0FE992C9" w14:textId="77777777" w:rsidR="001B36E4" w:rsidRDefault="001B36E4">
      <w:pPr>
        <w:spacing w:line="240" w:lineRule="auto"/>
      </w:pPr>
      <w:r>
        <w:continuationSeparator/>
      </w:r>
    </w:p>
  </w:footnote>
  <w:footnote w:id="1">
    <w:p w14:paraId="208BD1FC" w14:textId="61E8DDD0" w:rsidR="000802B6" w:rsidRPr="00512A9A" w:rsidRDefault="000802B6">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0802B6" w:rsidRDefault="000802B6">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B34EF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41C53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E18ED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AA64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1C460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4"/>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01DF2"/>
    <w:rsid w:val="00016AF6"/>
    <w:rsid w:val="000404AE"/>
    <w:rsid w:val="000509C9"/>
    <w:rsid w:val="000802B6"/>
    <w:rsid w:val="00082267"/>
    <w:rsid w:val="00095511"/>
    <w:rsid w:val="000A2AE9"/>
    <w:rsid w:val="000A68B7"/>
    <w:rsid w:val="000C5D90"/>
    <w:rsid w:val="000E1584"/>
    <w:rsid w:val="000E4FE9"/>
    <w:rsid w:val="00105D9D"/>
    <w:rsid w:val="00134178"/>
    <w:rsid w:val="001463E1"/>
    <w:rsid w:val="00170DE5"/>
    <w:rsid w:val="0018320D"/>
    <w:rsid w:val="0018493D"/>
    <w:rsid w:val="001B36E4"/>
    <w:rsid w:val="001E222B"/>
    <w:rsid w:val="001E3129"/>
    <w:rsid w:val="001E4D66"/>
    <w:rsid w:val="0020662D"/>
    <w:rsid w:val="002126A8"/>
    <w:rsid w:val="002171C5"/>
    <w:rsid w:val="002272B7"/>
    <w:rsid w:val="0023176A"/>
    <w:rsid w:val="00247F5E"/>
    <w:rsid w:val="002548D9"/>
    <w:rsid w:val="0029184A"/>
    <w:rsid w:val="002B6EC5"/>
    <w:rsid w:val="002C61B1"/>
    <w:rsid w:val="002C6A88"/>
    <w:rsid w:val="002E458F"/>
    <w:rsid w:val="002E560A"/>
    <w:rsid w:val="002F5608"/>
    <w:rsid w:val="002F6971"/>
    <w:rsid w:val="0030502C"/>
    <w:rsid w:val="003406E7"/>
    <w:rsid w:val="003474A6"/>
    <w:rsid w:val="0036055A"/>
    <w:rsid w:val="00375F85"/>
    <w:rsid w:val="003818D4"/>
    <w:rsid w:val="003C14EE"/>
    <w:rsid w:val="003C38C5"/>
    <w:rsid w:val="003F7563"/>
    <w:rsid w:val="004125DA"/>
    <w:rsid w:val="004546B1"/>
    <w:rsid w:val="00456F8B"/>
    <w:rsid w:val="004570C5"/>
    <w:rsid w:val="00460D4B"/>
    <w:rsid w:val="00496D7A"/>
    <w:rsid w:val="004A70C4"/>
    <w:rsid w:val="004B606E"/>
    <w:rsid w:val="004C0B21"/>
    <w:rsid w:val="004C29E0"/>
    <w:rsid w:val="004C5F85"/>
    <w:rsid w:val="004E1061"/>
    <w:rsid w:val="004E18DC"/>
    <w:rsid w:val="004F7586"/>
    <w:rsid w:val="00502CD3"/>
    <w:rsid w:val="00512A9A"/>
    <w:rsid w:val="005804B3"/>
    <w:rsid w:val="005A1886"/>
    <w:rsid w:val="005C650F"/>
    <w:rsid w:val="006076B1"/>
    <w:rsid w:val="00635EA6"/>
    <w:rsid w:val="00646CC6"/>
    <w:rsid w:val="00647639"/>
    <w:rsid w:val="00647FB4"/>
    <w:rsid w:val="00653D70"/>
    <w:rsid w:val="00655D6A"/>
    <w:rsid w:val="00684042"/>
    <w:rsid w:val="00695E29"/>
    <w:rsid w:val="00697406"/>
    <w:rsid w:val="006B6A9C"/>
    <w:rsid w:val="006D4EA4"/>
    <w:rsid w:val="006D7B14"/>
    <w:rsid w:val="006E3AA8"/>
    <w:rsid w:val="006F13C7"/>
    <w:rsid w:val="006F3E95"/>
    <w:rsid w:val="00700A7F"/>
    <w:rsid w:val="00703A7A"/>
    <w:rsid w:val="0073571E"/>
    <w:rsid w:val="0074148C"/>
    <w:rsid w:val="00766FC9"/>
    <w:rsid w:val="007826C9"/>
    <w:rsid w:val="007B4245"/>
    <w:rsid w:val="007B7C5B"/>
    <w:rsid w:val="007D1B38"/>
    <w:rsid w:val="007E383A"/>
    <w:rsid w:val="007F25E6"/>
    <w:rsid w:val="007F6BFC"/>
    <w:rsid w:val="00802BC9"/>
    <w:rsid w:val="00802EBE"/>
    <w:rsid w:val="008104B1"/>
    <w:rsid w:val="008165F0"/>
    <w:rsid w:val="00836E9A"/>
    <w:rsid w:val="00841D1E"/>
    <w:rsid w:val="008746A9"/>
    <w:rsid w:val="008818CB"/>
    <w:rsid w:val="0088253A"/>
    <w:rsid w:val="008A2FEF"/>
    <w:rsid w:val="008A47B3"/>
    <w:rsid w:val="008D2FAF"/>
    <w:rsid w:val="008D6764"/>
    <w:rsid w:val="00901A55"/>
    <w:rsid w:val="009276F7"/>
    <w:rsid w:val="009400CB"/>
    <w:rsid w:val="00965ED4"/>
    <w:rsid w:val="00982442"/>
    <w:rsid w:val="009836F5"/>
    <w:rsid w:val="009933F1"/>
    <w:rsid w:val="0099543B"/>
    <w:rsid w:val="009A3559"/>
    <w:rsid w:val="009F0A28"/>
    <w:rsid w:val="00A00425"/>
    <w:rsid w:val="00A15ABA"/>
    <w:rsid w:val="00A40D26"/>
    <w:rsid w:val="00A42AA5"/>
    <w:rsid w:val="00A6553C"/>
    <w:rsid w:val="00A67532"/>
    <w:rsid w:val="00A679EA"/>
    <w:rsid w:val="00A75CAA"/>
    <w:rsid w:val="00A82E79"/>
    <w:rsid w:val="00AD3DF3"/>
    <w:rsid w:val="00AF0299"/>
    <w:rsid w:val="00AF467F"/>
    <w:rsid w:val="00B01658"/>
    <w:rsid w:val="00B1353A"/>
    <w:rsid w:val="00B21A6D"/>
    <w:rsid w:val="00B43562"/>
    <w:rsid w:val="00B52D26"/>
    <w:rsid w:val="00B9243A"/>
    <w:rsid w:val="00BA73F0"/>
    <w:rsid w:val="00BB1205"/>
    <w:rsid w:val="00BB269A"/>
    <w:rsid w:val="00BB7289"/>
    <w:rsid w:val="00BC63CA"/>
    <w:rsid w:val="00BD49FE"/>
    <w:rsid w:val="00BF35E9"/>
    <w:rsid w:val="00BF55D9"/>
    <w:rsid w:val="00C206A8"/>
    <w:rsid w:val="00C26A73"/>
    <w:rsid w:val="00C42B4A"/>
    <w:rsid w:val="00C73944"/>
    <w:rsid w:val="00C84908"/>
    <w:rsid w:val="00C926CE"/>
    <w:rsid w:val="00CB0AD7"/>
    <w:rsid w:val="00CB745A"/>
    <w:rsid w:val="00CC386C"/>
    <w:rsid w:val="00CC70C6"/>
    <w:rsid w:val="00CD5F38"/>
    <w:rsid w:val="00CF1C06"/>
    <w:rsid w:val="00CF3FA2"/>
    <w:rsid w:val="00CF5D29"/>
    <w:rsid w:val="00D03E44"/>
    <w:rsid w:val="00D0553C"/>
    <w:rsid w:val="00D145C2"/>
    <w:rsid w:val="00D409A1"/>
    <w:rsid w:val="00D60922"/>
    <w:rsid w:val="00D62FBB"/>
    <w:rsid w:val="00D74C70"/>
    <w:rsid w:val="00DC67D1"/>
    <w:rsid w:val="00E04396"/>
    <w:rsid w:val="00E058FD"/>
    <w:rsid w:val="00E14149"/>
    <w:rsid w:val="00E31749"/>
    <w:rsid w:val="00E31DE6"/>
    <w:rsid w:val="00E74719"/>
    <w:rsid w:val="00EA3C4D"/>
    <w:rsid w:val="00EB7263"/>
    <w:rsid w:val="00EC46A8"/>
    <w:rsid w:val="00EC48F2"/>
    <w:rsid w:val="00ED485E"/>
    <w:rsid w:val="00ED7313"/>
    <w:rsid w:val="00F25817"/>
    <w:rsid w:val="00F264AE"/>
    <w:rsid w:val="00F26D3D"/>
    <w:rsid w:val="00F56F3F"/>
    <w:rsid w:val="00FA068C"/>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15:docId w15:val="{8C33CBA7-D01B-6A4E-A4C4-2EE46369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E31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bguides.mq.edu.au/mendeley/edit_in-text_citations"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10" Type="http://schemas.microsoft.com/office/2011/relationships/commentsExtended" Target="commentsExtended.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409778D-492B-9345-8058-FD95954E8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61</Pages>
  <Words>33814</Words>
  <Characters>192740</Characters>
  <Application>Microsoft Office Word</Application>
  <DocSecurity>0</DocSecurity>
  <Lines>1606</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110</cp:revision>
  <dcterms:created xsi:type="dcterms:W3CDTF">2019-11-08T05:18:00Z</dcterms:created>
  <dcterms:modified xsi:type="dcterms:W3CDTF">2019-11-16T14:44:00Z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