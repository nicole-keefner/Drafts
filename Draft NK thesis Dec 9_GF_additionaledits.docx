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commentRangeStart w:id="0"/>
      <w:r w:rsidRPr="00CC386C">
        <w:rPr>
          <w:rFonts w:eastAsia="SimSun" w:cs="Mangal"/>
          <w:bCs/>
          <w:iCs/>
          <w:kern w:val="1"/>
          <w:lang w:eastAsia="hi-IN" w:bidi="hi-IN"/>
        </w:rPr>
        <w:lastRenderedPageBreak/>
        <w:t>TEMPORAL</w:t>
      </w:r>
      <w:commentRangeEnd w:id="0"/>
      <w:r w:rsidR="00B42DAD">
        <w:rPr>
          <w:rStyle w:val="CommentReference"/>
        </w:rPr>
        <w:commentReference w:id="0"/>
      </w:r>
      <w:r w:rsidRPr="00CC386C">
        <w:rPr>
          <w:rFonts w:eastAsia="SimSun" w:cs="Mangal"/>
          <w:bCs/>
          <w:iCs/>
          <w:kern w:val="1"/>
          <w:lang w:eastAsia="hi-IN" w:bidi="hi-IN"/>
        </w:rPr>
        <w:t xml:space="preserve">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commentRangeStart w:id="2"/>
      <w:r w:rsidRPr="00E74719">
        <w:lastRenderedPageBreak/>
        <w:t>ABSTRACT</w:t>
      </w:r>
      <w:bookmarkEnd w:id="1"/>
      <w:commentRangeEnd w:id="2"/>
      <w:r w:rsidR="000A585A">
        <w:rPr>
          <w:rStyle w:val="CommentReference"/>
          <w:b w:val="0"/>
        </w:rPr>
        <w:commentReference w:id="2"/>
      </w:r>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xml:space="preserve">. Many of these efforts are limited in spatial or temporal scope, focus on rugosity and coral cover as predictors, and use coral and fish </w:t>
      </w:r>
      <w:proofErr w:type="spellStart"/>
      <w:r w:rsidRPr="00DF3AD8">
        <w:t>richnesses</w:t>
      </w:r>
      <w:proofErr w:type="spellEnd"/>
      <w:r w:rsidRPr="00DF3AD8">
        <w:t xml:space="preserve">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2"/>
          <w:footerReference w:type="default" r:id="rId13"/>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3" w:name="_Toc25154313"/>
      <w:r w:rsidRPr="003C14EE">
        <w:lastRenderedPageBreak/>
        <w:t>ACKNOWLEDGEMENTS</w:t>
      </w:r>
      <w:bookmarkEnd w:id="3"/>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proofErr w:type="spellStart"/>
      <w:r w:rsidR="00CF1C06">
        <w:rPr>
          <w:color w:val="333333"/>
          <w:lang w:val="en"/>
        </w:rPr>
        <w:t>Guana</w:t>
      </w:r>
      <w:proofErr w:type="spellEnd"/>
      <w:r w:rsidR="00CF1C06">
        <w:rPr>
          <w:color w:val="333333"/>
          <w:lang w:val="en"/>
        </w:rPr>
        <w:t xml:space="preserve">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4" w:name="_Toc25154314"/>
      <w:r>
        <w:lastRenderedPageBreak/>
        <w:t>DEDICATION</w:t>
      </w:r>
      <w:bookmarkEnd w:id="4"/>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 xml:space="preserve">my loving mother, Teresa M. </w:t>
      </w:r>
      <w:proofErr w:type="spellStart"/>
      <w:r w:rsidR="000509C9">
        <w:rPr>
          <w:color w:val="333333"/>
        </w:rPr>
        <w:t>Keefner</w:t>
      </w:r>
      <w:proofErr w:type="spellEnd"/>
      <w:r w:rsidR="000509C9">
        <w:rPr>
          <w:color w:val="333333"/>
        </w:rPr>
        <w:t>,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5" w:name="_Toc25154315"/>
      <w:r w:rsidR="00655D6A">
        <w:lastRenderedPageBreak/>
        <w:t>PREFACE</w:t>
      </w:r>
      <w:bookmarkEnd w:id="5"/>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6" w:name="_Toc25154316"/>
      <w:r w:rsidRPr="007D1B38">
        <w:lastRenderedPageBreak/>
        <w:t>TABLE OF CONTENTS</w:t>
      </w:r>
      <w:bookmarkEnd w:id="6"/>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B47A01">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B47A01">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7" w:name="_Toc25154317"/>
      <w:r w:rsidR="007D1B38">
        <w:lastRenderedPageBreak/>
        <w:t>LIST OF TABLES</w:t>
      </w:r>
      <w:bookmarkEnd w:id="7"/>
    </w:p>
    <w:p w14:paraId="679F279C" w14:textId="255FD996" w:rsidR="00001DF2" w:rsidRDefault="00001DF2" w:rsidP="007D1B38">
      <w:pPr>
        <w:spacing w:after="200" w:line="276" w:lineRule="auto"/>
        <w:ind w:firstLine="0"/>
      </w:pPr>
      <w:r>
        <w:t xml:space="preserve">Table 1.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 xml:space="preserve">Table 2.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 xml:space="preserve">Table 4. </w:t>
      </w:r>
      <w:proofErr w:type="spellStart"/>
      <w:r>
        <w:t>AICc</w:t>
      </w:r>
      <w:proofErr w:type="spellEnd"/>
      <w:r>
        <w:t xml:space="preserve"> table of models with </w:t>
      </w:r>
      <w:commentRangeStart w:id="8"/>
      <w:r>
        <w:t>combined</w:t>
      </w:r>
      <w:commentRangeEnd w:id="8"/>
      <w:r w:rsidR="00226D8D">
        <w:rPr>
          <w:rStyle w:val="CommentReference"/>
        </w:rPr>
        <w:commentReference w:id="8"/>
      </w:r>
      <w:r>
        <w:t xml:space="preserve">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w:t>
      </w:r>
      <w:proofErr w:type="spellStart"/>
      <w:r>
        <w:t>AICc</w:t>
      </w:r>
      <w:proofErr w:type="spellEnd"/>
      <w:r>
        <w:t xml:space="preserve">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w:t>
      </w:r>
      <w:proofErr w:type="spellStart"/>
      <w:r>
        <w:t>AICc</w:t>
      </w:r>
      <w:proofErr w:type="spellEnd"/>
      <w:r>
        <w:t xml:space="preserve">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w:t>
      </w:r>
      <w:proofErr w:type="spellStart"/>
      <w:r>
        <w:t>AICc</w:t>
      </w:r>
      <w:proofErr w:type="spellEnd"/>
      <w:r>
        <w:t xml:space="preserve">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w:t>
      </w:r>
      <w:proofErr w:type="spellStart"/>
      <w:r>
        <w:t>AICc</w:t>
      </w:r>
      <w:proofErr w:type="spellEnd"/>
      <w:r>
        <w:t xml:space="preserve"> table of models with </w:t>
      </w:r>
      <w:commentRangeStart w:id="9"/>
      <w:r>
        <w:t>combined</w:t>
      </w:r>
      <w:commentRangeEnd w:id="9"/>
      <w:r w:rsidR="00226D8D">
        <w:rPr>
          <w:rStyle w:val="CommentReference"/>
        </w:rPr>
        <w:commentReference w:id="9"/>
      </w:r>
      <w:r>
        <w:t xml:space="preserve">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54318"/>
      <w:r>
        <w:lastRenderedPageBreak/>
        <w:t>LIST OF FIGURES</w:t>
      </w:r>
      <w:bookmarkEnd w:id="10"/>
    </w:p>
    <w:p w14:paraId="0C9EA2ED" w14:textId="50506658" w:rsidR="00982442" w:rsidRDefault="00982442" w:rsidP="00982442">
      <w:pPr>
        <w:spacing w:after="200" w:line="276" w:lineRule="auto"/>
        <w:ind w:firstLine="0"/>
      </w:pPr>
      <w:r>
        <w:t xml:space="preserve">Figure 1. Top panel: a map of </w:t>
      </w:r>
      <w:proofErr w:type="spellStart"/>
      <w:r>
        <w:t>Guana</w:t>
      </w:r>
      <w:proofErr w:type="spellEnd"/>
      <w:r>
        <w:t xml:space="preserve"> Island, British Virgin Islands showing the eight study sites: (1) Grand </w:t>
      </w:r>
      <w:proofErr w:type="spellStart"/>
      <w:r>
        <w:t>Ghut</w:t>
      </w:r>
      <w:proofErr w:type="spellEnd"/>
      <w:r>
        <w:t xml:space="preserve">, (2) Pelican </w:t>
      </w:r>
      <w:proofErr w:type="spellStart"/>
      <w:r>
        <w:t>Ghut</w:t>
      </w:r>
      <w:proofErr w:type="spellEnd"/>
      <w:r>
        <w:t xml:space="preserve">, (3) Bigelow Beach, (4) Monkey Point, (5) White Bay, (6) Iguana Head, (7) Crab Cove, and (8) Long Point, also known as Muskmelon. Lower panel: the location of </w:t>
      </w:r>
      <w:proofErr w:type="spellStart"/>
      <w:r>
        <w:t>Guana</w:t>
      </w:r>
      <w:proofErr w:type="spellEnd"/>
      <w:r>
        <w:t xml:space="preserve">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 xml:space="preserve">Plots of the targets (rows) and candidate surrogates (columns). 95% confidence intervals shown. </w:t>
      </w:r>
      <w:proofErr w:type="spellStart"/>
      <w:r w:rsidR="00662C05" w:rsidRPr="00662C05">
        <w:t>Nagelkerke’s</w:t>
      </w:r>
      <w:proofErr w:type="spellEnd"/>
      <w:r w:rsidR="00662C05" w:rsidRPr="00662C05">
        <w:t xml:space="preserve">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 xml:space="preserve">Spatial variation of combined richness as it varies with rugosity (in cm) across 8 monitoring sites, where combined richness is the sum of </w:t>
      </w:r>
      <w:proofErr w:type="spellStart"/>
      <w:r w:rsidR="00662C05" w:rsidRPr="00662C05">
        <w:t>richnesses</w:t>
      </w:r>
      <w:proofErr w:type="spellEnd"/>
      <w:r w:rsidR="00662C05" w:rsidRPr="00662C05">
        <w:t xml:space="preserve">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 xml:space="preserve">Temporal variation of combined richness as it varies with rugosity (in cm), where combined richness is the sum of </w:t>
      </w:r>
      <w:proofErr w:type="spellStart"/>
      <w:r w:rsidR="00662C05" w:rsidRPr="00662C05">
        <w:t>richnesses</w:t>
      </w:r>
      <w:proofErr w:type="spellEnd"/>
      <w:r w:rsidR="00662C05" w:rsidRPr="00662C05">
        <w:t xml:space="preserve">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11" w:name="_Toc25154319"/>
      <w:r w:rsidR="007F25E6">
        <w:lastRenderedPageBreak/>
        <w:t>LIST OF APPENDICES</w:t>
      </w:r>
      <w:bookmarkEnd w:id="11"/>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 xml:space="preserve">Coral richness and coral cover over time. Basic </w:t>
      </w:r>
      <w:commentRangeStart w:id="12"/>
      <w:r w:rsidR="00662C05">
        <w:t>goodness-of-fi</w:t>
      </w:r>
      <w:commentRangeEnd w:id="12"/>
      <w:r w:rsidR="00226D8D">
        <w:rPr>
          <w:rStyle w:val="CommentReference"/>
        </w:rPr>
        <w:commentReference w:id="12"/>
      </w:r>
      <w:r w:rsidR="00662C05">
        <w:t>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4"/>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3" w:name="_Toc25154320"/>
      <w:r w:rsidRPr="003474A6">
        <w:lastRenderedPageBreak/>
        <w:t>CHAPTER 1</w:t>
      </w:r>
      <w:bookmarkEnd w:id="13"/>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4"/>
      <w:r w:rsidRPr="003474A6">
        <w:rPr>
          <w:b/>
        </w:rPr>
        <w:t>hor</w:t>
      </w:r>
      <w:commentRangeEnd w:id="14"/>
      <w:r w:rsidR="00536BA7">
        <w:rPr>
          <w:rStyle w:val="CommentReference"/>
        </w:rPr>
        <w:commentReference w:id="14"/>
      </w:r>
      <w:r w:rsidRPr="003474A6">
        <w:rPr>
          <w:b/>
        </w:rPr>
        <w:t>s</w:t>
      </w:r>
    </w:p>
    <w:p w14:paraId="6018E2B1" w14:textId="393E8003" w:rsidR="003474A6" w:rsidRDefault="003474A6" w:rsidP="003474A6">
      <w:pPr>
        <w:ind w:firstLine="0"/>
        <w:jc w:val="center"/>
      </w:pPr>
      <w:r>
        <w:t xml:space="preserve">Nicole B. </w:t>
      </w:r>
      <w:proofErr w:type="spellStart"/>
      <w:r>
        <w:t>Keefner</w:t>
      </w:r>
      <w:proofErr w:type="spellEnd"/>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5" w:name="_Toc25154321"/>
      <w:commentRangeStart w:id="16"/>
      <w:commentRangeStart w:id="17"/>
      <w:commentRangeStart w:id="18"/>
      <w:r w:rsidRPr="00B42A1E">
        <w:lastRenderedPageBreak/>
        <w:t>Abstract</w:t>
      </w:r>
      <w:bookmarkEnd w:id="15"/>
      <w:commentRangeEnd w:id="16"/>
      <w:r w:rsidR="004662A3">
        <w:rPr>
          <w:rStyle w:val="CommentReference"/>
          <w:b w:val="0"/>
        </w:rPr>
        <w:commentReference w:id="16"/>
      </w:r>
      <w:commentRangeEnd w:id="17"/>
      <w:commentRangeEnd w:id="18"/>
      <w:r w:rsidR="00226D8D">
        <w:rPr>
          <w:rStyle w:val="CommentReference"/>
          <w:b w:val="0"/>
        </w:rPr>
        <w:commentReference w:id="17"/>
      </w:r>
      <w:r w:rsidR="000A585A">
        <w:rPr>
          <w:rStyle w:val="CommentReference"/>
          <w:b w:val="0"/>
        </w:rPr>
        <w:commentReference w:id="18"/>
      </w:r>
    </w:p>
    <w:p w14:paraId="1D980721" w14:textId="5B64EA1D" w:rsidR="00FE2FA4" w:rsidRDefault="00C32A8C" w:rsidP="00C32A8C">
      <w:r>
        <w:rPr>
          <w:rStyle w:val="CommentReference"/>
        </w:rPr>
        <w:annotationRef/>
      </w:r>
      <w:commentRangeStart w:id="19"/>
      <w:r>
        <w:t>Taxonomic</w:t>
      </w:r>
      <w:commentRangeEnd w:id="19"/>
      <w:r w:rsidR="000460F7">
        <w:rPr>
          <w:rStyle w:val="CommentReference"/>
        </w:rPr>
        <w:commentReference w:id="19"/>
      </w:r>
      <w:r>
        <w:t xml:space="preserve"> </w:t>
      </w:r>
      <w:r w:rsidRPr="00DF3AD8">
        <w:t>diversity on coral reefs has declined due to anthropoge</w:t>
      </w:r>
      <w:r>
        <w:t xml:space="preserve">nic stressors. These declines </w:t>
      </w:r>
      <w:r w:rsidRPr="00DF3AD8">
        <w:t>have motivated monitoring programs to estimate species richness for major taxonomic groups</w:t>
      </w:r>
      <w:commentRangeStart w:id="20"/>
      <w:r w:rsidRPr="00DF3AD8">
        <w:t>:</w:t>
      </w:r>
      <w:commentRangeEnd w:id="20"/>
      <w:r w:rsidR="00256595">
        <w:rPr>
          <w:rStyle w:val="CommentReference"/>
        </w:rPr>
        <w:commentReference w:id="20"/>
      </w:r>
      <w:r w:rsidRPr="00DF3AD8">
        <w:t xml:space="preserve"> fish and corals. Due to logistical challenges of species identification, there have been efforts </w:t>
      </w:r>
      <w:commentRangeStart w:id="21"/>
      <w:r w:rsidRPr="00DF3AD8">
        <w:t>attempting</w:t>
      </w:r>
      <w:commentRangeEnd w:id="21"/>
      <w:r w:rsidR="00256595">
        <w:rPr>
          <w:rStyle w:val="CommentReference"/>
        </w:rPr>
        <w:commentReference w:id="21"/>
      </w:r>
      <w:r w:rsidRPr="00DF3AD8">
        <w:t xml:space="preserve"> to estimate species richness on reefs using landscape features as surrogates</w:t>
      </w:r>
      <w:r>
        <w:t xml:space="preserve">, simple indicators that provide an estimate of a target component of biodiversity, often referred </w:t>
      </w:r>
      <w:commentRangeStart w:id="22"/>
      <w:r>
        <w:t xml:space="preserve">to more simply </w:t>
      </w:r>
      <w:commentRangeEnd w:id="22"/>
      <w:r w:rsidR="00A85B62">
        <w:rPr>
          <w:rStyle w:val="CommentReference"/>
        </w:rPr>
        <w:commentReference w:id="22"/>
      </w:r>
      <w:r>
        <w:t>as a target</w:t>
      </w:r>
      <w:r w:rsidRPr="00DF3AD8">
        <w:t xml:space="preserve">. Many of these efforts are limited in spatial or temporal scope, focus on rugosity and coral cover as predictors, and use coral and fish </w:t>
      </w:r>
      <w:proofErr w:type="spellStart"/>
      <w:r w:rsidRPr="00DF3AD8">
        <w:t>richnesses</w:t>
      </w:r>
      <w:proofErr w:type="spellEnd"/>
      <w:r w:rsidRPr="00DF3AD8">
        <w:t xml:space="preserve"> as proxies for total species richness. Here we examine how </w:t>
      </w:r>
      <w:commentRangeStart w:id="23"/>
      <w:r w:rsidRPr="00DF3AD8">
        <w:t>top</w:t>
      </w:r>
      <w:commentRangeEnd w:id="23"/>
      <w:r w:rsidR="00226D8D">
        <w:rPr>
          <w:rStyle w:val="CommentReference"/>
        </w:rPr>
        <w:commentReference w:id="23"/>
      </w:r>
      <w:r w:rsidRPr="00DF3AD8">
        <w:t xml:space="preserve">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w:t>
      </w:r>
      <w:commentRangeStart w:id="24"/>
      <w:r w:rsidRPr="00DF3AD8">
        <w:t xml:space="preserve"> </w:t>
      </w:r>
      <w:commentRangeEnd w:id="24"/>
      <w:r w:rsidR="00B42DAD">
        <w:rPr>
          <w:rStyle w:val="CommentReference"/>
        </w:rPr>
        <w:commentReference w:id="24"/>
      </w:r>
      <w:r w:rsidRPr="00DF3AD8">
        <w:t xml:space="preserve">This study provides additional support to the idea that surrogate-target relationships should be assessed over space and time because it can provide </w:t>
      </w:r>
      <w:commentRangeStart w:id="25"/>
      <w:r w:rsidRPr="00DF3AD8">
        <w:t>insight</w:t>
      </w:r>
      <w:commentRangeEnd w:id="25"/>
      <w:r w:rsidR="00226D8D">
        <w:rPr>
          <w:rStyle w:val="CommentReference"/>
        </w:rPr>
        <w:commentReference w:id="25"/>
      </w:r>
      <w:r w:rsidRPr="00DF3AD8">
        <w:t xml:space="preserve"> into these relationships and how the ecosystem changes. We also </w:t>
      </w:r>
      <w:commentRangeStart w:id="26"/>
      <w:r w:rsidRPr="00DF3AD8">
        <w:t>show</w:t>
      </w:r>
      <w:commentRangeEnd w:id="26"/>
      <w:r w:rsidR="00226D8D">
        <w:rPr>
          <w:rStyle w:val="CommentReference"/>
        </w:rPr>
        <w:commentReference w:id="26"/>
      </w:r>
      <w:r w:rsidRPr="00DF3AD8">
        <w:t xml:space="preserve">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27" w:name="_Toc25154322"/>
      <w:r>
        <w:lastRenderedPageBreak/>
        <w:t>Introd</w:t>
      </w:r>
      <w:commentRangeStart w:id="28"/>
      <w:r>
        <w:t>uction</w:t>
      </w:r>
      <w:bookmarkEnd w:id="27"/>
      <w:commentRangeEnd w:id="28"/>
      <w:r w:rsidR="005030CE">
        <w:rPr>
          <w:rStyle w:val="CommentReference"/>
          <w:b w:val="0"/>
        </w:rPr>
        <w:commentReference w:id="28"/>
      </w:r>
      <w:r>
        <w:t xml:space="preserve"> </w:t>
      </w:r>
    </w:p>
    <w:p w14:paraId="44C1DF3E" w14:textId="552B2590" w:rsidR="00A679EA" w:rsidRDefault="00A679EA" w:rsidP="00CC386C">
      <w:pPr>
        <w:rPr>
          <w:ins w:id="29" w:author="Graham Forrester" w:date="2019-12-10T14:22:00Z"/>
        </w:rPr>
      </w:pPr>
      <w:bookmarkStart w:id="30" w:name="_gjdgxs" w:colFirst="0" w:colLast="0"/>
      <w:bookmarkEnd w:id="30"/>
      <w:commentRangeStart w:id="31"/>
      <w:r>
        <w:t>Biodiversity</w:t>
      </w:r>
      <w:commentRangeEnd w:id="31"/>
      <w:r>
        <w:rPr>
          <w:rStyle w:val="CommentReference"/>
        </w:rPr>
        <w:commentReference w:id="31"/>
      </w:r>
      <w:r>
        <w:t xml:space="preserve"> declines associated with increasing levels of anthropogenic </w:t>
      </w:r>
      <w:ins w:id="32" w:author="Graham Forrester" w:date="2019-12-10T14:16:00Z">
        <w:r w:rsidR="00367168">
          <w:t>impact</w:t>
        </w:r>
      </w:ins>
      <w:commentRangeStart w:id="33"/>
      <w:del w:id="34" w:author="Graham Forrester" w:date="2019-12-10T14:16:00Z">
        <w:r w:rsidDel="00367168">
          <w:delText>stress</w:delText>
        </w:r>
        <w:commentRangeEnd w:id="33"/>
        <w:r w:rsidR="00226D8D" w:rsidDel="00367168">
          <w:rPr>
            <w:rStyle w:val="CommentReference"/>
          </w:rPr>
          <w:commentReference w:id="33"/>
        </w:r>
      </w:del>
      <w:r>
        <w:t xml:space="preserve"> are of great concern because they reflect loss of species, disruption of community dynamics and diminished ecosystem function</w:t>
      </w:r>
      <w:r w:rsidR="00CD5F38">
        <w:t xml:space="preserve"> </w:t>
      </w:r>
      <w:commentRangeStart w:id="35"/>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35"/>
      <w:r w:rsidR="00CD5F38">
        <w:rPr>
          <w:rStyle w:val="CommentReference"/>
        </w:rPr>
        <w:commentReference w:id="35"/>
      </w:r>
      <w:r>
        <w:t xml:space="preserve">. </w:t>
      </w:r>
      <w:del w:id="36" w:author="Graham Forrester" w:date="2019-12-10T14:18:00Z">
        <w:r w:rsidDel="00367168">
          <w:delText>To monitor</w:delText>
        </w:r>
      </w:del>
      <w:ins w:id="37" w:author="Graham Forrester" w:date="2019-12-10T14:18:00Z">
        <w:r w:rsidR="00367168">
          <w:t>Documenting</w:t>
        </w:r>
      </w:ins>
      <w:r>
        <w:t xml:space="preserve"> these declines</w:t>
      </w:r>
      <w:del w:id="38" w:author="Graham Forrester" w:date="2019-12-10T14:18:00Z">
        <w:r w:rsidDel="00367168">
          <w:delText xml:space="preserve">, </w:delText>
        </w:r>
      </w:del>
      <w:ins w:id="39" w:author="Graham Forrester" w:date="2019-12-10T14:18:00Z">
        <w:r w:rsidR="00367168">
          <w:t xml:space="preserve"> is based on tracking </w:t>
        </w:r>
      </w:ins>
      <w:r>
        <w:t xml:space="preserve">different aspects of biodiversity </w:t>
      </w:r>
      <w:r w:rsidR="00BF35E9">
        <w:t>(</w:t>
      </w:r>
      <w:ins w:id="40" w:author="Graham Forrester" w:date="2019-12-10T14:17:00Z">
        <w:r w:rsidR="00367168">
          <w:t xml:space="preserve">i.e. </w:t>
        </w:r>
      </w:ins>
      <w:r w:rsidR="00BF35E9">
        <w:t xml:space="preserve">landscape, ecosystem, taxonomic, and genetic) </w:t>
      </w:r>
      <w:del w:id="41" w:author="Graham Forrester" w:date="2019-12-10T14:19:00Z">
        <w:r w:rsidDel="00367168">
          <w:delText xml:space="preserve">may be compared across similar systems </w:delText>
        </w:r>
      </w:del>
      <w:r>
        <w:t xml:space="preserve">over time and space </w:t>
      </w:r>
      <w:commentRangeStart w:id="42"/>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42"/>
      <w:r w:rsidR="00CD5F38">
        <w:rPr>
          <w:rStyle w:val="CommentReference"/>
        </w:rPr>
        <w:commentReference w:id="42"/>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intuitive me</w:t>
      </w:r>
      <w:ins w:id="43" w:author="Graham Forrester" w:date="2019-12-10T14:19:00Z">
        <w:r w:rsidR="00367168">
          <w:t>asure</w:t>
        </w:r>
      </w:ins>
      <w:del w:id="44" w:author="Graham Forrester" w:date="2019-12-10T14:19:00Z">
        <w:r w:rsidDel="00367168">
          <w:delText>tric</w:delText>
        </w:r>
      </w:del>
      <w:r>
        <w:t xml:space="preserve"> </w:t>
      </w:r>
      <w:r w:rsidR="00BF35E9">
        <w:t xml:space="preserve">of biodiversity </w:t>
      </w:r>
      <w:r>
        <w:t xml:space="preserve">that can be readily compared across similar environments </w:t>
      </w:r>
      <w:commentRangeStart w:id="4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45"/>
      <w:r w:rsidR="00CD5F38">
        <w:rPr>
          <w:rStyle w:val="CommentReference"/>
        </w:rPr>
        <w:commentReference w:id="45"/>
      </w:r>
      <w:r>
        <w:t>.</w:t>
      </w:r>
    </w:p>
    <w:p w14:paraId="17B674DA" w14:textId="2ECC29C9" w:rsidR="00FB6DD0" w:rsidRDefault="00FB6DD0" w:rsidP="00FB6DD0">
      <w:pPr>
        <w:rPr>
          <w:ins w:id="46" w:author="Graham Forrester" w:date="2019-12-10T14:40:00Z"/>
        </w:rPr>
      </w:pPr>
      <w:ins w:id="47" w:author="Graham Forrester" w:date="2019-12-10T14:26:00Z">
        <w:r>
          <w:t xml:space="preserve">Monitoring species richness requires substantial </w:t>
        </w:r>
        <w:commentRangeStart w:id="48"/>
        <w:commentRangeEnd w:id="48"/>
        <w:r>
          <w:rPr>
            <w:rStyle w:val="CommentReference"/>
          </w:rPr>
          <w:commentReference w:id="48"/>
        </w:r>
        <w:r>
          <w:t xml:space="preserve">taxonomic expertise </w:t>
        </w:r>
        <w:commentRangeStart w:id="49"/>
        <w:r>
          <w:fldChar w:fldCharType="begin" w:fldLock="1"/>
        </w:r>
        <w:r>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fldChar w:fldCharType="separate"/>
        </w:r>
        <w:r w:rsidRPr="00484C29">
          <w:rPr>
            <w:noProof/>
          </w:rPr>
          <w:t>(Derraik et al., 2002; Hirst, 2008; Sebek et al., 2012)</w:t>
        </w:r>
        <w:r>
          <w:fldChar w:fldCharType="end"/>
        </w:r>
        <w:commentRangeEnd w:id="49"/>
        <w:r>
          <w:rPr>
            <w:rStyle w:val="CommentReference"/>
          </w:rPr>
          <w:commentReference w:id="49"/>
        </w:r>
        <w:r>
          <w:t xml:space="preserve">. Even for taxonomic groups that can be completely inventoried in principle, monitoring strategies that could detect all species in a given habitat are often prohibitively expensive and time-consuming </w:t>
        </w:r>
        <w:commentRangeStart w:id="50"/>
        <w:r>
          <w:fldChar w:fldCharType="begin" w:fldLock="1"/>
        </w:r>
        <w:r>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fldChar w:fldCharType="separate"/>
        </w:r>
        <w:r w:rsidRPr="008D6764">
          <w:rPr>
            <w:noProof/>
          </w:rPr>
          <w:t>(Kati et al., 2004)</w:t>
        </w:r>
        <w:r>
          <w:fldChar w:fldCharType="end"/>
        </w:r>
        <w:commentRangeEnd w:id="50"/>
        <w:r>
          <w:rPr>
            <w:rStyle w:val="CommentReference"/>
          </w:rPr>
          <w:commentReference w:id="50"/>
        </w:r>
        <w:r>
          <w:t xml:space="preserve">. </w:t>
        </w:r>
      </w:ins>
      <w:ins w:id="51" w:author="Graham Forrester" w:date="2019-12-10T14:27:00Z">
        <w:r>
          <w:t xml:space="preserve">Because a complete inventory of species present in an area is unattainable in many ecosystems, particularly in high diversity systems, surrogates are </w:t>
        </w:r>
      </w:ins>
      <w:ins w:id="52" w:author="Graham Forrester" w:date="2019-12-10T14:28:00Z">
        <w:r>
          <w:t xml:space="preserve">often </w:t>
        </w:r>
      </w:ins>
      <w:ins w:id="53" w:author="Graham Forrester" w:date="2019-12-10T14:27:00Z">
        <w:r>
          <w:t xml:space="preserve">used </w:t>
        </w:r>
      </w:ins>
      <w:ins w:id="54" w:author="Graham Forrester" w:date="2019-12-10T14:28:00Z">
        <w:r>
          <w:t xml:space="preserve">their place. </w:t>
        </w:r>
      </w:ins>
      <w:ins w:id="55" w:author="Graham Forrester" w:date="2019-12-10T14:29:00Z">
        <w:r>
          <w:t>Surrogates are</w:t>
        </w:r>
      </w:ins>
      <w:ins w:id="56" w:author="Graham Forrester" w:date="2019-12-10T14:27:00Z">
        <w:r>
          <w:t xml:space="preserve"> simple indicators that provide an estimate of a target component of biodiversity, often referred </w:t>
        </w:r>
        <w:commentRangeStart w:id="57"/>
        <w:r>
          <w:t xml:space="preserve">to </w:t>
        </w:r>
        <w:commentRangeEnd w:id="57"/>
        <w:r>
          <w:rPr>
            <w:rStyle w:val="CommentReference"/>
          </w:rPr>
          <w:commentReference w:id="57"/>
        </w:r>
        <w:r>
          <w:t xml:space="preserve">more simply as a target </w:t>
        </w:r>
        <w:commentRangeStart w:id="5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58"/>
        <w:r>
          <w:rPr>
            <w:rStyle w:val="CommentReference"/>
          </w:rPr>
          <w:commentReference w:id="58"/>
        </w:r>
        <w:r>
          <w:t>.</w:t>
        </w:r>
      </w:ins>
    </w:p>
    <w:p w14:paraId="16F464A2" w14:textId="1B1D6EB9" w:rsidR="00A74D35" w:rsidRDefault="00A74D35" w:rsidP="00FB6DD0">
      <w:pPr>
        <w:rPr>
          <w:ins w:id="59" w:author="Graham Forrester" w:date="2019-12-10T14:26:00Z"/>
        </w:rPr>
      </w:pPr>
      <w:ins w:id="60" w:author="Graham Forrester" w:date="2019-12-10T14:58:00Z">
        <w:r>
          <w:t xml:space="preserve">Several types of </w:t>
        </w:r>
      </w:ins>
      <w:ins w:id="61" w:author="Graham Forrester" w:date="2019-12-10T15:03:00Z">
        <w:r>
          <w:t>bio</w:t>
        </w:r>
      </w:ins>
      <w:ins w:id="62" w:author="Graham Forrester" w:date="2019-12-10T15:04:00Z">
        <w:r>
          <w:t xml:space="preserve">logical and abiotic </w:t>
        </w:r>
      </w:ins>
      <w:ins w:id="63" w:author="Graham Forrester" w:date="2019-12-10T14:58:00Z">
        <w:r>
          <w:t>surrogate have been developed as indicators of species richness</w:t>
        </w:r>
      </w:ins>
      <w:ins w:id="64" w:author="Graham Forrester" w:date="2019-12-10T15:06:00Z">
        <w:r>
          <w:t xml:space="preserve"> targets</w:t>
        </w:r>
      </w:ins>
      <w:ins w:id="65" w:author="Graham Forrester" w:date="2019-12-10T14:58:00Z">
        <w:r>
          <w:t xml:space="preserve">. Biological surrogates </w:t>
        </w:r>
      </w:ins>
      <w:ins w:id="66" w:author="Graham Forrester" w:date="2019-12-10T15:04:00Z">
        <w:r>
          <w:t xml:space="preserve">can be </w:t>
        </w:r>
      </w:ins>
      <w:ins w:id="67" w:author="Graham Forrester" w:date="2019-12-10T15:23:00Z">
        <w:r w:rsidR="00FE2D2F">
          <w:t>classified</w:t>
        </w:r>
      </w:ins>
      <w:ins w:id="68" w:author="Graham Forrester" w:date="2019-12-10T15:05:00Z">
        <w:r>
          <w:t xml:space="preserve"> as </w:t>
        </w:r>
        <w:r>
          <w:lastRenderedPageBreak/>
          <w:t>“higher-taxa</w:t>
        </w:r>
      </w:ins>
      <w:ins w:id="69" w:author="Graham Forrester" w:date="2019-12-10T15:09:00Z">
        <w:r w:rsidR="00F31459">
          <w:t xml:space="preserve"> surrogates</w:t>
        </w:r>
      </w:ins>
      <w:ins w:id="70" w:author="Graham Forrester" w:date="2019-12-10T15:05:00Z">
        <w:r>
          <w:t xml:space="preserve">”, when </w:t>
        </w:r>
      </w:ins>
      <w:ins w:id="71" w:author="Graham Forrester" w:date="2019-12-10T15:15:00Z">
        <w:r w:rsidR="001C0F3A">
          <w:t>a</w:t>
        </w:r>
      </w:ins>
      <w:ins w:id="72" w:author="Graham Forrester" w:date="2019-12-10T15:05:00Z">
        <w:r>
          <w:t xml:space="preserve"> </w:t>
        </w:r>
        <w:proofErr w:type="spellStart"/>
        <w:r>
          <w:t>taxon</w:t>
        </w:r>
        <w:proofErr w:type="spellEnd"/>
        <w:r>
          <w:t xml:space="preserve"> </w:t>
        </w:r>
      </w:ins>
      <w:ins w:id="73" w:author="Graham Forrester" w:date="2019-12-10T15:15:00Z">
        <w:r w:rsidR="001C0F3A">
          <w:t>at a higher l</w:t>
        </w:r>
      </w:ins>
      <w:ins w:id="74" w:author="Graham Forrester" w:date="2019-12-10T15:16:00Z">
        <w:r w:rsidR="001C0F3A">
          <w:t xml:space="preserve">evel </w:t>
        </w:r>
      </w:ins>
      <w:ins w:id="75" w:author="Graham Forrester" w:date="2019-12-10T15:05:00Z">
        <w:r>
          <w:t xml:space="preserve">is used as a surrogate for </w:t>
        </w:r>
      </w:ins>
      <w:ins w:id="76" w:author="Graham Forrester" w:date="2019-12-10T15:06:00Z">
        <w:r>
          <w:t xml:space="preserve">the species richness of </w:t>
        </w:r>
      </w:ins>
      <w:ins w:id="77" w:author="Graham Forrester" w:date="2019-12-10T15:10:00Z">
        <w:r w:rsidR="00F31459">
          <w:t>taxa at lower taxonomic levels</w:t>
        </w:r>
      </w:ins>
      <w:ins w:id="78" w:author="Graham Forrester" w:date="2019-12-10T15:06:00Z">
        <w:r>
          <w:t>, “cross-taxa</w:t>
        </w:r>
      </w:ins>
      <w:ins w:id="79" w:author="Graham Forrester" w:date="2019-12-10T15:09:00Z">
        <w:r w:rsidR="00F31459">
          <w:t xml:space="preserve"> surrogates</w:t>
        </w:r>
      </w:ins>
      <w:ins w:id="80" w:author="Graham Forrester" w:date="2019-12-10T15:06:00Z">
        <w:r>
          <w:t xml:space="preserve">”, when </w:t>
        </w:r>
      </w:ins>
      <w:ins w:id="81" w:author="Graham Forrester" w:date="2019-12-10T15:08:00Z">
        <w:r>
          <w:t>species richness of one</w:t>
        </w:r>
      </w:ins>
      <w:ins w:id="82" w:author="Graham Forrester" w:date="2019-12-10T15:07:00Z">
        <w:r>
          <w:t xml:space="preserve"> taxon is used as a surrogate for </w:t>
        </w:r>
      </w:ins>
      <w:ins w:id="83" w:author="Graham Forrester" w:date="2019-12-10T15:08:00Z">
        <w:r>
          <w:t>species richness of another taxon at the same taxonomic level</w:t>
        </w:r>
      </w:ins>
      <w:ins w:id="84" w:author="Graham Forrester" w:date="2019-12-10T15:09:00Z">
        <w:r w:rsidR="00F31459">
          <w:t xml:space="preserve">, or “subset-taxa surrogates” </w:t>
        </w:r>
      </w:ins>
      <w:ins w:id="85" w:author="Graham Forrester" w:date="2019-12-10T15:15:00Z">
        <w:r w:rsidR="001C0F3A">
          <w:t xml:space="preserve">when one taxon </w:t>
        </w:r>
      </w:ins>
      <w:ins w:id="86" w:author="Graham Forrester" w:date="2019-12-10T15:16:00Z">
        <w:r w:rsidR="001C0F3A">
          <w:t xml:space="preserve">acts as a surrogate for a larger target group of which it is </w:t>
        </w:r>
      </w:ins>
      <w:ins w:id="87" w:author="Graham Forrester" w:date="2019-12-10T15:17:00Z">
        <w:r w:rsidR="001C0F3A">
          <w:t>a part {</w:t>
        </w:r>
        <w:proofErr w:type="spellStart"/>
        <w:r w:rsidR="001C0F3A">
          <w:t>Mellin</w:t>
        </w:r>
        <w:proofErr w:type="spellEnd"/>
        <w:r w:rsidR="001C0F3A">
          <w:t xml:space="preserve"> 2011}. </w:t>
        </w:r>
      </w:ins>
      <w:ins w:id="88" w:author="Graham Forrester" w:date="2019-12-10T15:18:00Z">
        <w:r w:rsidR="001C0F3A">
          <w:t xml:space="preserve">Abiotic surrogates </w:t>
        </w:r>
      </w:ins>
      <w:ins w:id="89" w:author="Graham Forrester" w:date="2019-12-10T15:19:00Z">
        <w:r w:rsidR="00FE2D2F">
          <w:t>include variables related to resource use (e.g. light, nutrients)</w:t>
        </w:r>
      </w:ins>
      <w:ins w:id="90" w:author="Graham Forrester" w:date="2019-12-10T15:20:00Z">
        <w:r w:rsidR="00FE2D2F">
          <w:t xml:space="preserve">, </w:t>
        </w:r>
      </w:ins>
      <w:ins w:id="91" w:author="Graham Forrester" w:date="2019-12-10T15:19:00Z">
        <w:r w:rsidR="00FE2D2F">
          <w:t xml:space="preserve">variables </w:t>
        </w:r>
      </w:ins>
      <w:ins w:id="92" w:author="Graham Forrester" w:date="2019-12-10T15:20:00Z">
        <w:r w:rsidR="00FE2D2F">
          <w:t xml:space="preserve">influencing physiological tolerances (e.g. </w:t>
        </w:r>
      </w:ins>
      <w:ins w:id="93" w:author="Graham Forrester" w:date="2019-12-10T15:21:00Z">
        <w:r w:rsidR="00FE2D2F">
          <w:t xml:space="preserve">temperature), and variables indirectly related to either of these (e.g. depth, latitude) </w:t>
        </w:r>
      </w:ins>
      <w:ins w:id="94" w:author="Graham Forrester" w:date="2019-12-10T15:22:00Z">
        <w:r w:rsidR="00FE2D2F">
          <w:t>{</w:t>
        </w:r>
        <w:proofErr w:type="spellStart"/>
        <w:r w:rsidR="00FE2D2F">
          <w:t>McAarthur</w:t>
        </w:r>
        <w:proofErr w:type="spellEnd"/>
        <w:r w:rsidR="00FE2D2F">
          <w:t xml:space="preserve"> 2010}.  </w:t>
        </w:r>
      </w:ins>
    </w:p>
    <w:p w14:paraId="1BBB1F82" w14:textId="69B1B3E5" w:rsidR="00A0565F" w:rsidRDefault="00FE2D2F" w:rsidP="00A0565F">
      <w:pPr>
        <w:rPr>
          <w:moveTo w:id="95" w:author="Graham Forrester" w:date="2019-12-10T15:26:00Z"/>
        </w:rPr>
      </w:pPr>
      <w:moveToRangeStart w:id="96" w:author="Graham Forrester" w:date="2019-12-10T15:23:00Z" w:name="move26883824"/>
      <w:moveTo w:id="97" w:author="Graham Forrester" w:date="2019-12-10T15:23:00Z">
        <w:r>
          <w:t xml:space="preserve">An effective surrogate has two essential features: first, it takes less time, money, and experience to measure than the target and second, it maintains a consistently strong correlation with the target over space and </w:t>
        </w:r>
        <w:commentRangeStart w:id="98"/>
        <w:commentRangeEnd w:id="98"/>
        <w:r>
          <w:rPr>
            <w:rStyle w:val="CommentReference"/>
          </w:rPr>
          <w:commentReference w:id="98"/>
        </w:r>
        <w:r>
          <w:t xml:space="preserve">time </w:t>
        </w:r>
        <w:commentRangeStart w:id="9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99"/>
        <w:r>
          <w:t>.</w:t>
        </w:r>
        <w:r>
          <w:rPr>
            <w:rStyle w:val="CommentReference"/>
          </w:rPr>
          <w:commentReference w:id="99"/>
        </w:r>
      </w:moveTo>
      <w:moveToRangeEnd w:id="96"/>
      <w:ins w:id="100" w:author="Graham Forrester" w:date="2019-12-10T15:26:00Z">
        <w:r w:rsidR="00A0565F">
          <w:t xml:space="preserve"> </w:t>
        </w:r>
      </w:ins>
      <w:moveToRangeStart w:id="101" w:author="Graham Forrester" w:date="2019-12-10T15:26:00Z" w:name="move26883981"/>
      <w:moveTo w:id="102" w:author="Graham Forrester" w:date="2019-12-10T15:26:00Z">
        <w:del w:id="103" w:author="Graham Forrester" w:date="2019-12-10T15:36:00Z">
          <w:r w:rsidR="00A0565F" w:rsidDel="003157A0">
            <w:delText xml:space="preserve">Most </w:delText>
          </w:r>
          <w:commentRangeStart w:id="104"/>
          <w:r w:rsidR="00A0565F" w:rsidDel="003157A0">
            <w:delText>surrogate</w:delText>
          </w:r>
          <w:commentRangeEnd w:id="104"/>
          <w:r w:rsidR="00A0565F" w:rsidDel="003157A0">
            <w:rPr>
              <w:rStyle w:val="CommentReference"/>
            </w:rPr>
            <w:commentReference w:id="104"/>
          </w:r>
        </w:del>
      </w:moveTo>
      <w:ins w:id="105" w:author="Graham Forrester" w:date="2019-12-10T15:36:00Z">
        <w:r w:rsidR="003157A0">
          <w:t>Several</w:t>
        </w:r>
      </w:ins>
      <w:moveTo w:id="106" w:author="Graham Forrester" w:date="2019-12-10T15:26:00Z">
        <w:r w:rsidR="00A0565F">
          <w:t xml:space="preserve"> studies </w:t>
        </w:r>
        <w:del w:id="107" w:author="Graham Forrester" w:date="2019-12-10T15:36:00Z">
          <w:r w:rsidR="00A0565F" w:rsidDel="003157A0">
            <w:delText xml:space="preserve">to date </w:delText>
          </w:r>
        </w:del>
        <w:r w:rsidR="00A0565F">
          <w:t xml:space="preserve">have </w:t>
        </w:r>
        <w:del w:id="108" w:author="Graham Forrester" w:date="2019-12-10T15:36:00Z">
          <w:r w:rsidR="00A0565F" w:rsidDel="003157A0">
            <w:delText>been concerned with</w:delText>
          </w:r>
        </w:del>
      </w:moveTo>
      <w:ins w:id="109" w:author="Graham Forrester" w:date="2019-12-10T15:36:00Z">
        <w:r w:rsidR="003157A0">
          <w:t>evaluated</w:t>
        </w:r>
      </w:ins>
      <w:moveTo w:id="110" w:author="Graham Forrester" w:date="2019-12-10T15:26:00Z">
        <w:r w:rsidR="00A0565F">
          <w:t xml:space="preserve"> </w:t>
        </w:r>
        <w:del w:id="111" w:author="Graham Forrester" w:date="2019-12-11T11:53:00Z">
          <w:r w:rsidR="00A0565F" w:rsidDel="00E53F7F">
            <w:delText>the</w:delText>
          </w:r>
        </w:del>
      </w:moveTo>
      <w:ins w:id="112" w:author="Graham Forrester" w:date="2019-12-11T11:53:00Z">
        <w:r w:rsidR="00E53F7F">
          <w:t>how effectively</w:t>
        </w:r>
      </w:ins>
      <w:moveTo w:id="113" w:author="Graham Forrester" w:date="2019-12-10T15:26:00Z">
        <w:r w:rsidR="00A0565F">
          <w:t xml:space="preserve"> </w:t>
        </w:r>
        <w:del w:id="114" w:author="Graham Forrester" w:date="2019-12-11T11:53:00Z">
          <w:r w:rsidR="00A0565F" w:rsidDel="00E53F7F">
            <w:delText xml:space="preserve">effectiveness of </w:delText>
          </w:r>
        </w:del>
        <w:r w:rsidR="00A0565F">
          <w:t xml:space="preserve">surrogates </w:t>
        </w:r>
        <w:del w:id="115" w:author="Graham Forrester" w:date="2019-12-10T15:38:00Z">
          <w:r w:rsidR="00A0565F" w:rsidDel="003157A0">
            <w:delText>across spatial scales</w:delText>
          </w:r>
        </w:del>
      </w:moveTo>
      <w:ins w:id="116" w:author="Graham Forrester" w:date="2019-12-11T11:53:00Z">
        <w:r w:rsidR="00E53F7F">
          <w:t xml:space="preserve">predict patterns of </w:t>
        </w:r>
      </w:ins>
      <w:ins w:id="117" w:author="Graham Forrester" w:date="2019-12-10T15:38:00Z">
        <w:r w:rsidR="003157A0">
          <w:t xml:space="preserve"> species richness across sites</w:t>
        </w:r>
      </w:ins>
      <w:moveTo w:id="118" w:author="Graham Forrester" w:date="2019-12-10T15:26:00Z">
        <w:r w:rsidR="00A0565F">
          <w:t xml:space="preserve"> </w:t>
        </w:r>
        <w:commentRangeStart w:id="119"/>
        <w:r w:rsidR="00A0565F">
          <w:fldChar w:fldCharType="begin" w:fldLock="1"/>
        </w:r>
        <w:r w:rsidR="00A0565F">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rsidR="00A0565F">
          <w:fldChar w:fldCharType="separate"/>
        </w:r>
        <w:r w:rsidR="00A0565F" w:rsidRPr="00C26A73">
          <w:rPr>
            <w:noProof/>
          </w:rPr>
          <w:t>(Anderson, Diebel, Blom, &amp; Landers, 2005; Darling et al., 2017; Eglington, Noble, &amp; Fuller, 2012; Smale, 2010)</w:t>
        </w:r>
        <w:r w:rsidR="00A0565F">
          <w:fldChar w:fldCharType="end"/>
        </w:r>
        <w:commentRangeEnd w:id="119"/>
        <w:r w:rsidR="00A0565F">
          <w:rPr>
            <w:rStyle w:val="CommentReference"/>
          </w:rPr>
          <w:commentReference w:id="119"/>
        </w:r>
        <w:r w:rsidR="00A0565F">
          <w:t xml:space="preserve">. The prevalence of studies </w:t>
        </w:r>
        <w:del w:id="120" w:author="Graham Forrester" w:date="2019-12-10T15:38:00Z">
          <w:r w:rsidR="00A0565F" w:rsidDel="003157A0">
            <w:delText>considering surrogates across spatial scales</w:delText>
          </w:r>
        </w:del>
      </w:moveTo>
      <w:ins w:id="121" w:author="Graham Forrester" w:date="2019-12-10T15:38:00Z">
        <w:r w:rsidR="003157A0">
          <w:t xml:space="preserve">analyzing the spatial </w:t>
        </w:r>
      </w:ins>
      <w:ins w:id="122" w:author="Graham Forrester" w:date="2019-12-10T15:39:00Z">
        <w:r w:rsidR="003157A0">
          <w:t>predi</w:t>
        </w:r>
      </w:ins>
      <w:ins w:id="123" w:author="Graham Forrester" w:date="2019-12-10T15:54:00Z">
        <w:r w:rsidR="00F10053">
          <w:t>c</w:t>
        </w:r>
      </w:ins>
      <w:ins w:id="124" w:author="Graham Forrester" w:date="2019-12-10T15:39:00Z">
        <w:r w:rsidR="003157A0">
          <w:t>tability of surrogates</w:t>
        </w:r>
      </w:ins>
      <w:moveTo w:id="125" w:author="Graham Forrester" w:date="2019-12-10T15:26:00Z">
        <w:r w:rsidR="00A0565F">
          <w:t xml:space="preserve"> may be due to the</w:t>
        </w:r>
      </w:moveTo>
      <w:ins w:id="126" w:author="Graham Forrester" w:date="2019-12-10T15:39:00Z">
        <w:r w:rsidR="003157A0">
          <w:t>ir</w:t>
        </w:r>
      </w:ins>
      <w:moveTo w:id="127" w:author="Graham Forrester" w:date="2019-12-10T15:26:00Z">
        <w:r w:rsidR="00A0565F">
          <w:t xml:space="preserve"> widespread use </w:t>
        </w:r>
        <w:del w:id="128" w:author="Graham Forrester" w:date="2019-12-10T15:39:00Z">
          <w:r w:rsidR="00A0565F" w:rsidDel="003157A0">
            <w:delText xml:space="preserve">of surrogates </w:delText>
          </w:r>
        </w:del>
        <w:r w:rsidR="00A0565F">
          <w:t xml:space="preserve">to identify priority conservation areas; this task requires an understanding of how the size and dispersion of the areas being conserved affects the relationship between the surrogate and </w:t>
        </w:r>
        <w:commentRangeStart w:id="129"/>
        <w:commentRangeEnd w:id="129"/>
        <w:r w:rsidR="00A0565F">
          <w:rPr>
            <w:rStyle w:val="CommentReference"/>
          </w:rPr>
          <w:commentReference w:id="129"/>
        </w:r>
      </w:moveTo>
      <w:ins w:id="130" w:author="Graham Forrester" w:date="2019-12-10T15:37:00Z">
        <w:r w:rsidR="003157A0">
          <w:t xml:space="preserve">the </w:t>
        </w:r>
      </w:ins>
      <w:moveTo w:id="131" w:author="Graham Forrester" w:date="2019-12-10T15:26:00Z">
        <w:r w:rsidR="00A0565F">
          <w:t xml:space="preserve">target </w:t>
        </w:r>
        <w:commentRangeStart w:id="132"/>
        <w:r w:rsidR="00A0565F">
          <w:fldChar w:fldCharType="begin" w:fldLock="1"/>
        </w:r>
        <w:r w:rsidR="00A0565F">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rsidR="00A0565F">
          <w:fldChar w:fldCharType="separate"/>
        </w:r>
        <w:r w:rsidR="00A0565F" w:rsidRPr="004C5F85">
          <w:rPr>
            <w:noProof/>
          </w:rPr>
          <w:t>(Margules, Pressey, &amp; Williams, 2002; Padoa-Schioppa, Baietto, Massa, &amp; Bottoni, 2006; T. J. Ward, Vanderklift, Nicholls, &amp; Kenchington, 1999)</w:t>
        </w:r>
        <w:r w:rsidR="00A0565F">
          <w:fldChar w:fldCharType="end"/>
        </w:r>
        <w:commentRangeEnd w:id="132"/>
        <w:r w:rsidR="00A0565F">
          <w:rPr>
            <w:rStyle w:val="CommentReference"/>
          </w:rPr>
          <w:commentReference w:id="132"/>
        </w:r>
        <w:r w:rsidR="00A0565F">
          <w:t xml:space="preserve">. </w:t>
        </w:r>
        <w:commentRangeStart w:id="133"/>
        <w:r w:rsidR="00A0565F">
          <w:t xml:space="preserve">However, few studies have explicitly investigated surrogate effectiveness </w:t>
        </w:r>
        <w:del w:id="134" w:author="Graham Forrester" w:date="2019-12-10T15:39:00Z">
          <w:r w:rsidR="00A0565F" w:rsidDel="003157A0">
            <w:delText>across temporal scales</w:delText>
          </w:r>
        </w:del>
      </w:moveTo>
      <w:ins w:id="135" w:author="Graham Forrester" w:date="2019-12-10T15:39:00Z">
        <w:r w:rsidR="003157A0">
          <w:t>over time</w:t>
        </w:r>
      </w:ins>
      <w:moveTo w:id="136" w:author="Graham Forrester" w:date="2019-12-10T15:26:00Z">
        <w:r w:rsidR="00A0565F">
          <w:t xml:space="preserve">, and those that have are typically quite short </w:t>
        </w:r>
        <w:commentRangeStart w:id="137"/>
        <w:r w:rsidR="00A0565F">
          <w:fldChar w:fldCharType="begin" w:fldLock="1"/>
        </w:r>
        <w:r w:rsidR="00A0565F">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rsidR="00A0565F">
          <w:fldChar w:fldCharType="separate"/>
        </w:r>
        <w:r w:rsidR="00A0565F" w:rsidRPr="00EF0E81">
          <w:rPr>
            <w:noProof/>
          </w:rPr>
          <w:t>(e.g., 13 months and 1 year; Magierowski &amp; Johnson, 2006; Rubal, Veiga, Vieira, &amp; Sousa-Pinto, 2011)</w:t>
        </w:r>
        <w:r w:rsidR="00A0565F">
          <w:fldChar w:fldCharType="end"/>
        </w:r>
        <w:commentRangeEnd w:id="137"/>
        <w:r w:rsidR="00A0565F">
          <w:rPr>
            <w:rStyle w:val="CommentReference"/>
          </w:rPr>
          <w:commentReference w:id="137"/>
        </w:r>
        <w:r w:rsidR="00A0565F">
          <w:t xml:space="preserve">. Although </w:t>
        </w:r>
        <w:r w:rsidR="00A0565F">
          <w:lastRenderedPageBreak/>
          <w:t xml:space="preserve">not well-studied, several authors have argued that an effective surrogate must maintain a stable relationship with the target over time, in other words any environmental </w:t>
        </w:r>
        <w:commentRangeStart w:id="138"/>
        <w:r w:rsidR="00A0565F">
          <w:t>changes</w:t>
        </w:r>
        <w:commentRangeEnd w:id="138"/>
        <w:r w:rsidR="00A0565F">
          <w:rPr>
            <w:rStyle w:val="CommentReference"/>
          </w:rPr>
          <w:commentReference w:id="138"/>
        </w:r>
        <w:r w:rsidR="00A0565F">
          <w:t xml:space="preserve"> that influence the target must have a qualitatively similar influence on the surrogate </w:t>
        </w:r>
        <w:commentRangeEnd w:id="133"/>
        <w:r w:rsidR="00A0565F">
          <w:rPr>
            <w:rStyle w:val="CommentReference"/>
          </w:rPr>
          <w:commentReference w:id="133"/>
        </w:r>
        <w:commentRangeStart w:id="139"/>
        <w:r w:rsidR="00A0565F">
          <w:fldChar w:fldCharType="begin" w:fldLock="1"/>
        </w:r>
        <w:r w:rsidR="00A0565F">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rsidR="00A0565F">
          <w:fldChar w:fldCharType="separate"/>
        </w:r>
        <w:r w:rsidR="00A0565F" w:rsidRPr="00E31DE6">
          <w:rPr>
            <w:noProof/>
          </w:rPr>
          <w:t>(Bevilacqua, Mistri, Terlizzi, &amp; Munari, 2018; Lewandowski, Noss, &amp; Parsons, 2010; Mellin et al., 2011)</w:t>
        </w:r>
        <w:r w:rsidR="00A0565F">
          <w:fldChar w:fldCharType="end"/>
        </w:r>
        <w:commentRangeEnd w:id="139"/>
        <w:r w:rsidR="00A0565F">
          <w:rPr>
            <w:rStyle w:val="CommentReference"/>
          </w:rPr>
          <w:commentReference w:id="139"/>
        </w:r>
        <w:r w:rsidR="00A0565F">
          <w:t xml:space="preserve">. </w:t>
        </w:r>
        <w:del w:id="140" w:author="Graham Forrester" w:date="2019-12-10T16:25:00Z">
          <w:r w:rsidR="00A0565F" w:rsidDel="00B451A0">
            <w:delText>The need for more studies that investigate the effectiveness of surrogates over time is evident.</w:delText>
          </w:r>
        </w:del>
      </w:moveTo>
    </w:p>
    <w:moveToRangeEnd w:id="101"/>
    <w:p w14:paraId="734CE8E4" w14:textId="7A41B611" w:rsidR="002657C8" w:rsidDel="00FB6DD0" w:rsidRDefault="00B25C9B">
      <w:pPr>
        <w:rPr>
          <w:del w:id="141" w:author="Graham Forrester" w:date="2019-12-10T14:29:00Z"/>
        </w:rPr>
      </w:pPr>
      <w:commentRangeStart w:id="142"/>
      <w:ins w:id="143" w:author="Graham Forrester" w:date="2019-12-10T16:00:00Z">
        <w:r>
          <w:t xml:space="preserve">Our main aim </w:t>
        </w:r>
        <w:commentRangeEnd w:id="142"/>
        <w:r>
          <w:rPr>
            <w:rStyle w:val="CommentReference"/>
          </w:rPr>
          <w:commentReference w:id="142"/>
        </w:r>
        <w:r>
          <w:t xml:space="preserve">was </w:t>
        </w:r>
      </w:ins>
      <w:ins w:id="144" w:author="Graham Forrester" w:date="2019-12-10T16:01:00Z">
        <w:r>
          <w:t xml:space="preserve">thus </w:t>
        </w:r>
      </w:ins>
      <w:ins w:id="145" w:author="Graham Forrester" w:date="2019-12-10T16:00:00Z">
        <w:r>
          <w:t xml:space="preserve">to </w:t>
        </w:r>
      </w:ins>
      <w:ins w:id="146" w:author="Graham Forrester" w:date="2019-12-10T16:07:00Z">
        <w:r w:rsidR="00032E80">
          <w:t>study</w:t>
        </w:r>
      </w:ins>
      <w:ins w:id="147" w:author="Graham Forrester" w:date="2019-12-10T16:00:00Z">
        <w:r>
          <w:t xml:space="preserve"> how surrogate-target relationships vary </w:t>
        </w:r>
      </w:ins>
      <w:ins w:id="148" w:author="Graham Forrester" w:date="2019-12-10T16:05:00Z">
        <w:r w:rsidR="00032E80">
          <w:t xml:space="preserve">in space and time, </w:t>
        </w:r>
      </w:ins>
      <w:ins w:id="149" w:author="Graham Forrester" w:date="2019-12-10T16:06:00Z">
        <w:r w:rsidR="00032E80">
          <w:t xml:space="preserve">with a </w:t>
        </w:r>
        <w:proofErr w:type="gramStart"/>
        <w:r w:rsidR="00032E80">
          <w:t>particular emphasis</w:t>
        </w:r>
        <w:proofErr w:type="gramEnd"/>
        <w:r w:rsidR="00032E80">
          <w:t xml:space="preserve"> on </w:t>
        </w:r>
      </w:ins>
      <w:ins w:id="150" w:author="Graham Forrester" w:date="2019-12-11T11:54:00Z">
        <w:r w:rsidR="00E53F7F">
          <w:t>multi-deca</w:t>
        </w:r>
      </w:ins>
      <w:ins w:id="151" w:author="Graham Forrester" w:date="2019-12-11T11:56:00Z">
        <w:r w:rsidR="00093B23">
          <w:t>d</w:t>
        </w:r>
      </w:ins>
      <w:ins w:id="152" w:author="Graham Forrester" w:date="2019-12-11T11:55:00Z">
        <w:r w:rsidR="00E53F7F">
          <w:t>al</w:t>
        </w:r>
      </w:ins>
      <w:ins w:id="153" w:author="Graham Forrester" w:date="2019-12-10T16:06:00Z">
        <w:r w:rsidR="00032E80">
          <w:t xml:space="preserve"> temporal changes</w:t>
        </w:r>
      </w:ins>
      <w:ins w:id="154" w:author="Graham Forrester" w:date="2019-12-10T16:02:00Z">
        <w:r>
          <w:t>. We used coral reefs as a study system becaus</w:t>
        </w:r>
      </w:ins>
      <w:ins w:id="155" w:author="Graham Forrester" w:date="2019-12-10T16:03:00Z">
        <w:r w:rsidR="008B6706">
          <w:t xml:space="preserve">e they </w:t>
        </w:r>
      </w:ins>
      <w:ins w:id="156" w:author="Graham Forrester" w:date="2019-12-10T16:06:00Z">
        <w:r w:rsidR="00032E80">
          <w:t>s</w:t>
        </w:r>
      </w:ins>
      <w:moveToRangeStart w:id="157" w:author="Graham Forrester" w:date="2019-12-10T14:23:00Z" w:name="move26880254"/>
      <w:commentRangeStart w:id="158"/>
      <w:commentRangeStart w:id="159"/>
      <w:moveTo w:id="160" w:author="Graham Forrester" w:date="2019-12-10T14:23:00Z">
        <w:del w:id="161" w:author="Graham Forrester" w:date="2019-12-10T14:29:00Z">
          <w:r w:rsidR="002657C8" w:rsidDel="00FB6DD0">
            <w:delText>Surrogates</w:delText>
          </w:r>
          <w:commentRangeEnd w:id="158"/>
          <w:r w:rsidR="002657C8" w:rsidDel="00FB6DD0">
            <w:rPr>
              <w:rStyle w:val="CommentReference"/>
            </w:rPr>
            <w:commentReference w:id="158"/>
          </w:r>
          <w:commentRangeEnd w:id="159"/>
          <w:r w:rsidR="002657C8" w:rsidDel="00FB6DD0">
            <w:rPr>
              <w:rStyle w:val="CommentReference"/>
            </w:rPr>
            <w:commentReference w:id="159"/>
          </w:r>
          <w:r w:rsidR="002657C8" w:rsidDel="00FB6DD0">
            <w:delText xml:space="preserve"> </w:delText>
          </w:r>
          <w:commentRangeStart w:id="162"/>
          <w:r w:rsidR="002657C8" w:rsidDel="00FB6DD0">
            <w:delText xml:space="preserve">are used because a complete inventory of species present in an area is unattainable in many ecosystems, particularly in high diversity systems like coral reefs. </w:delText>
          </w:r>
        </w:del>
        <w:del w:id="163" w:author="Graham Forrester" w:date="2019-12-10T14:26:00Z">
          <w:r w:rsidR="002657C8" w:rsidDel="00FB6DD0">
            <w:delText xml:space="preserve">Even for taxonomic groups that can be completely inventoried in principle, monitoring strategies that could detect all species in a given habitat are often prohibitively expensive and time-consuming </w:delText>
          </w:r>
          <w:commentRangeStart w:id="164"/>
          <w:r w:rsidR="002657C8" w:rsidDel="00FB6DD0">
            <w:fldChar w:fldCharType="begin" w:fldLock="1"/>
          </w:r>
          <w:r w:rsidR="002657C8" w:rsidRPr="008B6706" w:rsidDel="00FB6DD0">
            <w:del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delInstrText>
          </w:r>
          <w:r w:rsidR="002657C8" w:rsidDel="00FB6DD0">
            <w:fldChar w:fldCharType="separate"/>
          </w:r>
          <w:r w:rsidR="002657C8" w:rsidRPr="008D6764" w:rsidDel="00FB6DD0">
            <w:rPr>
              <w:noProof/>
            </w:rPr>
            <w:delText>(Kati et al., 2004)</w:delText>
          </w:r>
          <w:r w:rsidR="002657C8" w:rsidDel="00FB6DD0">
            <w:fldChar w:fldCharType="end"/>
          </w:r>
          <w:commentRangeEnd w:id="164"/>
          <w:r w:rsidR="002657C8" w:rsidDel="00FB6DD0">
            <w:rPr>
              <w:rStyle w:val="CommentReference"/>
            </w:rPr>
            <w:commentReference w:id="164"/>
          </w:r>
          <w:r w:rsidR="002657C8" w:rsidDel="00FB6DD0">
            <w:delText xml:space="preserve">. Monitoring species richness requires substantial </w:delText>
          </w:r>
          <w:commentRangeEnd w:id="162"/>
          <w:r w:rsidR="002657C8" w:rsidDel="00FB6DD0">
            <w:rPr>
              <w:rStyle w:val="CommentReference"/>
            </w:rPr>
            <w:commentReference w:id="162"/>
          </w:r>
          <w:r w:rsidR="002657C8" w:rsidDel="00FB6DD0">
            <w:delText xml:space="preserve">taxonomic expertise </w:delText>
          </w:r>
          <w:commentRangeStart w:id="165"/>
          <w:r w:rsidR="002657C8" w:rsidDel="00FB6DD0">
            <w:fldChar w:fldCharType="begin" w:fldLock="1"/>
          </w:r>
          <w:r w:rsidR="002657C8" w:rsidDel="00FB6DD0">
            <w:del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delInstrText>
          </w:r>
          <w:r w:rsidR="002657C8" w:rsidDel="00FB6DD0">
            <w:fldChar w:fldCharType="separate"/>
          </w:r>
          <w:r w:rsidR="002657C8" w:rsidRPr="00484C29" w:rsidDel="00FB6DD0">
            <w:rPr>
              <w:noProof/>
            </w:rPr>
            <w:delText>(Derraik et al., 2002; Hirst, 2008; Sebek et al., 2012)</w:delText>
          </w:r>
          <w:r w:rsidR="002657C8" w:rsidDel="00FB6DD0">
            <w:fldChar w:fldCharType="end"/>
          </w:r>
          <w:commentRangeEnd w:id="165"/>
          <w:r w:rsidR="002657C8" w:rsidDel="00FB6DD0">
            <w:rPr>
              <w:rStyle w:val="CommentReference"/>
            </w:rPr>
            <w:commentReference w:id="165"/>
          </w:r>
          <w:r w:rsidR="002657C8" w:rsidDel="00FB6DD0">
            <w:delText>.</w:delText>
          </w:r>
        </w:del>
      </w:moveTo>
      <w:moveToRangeEnd w:id="157"/>
    </w:p>
    <w:p w14:paraId="0842E37A" w14:textId="45F2A030" w:rsidR="008B6706" w:rsidRDefault="00A679EA">
      <w:pPr>
        <w:rPr>
          <w:ins w:id="166" w:author="Graham Forrester" w:date="2019-12-11T11:56:00Z"/>
        </w:rPr>
      </w:pPr>
      <w:bookmarkStart w:id="167" w:name="_q2hepsd6fli" w:colFirst="0" w:colLast="0"/>
      <w:bookmarkEnd w:id="167"/>
      <w:commentRangeStart w:id="168"/>
      <w:del w:id="169" w:author="Graham Forrester" w:date="2019-12-10T16:03:00Z">
        <w:r w:rsidDel="008B6706">
          <w:delText>Coral</w:delText>
        </w:r>
        <w:commentRangeEnd w:id="168"/>
        <w:r w:rsidDel="008B6706">
          <w:rPr>
            <w:rStyle w:val="CommentReference"/>
          </w:rPr>
          <w:commentReference w:id="168"/>
        </w:r>
        <w:r w:rsidDel="008B6706">
          <w:delText xml:space="preserve"> reefs </w:delText>
        </w:r>
        <w:r w:rsidR="00BF35E9" w:rsidDel="008B6706">
          <w:delText>s</w:delText>
        </w:r>
      </w:del>
      <w:r w:rsidR="00BF35E9">
        <w:t>upport high biodiversity and</w:t>
      </w:r>
      <w:r>
        <w:t xml:space="preserve"> are </w:t>
      </w:r>
      <w:ins w:id="170" w:author="Graham Forrester" w:date="2019-12-10T16:07:00Z">
        <w:r w:rsidR="00032E80">
          <w:t xml:space="preserve">have been strongly affected </w:t>
        </w:r>
      </w:ins>
      <w:r>
        <w:t xml:space="preserve">globally </w:t>
      </w:r>
      <w:ins w:id="171" w:author="Graham Forrester" w:date="2019-12-10T16:08:00Z">
        <w:r w:rsidR="00032E80">
          <w:t xml:space="preserve">over the past several decades </w:t>
        </w:r>
      </w:ins>
      <w:del w:id="172" w:author="Graham Forrester" w:date="2019-12-10T16:08:00Z">
        <w:r w:rsidDel="00032E80">
          <w:delText xml:space="preserve">threatened </w:delText>
        </w:r>
      </w:del>
      <w:r w:rsidR="00BF35E9">
        <w:t>by</w:t>
      </w:r>
      <w:r>
        <w:t xml:space="preserve"> </w:t>
      </w:r>
      <w:commentRangeStart w:id="173"/>
      <w:del w:id="174" w:author="Graham Forrester" w:date="2019-12-10T14:20:00Z">
        <w:r w:rsidDel="00367168">
          <w:delText xml:space="preserve">environmental </w:delText>
        </w:r>
      </w:del>
      <w:commentRangeEnd w:id="173"/>
      <w:ins w:id="175" w:author="Graham Forrester" w:date="2019-12-10T14:20:00Z">
        <w:r w:rsidR="00367168">
          <w:t xml:space="preserve">natural </w:t>
        </w:r>
      </w:ins>
      <w:r w:rsidR="00A85B62">
        <w:rPr>
          <w:rStyle w:val="CommentReference"/>
        </w:rPr>
        <w:commentReference w:id="173"/>
      </w:r>
      <w:r>
        <w:t xml:space="preserve">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76"/>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76"/>
      <w:r w:rsidR="00CD5F38">
        <w:rPr>
          <w:rStyle w:val="CommentReference"/>
        </w:rPr>
        <w:commentReference w:id="176"/>
      </w:r>
      <w:r>
        <w:t xml:space="preserve">. </w:t>
      </w:r>
    </w:p>
    <w:p w14:paraId="26DC28A9" w14:textId="41D0D99F" w:rsidR="004D4A2E" w:rsidRDefault="00D91671" w:rsidP="004D4A2E">
      <w:pPr>
        <w:rPr>
          <w:ins w:id="177" w:author="Graham Forrester" w:date="2019-12-11T12:06:00Z"/>
        </w:rPr>
      </w:pPr>
      <w:ins w:id="178" w:author="Graham Forrester" w:date="2019-12-11T11:58:00Z">
        <w:r>
          <w:t xml:space="preserve">As is true for most ecosystems, the monitoring of species richness on coral reefs has been biased towards </w:t>
        </w:r>
      </w:ins>
      <w:ins w:id="179" w:author="Graham Forrester" w:date="2019-12-11T12:05:00Z">
        <w:r w:rsidR="004D4A2E">
          <w:t>a few taxonomic</w:t>
        </w:r>
      </w:ins>
      <w:ins w:id="180" w:author="Graham Forrester" w:date="2019-12-11T11:58:00Z">
        <w:r>
          <w:t xml:space="preserve"> group</w:t>
        </w:r>
      </w:ins>
      <w:ins w:id="181" w:author="Graham Forrester" w:date="2019-12-11T12:05:00Z">
        <w:r w:rsidR="004D4A2E">
          <w:t>s. F</w:t>
        </w:r>
      </w:ins>
      <w:ins w:id="182" w:author="Graham Forrester" w:date="2019-12-11T11:59:00Z">
        <w:r>
          <w:t>ishes and hard corals (Scleractinia)</w:t>
        </w:r>
      </w:ins>
      <w:ins w:id="183" w:author="Graham Forrester" w:date="2019-12-11T12:05:00Z">
        <w:r w:rsidR="004D4A2E">
          <w:t xml:space="preserve"> dominate assessments of biodiver</w:t>
        </w:r>
      </w:ins>
      <w:ins w:id="184" w:author="Graham Forrester" w:date="2019-12-11T12:06:00Z">
        <w:r w:rsidR="004D4A2E">
          <w:t>sity on coral reefs</w:t>
        </w:r>
      </w:ins>
      <w:ins w:id="185" w:author="Graham Forrester" w:date="2019-12-11T12:34:00Z">
        <w:r w:rsidR="00BF4B5F">
          <w:t>, which is</w:t>
        </w:r>
      </w:ins>
      <w:del w:id="186" w:author="Graham Forrester" w:date="2019-12-11T11:59:00Z">
        <w:r w:rsidR="00A679EA" w:rsidDel="00D91671">
          <w:delText>Reef fishes and hard corals</w:delText>
        </w:r>
      </w:del>
      <w:ins w:id="187" w:author="Graham Forrester" w:date="2019-12-11T11:59:00Z">
        <w:r>
          <w:t xml:space="preserve"> understandable because these groups </w:t>
        </w:r>
      </w:ins>
      <w:del w:id="188" w:author="Graham Forrester" w:date="2019-12-11T11:59:00Z">
        <w:r w:rsidR="00A679EA" w:rsidDel="00D91671">
          <w:delText xml:space="preserve"> (Scleractinia) </w:delText>
        </w:r>
      </w:del>
      <w:r w:rsidR="00A679EA">
        <w:t xml:space="preserve">are </w:t>
      </w:r>
      <w:ins w:id="189" w:author="Graham Forrester" w:date="2019-12-11T12:00:00Z">
        <w:r>
          <w:t xml:space="preserve">of functional importance </w:t>
        </w:r>
      </w:ins>
      <w:del w:id="190" w:author="Graham Forrester" w:date="2019-12-11T12:00:00Z">
        <w:r w:rsidR="00001C24" w:rsidDel="00D91671">
          <w:delText>important taxa in coral reef ecosystems because they</w:delText>
        </w:r>
        <w:r w:rsidR="00A679EA" w:rsidDel="00D91671">
          <w:delText xml:space="preserve"> </w:delText>
        </w:r>
        <w:r w:rsidR="00001C24" w:rsidDel="00D91671">
          <w:delText xml:space="preserve">help </w:delText>
        </w:r>
        <w:r w:rsidR="00A679EA" w:rsidDel="00D91671">
          <w:delText xml:space="preserve">establish and maintain biodiversity </w:delText>
        </w:r>
        <w:r w:rsidR="00001C24" w:rsidDel="00D91671">
          <w:delText xml:space="preserve">and </w:delText>
        </w:r>
        <w:r w:rsidR="00A679EA" w:rsidDel="00D91671">
          <w:delText>fil</w:delText>
        </w:r>
        <w:r w:rsidR="00001C24" w:rsidDel="00D91671">
          <w:delText>l</w:delText>
        </w:r>
        <w:r w:rsidR="00A679EA" w:rsidDel="00D91671">
          <w:delText xml:space="preserve"> multiple functional roles</w:delText>
        </w:r>
      </w:del>
      <w:ins w:id="191" w:author="Graham Forrester" w:date="2019-12-11T12:00:00Z">
        <w:r>
          <w:t>ecol</w:t>
        </w:r>
      </w:ins>
      <w:ins w:id="192" w:author="Graham Forrester" w:date="2019-12-11T12:01:00Z">
        <w:r>
          <w:t>ogically</w:t>
        </w:r>
      </w:ins>
      <w:r w:rsidR="00A679EA">
        <w:t xml:space="preserve"> </w:t>
      </w:r>
      <w:commentRangeStart w:id="193"/>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193"/>
      <w:r w:rsidR="00460D4B">
        <w:rPr>
          <w:rStyle w:val="CommentReference"/>
        </w:rPr>
        <w:commentReference w:id="193"/>
      </w:r>
      <w:ins w:id="194" w:author="Graham Forrester" w:date="2019-12-11T12:01:00Z">
        <w:r>
          <w:t xml:space="preserve"> and</w:t>
        </w:r>
      </w:ins>
      <w:del w:id="195" w:author="Graham Forrester" w:date="2019-12-11T12:01:00Z">
        <w:r w:rsidR="00A679EA" w:rsidDel="00D91671">
          <w:delText>. They are also</w:delText>
        </w:r>
      </w:del>
      <w:del w:id="196" w:author="Graham Forrester" w:date="2019-12-11T12:35:00Z">
        <w:r w:rsidR="00A679EA" w:rsidDel="00BF4B5F">
          <w:delText xml:space="preserve"> </w:delText>
        </w:r>
      </w:del>
      <w:ins w:id="197" w:author="Graham Forrester" w:date="2019-12-11T12:06:00Z">
        <w:r w:rsidR="004D4A2E">
          <w:t xml:space="preserve"> </w:t>
        </w:r>
      </w:ins>
      <w:r w:rsidR="00A679EA">
        <w:t>economic</w:t>
      </w:r>
      <w:ins w:id="198" w:author="Graham Forrester" w:date="2019-12-11T12:35:00Z">
        <w:r w:rsidR="00BF4B5F">
          <w:t>ally</w:t>
        </w:r>
      </w:ins>
      <w:del w:id="199" w:author="Graham Forrester" w:date="2019-12-11T12:01:00Z">
        <w:r w:rsidR="00A679EA" w:rsidDel="00D91671">
          <w:delText>ally</w:delText>
        </w:r>
      </w:del>
      <w:r w:rsidR="00A679EA">
        <w:t xml:space="preserve"> </w:t>
      </w:r>
      <w:del w:id="200" w:author="Graham Forrester" w:date="2019-12-11T12:01:00Z">
        <w:r w:rsidR="00A679EA" w:rsidDel="00D91671">
          <w:delText>valuable because they attract tourists and fish serve as a valuable food source</w:delText>
        </w:r>
      </w:del>
      <w:ins w:id="201" w:author="Graham Forrester" w:date="2019-12-11T12:01:00Z">
        <w:r>
          <w:t>importan</w:t>
        </w:r>
      </w:ins>
      <w:ins w:id="202" w:author="Graham Forrester" w:date="2019-12-11T12:35:00Z">
        <w:r w:rsidR="00BF4B5F">
          <w:t>t</w:t>
        </w:r>
      </w:ins>
      <w:ins w:id="203" w:author="Graham Forrester" w:date="2019-12-11T12:01:00Z">
        <w:r>
          <w:t xml:space="preserve"> to humans</w:t>
        </w:r>
      </w:ins>
      <w:r w:rsidR="00A679EA">
        <w:t xml:space="preserve"> </w:t>
      </w:r>
      <w:commentRangeStart w:id="204"/>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04"/>
      <w:r w:rsidR="00460D4B">
        <w:rPr>
          <w:rStyle w:val="CommentReference"/>
        </w:rPr>
        <w:commentReference w:id="204"/>
      </w:r>
      <w:r w:rsidR="00A679EA">
        <w:t xml:space="preserve">. Concerns regarding </w:t>
      </w:r>
      <w:del w:id="205" w:author="Graham Forrester" w:date="2019-12-11T12:02:00Z">
        <w:r w:rsidR="00A679EA" w:rsidDel="004D4A2E">
          <w:delText xml:space="preserve">the </w:delText>
        </w:r>
      </w:del>
      <w:commentRangeStart w:id="206"/>
      <w:r w:rsidR="00A679EA">
        <w:t>declines</w:t>
      </w:r>
      <w:commentRangeEnd w:id="206"/>
      <w:r w:rsidR="00226D8D">
        <w:rPr>
          <w:rStyle w:val="CommentReference"/>
        </w:rPr>
        <w:commentReference w:id="206"/>
      </w:r>
      <w:r w:rsidR="00A679EA">
        <w:t xml:space="preserve"> </w:t>
      </w:r>
      <w:del w:id="207" w:author="Graham Forrester" w:date="2019-12-11T12:02:00Z">
        <w:r w:rsidR="00A679EA" w:rsidDel="004D4A2E">
          <w:delText xml:space="preserve">of </w:delText>
        </w:r>
      </w:del>
      <w:ins w:id="208" w:author="Graham Forrester" w:date="2019-12-11T12:02:00Z">
        <w:r w:rsidR="004D4A2E">
          <w:t>in th</w:t>
        </w:r>
      </w:ins>
      <w:ins w:id="209" w:author="Graham Forrester" w:date="2019-12-11T12:03:00Z">
        <w:r w:rsidR="004D4A2E">
          <w:t>e total abundance of</w:t>
        </w:r>
      </w:ins>
      <w:ins w:id="210" w:author="Graham Forrester" w:date="2019-12-11T12:02:00Z">
        <w:r w:rsidR="004D4A2E">
          <w:t xml:space="preserve"> </w:t>
        </w:r>
      </w:ins>
      <w:r w:rsidR="00A679EA">
        <w:t>corals and fish</w:t>
      </w:r>
      <w:ins w:id="211" w:author="Graham Forrester" w:date="2019-12-11T12:03:00Z">
        <w:r w:rsidR="004D4A2E">
          <w:t xml:space="preserve"> </w:t>
        </w:r>
      </w:ins>
      <w:del w:id="212" w:author="Graham Forrester" w:date="2019-12-11T12:03:00Z">
        <w:r w:rsidR="004D5430" w:rsidDel="004D4A2E">
          <w:delText>,</w:delText>
        </w:r>
        <w:r w:rsidR="00A679EA" w:rsidDel="004D4A2E">
          <w:delText xml:space="preserve"> given their ecological and economic values</w:delText>
        </w:r>
        <w:r w:rsidR="004D5430" w:rsidDel="004D4A2E">
          <w:delText>,</w:delText>
        </w:r>
        <w:r w:rsidR="00A679EA" w:rsidDel="004D4A2E">
          <w:delText xml:space="preserve"> </w:delText>
        </w:r>
      </w:del>
      <w:ins w:id="213" w:author="Graham Forrester" w:date="2019-12-11T12:03:00Z">
        <w:r w:rsidR="004D4A2E">
          <w:t xml:space="preserve">have </w:t>
        </w:r>
      </w:ins>
      <w:r w:rsidR="00A679EA">
        <w:t>motivate</w:t>
      </w:r>
      <w:ins w:id="214" w:author="Graham Forrester" w:date="2019-12-11T12:03:00Z">
        <w:r w:rsidR="004D4A2E">
          <w:t xml:space="preserve">d </w:t>
        </w:r>
      </w:ins>
      <w:del w:id="215" w:author="Graham Forrester" w:date="2019-12-11T12:03:00Z">
        <w:r w:rsidR="00A679EA" w:rsidDel="004D4A2E">
          <w:delText xml:space="preserve"> many </w:delText>
        </w:r>
      </w:del>
      <w:r w:rsidR="00703A7A">
        <w:t>research</w:t>
      </w:r>
      <w:r w:rsidR="00A679EA">
        <w:t xml:space="preserve"> </w:t>
      </w:r>
      <w:del w:id="216" w:author="Graham Forrester" w:date="2019-12-11T12:04:00Z">
        <w:r w:rsidR="00A679EA" w:rsidDel="004D4A2E">
          <w:delText>programs to estimate</w:delText>
        </w:r>
      </w:del>
      <w:ins w:id="217" w:author="Graham Forrester" w:date="2019-12-11T12:04:00Z">
        <w:r w:rsidR="004D4A2E">
          <w:t>documenting</w:t>
        </w:r>
      </w:ins>
      <w:r w:rsidR="00A679EA">
        <w:t xml:space="preserve"> </w:t>
      </w:r>
      <w:r w:rsidR="00DE59B9">
        <w:t xml:space="preserve">the species </w:t>
      </w:r>
      <w:r w:rsidR="00A679EA">
        <w:t>richness of these groups</w:t>
      </w:r>
      <w:r w:rsidR="00BF35E9">
        <w:t xml:space="preserve"> </w:t>
      </w:r>
      <w:r w:rsidR="004D5430">
        <w:t>in order to better</w:t>
      </w:r>
      <w:r w:rsidR="00BF35E9">
        <w:t xml:space="preserve"> understand causes of decline</w:t>
      </w:r>
      <w:r w:rsidR="00697406">
        <w:t xml:space="preserve"> </w:t>
      </w:r>
      <w:commentRangeStart w:id="218"/>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18"/>
      <w:r w:rsidR="00697406">
        <w:rPr>
          <w:rStyle w:val="CommentReference"/>
        </w:rPr>
        <w:commentReference w:id="218"/>
      </w:r>
      <w:r w:rsidR="00A679EA">
        <w:t>.</w:t>
      </w:r>
      <w:ins w:id="219" w:author="Graham Forrester" w:date="2019-12-11T12:04:00Z">
        <w:r w:rsidR="004D4A2E">
          <w:t xml:space="preserve"> </w:t>
        </w:r>
      </w:ins>
      <w:ins w:id="220" w:author="Graham Forrester" w:date="2019-12-11T12:29:00Z">
        <w:r w:rsidR="000F4993">
          <w:t>However, r</w:t>
        </w:r>
      </w:ins>
      <w:ins w:id="221" w:author="Graham Forrester" w:date="2019-12-11T12:21:00Z">
        <w:r w:rsidR="005475B1">
          <w:t xml:space="preserve">ecent studies, particularly those </w:t>
        </w:r>
      </w:ins>
      <w:ins w:id="222" w:author="Graham Forrester" w:date="2019-12-11T12:22:00Z">
        <w:r w:rsidR="005475B1">
          <w:t xml:space="preserve">using </w:t>
        </w:r>
      </w:ins>
      <w:ins w:id="223" w:author="Graham Forrester" w:date="2019-12-11T12:24:00Z">
        <w:r w:rsidR="002B5899" w:rsidRPr="002B5899">
          <w:t>environmental DNA (eDNA</w:t>
        </w:r>
        <w:r w:rsidR="002B5899">
          <w:t xml:space="preserve">) </w:t>
        </w:r>
      </w:ins>
      <w:ins w:id="224" w:author="Graham Forrester" w:date="2019-12-11T12:25:00Z">
        <w:r w:rsidR="002B5899">
          <w:t>{</w:t>
        </w:r>
      </w:ins>
      <w:proofErr w:type="spellStart"/>
      <w:ins w:id="225" w:author="Graham Forrester" w:date="2019-12-11T12:24:00Z">
        <w:r w:rsidR="002B5899" w:rsidRPr="002B5899">
          <w:t>Deiner</w:t>
        </w:r>
        <w:proofErr w:type="spellEnd"/>
        <w:r w:rsidR="002B5899" w:rsidRPr="002B5899">
          <w:t xml:space="preserve"> </w:t>
        </w:r>
        <w:commentRangeStart w:id="226"/>
        <w:r w:rsidR="002B5899" w:rsidRPr="002B5899">
          <w:t xml:space="preserve">et al. </w:t>
        </w:r>
      </w:ins>
      <w:commentRangeEnd w:id="226"/>
      <w:ins w:id="227" w:author="Graham Forrester" w:date="2019-12-11T12:33:00Z">
        <w:r w:rsidR="000F4993">
          <w:rPr>
            <w:rStyle w:val="CommentReference"/>
          </w:rPr>
          <w:commentReference w:id="226"/>
        </w:r>
      </w:ins>
      <w:ins w:id="228" w:author="Graham Forrester" w:date="2019-12-11T12:24:00Z">
        <w:r w:rsidR="002B5899" w:rsidRPr="002B5899">
          <w:t>2017</w:t>
        </w:r>
      </w:ins>
      <w:ins w:id="229" w:author="Graham Forrester" w:date="2019-12-11T12:36:00Z">
        <w:r w:rsidR="00BF4B5F">
          <w:t>}</w:t>
        </w:r>
      </w:ins>
      <w:ins w:id="230" w:author="Graham Forrester" w:date="2019-12-11T12:22:00Z">
        <w:r w:rsidR="005475B1">
          <w:t xml:space="preserve">, have </w:t>
        </w:r>
      </w:ins>
      <w:ins w:id="231" w:author="Graham Forrester" w:date="2019-12-11T12:29:00Z">
        <w:r w:rsidR="000F4993">
          <w:t>highlighted</w:t>
        </w:r>
      </w:ins>
      <w:ins w:id="232" w:author="Graham Forrester" w:date="2019-12-11T12:22:00Z">
        <w:r w:rsidR="005475B1">
          <w:t xml:space="preserve"> the presence of many other taxa on coral reefs</w:t>
        </w:r>
      </w:ins>
      <w:ins w:id="233" w:author="Graham Forrester" w:date="2019-12-11T12:31:00Z">
        <w:r w:rsidR="000F4993">
          <w:t xml:space="preserve"> </w:t>
        </w:r>
        <w:r w:rsidR="000F4993">
          <w:lastRenderedPageBreak/>
          <w:t>that are typically small or cryptic</w:t>
        </w:r>
      </w:ins>
      <w:ins w:id="234" w:author="Graham Forrester" w:date="2019-12-11T12:22:00Z">
        <w:r w:rsidR="005475B1">
          <w:t xml:space="preserve"> whose </w:t>
        </w:r>
      </w:ins>
      <w:ins w:id="235" w:author="Graham Forrester" w:date="2019-12-11T12:32:00Z">
        <w:r w:rsidR="000F4993">
          <w:t xml:space="preserve">presence has not been well-documented but can </w:t>
        </w:r>
      </w:ins>
      <w:ins w:id="236" w:author="Graham Forrester" w:date="2019-12-11T12:30:00Z">
        <w:r w:rsidR="000F4993" w:rsidRPr="000F4993">
          <w:t xml:space="preserve">contribute a considerable amount to </w:t>
        </w:r>
      </w:ins>
      <w:ins w:id="237" w:author="Graham Forrester" w:date="2019-12-11T12:32:00Z">
        <w:r w:rsidR="000F4993">
          <w:t xml:space="preserve">overall species-richness </w:t>
        </w:r>
      </w:ins>
      <w:ins w:id="238" w:author="Graham Forrester" w:date="2019-12-11T12:33:00Z">
        <w:r w:rsidR="000F4993">
          <w:t>{</w:t>
        </w:r>
      </w:ins>
      <w:ins w:id="239" w:author="Graham Forrester" w:date="2019-12-11T12:36:00Z">
        <w:r w:rsidR="00BF4B5F">
          <w:t>Stat et al. 2017; P</w:t>
        </w:r>
      </w:ins>
      <w:commentRangeStart w:id="240"/>
      <w:ins w:id="241" w:author="Graham Forrester" w:date="2019-12-11T12:30:00Z">
        <w:r w:rsidR="000F4993" w:rsidRPr="000F4993">
          <w:t>earman et al</w:t>
        </w:r>
      </w:ins>
      <w:commentRangeEnd w:id="240"/>
      <w:ins w:id="242" w:author="Graham Forrester" w:date="2019-12-11T12:33:00Z">
        <w:r w:rsidR="000F4993">
          <w:rPr>
            <w:rStyle w:val="CommentReference"/>
          </w:rPr>
          <w:commentReference w:id="240"/>
        </w:r>
      </w:ins>
      <w:ins w:id="243" w:author="Graham Forrester" w:date="2019-12-11T12:30:00Z">
        <w:r w:rsidR="000F4993" w:rsidRPr="000F4993">
          <w:t>. 201</w:t>
        </w:r>
      </w:ins>
      <w:ins w:id="244" w:author="Graham Forrester" w:date="2019-12-11T12:33:00Z">
        <w:r w:rsidR="000F4993">
          <w:t>8}.</w:t>
        </w:r>
      </w:ins>
    </w:p>
    <w:p w14:paraId="16B0C601" w14:textId="21D15155" w:rsidR="0091385A" w:rsidRDefault="004D4A2E" w:rsidP="004D4A2E">
      <w:pPr>
        <w:rPr>
          <w:ins w:id="245" w:author="Graham Forrester" w:date="2019-12-11T12:40:00Z"/>
        </w:rPr>
      </w:pPr>
      <w:moveToRangeStart w:id="246" w:author="Graham Forrester" w:date="2019-12-11T12:04:00Z" w:name="move26958306"/>
      <w:commentRangeStart w:id="247"/>
      <w:moveTo w:id="248" w:author="Graham Forrester" w:date="2019-12-11T12:04:00Z">
        <w:del w:id="249" w:author="Graham Forrester" w:date="2019-12-11T12:36:00Z">
          <w:r w:rsidDel="00BF4B5F">
            <w:delText>C</w:delText>
          </w:r>
        </w:del>
      </w:moveTo>
      <w:ins w:id="250" w:author="Graham Forrester" w:date="2019-12-11T12:36:00Z">
        <w:r w:rsidR="00BF4B5F">
          <w:t>Because c</w:t>
        </w:r>
      </w:ins>
      <w:moveTo w:id="251" w:author="Graham Forrester" w:date="2019-12-11T12:04:00Z">
        <w:r>
          <w:t>orals</w:t>
        </w:r>
        <w:commentRangeEnd w:id="247"/>
        <w:r>
          <w:rPr>
            <w:rStyle w:val="CommentReference"/>
          </w:rPr>
          <w:commentReference w:id="247"/>
        </w:r>
        <w:r>
          <w:t xml:space="preserve"> and </w:t>
        </w:r>
        <w:commentRangeStart w:id="252"/>
        <w:r>
          <w:t>fish are such conspicuous, well-studied taxonomic groups</w:t>
        </w:r>
      </w:moveTo>
      <w:ins w:id="253" w:author="Graham Forrester" w:date="2019-12-11T12:36:00Z">
        <w:r w:rsidR="00BF4B5F">
          <w:t xml:space="preserve">, </w:t>
        </w:r>
      </w:ins>
      <w:moveTo w:id="254" w:author="Graham Forrester" w:date="2019-12-11T12:04:00Z">
        <w:del w:id="255" w:author="Graham Forrester" w:date="2019-12-11T12:36:00Z">
          <w:r w:rsidDel="00BF4B5F">
            <w:delText xml:space="preserve"> that </w:delText>
          </w:r>
        </w:del>
      </w:moveTo>
      <w:ins w:id="256" w:author="Graham Forrester" w:date="2019-12-11T12:18:00Z">
        <w:r w:rsidR="000038E2">
          <w:t>they have been used as cross-taxa surrogates</w:t>
        </w:r>
      </w:ins>
      <w:ins w:id="257" w:author="Graham Forrester" w:date="2019-12-11T12:37:00Z">
        <w:r w:rsidR="00BF4B5F">
          <w:t xml:space="preserve"> (</w:t>
        </w:r>
      </w:ins>
      <w:moveTo w:id="258" w:author="Graham Forrester" w:date="2019-12-11T12:04:00Z">
        <w:r>
          <w:t>the</w:t>
        </w:r>
      </w:moveTo>
      <w:ins w:id="259" w:author="Graham Forrester" w:date="2019-12-11T12:17:00Z">
        <w:r w:rsidR="000038E2">
          <w:t>ir</w:t>
        </w:r>
      </w:ins>
      <w:moveTo w:id="260" w:author="Graham Forrester" w:date="2019-12-11T12:04:00Z">
        <w:r>
          <w:t xml:space="preserve"> </w:t>
        </w:r>
      </w:moveTo>
      <w:ins w:id="261" w:author="Graham Forrester" w:date="2019-12-11T12:17:00Z">
        <w:r w:rsidR="000038E2">
          <w:t xml:space="preserve">species </w:t>
        </w:r>
      </w:ins>
      <w:moveTo w:id="262" w:author="Graham Forrester" w:date="2019-12-11T12:04:00Z">
        <w:r>
          <w:t>richness</w:t>
        </w:r>
        <w:del w:id="263" w:author="Graham Forrester" w:date="2019-12-11T12:17:00Z">
          <w:r w:rsidDel="000038E2">
            <w:delText>es</w:delText>
          </w:r>
        </w:del>
        <w:r>
          <w:t xml:space="preserve"> </w:t>
        </w:r>
        <w:del w:id="264" w:author="Graham Forrester" w:date="2019-12-11T12:17:00Z">
          <w:r w:rsidDel="000038E2">
            <w:delText>of these groups are</w:delText>
          </w:r>
        </w:del>
      </w:moveTo>
      <w:ins w:id="265" w:author="Graham Forrester" w:date="2019-12-11T12:38:00Z">
        <w:r w:rsidR="0091385A">
          <w:t>is</w:t>
        </w:r>
      </w:ins>
      <w:moveTo w:id="266" w:author="Graham Forrester" w:date="2019-12-11T12:04:00Z">
        <w:del w:id="267" w:author="Graham Forrester" w:date="2019-12-11T12:38:00Z">
          <w:r w:rsidDel="0091385A">
            <w:delText xml:space="preserve"> </w:delText>
          </w:r>
        </w:del>
        <w:del w:id="268" w:author="Graham Forrester" w:date="2019-12-11T12:17:00Z">
          <w:r w:rsidDel="000038E2">
            <w:delText>often</w:delText>
          </w:r>
        </w:del>
        <w:r>
          <w:t xml:space="preserve"> extrapolated to represent the richness of </w:t>
        </w:r>
        <w:del w:id="269" w:author="Graham Forrester" w:date="2019-12-11T12:17:00Z">
          <w:r w:rsidDel="000038E2">
            <w:delText>all</w:delText>
          </w:r>
        </w:del>
      </w:moveTo>
      <w:ins w:id="270" w:author="Graham Forrester" w:date="2019-12-11T12:17:00Z">
        <w:r w:rsidR="000038E2">
          <w:t>other</w:t>
        </w:r>
      </w:ins>
      <w:moveTo w:id="271" w:author="Graham Forrester" w:date="2019-12-11T12:04:00Z">
        <w:r>
          <w:t xml:space="preserve"> </w:t>
        </w:r>
      </w:moveTo>
      <w:ins w:id="272" w:author="Graham Forrester" w:date="2019-12-11T12:36:00Z">
        <w:r w:rsidR="00BF4B5F">
          <w:t>coral reef taxa</w:t>
        </w:r>
      </w:ins>
      <w:ins w:id="273" w:author="Graham Forrester" w:date="2019-12-11T12:37:00Z">
        <w:r w:rsidR="00BF4B5F">
          <w:t>) or subset-taxa surrogates</w:t>
        </w:r>
      </w:ins>
      <w:ins w:id="274" w:author="Graham Forrester" w:date="2019-12-11T12:38:00Z">
        <w:r w:rsidR="00BF4B5F">
          <w:t xml:space="preserve"> (</w:t>
        </w:r>
        <w:r w:rsidR="0091385A">
          <w:t>their richness is extrapolated to represent total species richness)</w:t>
        </w:r>
      </w:ins>
      <w:ins w:id="275" w:author="Graham Forrester" w:date="2019-12-11T12:36:00Z">
        <w:r w:rsidR="00BF4B5F">
          <w:t xml:space="preserve"> </w:t>
        </w:r>
      </w:ins>
      <w:moveTo w:id="276" w:author="Graham Forrester" w:date="2019-12-11T12:04:00Z">
        <w:del w:id="277" w:author="Graham Forrester" w:date="2019-12-11T12:37:00Z">
          <w:r w:rsidDel="00BF4B5F">
            <w:delText xml:space="preserve">taxonomic groups on coral reefs </w:delText>
          </w:r>
        </w:del>
        <w:commentRangeStart w:id="278"/>
        <w:r>
          <w:fldChar w:fldCharType="begin" w:fldLock="1"/>
        </w:r>
        <w:r>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fldChar w:fldCharType="separate"/>
        </w:r>
        <w:r w:rsidRPr="00B95EAD">
          <w:rPr>
            <w:noProof/>
          </w:rPr>
          <w:t>(Graham et al., 2006)</w:t>
        </w:r>
        <w:r>
          <w:fldChar w:fldCharType="end"/>
        </w:r>
        <w:commentRangeEnd w:id="278"/>
        <w:r>
          <w:rPr>
            <w:rStyle w:val="CommentReference"/>
          </w:rPr>
          <w:commentReference w:id="278"/>
        </w:r>
        <w:r>
          <w:t>. The reliability of th</w:t>
        </w:r>
        <w:del w:id="279" w:author="Graham Forrester" w:date="2019-12-11T12:39:00Z">
          <w:r w:rsidDel="0091385A">
            <w:delText>is</w:delText>
          </w:r>
        </w:del>
      </w:moveTo>
      <w:ins w:id="280" w:author="Graham Forrester" w:date="2019-12-11T12:39:00Z">
        <w:r w:rsidR="0091385A">
          <w:t>ese</w:t>
        </w:r>
      </w:ins>
      <w:moveTo w:id="281" w:author="Graham Forrester" w:date="2019-12-11T12:04:00Z">
        <w:r>
          <w:t xml:space="preserve"> extrapolation</w:t>
        </w:r>
      </w:moveTo>
      <w:ins w:id="282" w:author="Graham Forrester" w:date="2019-12-11T12:39:00Z">
        <w:r w:rsidR="0091385A">
          <w:t>s</w:t>
        </w:r>
      </w:ins>
      <w:moveTo w:id="283" w:author="Graham Forrester" w:date="2019-12-11T12:04:00Z">
        <w:r>
          <w:t xml:space="preserve"> </w:t>
        </w:r>
        <w:del w:id="284" w:author="Graham Forrester" w:date="2019-12-11T12:39:00Z">
          <w:r w:rsidDel="0091385A">
            <w:delText>is</w:delText>
          </w:r>
        </w:del>
      </w:moveTo>
      <w:ins w:id="285" w:author="Graham Forrester" w:date="2019-12-11T12:39:00Z">
        <w:r w:rsidR="0091385A">
          <w:t>are</w:t>
        </w:r>
      </w:ins>
      <w:moveTo w:id="286" w:author="Graham Forrester" w:date="2019-12-11T12:04:00Z">
        <w:r>
          <w:t xml:space="preserve"> not well-studied</w:t>
        </w:r>
        <w:commentRangeStart w:id="287"/>
        <w:r>
          <w:t xml:space="preserve">, </w:t>
        </w:r>
        <w:commentRangeEnd w:id="287"/>
        <w:r>
          <w:rPr>
            <w:rStyle w:val="CommentReference"/>
          </w:rPr>
          <w:commentReference w:id="287"/>
        </w:r>
        <w:r>
          <w:t xml:space="preserve">and we used sponges as </w:t>
        </w:r>
      </w:moveTo>
      <w:ins w:id="288" w:author="Graham Forrester" w:date="2019-12-11T12:19:00Z">
        <w:r w:rsidR="00CD7D1D">
          <w:t>case stu</w:t>
        </w:r>
      </w:ins>
      <w:ins w:id="289" w:author="Graham Forrester" w:date="2019-12-11T12:20:00Z">
        <w:r w:rsidR="00CD7D1D">
          <w:t xml:space="preserve">dy </w:t>
        </w:r>
      </w:ins>
      <w:moveTo w:id="290" w:author="Graham Forrester" w:date="2019-12-11T12:04:00Z">
        <w:del w:id="291" w:author="Graham Forrester" w:date="2019-12-11T12:20:00Z">
          <w:r w:rsidDel="00CD7D1D">
            <w:delText xml:space="preserve">an additional target group </w:delText>
          </w:r>
        </w:del>
        <w:r>
          <w:t xml:space="preserve">in order to assess whether surrogates for fish and coral species richness can </w:t>
        </w:r>
        <w:del w:id="292" w:author="Graham Forrester" w:date="2019-12-11T12:20:00Z">
          <w:r w:rsidDel="00CD7D1D">
            <w:delText xml:space="preserve">also </w:delText>
          </w:r>
        </w:del>
        <w:r>
          <w:t xml:space="preserve">be used to predict </w:t>
        </w:r>
        <w:del w:id="293" w:author="Graham Forrester" w:date="2019-12-11T12:19:00Z">
          <w:r w:rsidDel="00193D00">
            <w:delText>sponge richness</w:delText>
          </w:r>
        </w:del>
      </w:moveTo>
      <w:ins w:id="294" w:author="Graham Forrester" w:date="2019-12-11T12:19:00Z">
        <w:r w:rsidR="00193D00">
          <w:t>the richne</w:t>
        </w:r>
      </w:ins>
      <w:ins w:id="295" w:author="Graham Forrester" w:date="2019-12-11T12:20:00Z">
        <w:r w:rsidR="00CD7D1D">
          <w:t>ss of other groups</w:t>
        </w:r>
      </w:ins>
      <w:moveTo w:id="296" w:author="Graham Forrester" w:date="2019-12-11T12:04:00Z">
        <w:r>
          <w:t xml:space="preserve">. </w:t>
        </w:r>
        <w:commentRangeEnd w:id="252"/>
        <w:r>
          <w:rPr>
            <w:rStyle w:val="CommentReference"/>
          </w:rPr>
          <w:commentReference w:id="252"/>
        </w:r>
        <w:r>
          <w:t xml:space="preserve">We selected sponges because they </w:t>
        </w:r>
      </w:moveTo>
      <w:ins w:id="297" w:author="Graham Forrester" w:date="2019-12-11T13:04:00Z">
        <w:r w:rsidR="007F2B9D">
          <w:t>represent a</w:t>
        </w:r>
      </w:ins>
      <w:ins w:id="298" w:author="Graham Forrester" w:date="2019-12-11T13:05:00Z">
        <w:r w:rsidR="007F2B9D">
          <w:t xml:space="preserve"> common</w:t>
        </w:r>
      </w:ins>
      <w:ins w:id="299" w:author="Graham Forrester" w:date="2019-12-11T13:04:00Z">
        <w:r w:rsidR="007F2B9D">
          <w:t xml:space="preserve"> benthic group that is</w:t>
        </w:r>
      </w:ins>
      <w:ins w:id="300" w:author="Graham Forrester" w:date="2019-12-11T12:40:00Z">
        <w:r w:rsidR="0091385A">
          <w:t xml:space="preserve"> of functional importance</w:t>
        </w:r>
      </w:ins>
      <w:ins w:id="301" w:author="Graham Forrester" w:date="2019-12-11T12:39:00Z">
        <w:r w:rsidR="0091385A">
          <w:t xml:space="preserve"> </w:t>
        </w:r>
      </w:ins>
      <w:moveTo w:id="302" w:author="Graham Forrester" w:date="2019-12-11T12:04:00Z">
        <w:del w:id="303" w:author="Graham Forrester" w:date="2019-12-11T12:40:00Z">
          <w:r w:rsidDel="0091385A">
            <w:delText xml:space="preserve">play a dominant role in the benthic composition of the reef and contribute to the reef’s three-dimensional structure </w:delText>
          </w:r>
        </w:del>
        <w:commentRangeStart w:id="304"/>
        <w:r>
          <w:fldChar w:fldCharType="begin" w:fldLock="1"/>
        </w:r>
        <w:r>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fldChar w:fldCharType="separate"/>
        </w:r>
        <w:r w:rsidRPr="009933F1">
          <w:rPr>
            <w:noProof/>
          </w:rPr>
          <w:t>(Bell, 2008)</w:t>
        </w:r>
        <w:r>
          <w:fldChar w:fldCharType="end"/>
        </w:r>
        <w:commentRangeEnd w:id="304"/>
        <w:r>
          <w:rPr>
            <w:rStyle w:val="CommentReference"/>
          </w:rPr>
          <w:commentReference w:id="304"/>
        </w:r>
        <w:r>
          <w:t xml:space="preserve">, yet few </w:t>
        </w:r>
      </w:moveTo>
      <w:ins w:id="305" w:author="Graham Forrester" w:date="2019-12-11T13:03:00Z">
        <w:r w:rsidR="007F2B9D">
          <w:t xml:space="preserve">relatively </w:t>
        </w:r>
      </w:ins>
      <w:moveTo w:id="306" w:author="Graham Forrester" w:date="2019-12-11T12:04:00Z">
        <w:r>
          <w:t xml:space="preserve">studies have investigated </w:t>
        </w:r>
        <w:del w:id="307" w:author="Graham Forrester" w:date="2019-12-11T12:40:00Z">
          <w:r w:rsidDel="0091385A">
            <w:delText xml:space="preserve">sponge </w:delText>
          </w:r>
          <w:commentRangeStart w:id="308"/>
          <w:r w:rsidDel="0091385A">
            <w:delText>dynamics</w:delText>
          </w:r>
        </w:del>
      </w:moveTo>
      <w:ins w:id="309" w:author="Graham Forrester" w:date="2019-12-11T12:40:00Z">
        <w:r w:rsidR="0091385A">
          <w:t xml:space="preserve">temporal </w:t>
        </w:r>
      </w:ins>
      <w:ins w:id="310" w:author="Graham Forrester" w:date="2019-12-11T13:04:00Z">
        <w:r w:rsidR="007F2B9D">
          <w:t xml:space="preserve">and </w:t>
        </w:r>
      </w:ins>
      <w:ins w:id="311" w:author="Graham Forrester" w:date="2019-12-11T12:40:00Z">
        <w:r w:rsidR="0091385A">
          <w:t>patterns in their abundance or species richness</w:t>
        </w:r>
      </w:ins>
      <w:moveTo w:id="312" w:author="Graham Forrester" w:date="2019-12-11T12:04:00Z">
        <w:r>
          <w:t xml:space="preserve"> </w:t>
        </w:r>
        <w:commentRangeEnd w:id="308"/>
        <w:r>
          <w:rPr>
            <w:rStyle w:val="CommentReference"/>
          </w:rPr>
          <w:commentReference w:id="308"/>
        </w:r>
        <w:commentRangeStart w:id="313"/>
        <w:r>
          <w:fldChar w:fldCharType="begin" w:fldLock="1"/>
        </w:r>
        <w:r>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fldChar w:fldCharType="separate"/>
        </w:r>
        <w:r w:rsidRPr="009933F1">
          <w:rPr>
            <w:noProof/>
          </w:rPr>
          <w:t>(Berman et al., 2013; Wulff, 2006)</w:t>
        </w:r>
        <w:r>
          <w:fldChar w:fldCharType="end"/>
        </w:r>
        <w:commentRangeEnd w:id="313"/>
        <w:r>
          <w:rPr>
            <w:rStyle w:val="CommentReference"/>
          </w:rPr>
          <w:commentReference w:id="313"/>
        </w:r>
        <w:r>
          <w:t xml:space="preserve">. </w:t>
        </w:r>
      </w:moveTo>
    </w:p>
    <w:p w14:paraId="29D5AE2E" w14:textId="07DCFB25" w:rsidR="00836B4A" w:rsidRDefault="00DF46D1" w:rsidP="00836B4A">
      <w:pPr>
        <w:rPr>
          <w:ins w:id="314" w:author="Graham Forrester" w:date="2019-12-11T13:31:00Z"/>
        </w:rPr>
      </w:pPr>
      <w:ins w:id="315" w:author="Graham Forrester" w:date="2019-12-11T13:05:00Z">
        <w:r>
          <w:t xml:space="preserve">Researchers have used a variety of criteria when selecting </w:t>
        </w:r>
      </w:ins>
      <w:ins w:id="316" w:author="Graham Forrester" w:date="2019-12-11T13:06:00Z">
        <w:r>
          <w:t>surrogates</w:t>
        </w:r>
      </w:ins>
      <w:ins w:id="317" w:author="Graham Forrester" w:date="2019-12-11T13:11:00Z">
        <w:r w:rsidR="00C9205B">
          <w:t xml:space="preserve"> {</w:t>
        </w:r>
        <w:proofErr w:type="spellStart"/>
        <w:r w:rsidR="00C9205B">
          <w:t>Noss</w:t>
        </w:r>
        <w:proofErr w:type="spellEnd"/>
        <w:r w:rsidR="00C9205B">
          <w:t xml:space="preserve"> 1990}</w:t>
        </w:r>
      </w:ins>
      <w:ins w:id="318" w:author="Graham Forrester" w:date="2019-12-11T13:06:00Z">
        <w:r>
          <w:t xml:space="preserve">. </w:t>
        </w:r>
      </w:ins>
      <w:ins w:id="319" w:author="Graham Forrester" w:date="2019-12-11T13:12:00Z">
        <w:r w:rsidR="00C9205B">
          <w:t>We selected two simple biotic surrogates (total coral cove</w:t>
        </w:r>
      </w:ins>
      <w:ins w:id="320" w:author="Graham Forrester" w:date="2019-12-11T13:13:00Z">
        <w:r w:rsidR="00C9205B">
          <w:t>r</w:t>
        </w:r>
      </w:ins>
      <w:ins w:id="321" w:author="Graham Forrester" w:date="2019-12-11T13:12:00Z">
        <w:r w:rsidR="00C9205B">
          <w:t xml:space="preserve"> and total sponge cover) and one abiotic surrogate (</w:t>
        </w:r>
      </w:ins>
      <w:ins w:id="322" w:author="Graham Forrester" w:date="2019-12-11T13:13:00Z">
        <w:r w:rsidR="00C9205B">
          <w:t xml:space="preserve">reef </w:t>
        </w:r>
      </w:ins>
      <w:ins w:id="323" w:author="Graham Forrester" w:date="2019-12-11T13:12:00Z">
        <w:r w:rsidR="00C9205B">
          <w:t>rugosity</w:t>
        </w:r>
      </w:ins>
      <w:ins w:id="324" w:author="Graham Forrester" w:date="2019-12-11T13:13:00Z">
        <w:r w:rsidR="00C9205B">
          <w:t xml:space="preserve">) for primarily practical reasons. </w:t>
        </w:r>
      </w:ins>
      <w:ins w:id="325" w:author="Graham Forrester" w:date="2019-12-11T13:15:00Z">
        <w:r w:rsidR="006A0D2E">
          <w:t>Total coral cover (</w:t>
        </w:r>
        <w:r w:rsidR="006A0D2E" w:rsidRPr="006A0D2E">
          <w:t xml:space="preserve">the proportion of reef surface covered by live </w:t>
        </w:r>
      </w:ins>
      <w:proofErr w:type="spellStart"/>
      <w:ins w:id="326" w:author="Graham Forrester" w:date="2019-12-11T13:16:00Z">
        <w:r w:rsidR="006A0D2E">
          <w:t>Scleractinian</w:t>
        </w:r>
      </w:ins>
      <w:proofErr w:type="spellEnd"/>
      <w:ins w:id="327" w:author="Graham Forrester" w:date="2019-12-11T13:15:00Z">
        <w:r w:rsidR="006A0D2E" w:rsidRPr="006A0D2E">
          <w:t xml:space="preserve"> coral</w:t>
        </w:r>
      </w:ins>
      <w:ins w:id="328" w:author="Graham Forrester" w:date="2019-12-11T13:16:00Z">
        <w:r w:rsidR="006A0D2E">
          <w:t>) is</w:t>
        </w:r>
      </w:ins>
      <w:ins w:id="329" w:author="Graham Forrester" w:date="2019-12-11T13:18:00Z">
        <w:r w:rsidR="006A0D2E">
          <w:t xml:space="preserve"> the simplest potential </w:t>
        </w:r>
      </w:ins>
      <w:proofErr w:type="spellStart"/>
      <w:ins w:id="330" w:author="Graham Forrester" w:date="2019-12-11T13:17:00Z">
        <w:r w:rsidR="006A0D2E">
          <w:t>potential</w:t>
        </w:r>
        <w:proofErr w:type="spellEnd"/>
        <w:r w:rsidR="006A0D2E">
          <w:t xml:space="preserve"> hig</w:t>
        </w:r>
      </w:ins>
      <w:ins w:id="331" w:author="Graham Forrester" w:date="2019-12-11T13:18:00Z">
        <w:r w:rsidR="006A0D2E">
          <w:t xml:space="preserve">her-taxa </w:t>
        </w:r>
      </w:ins>
      <w:ins w:id="332" w:author="Graham Forrester" w:date="2019-12-11T13:17:00Z">
        <w:r w:rsidR="006A0D2E">
          <w:t xml:space="preserve">surrogate </w:t>
        </w:r>
      </w:ins>
      <w:ins w:id="333" w:author="Graham Forrester" w:date="2019-12-11T13:18:00Z">
        <w:r w:rsidR="006A0D2E">
          <w:t>for coral species richness</w:t>
        </w:r>
      </w:ins>
      <w:ins w:id="334" w:author="Graham Forrester" w:date="2019-12-11T13:19:00Z">
        <w:r w:rsidR="006A0D2E">
          <w:t xml:space="preserve"> and is arguably t</w:t>
        </w:r>
      </w:ins>
      <w:ins w:id="335" w:author="Graham Forrester" w:date="2019-12-11T13:20:00Z">
        <w:r w:rsidR="006A0D2E">
          <w:t xml:space="preserve">he most widely-monitored variable in </w:t>
        </w:r>
        <w:commentRangeStart w:id="336"/>
        <w:r w:rsidR="006A0D2E">
          <w:t>this ecosystem</w:t>
        </w:r>
      </w:ins>
      <w:ins w:id="337" w:author="Graham Forrester" w:date="2019-12-11T13:19:00Z">
        <w:r w:rsidR="006A0D2E">
          <w:t xml:space="preserve"> </w:t>
        </w:r>
      </w:ins>
      <w:commentRangeEnd w:id="336"/>
      <w:ins w:id="338" w:author="Graham Forrester" w:date="2019-12-11T13:21:00Z">
        <w:r w:rsidR="00280F68">
          <w:rPr>
            <w:rStyle w:val="CommentReference"/>
          </w:rPr>
          <w:commentReference w:id="336"/>
        </w:r>
      </w:ins>
      <w:commentRangeStart w:id="339"/>
      <w:commentRangeStart w:id="340"/>
      <w:commentRangeStart w:id="341"/>
      <w:ins w:id="342" w:author="Graham Forrester" w:date="2019-12-11T13:19:00Z">
        <w:r w:rsidR="006A0D2E">
          <w:fldChar w:fldCharType="begin" w:fldLock="1"/>
        </w:r>
        <w:r w:rsidR="006A0D2E">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6A0D2E">
          <w:fldChar w:fldCharType="separate"/>
        </w:r>
        <w:r w:rsidR="006A0D2E" w:rsidRPr="008D6764">
          <w:rPr>
            <w:noProof/>
          </w:rPr>
          <w:t>(Alvarez-Filip, Dulvy, Gill, Côté, &amp; Watkinson, 2009; Gardner, Côté, Gill, Grant, &amp; Watkinson, 2003)</w:t>
        </w:r>
        <w:r w:rsidR="006A0D2E">
          <w:fldChar w:fldCharType="end"/>
        </w:r>
      </w:ins>
      <w:commentRangeEnd w:id="339"/>
      <w:commentRangeEnd w:id="340"/>
      <w:commentRangeEnd w:id="341"/>
      <w:ins w:id="343" w:author="Graham Forrester" w:date="2019-12-11T13:21:00Z">
        <w:r w:rsidR="00280F68">
          <w:rPr>
            <w:rStyle w:val="CommentReference"/>
          </w:rPr>
          <w:commentReference w:id="339"/>
        </w:r>
      </w:ins>
      <w:ins w:id="344" w:author="Graham Forrester" w:date="2019-12-11T13:20:00Z">
        <w:r w:rsidR="006A0D2E">
          <w:rPr>
            <w:rStyle w:val="CommentReference"/>
          </w:rPr>
          <w:commentReference w:id="340"/>
        </w:r>
      </w:ins>
      <w:ins w:id="345" w:author="Graham Forrester" w:date="2019-12-11T13:19:00Z">
        <w:r w:rsidR="006A0D2E">
          <w:rPr>
            <w:rStyle w:val="CommentReference"/>
          </w:rPr>
          <w:commentReference w:id="341"/>
        </w:r>
        <w:r w:rsidR="006A0D2E">
          <w:t>.</w:t>
        </w:r>
      </w:ins>
      <w:ins w:id="346" w:author="Graham Forrester" w:date="2019-12-11T13:30:00Z">
        <w:r w:rsidR="00836B4A">
          <w:t xml:space="preserve"> </w:t>
        </w:r>
      </w:ins>
      <w:ins w:id="347" w:author="Graham Forrester" w:date="2019-12-11T13:33:00Z">
        <w:r w:rsidR="00043545">
          <w:t>Reef r</w:t>
        </w:r>
      </w:ins>
      <w:ins w:id="348" w:author="Graham Forrester" w:date="2019-12-11T13:31:00Z">
        <w:r w:rsidR="00836B4A">
          <w:t xml:space="preserve">ugosity </w:t>
        </w:r>
      </w:ins>
      <w:ins w:id="349" w:author="Graham Forrester" w:date="2019-12-11T13:33:00Z">
        <w:r w:rsidR="00043545">
          <w:t>(</w:t>
        </w:r>
      </w:ins>
      <w:ins w:id="350" w:author="Graham Forrester" w:date="2019-12-11T13:36:00Z">
        <w:r w:rsidR="00043545">
          <w:t xml:space="preserve">a simple </w:t>
        </w:r>
      </w:ins>
      <w:ins w:id="351" w:author="Graham Forrester" w:date="2019-12-11T13:34:00Z">
        <w:r w:rsidR="00043545">
          <w:t xml:space="preserve">measure of </w:t>
        </w:r>
        <w:r w:rsidR="00043545" w:rsidRPr="00043545">
          <w:t>surface roughness</w:t>
        </w:r>
      </w:ins>
      <w:ins w:id="352" w:author="Graham Forrester" w:date="2019-12-11T13:35:00Z">
        <w:r w:rsidR="00043545">
          <w:t xml:space="preserve">) has </w:t>
        </w:r>
      </w:ins>
      <w:ins w:id="353" w:author="Graham Forrester" w:date="2019-12-11T13:36:00Z">
        <w:r w:rsidR="00043545">
          <w:t xml:space="preserve">also </w:t>
        </w:r>
      </w:ins>
      <w:ins w:id="354" w:author="Graham Forrester" w:date="2019-12-11T13:35:00Z">
        <w:r w:rsidR="00043545">
          <w:t xml:space="preserve">been monitored routinely </w:t>
        </w:r>
      </w:ins>
      <w:ins w:id="355" w:author="Graham Forrester" w:date="2019-12-11T13:34:00Z">
        <w:r w:rsidR="00043545" w:rsidRPr="00043545">
          <w:t>by coral reef biologists</w:t>
        </w:r>
        <w:r w:rsidR="00043545" w:rsidRPr="00043545">
          <w:t xml:space="preserve"> </w:t>
        </w:r>
      </w:ins>
      <w:ins w:id="356" w:author="Graham Forrester" w:date="2019-12-11T13:37:00Z">
        <w:r w:rsidR="00043545">
          <w:t xml:space="preserve">and </w:t>
        </w:r>
      </w:ins>
      <w:ins w:id="357" w:author="Graham Forrester" w:date="2019-12-11T13:31:00Z">
        <w:r w:rsidR="00836B4A">
          <w:t xml:space="preserve">is expected to be a good </w:t>
        </w:r>
      </w:ins>
      <w:ins w:id="358" w:author="Graham Forrester" w:date="2019-12-11T13:37:00Z">
        <w:r w:rsidR="00043545">
          <w:t xml:space="preserve">abiotic </w:t>
        </w:r>
      </w:ins>
      <w:ins w:id="359" w:author="Graham Forrester" w:date="2019-12-11T13:31:00Z">
        <w:r w:rsidR="00836B4A">
          <w:t xml:space="preserve">surrogate for fish species richness because </w:t>
        </w:r>
      </w:ins>
      <w:ins w:id="360" w:author="Graham Forrester" w:date="2019-12-11T13:38:00Z">
        <w:r w:rsidR="00043545">
          <w:t xml:space="preserve">the habitat requirements of many </w:t>
        </w:r>
      </w:ins>
      <w:ins w:id="361" w:author="Graham Forrester" w:date="2019-12-11T13:37:00Z">
        <w:r w:rsidR="00043545">
          <w:t xml:space="preserve">fishes </w:t>
        </w:r>
      </w:ins>
      <w:ins w:id="362" w:author="Graham Forrester" w:date="2019-12-11T13:39:00Z">
        <w:r w:rsidR="00043545">
          <w:t xml:space="preserve">include </w:t>
        </w:r>
      </w:ins>
      <w:ins w:id="363" w:author="Graham Forrester" w:date="2019-12-11T13:38:00Z">
        <w:r w:rsidR="00043545">
          <w:t xml:space="preserve">structural reef </w:t>
        </w:r>
        <w:r w:rsidR="00043545">
          <w:lastRenderedPageBreak/>
          <w:t>features</w:t>
        </w:r>
      </w:ins>
      <w:ins w:id="364" w:author="Graham Forrester" w:date="2019-12-11T13:39:00Z">
        <w:r w:rsidR="00043545">
          <w:t>.</w:t>
        </w:r>
      </w:ins>
      <w:ins w:id="365" w:author="Graham Forrester" w:date="2019-12-11T13:38:00Z">
        <w:r w:rsidR="00043545">
          <w:t xml:space="preserve"> </w:t>
        </w:r>
      </w:ins>
      <w:ins w:id="366" w:author="Graham Forrester" w:date="2019-12-11T13:39:00Z">
        <w:r w:rsidR="00043545">
          <w:t xml:space="preserve">Higher </w:t>
        </w:r>
      </w:ins>
      <w:ins w:id="367" w:author="Graham Forrester" w:date="2019-12-11T13:31:00Z">
        <w:r w:rsidR="00836B4A">
          <w:t xml:space="preserve">rugosity should </w:t>
        </w:r>
      </w:ins>
      <w:ins w:id="368" w:author="Graham Forrester" w:date="2019-12-11T13:39:00Z">
        <w:r w:rsidR="00043545">
          <w:t xml:space="preserve">thus </w:t>
        </w:r>
      </w:ins>
      <w:ins w:id="369" w:author="Graham Forrester" w:date="2019-12-11T13:31:00Z">
        <w:r w:rsidR="00836B4A">
          <w:t>provide structur</w:t>
        </w:r>
      </w:ins>
      <w:ins w:id="370" w:author="Graham Forrester" w:date="2019-12-11T13:39:00Z">
        <w:r w:rsidR="00043545">
          <w:t>e</w:t>
        </w:r>
      </w:ins>
      <w:ins w:id="371" w:author="Graham Forrester" w:date="2019-12-11T13:31:00Z">
        <w:r w:rsidR="00836B4A">
          <w:t xml:space="preserve"> that may be utilized by a greater diversity of fish species </w:t>
        </w:r>
        <w:commentRangeStart w:id="372"/>
        <w:r w:rsidR="00836B4A">
          <w:fldChar w:fldCharType="begin" w:fldLock="1"/>
        </w:r>
        <w:r w:rsidR="00836B4A">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836B4A">
          <w:fldChar w:fldCharType="separate"/>
        </w:r>
        <w:r w:rsidR="00836B4A" w:rsidRPr="00C26A73">
          <w:rPr>
            <w:noProof/>
          </w:rPr>
          <w:t>(Darling et al., 2017; Graham et al., 2006; Gratwicke &amp; Speight, 2005; Newman et al., 2015)</w:t>
        </w:r>
        <w:r w:rsidR="00836B4A">
          <w:fldChar w:fldCharType="end"/>
        </w:r>
        <w:commentRangeEnd w:id="372"/>
        <w:r w:rsidR="00836B4A">
          <w:rPr>
            <w:rStyle w:val="CommentReference"/>
          </w:rPr>
          <w:commentReference w:id="372"/>
        </w:r>
        <w:r w:rsidR="00836B4A">
          <w:t xml:space="preserve">. </w:t>
        </w:r>
      </w:ins>
      <w:ins w:id="373" w:author="Graham Forrester" w:date="2019-12-11T13:42:00Z">
        <w:r w:rsidR="00833173">
          <w:t>R</w:t>
        </w:r>
      </w:ins>
      <w:ins w:id="374" w:author="Graham Forrester" w:date="2019-12-11T13:31:00Z">
        <w:r w:rsidR="00836B4A">
          <w:t>ugosity is a</w:t>
        </w:r>
      </w:ins>
      <w:ins w:id="375" w:author="Graham Forrester" w:date="2019-12-11T13:42:00Z">
        <w:r w:rsidR="00833173">
          <w:t>lso potentially a</w:t>
        </w:r>
      </w:ins>
      <w:ins w:id="376" w:author="Graham Forrester" w:date="2019-12-11T13:31:00Z">
        <w:r w:rsidR="00836B4A">
          <w:t xml:space="preserve"> better surrogate for fish </w:t>
        </w:r>
      </w:ins>
      <w:ins w:id="377" w:author="Graham Forrester" w:date="2019-12-11T13:42:00Z">
        <w:r w:rsidR="00833173">
          <w:t xml:space="preserve">species </w:t>
        </w:r>
      </w:ins>
      <w:ins w:id="378" w:author="Graham Forrester" w:date="2019-12-11T13:31:00Z">
        <w:r w:rsidR="00836B4A">
          <w:t xml:space="preserve">richness than </w:t>
        </w:r>
      </w:ins>
      <w:ins w:id="379" w:author="Graham Forrester" w:date="2019-12-11T13:43:00Z">
        <w:r w:rsidR="00833173">
          <w:t xml:space="preserve">live </w:t>
        </w:r>
      </w:ins>
      <w:ins w:id="380" w:author="Graham Forrester" w:date="2019-12-11T13:31:00Z">
        <w:r w:rsidR="00836B4A">
          <w:t>coral cover because</w:t>
        </w:r>
      </w:ins>
      <w:ins w:id="381" w:author="Graham Forrester" w:date="2019-12-11T13:43:00Z">
        <w:r w:rsidR="00833173">
          <w:t xml:space="preserve">, even though corals create structure, </w:t>
        </w:r>
      </w:ins>
      <w:ins w:id="382" w:author="Graham Forrester" w:date="2019-12-11T13:31:00Z">
        <w:r w:rsidR="00836B4A">
          <w:t>many fish species utilize structur</w:t>
        </w:r>
      </w:ins>
      <w:ins w:id="383" w:author="Graham Forrester" w:date="2019-12-11T13:44:00Z">
        <w:r w:rsidR="00833173">
          <w:t>al reef features</w:t>
        </w:r>
      </w:ins>
      <w:ins w:id="384" w:author="Graham Forrester" w:date="2019-12-11T13:31:00Z">
        <w:r w:rsidR="00836B4A">
          <w:t xml:space="preserve"> even when the coral is dead </w:t>
        </w:r>
        <w:commentRangeStart w:id="385"/>
        <w:r w:rsidR="00836B4A">
          <w:fldChar w:fldCharType="begin" w:fldLock="1"/>
        </w:r>
        <w:r w:rsidR="00836B4A">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836B4A">
          <w:fldChar w:fldCharType="separate"/>
        </w:r>
        <w:r w:rsidR="00836B4A" w:rsidRPr="00C26A73">
          <w:rPr>
            <w:noProof/>
          </w:rPr>
          <w:t>(Wilson, Graham, Pratchett, Jones, &amp; Polunin, 2006)</w:t>
        </w:r>
        <w:r w:rsidR="00836B4A">
          <w:fldChar w:fldCharType="end"/>
        </w:r>
        <w:commentRangeEnd w:id="385"/>
        <w:r w:rsidR="00836B4A">
          <w:rPr>
            <w:rStyle w:val="CommentReference"/>
          </w:rPr>
          <w:commentReference w:id="385"/>
        </w:r>
      </w:ins>
      <w:ins w:id="386" w:author="Graham Forrester" w:date="2019-12-11T13:44:00Z">
        <w:r w:rsidR="00A56F8A">
          <w:t xml:space="preserve">. Although </w:t>
        </w:r>
      </w:ins>
      <w:ins w:id="387" w:author="Graham Forrester" w:date="2019-12-11T13:45:00Z">
        <w:r w:rsidR="00A56F8A">
          <w:t xml:space="preserve">less-widely monitored than coral cover or rugosity, we also selected sponge cover </w:t>
        </w:r>
        <w:r w:rsidR="00A56F8A">
          <w:t>(</w:t>
        </w:r>
        <w:r w:rsidR="00A56F8A" w:rsidRPr="006A0D2E">
          <w:t xml:space="preserve">the proportion of reef surface covered by live </w:t>
        </w:r>
        <w:r w:rsidR="00A56F8A">
          <w:t>sponges</w:t>
        </w:r>
        <w:r w:rsidR="00A56F8A">
          <w:t>)</w:t>
        </w:r>
      </w:ins>
      <w:ins w:id="388" w:author="Graham Forrester" w:date="2019-12-11T13:46:00Z">
        <w:r w:rsidR="00A56F8A">
          <w:t xml:space="preserve"> a</w:t>
        </w:r>
        <w:r w:rsidR="00A56F8A">
          <w:t xml:space="preserve">s the simplest potential </w:t>
        </w:r>
        <w:proofErr w:type="spellStart"/>
        <w:r w:rsidR="00A56F8A">
          <w:t>potential</w:t>
        </w:r>
        <w:proofErr w:type="spellEnd"/>
        <w:r w:rsidR="00A56F8A">
          <w:t xml:space="preserve"> higher-taxa surrogate for </w:t>
        </w:r>
        <w:r w:rsidR="00A56F8A">
          <w:t>sponge</w:t>
        </w:r>
        <w:r w:rsidR="00A56F8A">
          <w:t xml:space="preserve"> species richness</w:t>
        </w:r>
        <w:r w:rsidR="00A56F8A">
          <w:t>.</w:t>
        </w:r>
      </w:ins>
    </w:p>
    <w:p w14:paraId="212F9C04" w14:textId="48E67E00" w:rsidR="004D4A2E" w:rsidDel="0099165B" w:rsidRDefault="004D4A2E" w:rsidP="004D4A2E">
      <w:pPr>
        <w:rPr>
          <w:del w:id="389" w:author="Graham Forrester" w:date="2019-12-11T13:49:00Z"/>
          <w:moveTo w:id="390" w:author="Graham Forrester" w:date="2019-12-11T12:04:00Z"/>
        </w:rPr>
      </w:pPr>
      <w:moveTo w:id="391" w:author="Graham Forrester" w:date="2019-12-11T12:04:00Z">
        <w:del w:id="392" w:author="Graham Forrester" w:date="2019-12-11T13:49:00Z">
          <w:r w:rsidDel="0099165B">
            <w:delTex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(here, also called sponge cover) might serve as an alternative surrogate to percent hard coral cover and rugosity in predicting richness of corals, fish, sponges, and combined richness (as the sum of richness across these three groups). </w:delText>
          </w:r>
        </w:del>
      </w:moveTo>
    </w:p>
    <w:moveToRangeEnd w:id="246"/>
    <w:p w14:paraId="73A4A172" w14:textId="4D7C998B" w:rsidR="004D4A2E" w:rsidDel="0099165B" w:rsidRDefault="004D4A2E" w:rsidP="00D91671">
      <w:pPr>
        <w:rPr>
          <w:del w:id="393" w:author="Graham Forrester" w:date="2019-12-11T13:50:00Z"/>
        </w:rPr>
      </w:pPr>
    </w:p>
    <w:p w14:paraId="71F36EF8" w14:textId="250B546D" w:rsidR="004D5430" w:rsidDel="0099165B" w:rsidRDefault="004D5430" w:rsidP="00CC386C">
      <w:pPr>
        <w:rPr>
          <w:del w:id="394" w:author="Graham Forrester" w:date="2019-12-11T13:50:00Z"/>
        </w:rPr>
      </w:pPr>
      <w:commentRangeStart w:id="395"/>
      <w:del w:id="396" w:author="Graham Forrester" w:date="2019-12-11T13:50:00Z">
        <w:r w:rsidDel="0099165B">
          <w:delText>In</w:delText>
        </w:r>
        <w:commentRangeEnd w:id="395"/>
        <w:r w:rsidDel="0099165B">
          <w:rPr>
            <w:rStyle w:val="CommentReference"/>
          </w:rPr>
          <w:commentReference w:id="395"/>
        </w:r>
        <w:r w:rsidDel="0099165B">
          <w:delText xml:space="preserve"> an </w:delText>
        </w:r>
        <w:commentRangeStart w:id="397"/>
        <w:r w:rsidDel="0099165B">
          <w:delText xml:space="preserve">effort to more readily </w:delText>
        </w:r>
        <w:commentRangeStart w:id="398"/>
        <w:r w:rsidDel="0099165B">
          <w:delText xml:space="preserve">understand </w:delText>
        </w:r>
        <w:commentRangeEnd w:id="398"/>
        <w:r w:rsidR="00226D8D" w:rsidDel="0099165B">
          <w:rPr>
            <w:rStyle w:val="CommentReference"/>
          </w:rPr>
          <w:commentReference w:id="398"/>
        </w:r>
        <w:r w:rsidDel="0099165B">
          <w:delText xml:space="preserve">these declines, certain landscape features </w:delText>
        </w:r>
        <w:r w:rsidR="00FB2624" w:rsidDel="0099165B">
          <w:delText>have been used to predict biodiversity on coral reefs. These landscape features can be thought of as</w:delText>
        </w:r>
        <w:r w:rsidDel="0099165B">
          <w:delText xml:space="preserve"> potential </w:delText>
        </w:r>
        <w:r w:rsidR="006875BD" w:rsidDel="0099165B">
          <w:delText>surrogates</w:delText>
        </w:r>
        <w:r w:rsidDel="0099165B">
          <w:delText xml:space="preserve">, simple indicators that provide an estimate of a target component of biodiversity, often referred </w:delText>
        </w:r>
        <w:commentRangeStart w:id="399"/>
        <w:r w:rsidDel="0099165B">
          <w:delText xml:space="preserve">to </w:delText>
        </w:r>
        <w:commentRangeEnd w:id="399"/>
        <w:r w:rsidR="00A85B62" w:rsidDel="0099165B">
          <w:rPr>
            <w:rStyle w:val="CommentReference"/>
          </w:rPr>
          <w:commentReference w:id="399"/>
        </w:r>
        <w:r w:rsidDel="0099165B">
          <w:delText xml:space="preserve">more simply as a target </w:delText>
        </w:r>
        <w:commentRangeStart w:id="400"/>
        <w:r w:rsidDel="0099165B">
          <w:fldChar w:fldCharType="begin" w:fldLock="1"/>
        </w:r>
        <w:r w:rsidRPr="0099165B" w:rsidDel="0099165B">
          <w:rPr>
            <w:rPrChange w:id="401" w:author="Graham Forrester" w:date="2019-12-11T13:50:00Z">
              <w:rPr/>
            </w:rPrChange>
          </w:rPr>
          <w:del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delInstrText>
        </w:r>
        <w:r w:rsidDel="0099165B">
          <w:fldChar w:fldCharType="separate"/>
        </w:r>
        <w:r w:rsidRPr="0099165B" w:rsidDel="0099165B">
          <w:rPr>
            <w:noProof/>
            <w:rPrChange w:id="402" w:author="Graham Forrester" w:date="2019-12-11T13:50:00Z">
              <w:rPr>
                <w:noProof/>
              </w:rPr>
            </w:rPrChange>
          </w:rPr>
          <w:delText>(Noss, 1990)</w:delText>
        </w:r>
        <w:r w:rsidDel="0099165B">
          <w:fldChar w:fldCharType="end"/>
        </w:r>
        <w:commentRangeEnd w:id="400"/>
        <w:r w:rsidDel="0099165B">
          <w:rPr>
            <w:rStyle w:val="CommentReference"/>
          </w:rPr>
          <w:commentReference w:id="400"/>
        </w:r>
        <w:r w:rsidDel="0099165B">
          <w:delText xml:space="preserve">. </w:delText>
        </w:r>
      </w:del>
      <w:moveFromRangeStart w:id="403" w:author="Graham Forrester" w:date="2019-12-10T15:23:00Z" w:name="move26883824"/>
      <w:moveFrom w:id="404" w:author="Graham Forrester" w:date="2019-12-10T15:23:00Z">
        <w:del w:id="405" w:author="Graham Forrester" w:date="2019-12-11T13:50:00Z">
          <w:r w:rsidDel="0099165B">
            <w:delText>An effective surrogate has two essential features: first, it takes less time, money, and experience to measure than the target and second</w:delText>
          </w:r>
          <w:r w:rsidR="00FB2624" w:rsidDel="0099165B">
            <w:delText>,</w:delText>
          </w:r>
          <w:r w:rsidDel="0099165B">
            <w:delText xml:space="preserve"> it maintains a consistently strong correlation with the target over space and </w:delText>
          </w:r>
          <w:commentRangeEnd w:id="397"/>
          <w:r w:rsidR="005030CE" w:rsidDel="0099165B">
            <w:rPr>
              <w:rStyle w:val="CommentReference"/>
            </w:rPr>
            <w:commentReference w:id="397"/>
          </w:r>
          <w:r w:rsidDel="0099165B">
            <w:delText xml:space="preserve">time </w:delText>
          </w:r>
          <w:commentRangeStart w:id="406"/>
          <w:r w:rsidDel="0099165B">
            <w:fldChar w:fldCharType="begin" w:fldLock="1"/>
          </w:r>
          <w:r w:rsidRPr="003157A0" w:rsidDel="0099165B">
            <w:delInstrText>ADDIN CSL_CITATION {"citationItems":[{"id":"ITEM-1","itemData":{"author":[{"dropping-particle":"","family":"Colwell","given":"Robert K.","non-dropping-particle":"","parse-names":false,"suffix":""},{"dropping-particle":"","family":"Coddington","given":"Jonathan A.","non-</w:delInstrText>
          </w:r>
          <w:r w:rsidRPr="00B25C9B" w:rsidDel="0099165B">
            <w:delInstrText xml:space="preserve">dropping-particle":"","parse-names":false,"suffix":""}],"container-title":"Philosophical Transactions of the Royal Society B","id":"ITEM-1","issued":{"date-parts":[["1994"]]},"note":"-Relationship between target and surrogate should be logical and based on a priori knowledge\n-Site should be considered </w:delInstrText>
          </w:r>
          <w:r w:rsidRPr="008B6706" w:rsidDel="0099165B">
            <w:delInstrText>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w:delInstrText>
          </w:r>
          <w:r w:rsidRPr="00032E80" w:rsidDel="0099165B">
            <w:delInstrText>ris":["http://www.mendeley.com/documents/?uuid=1c71cd05-6a0d-4e0c-b5f7-7226aca1bba6"]},{"id":"ITEM-2","itemData":{"abstract":"The usefulness of surrogates to estimate complex variables describing community structure, such as the various components of biodiversity, is long established. Most attention has</w:delInstrText>
          </w:r>
          <w:r w:rsidRPr="00E756F3" w:rsidDel="0099165B">
            <w:delInstrText xml:space="preserve"> been given to surrogates of species richness and species diversity and has focused on identifying a subset of taxa as a surrogate of total community richness or diversity. In adopting a surrogate measure, it</w:delInstrText>
          </w:r>
          <w:r w:rsidRPr="00FE2D2F" w:rsidDel="0099165B">
            <w:delInstrText xml:space="preserve">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delInstrText>
          </w:r>
          <w:r w:rsidDel="0099165B">
            <w:fldChar w:fldCharType="separate"/>
          </w:r>
          <w:r w:rsidRPr="003157A0" w:rsidDel="0099165B">
            <w:rPr>
              <w:noProof/>
            </w:rPr>
            <w:delText>(Colwell &amp; Coddington, 1994; Magierowski &amp; Johnson, 2006; Moreno, Rojas, Pineda, &amp; Escobar, 2007)</w:delText>
          </w:r>
          <w:r w:rsidDel="0099165B">
            <w:fldChar w:fldCharType="end"/>
          </w:r>
          <w:commentRangeEnd w:id="406"/>
          <w:r w:rsidDel="0099165B">
            <w:delText>.</w:delText>
          </w:r>
          <w:r w:rsidDel="0099165B">
            <w:rPr>
              <w:rStyle w:val="CommentReference"/>
            </w:rPr>
            <w:commentReference w:id="406"/>
          </w:r>
        </w:del>
        <w:ins w:id="407" w:author="Nicole" w:date="2019-12-06T23:23:00Z">
          <w:del w:id="408" w:author="Graham Forrester" w:date="2019-12-11T13:50:00Z">
            <w:r w:rsidR="00A85B62" w:rsidDel="0099165B">
              <w:delText xml:space="preserve"> </w:delText>
            </w:r>
          </w:del>
        </w:ins>
      </w:moveFrom>
      <w:moveFromRangeEnd w:id="403"/>
      <w:commentRangeStart w:id="409"/>
      <w:del w:id="410" w:author="Graham Forrester" w:date="2019-12-11T13:50:00Z">
        <w:r w:rsidDel="0099165B">
          <w:delText xml:space="preserve">Evaluating the ability for </w:delText>
        </w:r>
        <w:r w:rsidR="00FB2624" w:rsidDel="0099165B">
          <w:delText xml:space="preserve">landscape features </w:delText>
        </w:r>
        <w:r w:rsidDel="0099165B">
          <w:delText xml:space="preserve">to be used as surrogates might inform monitoring efforts that have limited resources and lead to a greater understanding of how the relationships </w:delText>
        </w:r>
        <w:commentRangeStart w:id="411"/>
        <w:r w:rsidDel="0099165B">
          <w:delText>between</w:delText>
        </w:r>
        <w:commentRangeEnd w:id="411"/>
        <w:r w:rsidR="00226D8D" w:rsidDel="0099165B">
          <w:rPr>
            <w:rStyle w:val="CommentReference"/>
          </w:rPr>
          <w:commentReference w:id="411"/>
        </w:r>
        <w:r w:rsidDel="0099165B">
          <w:delText xml:space="preserve"> </w:delText>
        </w:r>
        <w:r w:rsidR="00FB2624" w:rsidDel="0099165B">
          <w:delText xml:space="preserve">landscape features </w:delText>
        </w:r>
        <w:r w:rsidDel="0099165B">
          <w:delText xml:space="preserve">and biodiversity change over time and space. </w:delText>
        </w:r>
      </w:del>
      <w:moveFromRangeStart w:id="412" w:author="Graham Forrester" w:date="2019-12-10T15:26:00Z" w:name="move26883981"/>
      <w:moveFrom w:id="413" w:author="Graham Forrester" w:date="2019-12-10T15:26:00Z">
        <w:del w:id="414" w:author="Graham Forrester" w:date="2019-12-11T13:50:00Z">
          <w:r w:rsidDel="0099165B">
            <w:delText xml:space="preserve">Most </w:delText>
          </w:r>
          <w:commentRangeStart w:id="415"/>
          <w:r w:rsidDel="0099165B">
            <w:delText>surrogate</w:delText>
          </w:r>
          <w:commentRangeEnd w:id="415"/>
          <w:r w:rsidR="00D97955" w:rsidDel="0099165B">
            <w:rPr>
              <w:rStyle w:val="CommentReference"/>
            </w:rPr>
            <w:commentReference w:id="415"/>
          </w:r>
          <w:r w:rsidDel="0099165B">
            <w:delText xml:space="preserve"> studies to date have been concerned with the effectiveness of surrogates across spatial scales </w:delText>
          </w:r>
          <w:commentRangeStart w:id="416"/>
          <w:r w:rsidDel="0099165B">
            <w:fldChar w:fldCharType="begin" w:fldLock="1"/>
          </w:r>
          <w:r w:rsidRPr="003157A0" w:rsidDel="0099165B">
            <w:delInstrText>ADDIN CSL_CITATION {"citationItems":[{"id":"ITEM-1","itemData":{"ISSN":"00220981","abstract":"The focus of this study was to measure natural spatial variability in the biodiversity of fauna inhabiting kelp holdfasts in northeastern New Zealand at several spatial scales: from meters up t</w:delInstrText>
          </w:r>
          <w:r w:rsidRPr="00B25C9B" w:rsidDel="0099165B">
            <w:delInstrTex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w:delInstrText>
          </w:r>
          <w:r w:rsidRPr="008B6706" w:rsidDel="0099165B">
            <w:delInstrText>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w:delInstrText>
          </w:r>
          <w:r w:rsidRPr="00032E80" w:rsidDel="0099165B">
            <w:delInstrText xml:space="preserve">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w:delInstrText>
          </w:r>
          <w:r w:rsidRPr="00E756F3" w:rsidDel="0099165B">
            <w:delInstrText xml:space="preserve">did the proportional abundances of phyla. </w:delInstrText>
          </w:r>
          <w:r w:rsidRPr="00A0565F" w:rsidDel="0099165B">
            <w:delInstrText>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delInstrText>
          </w:r>
          <w:r w:rsidDel="0099165B">
            <w:fldChar w:fldCharType="separate"/>
          </w:r>
          <w:r w:rsidRPr="003157A0" w:rsidDel="0099165B">
            <w:rPr>
              <w:noProof/>
            </w:rPr>
            <w:delText>(Anderson, Diebel, Blom, &amp; Landers, 2005; Darling et al., 2017; Eglington, Noble, &amp; Fuller, 2012; Smale, 2010)</w:delText>
          </w:r>
          <w:r w:rsidDel="0099165B">
            <w:fldChar w:fldCharType="end"/>
          </w:r>
          <w:commentRangeEnd w:id="416"/>
          <w:r w:rsidDel="0099165B">
            <w:rPr>
              <w:rStyle w:val="CommentReference"/>
            </w:rPr>
            <w:commentReference w:id="416"/>
          </w:r>
          <w:r w:rsidDel="0099165B">
            <w:delText xml:space="preserve">. The prevalence of studies considering surrogates across spatial scales may be due to the widespread use of surrogates to identify priority conservation areas; this task requires an understanding of how the size and dispersion of the areas being conserved </w:delText>
          </w:r>
          <w:r w:rsidR="009D158F" w:rsidDel="0099165B">
            <w:delText>affects the relationship</w:delText>
          </w:r>
          <w:r w:rsidDel="0099165B">
            <w:delText xml:space="preserve"> between the surrogate and </w:delText>
          </w:r>
          <w:commentRangeEnd w:id="409"/>
          <w:r w:rsidR="005030CE" w:rsidDel="0099165B">
            <w:rPr>
              <w:rStyle w:val="CommentReference"/>
            </w:rPr>
            <w:commentReference w:id="409"/>
          </w:r>
          <w:commentRangeStart w:id="417"/>
          <w:r w:rsidDel="0099165B">
            <w:delText>target</w:delText>
          </w:r>
          <w:commentRangeEnd w:id="417"/>
          <w:r w:rsidR="00D97955" w:rsidDel="0099165B">
            <w:rPr>
              <w:rStyle w:val="CommentReference"/>
            </w:rPr>
            <w:commentReference w:id="417"/>
          </w:r>
          <w:r w:rsidDel="0099165B">
            <w:delText xml:space="preserve"> </w:delText>
          </w:r>
          <w:commentRangeStart w:id="418"/>
          <w:r w:rsidDel="0099165B">
            <w:fldChar w:fldCharType="begin" w:fldLock="1"/>
          </w:r>
          <w:r w:rsidDel="0099165B">
            <w:del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delInstrText>
          </w:r>
          <w:r w:rsidDel="0099165B">
            <w:fldChar w:fldCharType="separate"/>
          </w:r>
          <w:r w:rsidRPr="004C5F85" w:rsidDel="0099165B">
            <w:rPr>
              <w:noProof/>
            </w:rPr>
            <w:delText>(Margules, Pressey, &amp; Williams, 2002; Padoa-Schioppa, Baietto, Massa, &amp; Bottoni, 2006; T. J. Ward, Vanderklift, Nicholls, &amp; Kenchington, 1999)</w:delText>
          </w:r>
          <w:r w:rsidDel="0099165B">
            <w:fldChar w:fldCharType="end"/>
          </w:r>
          <w:commentRangeEnd w:id="418"/>
          <w:r w:rsidDel="0099165B">
            <w:rPr>
              <w:rStyle w:val="CommentReference"/>
            </w:rPr>
            <w:commentReference w:id="418"/>
          </w:r>
          <w:r w:rsidDel="0099165B">
            <w:delText xml:space="preserve">. </w:delText>
          </w:r>
          <w:commentRangeStart w:id="419"/>
          <w:r w:rsidDel="0099165B">
            <w:delText>However, few studies have explicitly investigated surrogate effectiveness across temporal scales, and those that have are typically quite short</w:delText>
          </w:r>
          <w:r w:rsidR="00EF0E81" w:rsidDel="0099165B">
            <w:delText xml:space="preserve"> </w:delText>
          </w:r>
          <w:commentRangeStart w:id="420"/>
          <w:r w:rsidDel="0099165B">
            <w:fldChar w:fldCharType="begin" w:fldLock="1"/>
          </w:r>
          <w:r w:rsidR="00EF0E81" w:rsidDel="0099165B">
            <w:del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delInstrText>
          </w:r>
          <w:r w:rsidDel="0099165B">
            <w:fldChar w:fldCharType="separate"/>
          </w:r>
          <w:r w:rsidR="00EF0E81" w:rsidRPr="00EF0E81" w:rsidDel="0099165B">
            <w:rPr>
              <w:noProof/>
            </w:rPr>
            <w:delText>(e.g., 13 months and 1 year; Magierowski &amp; Johnson, 2006; Rubal, Veiga, Vieira, &amp; Sousa-Pinto, 2011)</w:delText>
          </w:r>
          <w:r w:rsidDel="0099165B">
            <w:fldChar w:fldCharType="end"/>
          </w:r>
          <w:commentRangeEnd w:id="420"/>
          <w:r w:rsidDel="0099165B">
            <w:rPr>
              <w:rStyle w:val="CommentReference"/>
            </w:rPr>
            <w:commentReference w:id="420"/>
          </w:r>
          <w:r w:rsidDel="0099165B">
            <w:delText xml:space="preserve">. </w:delText>
          </w:r>
          <w:r w:rsidR="009D158F" w:rsidDel="0099165B">
            <w:delText>Although not well-studied</w:delText>
          </w:r>
          <w:r w:rsidDel="0099165B">
            <w:delText xml:space="preserve">, </w:delText>
          </w:r>
          <w:r w:rsidR="009D158F" w:rsidDel="0099165B">
            <w:delText xml:space="preserve">several </w:delText>
          </w:r>
          <w:r w:rsidDel="0099165B">
            <w:delText xml:space="preserve">authors </w:delText>
          </w:r>
          <w:r w:rsidR="009D158F" w:rsidDel="0099165B">
            <w:delText>have argued</w:delText>
          </w:r>
          <w:r w:rsidDel="0099165B">
            <w:delText xml:space="preserve"> that an effective surrogate must maintain a stable relationship with the target over time, in other words any environmental </w:delText>
          </w:r>
          <w:commentRangeStart w:id="421"/>
          <w:r w:rsidDel="0099165B">
            <w:delText>changes</w:delText>
          </w:r>
          <w:commentRangeEnd w:id="421"/>
          <w:r w:rsidR="00226D8D" w:rsidDel="0099165B">
            <w:rPr>
              <w:rStyle w:val="CommentReference"/>
            </w:rPr>
            <w:commentReference w:id="421"/>
          </w:r>
          <w:r w:rsidDel="0099165B">
            <w:delText xml:space="preserve"> that influence the target must have a qualitatively similar influence on the surrogate </w:delText>
          </w:r>
          <w:commentRangeEnd w:id="419"/>
          <w:r w:rsidR="005030CE" w:rsidDel="0099165B">
            <w:rPr>
              <w:rStyle w:val="CommentReference"/>
            </w:rPr>
            <w:commentReference w:id="419"/>
          </w:r>
          <w:commentRangeStart w:id="422"/>
          <w:r w:rsidDel="0099165B">
            <w:fldChar w:fldCharType="begin" w:fldLock="1"/>
          </w:r>
          <w:r w:rsidDel="0099165B">
            <w:del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delInstrText>
          </w:r>
          <w:r w:rsidDel="0099165B">
            <w:fldChar w:fldCharType="separate"/>
          </w:r>
          <w:r w:rsidRPr="00E31DE6" w:rsidDel="0099165B">
            <w:rPr>
              <w:noProof/>
            </w:rPr>
            <w:delText>(Bevilacqua, Mistri, Terlizzi, &amp; Munari, 2018; Lewandowski, Noss, &amp; Parsons, 2010; Mellin et al., 2011)</w:delText>
          </w:r>
          <w:r w:rsidDel="0099165B">
            <w:fldChar w:fldCharType="end"/>
          </w:r>
          <w:commentRangeEnd w:id="422"/>
          <w:r w:rsidDel="0099165B">
            <w:rPr>
              <w:rStyle w:val="CommentReference"/>
            </w:rPr>
            <w:commentReference w:id="422"/>
          </w:r>
          <w:r w:rsidDel="0099165B">
            <w:delText>. The need for more studies that investigate the effectiveness of surrogates over time is evident.</w:delText>
          </w:r>
        </w:del>
      </w:moveFrom>
      <w:moveFromRangeEnd w:id="412"/>
    </w:p>
    <w:p w14:paraId="139CF7E8" w14:textId="3A9F669B" w:rsidR="00495A89" w:rsidDel="0099165B" w:rsidRDefault="004D5430" w:rsidP="004D5430">
      <w:pPr>
        <w:rPr>
          <w:del w:id="423" w:author="Graham Forrester" w:date="2019-12-11T13:50:00Z"/>
        </w:rPr>
      </w:pPr>
      <w:bookmarkStart w:id="424" w:name="_GoBack"/>
      <w:bookmarkEnd w:id="424"/>
      <w:moveFromRangeStart w:id="425" w:author="Graham Forrester" w:date="2019-12-10T14:23:00Z" w:name="move26880254"/>
      <w:commentRangeStart w:id="426"/>
      <w:commentRangeStart w:id="427"/>
      <w:moveFrom w:id="428" w:author="Graham Forrester" w:date="2019-12-10T14:23:00Z">
        <w:del w:id="429" w:author="Graham Forrester" w:date="2019-12-11T13:50:00Z">
          <w:r w:rsidDel="0099165B">
            <w:delText>Surrogates</w:delText>
          </w:r>
          <w:commentRangeEnd w:id="426"/>
          <w:r w:rsidR="00FB2624" w:rsidDel="0099165B">
            <w:rPr>
              <w:rStyle w:val="CommentReference"/>
            </w:rPr>
            <w:commentReference w:id="426"/>
          </w:r>
          <w:commentRangeEnd w:id="427"/>
          <w:r w:rsidR="00226D8D" w:rsidDel="0099165B">
            <w:rPr>
              <w:rStyle w:val="CommentReference"/>
            </w:rPr>
            <w:commentReference w:id="427"/>
          </w:r>
          <w:r w:rsidDel="0099165B">
            <w:delText xml:space="preserve"> </w:delText>
          </w:r>
          <w:commentRangeStart w:id="430"/>
          <w:r w:rsidDel="0099165B">
            <w:delText xml:space="preserve">are used because </w:delText>
          </w:r>
          <w:r w:rsidR="00A679EA" w:rsidDel="0099165B">
            <w:delText xml:space="preserve">a complete inventory of species present in an area is unattainable in many ecosystems, </w:delText>
          </w:r>
          <w:r w:rsidR="00BF35E9" w:rsidDel="0099165B">
            <w:delText xml:space="preserve">particularly in high diversity systems like </w:delText>
          </w:r>
          <w:r w:rsidR="00A679EA" w:rsidDel="0099165B">
            <w:delText>coral reefs</w:delText>
          </w:r>
          <w:r w:rsidR="00BF35E9" w:rsidDel="0099165B">
            <w:delText>.</w:delText>
          </w:r>
          <w:r w:rsidR="00E04396" w:rsidDel="0099165B">
            <w:delText xml:space="preserve"> </w:delText>
          </w:r>
          <w:r w:rsidR="00BF35E9" w:rsidDel="0099165B">
            <w:delText xml:space="preserve">Even </w:delText>
          </w:r>
          <w:r w:rsidR="00A679EA" w:rsidDel="0099165B">
            <w:delText xml:space="preserve">for taxonomic groups that can be </w:delText>
          </w:r>
          <w:r w:rsidR="00BF35E9" w:rsidDel="0099165B">
            <w:delText xml:space="preserve">completely </w:delText>
          </w:r>
          <w:r w:rsidR="00A679EA" w:rsidDel="0099165B">
            <w:delText xml:space="preserve">inventoried in principle, monitoring strategies that could detect all species in a given habitat are often prohibitively expensive and time-consuming </w:delText>
          </w:r>
          <w:commentRangeStart w:id="431"/>
          <w:r w:rsidR="008D6764" w:rsidDel="0099165B">
            <w:fldChar w:fldCharType="begin" w:fldLock="1"/>
          </w:r>
          <w:r w:rsidR="008D6764" w:rsidDel="0099165B">
            <w:del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delInstrText>
          </w:r>
          <w:r w:rsidR="008D6764" w:rsidDel="0099165B">
            <w:fldChar w:fldCharType="separate"/>
          </w:r>
          <w:r w:rsidR="008D6764" w:rsidRPr="008D6764" w:rsidDel="0099165B">
            <w:rPr>
              <w:noProof/>
            </w:rPr>
            <w:delText>(Kati et al., 2004)</w:delText>
          </w:r>
          <w:r w:rsidR="008D6764" w:rsidDel="0099165B">
            <w:fldChar w:fldCharType="end"/>
          </w:r>
          <w:commentRangeEnd w:id="431"/>
          <w:r w:rsidR="008D6764" w:rsidDel="0099165B">
            <w:rPr>
              <w:rStyle w:val="CommentReference"/>
            </w:rPr>
            <w:commentReference w:id="431"/>
          </w:r>
          <w:r w:rsidR="00A679EA" w:rsidDel="0099165B">
            <w:delText xml:space="preserve">. Monitoring species richness requires substantial </w:delText>
          </w:r>
          <w:commentRangeEnd w:id="430"/>
          <w:r w:rsidR="005030CE" w:rsidDel="0099165B">
            <w:rPr>
              <w:rStyle w:val="CommentReference"/>
            </w:rPr>
            <w:commentReference w:id="430"/>
          </w:r>
          <w:r w:rsidR="00A679EA" w:rsidDel="0099165B">
            <w:delText xml:space="preserve">taxonomic expertise </w:delText>
          </w:r>
          <w:commentRangeStart w:id="432"/>
          <w:r w:rsidR="008D6764" w:rsidDel="0099165B">
            <w:fldChar w:fldCharType="begin" w:fldLock="1"/>
          </w:r>
          <w:r w:rsidR="00B95EAD" w:rsidDel="0099165B">
            <w:del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delInstrText>
          </w:r>
          <w:r w:rsidR="008D6764" w:rsidDel="0099165B">
            <w:fldChar w:fldCharType="separate"/>
          </w:r>
          <w:r w:rsidR="00484C29" w:rsidRPr="00484C29" w:rsidDel="0099165B">
            <w:rPr>
              <w:noProof/>
            </w:rPr>
            <w:delText>(Derraik et al., 2002; Hirst, 2008; Sebek et al., 2012)</w:delText>
          </w:r>
          <w:r w:rsidR="008D6764" w:rsidDel="0099165B">
            <w:fldChar w:fldCharType="end"/>
          </w:r>
          <w:commentRangeEnd w:id="432"/>
          <w:r w:rsidR="008D6764" w:rsidDel="0099165B">
            <w:rPr>
              <w:rStyle w:val="CommentReference"/>
            </w:rPr>
            <w:commentReference w:id="432"/>
          </w:r>
          <w:r w:rsidR="00A679EA" w:rsidDel="0099165B">
            <w:delText xml:space="preserve">. </w:delText>
          </w:r>
        </w:del>
      </w:moveFrom>
      <w:moveFromRangeEnd w:id="425"/>
      <w:del w:id="433" w:author="Graham Forrester" w:date="2019-12-11T13:50:00Z">
        <w:r w:rsidR="00A679EA" w:rsidDel="0099165B">
          <w:delText xml:space="preserve">Alternatively, landscape features </w:delText>
        </w:r>
        <w:r w:rsidR="00EB505B" w:rsidDel="0099165B">
          <w:delText xml:space="preserve">that are good surrogates </w:delText>
        </w:r>
        <w:r w:rsidR="00A679EA" w:rsidDel="0099165B">
          <w:delTex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delText>
        </w:r>
        <w:r w:rsidR="00495A89" w:rsidDel="0099165B">
          <w:delText xml:space="preserve">percent </w:delText>
        </w:r>
        <w:r w:rsidR="00A679EA" w:rsidDel="0099165B">
          <w:delText>hard coral cover</w:delText>
        </w:r>
        <w:r w:rsidR="00495A89" w:rsidDel="0099165B">
          <w:delText xml:space="preserve"> (often, simply called coral cover)</w:delText>
        </w:r>
        <w:r w:rsidR="00A679EA" w:rsidDel="0099165B">
          <w:delText xml:space="preserve"> and structural complexity </w:delText>
        </w:r>
        <w:commentRangeStart w:id="434"/>
        <w:r w:rsidR="00A679EA" w:rsidDel="0099165B">
          <w:delText>(rugosity</w:delText>
        </w:r>
        <w:commentRangeEnd w:id="434"/>
        <w:r w:rsidR="00226D8D" w:rsidDel="0099165B">
          <w:rPr>
            <w:rStyle w:val="CommentReference"/>
          </w:rPr>
          <w:commentReference w:id="434"/>
        </w:r>
        <w:r w:rsidR="00A679EA" w:rsidDel="0099165B">
          <w:delText xml:space="preserve">). In fact, the temporal decline of these reef features is widely documented because they are so frequently measured </w:delText>
        </w:r>
        <w:commentRangeStart w:id="435"/>
        <w:r w:rsidR="008D6764" w:rsidDel="0099165B">
          <w:fldChar w:fldCharType="begin" w:fldLock="1"/>
        </w:r>
        <w:r w:rsidR="009933F1" w:rsidDel="0099165B">
          <w:del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delInstrText>
        </w:r>
        <w:r w:rsidR="008D6764" w:rsidDel="0099165B">
          <w:fldChar w:fldCharType="separate"/>
        </w:r>
        <w:r w:rsidR="008D6764" w:rsidRPr="008D6764" w:rsidDel="0099165B">
          <w:rPr>
            <w:noProof/>
          </w:rPr>
          <w:delText>(Alvarez-Filip, Dulvy, Gill, Côté, &amp; Watkinson, 2009; Gardner, Côté, Gill, Grant, &amp; Watkinson, 2003)</w:delText>
        </w:r>
        <w:r w:rsidR="008D6764" w:rsidDel="0099165B">
          <w:fldChar w:fldCharType="end"/>
        </w:r>
        <w:commentRangeEnd w:id="435"/>
        <w:r w:rsidR="009933F1" w:rsidDel="0099165B">
          <w:rPr>
            <w:rStyle w:val="CommentReference"/>
          </w:rPr>
          <w:commentReference w:id="435"/>
        </w:r>
        <w:r w:rsidR="00A679EA" w:rsidDel="0099165B">
          <w:delText xml:space="preserve">. </w:delText>
        </w:r>
        <w:r w:rsidR="00495A89" w:rsidDel="0099165B">
          <w:delText xml:space="preserve">Coral cover </w:delText>
        </w:r>
        <w:r w:rsidR="00835659" w:rsidDel="0099165B">
          <w:delText>is expected</w:delText>
        </w:r>
        <w:r w:rsidR="00495A89" w:rsidDel="0099165B">
          <w:delText xml:space="preserve"> to be a good surrogate for coral species richness because, presumably, the </w:delText>
        </w:r>
        <w:commentRangeStart w:id="436"/>
        <w:r w:rsidR="00495A89" w:rsidDel="0099165B">
          <w:delText>more</w:delText>
        </w:r>
        <w:commentRangeEnd w:id="436"/>
        <w:r w:rsidR="00226D8D" w:rsidDel="0099165B">
          <w:rPr>
            <w:rStyle w:val="CommentReference"/>
          </w:rPr>
          <w:commentReference w:id="436"/>
        </w:r>
        <w:r w:rsidR="00495A89" w:rsidDel="0099165B">
          <w:delText xml:space="preserve"> area covered by corals, the greater variety of microhabitats they inhabit, and the greater number of species that would be present.</w:delText>
        </w:r>
        <w:r w:rsidR="00495A89" w:rsidRPr="00495A89" w:rsidDel="0099165B">
          <w:delText xml:space="preserve"> </w:delText>
        </w:r>
        <w:r w:rsidR="00495A89" w:rsidDel="0099165B">
          <w:delText xml:space="preserve">Rugosity </w:delText>
        </w:r>
        <w:r w:rsidR="00835659" w:rsidDel="0099165B">
          <w:delText>is expected</w:delText>
        </w:r>
        <w:r w:rsidR="00495A89" w:rsidDel="0099165B">
          <w:delText xml:space="preserve"> to be a good surrogate for fish species richness</w:delText>
        </w:r>
        <w:r w:rsidR="00925C48" w:rsidDel="0099165B">
          <w:delText xml:space="preserve"> </w:delText>
        </w:r>
        <w:r w:rsidR="00495A89" w:rsidDel="0099165B">
          <w:delText xml:space="preserve">because greater rugosity should provide a wider variety of structures that may be utilized by a greater diversity of fish species </w:delText>
        </w:r>
        <w:commentRangeStart w:id="437"/>
        <w:r w:rsidR="00495A89" w:rsidDel="0099165B">
          <w:fldChar w:fldCharType="begin" w:fldLock="1"/>
        </w:r>
        <w:r w:rsidR="00BC5F7E" w:rsidDel="0099165B">
          <w:del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delInstrText>
        </w:r>
        <w:r w:rsidR="00495A89" w:rsidDel="0099165B">
          <w:fldChar w:fldCharType="separate"/>
        </w:r>
        <w:r w:rsidR="00495A89" w:rsidRPr="00C26A73" w:rsidDel="0099165B">
          <w:rPr>
            <w:noProof/>
          </w:rPr>
          <w:delText>(Darling et al., 2017; Graham et al., 2006; Gratwicke &amp; Speight, 2005; Newman et al., 2015)</w:delText>
        </w:r>
        <w:r w:rsidR="00495A89" w:rsidDel="0099165B">
          <w:fldChar w:fldCharType="end"/>
        </w:r>
        <w:commentRangeEnd w:id="437"/>
        <w:r w:rsidR="00495A89" w:rsidDel="0099165B">
          <w:rPr>
            <w:rStyle w:val="CommentReference"/>
          </w:rPr>
          <w:commentReference w:id="437"/>
        </w:r>
        <w:r w:rsidR="00925C48" w:rsidDel="0099165B">
          <w:delText xml:space="preserve">. It has also been suggested that rugosity is a better surrogate for fish richness than percent coral cover because </w:delText>
        </w:r>
        <w:r w:rsidR="00EB505B" w:rsidDel="0099165B">
          <w:delText xml:space="preserve">many </w:delText>
        </w:r>
        <w:r w:rsidR="00925C48" w:rsidDel="0099165B">
          <w:delText xml:space="preserve">fish species utilize the intact structure of the reef </w:delText>
        </w:r>
        <w:r w:rsidR="00EB505B" w:rsidDel="0099165B">
          <w:delText>even when the coral is dead</w:delText>
        </w:r>
        <w:r w:rsidR="00925C48" w:rsidDel="0099165B">
          <w:delText xml:space="preserve"> </w:delText>
        </w:r>
        <w:commentRangeStart w:id="438"/>
        <w:r w:rsidR="00925C48" w:rsidDel="0099165B">
          <w:fldChar w:fldCharType="begin" w:fldLock="1"/>
        </w:r>
        <w:r w:rsidR="00925C48" w:rsidDel="0099165B">
          <w:del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delInstrText>
        </w:r>
        <w:r w:rsidR="00925C48" w:rsidDel="0099165B">
          <w:fldChar w:fldCharType="separate"/>
        </w:r>
        <w:r w:rsidR="00925C48" w:rsidRPr="00C26A73" w:rsidDel="0099165B">
          <w:rPr>
            <w:noProof/>
          </w:rPr>
          <w:delText>(Wilson, Graham, Pratchett, Jones, &amp; Polunin, 2006)</w:delText>
        </w:r>
        <w:r w:rsidR="00925C48" w:rsidDel="0099165B">
          <w:fldChar w:fldCharType="end"/>
        </w:r>
        <w:commentRangeEnd w:id="438"/>
        <w:r w:rsidR="00925C48" w:rsidDel="0099165B">
          <w:rPr>
            <w:rStyle w:val="CommentReference"/>
          </w:rPr>
          <w:commentReference w:id="438"/>
        </w:r>
        <w:r w:rsidR="00495A89" w:rsidDel="0099165B">
          <w:delText>.</w:delText>
        </w:r>
      </w:del>
    </w:p>
    <w:p w14:paraId="4DADD199" w14:textId="39D22976" w:rsidR="001F3420" w:rsidDel="004D4A2E" w:rsidRDefault="00495A89" w:rsidP="003B5B34">
      <w:pPr>
        <w:rPr>
          <w:moveFrom w:id="439" w:author="Graham Forrester" w:date="2019-12-11T12:04:00Z"/>
        </w:rPr>
      </w:pPr>
      <w:moveFromRangeStart w:id="440" w:author="Graham Forrester" w:date="2019-12-11T12:04:00Z" w:name="move26958306"/>
      <w:commentRangeStart w:id="441"/>
      <w:moveFrom w:id="442" w:author="Graham Forrester" w:date="2019-12-11T12:04:00Z">
        <w:r w:rsidDel="004D4A2E">
          <w:t>Corals</w:t>
        </w:r>
        <w:commentRangeEnd w:id="441"/>
        <w:r w:rsidR="003B5B34" w:rsidDel="004D4A2E">
          <w:rPr>
            <w:rStyle w:val="CommentReference"/>
          </w:rPr>
          <w:commentReference w:id="441"/>
        </w:r>
        <w:r w:rsidDel="004D4A2E">
          <w:t xml:space="preserve"> and </w:t>
        </w:r>
        <w:commentRangeStart w:id="443"/>
        <w:r w:rsidDel="004D4A2E">
          <w:t>fish are such conspicuous, well-studied taxonomic groups that the richnesses of these groups are often extrapolated to represent the richness of all taxonomic groups on coral reefs</w:t>
        </w:r>
        <w:r w:rsidR="00B95EAD" w:rsidDel="004D4A2E">
          <w:t xml:space="preserve"> </w:t>
        </w:r>
        <w:commentRangeStart w:id="444"/>
        <w:r w:rsidR="00B95EAD" w:rsidDel="004D4A2E">
          <w:fldChar w:fldCharType="begin" w:fldLock="1"/>
        </w:r>
        <w:r w:rsidR="00BC5F7E" w:rsidRPr="004D4A2E" w:rsidDel="004D4A2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w:instrText>
        </w:r>
        <w:r w:rsidR="00BC5F7E" w:rsidRPr="000038E2" w:rsidDel="004D4A2E">
          <w:instrText>:{"noteIndex":0},"schema":"https://github.com/citation-style-language/schema/raw/</w:instrText>
        </w:r>
        <w:r w:rsidR="00BC5F7E" w:rsidRPr="00F6212A" w:rsidDel="004D4A2E">
          <w:instrText>master/csl-citation.json"}</w:instrText>
        </w:r>
        <w:r w:rsidR="00B95EAD" w:rsidDel="004D4A2E">
          <w:fldChar w:fldCharType="separate"/>
        </w:r>
        <w:r w:rsidR="00B95EAD" w:rsidRPr="004D4A2E" w:rsidDel="004D4A2E">
          <w:rPr>
            <w:noProof/>
          </w:rPr>
          <w:t>(Graham et al., 2006)</w:t>
        </w:r>
        <w:r w:rsidR="00B95EAD" w:rsidDel="004D4A2E">
          <w:fldChar w:fldCharType="end"/>
        </w:r>
        <w:commentRangeEnd w:id="444"/>
        <w:r w:rsidR="00B95EAD" w:rsidDel="004D4A2E">
          <w:rPr>
            <w:rStyle w:val="CommentReference"/>
          </w:rPr>
          <w:commentReference w:id="444"/>
        </w:r>
        <w:r w:rsidDel="004D4A2E">
          <w:t xml:space="preserve">. </w:t>
        </w:r>
        <w:r w:rsidR="00E6241A" w:rsidDel="004D4A2E">
          <w:t>The reliability of this extrapolation is not well-studied</w:t>
        </w:r>
        <w:commentRangeStart w:id="445"/>
        <w:r w:rsidR="00E6241A" w:rsidDel="004D4A2E">
          <w:t xml:space="preserve">, </w:t>
        </w:r>
        <w:commentRangeEnd w:id="445"/>
        <w:r w:rsidR="00804C84" w:rsidDel="004D4A2E">
          <w:rPr>
            <w:rStyle w:val="CommentReference"/>
          </w:rPr>
          <w:commentReference w:id="445"/>
        </w:r>
        <w:r w:rsidR="00E6241A" w:rsidDel="004D4A2E">
          <w:t xml:space="preserve">and we used sponges as an additional target group in order to assess whether surrogates for fish and coral species richness can also be used to predict sponge richness. </w:t>
        </w:r>
        <w:commentRangeEnd w:id="443"/>
        <w:r w:rsidR="005030CE" w:rsidDel="004D4A2E">
          <w:rPr>
            <w:rStyle w:val="CommentReference"/>
          </w:rPr>
          <w:commentReference w:id="443"/>
        </w:r>
        <w:r w:rsidR="001F3420" w:rsidDel="004D4A2E">
          <w:t>We selected s</w:t>
        </w:r>
        <w:r w:rsidR="00A679EA" w:rsidDel="004D4A2E">
          <w:t xml:space="preserve">ponges </w:t>
        </w:r>
        <w:r w:rsidR="001F3420" w:rsidDel="004D4A2E">
          <w:t xml:space="preserve">because they </w:t>
        </w:r>
        <w:r w:rsidR="00A679EA" w:rsidDel="004D4A2E">
          <w:t xml:space="preserve">play a dominant role in the benthic composition of the reef and contribute to the reef’s three-dimensional structure </w:t>
        </w:r>
        <w:commentRangeStart w:id="446"/>
        <w:r w:rsidR="009933F1" w:rsidDel="004D4A2E">
          <w:fldChar w:fldCharType="begin" w:fldLock="1"/>
        </w:r>
        <w:r w:rsidR="009933F1" w:rsidDel="004D4A2E">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rsidDel="004D4A2E">
          <w:fldChar w:fldCharType="separate"/>
        </w:r>
        <w:r w:rsidR="009933F1" w:rsidRPr="009933F1" w:rsidDel="004D4A2E">
          <w:rPr>
            <w:noProof/>
          </w:rPr>
          <w:t>(Bell, 2008)</w:t>
        </w:r>
        <w:r w:rsidR="009933F1" w:rsidDel="004D4A2E">
          <w:fldChar w:fldCharType="end"/>
        </w:r>
        <w:commentRangeEnd w:id="446"/>
        <w:r w:rsidR="009933F1" w:rsidDel="004D4A2E">
          <w:rPr>
            <w:rStyle w:val="CommentReference"/>
          </w:rPr>
          <w:commentReference w:id="446"/>
        </w:r>
        <w:r w:rsidR="001F3420" w:rsidDel="004D4A2E">
          <w:t xml:space="preserve">, </w:t>
        </w:r>
        <w:r w:rsidR="00A679EA" w:rsidDel="004D4A2E">
          <w:t xml:space="preserve">yet </w:t>
        </w:r>
        <w:r w:rsidR="00BA73F0" w:rsidDel="004D4A2E">
          <w:t xml:space="preserve">few studies have investigated sponge </w:t>
        </w:r>
        <w:commentRangeStart w:id="447"/>
        <w:r w:rsidR="00BA73F0" w:rsidDel="004D4A2E">
          <w:t xml:space="preserve">dynamics </w:t>
        </w:r>
        <w:commentRangeEnd w:id="447"/>
        <w:r w:rsidR="00804C84" w:rsidDel="004D4A2E">
          <w:rPr>
            <w:rStyle w:val="CommentReference"/>
          </w:rPr>
          <w:commentReference w:id="447"/>
        </w:r>
        <w:commentRangeStart w:id="448"/>
        <w:r w:rsidR="009933F1" w:rsidDel="004D4A2E">
          <w:fldChar w:fldCharType="begin" w:fldLock="1"/>
        </w:r>
        <w:r w:rsidR="009933F1" w:rsidDel="004D4A2E">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rsidDel="004D4A2E">
          <w:fldChar w:fldCharType="separate"/>
        </w:r>
        <w:r w:rsidR="009933F1" w:rsidRPr="009933F1" w:rsidDel="004D4A2E">
          <w:rPr>
            <w:noProof/>
          </w:rPr>
          <w:t>(Berman et al., 2013; Wulff, 2006)</w:t>
        </w:r>
        <w:r w:rsidR="009933F1" w:rsidDel="004D4A2E">
          <w:fldChar w:fldCharType="end"/>
        </w:r>
        <w:commentRangeEnd w:id="448"/>
        <w:r w:rsidR="009933F1" w:rsidDel="004D4A2E">
          <w:rPr>
            <w:rStyle w:val="CommentReference"/>
          </w:rPr>
          <w:commentReference w:id="448"/>
        </w:r>
        <w:r w:rsidR="0088253A" w:rsidDel="004D4A2E">
          <w:t>.</w:t>
        </w:r>
        <w:r w:rsidR="00BA73F0" w:rsidDel="004D4A2E">
          <w:t xml:space="preserve"> </w:t>
        </w:r>
        <w:r w:rsidR="00BF406D" w:rsidDel="004D4A2E">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rsidDel="004D4A2E">
          <w:t xml:space="preserve">(here, also called sponge cover) </w:t>
        </w:r>
        <w:r w:rsidR="00BF406D" w:rsidDel="004D4A2E">
          <w:t>might serve as an alternative surrogate to percent hard coral cover and rugosity in predicting richness of corals, fish, sponges, and combined richness (as the sum of richness across these three groups).</w:t>
        </w:r>
        <w:r w:rsidR="003573F9" w:rsidDel="004D4A2E">
          <w:t xml:space="preserve"> </w:t>
        </w:r>
      </w:moveFrom>
    </w:p>
    <w:moveFromRangeEnd w:id="440"/>
    <w:p w14:paraId="237EDFB0" w14:textId="3AC7D043" w:rsidR="00BF406D" w:rsidRDefault="001F3420" w:rsidP="003B5B34">
      <w:commentRangeStart w:id="449"/>
      <w:del w:id="450" w:author="Graham Forrester" w:date="2019-12-11T13:47:00Z">
        <w:r w:rsidDel="00A56F8A">
          <w:delText xml:space="preserve">Our </w:delText>
        </w:r>
      </w:del>
      <w:ins w:id="451" w:author="Graham Forrester" w:date="2019-12-11T13:47:00Z">
        <w:r w:rsidR="00A56F8A" w:rsidRPr="00804C84">
          <w:t xml:space="preserve">Our goal </w:t>
        </w:r>
        <w:r w:rsidR="00A56F8A">
          <w:t>wa</w:t>
        </w:r>
        <w:r w:rsidR="00A56F8A" w:rsidRPr="00804C84">
          <w:t xml:space="preserve">s to understand whether monitoring of cost-effective surrogates </w:t>
        </w:r>
        <w:r w:rsidR="00A56F8A">
          <w:t>is</w:t>
        </w:r>
        <w:r w:rsidR="00A56F8A" w:rsidRPr="00804C84">
          <w:t xml:space="preserve"> appropriate in tracking changes in </w:t>
        </w:r>
      </w:ins>
      <w:ins w:id="452" w:author="Graham Forrester" w:date="2019-12-11T13:48:00Z">
        <w:r w:rsidR="00A56F8A">
          <w:t xml:space="preserve">the species richness of </w:t>
        </w:r>
      </w:ins>
      <w:ins w:id="453" w:author="Graham Forrester" w:date="2019-12-11T13:47:00Z">
        <w:r w:rsidR="00A56F8A" w:rsidRPr="00804C84">
          <w:t xml:space="preserve">coral </w:t>
        </w:r>
      </w:ins>
      <w:ins w:id="454" w:author="Graham Forrester" w:date="2019-12-11T13:48:00Z">
        <w:r w:rsidR="00A56F8A">
          <w:t>reef</w:t>
        </w:r>
      </w:ins>
      <w:ins w:id="455" w:author="Graham Forrester" w:date="2019-12-11T13:49:00Z">
        <w:r w:rsidR="00A56F8A">
          <w:t xml:space="preserve"> </w:t>
        </w:r>
      </w:ins>
      <w:ins w:id="456" w:author="Graham Forrester" w:date="2019-12-11T13:47:00Z">
        <w:r w:rsidR="00A56F8A" w:rsidRPr="00804C84">
          <w:t>communities. We speci</w:t>
        </w:r>
        <w:r w:rsidR="00A56F8A">
          <w:t>fi</w:t>
        </w:r>
        <w:r w:rsidR="00A56F8A" w:rsidRPr="00804C84">
          <w:t>cally</w:t>
        </w:r>
      </w:ins>
      <w:ins w:id="457" w:author="Graham Forrester" w:date="2019-12-11T13:48:00Z">
        <w:r w:rsidR="00A56F8A">
          <w:t xml:space="preserve"> tested</w:t>
        </w:r>
        <w:r w:rsidR="00A56F8A" w:rsidDel="00A56F8A">
          <w:t xml:space="preserve"> </w:t>
        </w:r>
      </w:ins>
      <w:del w:id="458" w:author="Graham Forrester" w:date="2019-12-11T13:48:00Z">
        <w:r w:rsidDel="00A56F8A">
          <w:delText xml:space="preserve">main aim </w:delText>
        </w:r>
        <w:commentRangeEnd w:id="449"/>
        <w:r w:rsidR="00804C84" w:rsidDel="00A56F8A">
          <w:rPr>
            <w:rStyle w:val="CommentReference"/>
          </w:rPr>
          <w:commentReference w:id="449"/>
        </w:r>
        <w:r w:rsidDel="00A56F8A">
          <w:delText>was</w:delText>
        </w:r>
        <w:r w:rsidR="003573F9" w:rsidDel="00A56F8A">
          <w:delText xml:space="preserve"> to </w:delText>
        </w:r>
        <w:commentRangeStart w:id="459"/>
        <w:r w:rsidR="003573F9" w:rsidDel="00A56F8A">
          <w:delText xml:space="preserve">gain a better understanding of </w:delText>
        </w:r>
        <w:commentRangeEnd w:id="459"/>
        <w:r w:rsidR="00D97955" w:rsidDel="00A56F8A">
          <w:rPr>
            <w:rStyle w:val="CommentReference"/>
          </w:rPr>
          <w:commentReference w:id="459"/>
        </w:r>
      </w:del>
      <w:r w:rsidR="003573F9">
        <w:t xml:space="preserve">how surrogate-target </w:t>
      </w:r>
      <w:r w:rsidR="0081750B">
        <w:t>relationship</w:t>
      </w:r>
      <w:r>
        <w:t>s</w:t>
      </w:r>
      <w:r w:rsidR="0081750B">
        <w:t xml:space="preserve"> var</w:t>
      </w:r>
      <w:r>
        <w:t>y</w:t>
      </w:r>
      <w:r w:rsidR="003573F9">
        <w:t xml:space="preserve"> over time and space.</w:t>
      </w:r>
      <w:r w:rsidR="00BF406D">
        <w:t xml:space="preserve"> In other words, we asked</w:t>
      </w:r>
      <w:ins w:id="460" w:author="Nicole" w:date="2019-12-06T23:25:00Z">
        <w:r w:rsidR="00D97955">
          <w:t>:</w:t>
        </w:r>
      </w:ins>
      <w:r w:rsidR="00BF406D">
        <w:t xml:space="preserve"> 1) can coral cover or rugosity predict sponge richness?</w:t>
      </w:r>
      <w:del w:id="461" w:author="Nicole" w:date="2019-12-06T23:26:00Z">
        <w:r w:rsidR="00BF406D" w:rsidDel="00D97955">
          <w:delText>,</w:delText>
        </w:r>
      </w:del>
      <w:r w:rsidR="00BF406D">
        <w:t xml:space="preserve"> 2) how does sponge cover compare to coral cover and rugosity as a</w:t>
      </w:r>
      <w:r w:rsidR="003573F9">
        <w:t xml:space="preserve"> candidate</w:t>
      </w:r>
      <w:r w:rsidR="00BF406D">
        <w:t xml:space="preserve"> </w:t>
      </w:r>
      <w:r w:rsidR="003B5B34">
        <w:t>surrogate for richness of corals, fish, sponges, and combined richness?</w:t>
      </w:r>
      <w:del w:id="462" w:author="Nicole" w:date="2019-12-06T23:26:00Z">
        <w:r w:rsidR="003B5B34" w:rsidDel="00D97955">
          <w:delText>,</w:delText>
        </w:r>
      </w:del>
      <w:r w:rsidR="003B5B34">
        <w:t xml:space="preserve"> and 3) how do the top </w:t>
      </w:r>
      <w:r w:rsidR="003573F9">
        <w:t xml:space="preserve">candidate </w:t>
      </w:r>
      <w:r w:rsidR="003B5B34">
        <w:t>surrogate-target relationships vary over space and time?</w:t>
      </w:r>
      <w:del w:id="463" w:author="Nicole" w:date="2019-12-06T23:27:00Z">
        <w:r w:rsidR="003B5B34" w:rsidDel="00D97955">
          <w:delText>.</w:delText>
        </w:r>
      </w:del>
      <w:r w:rsidR="003B5B34">
        <w:t xml:space="preserve"> </w:t>
      </w:r>
      <w:r w:rsidR="00BF406D">
        <w:t>To address these questions,</w:t>
      </w:r>
      <w:r w:rsidR="003B5B34" w:rsidRPr="003B5B34">
        <w:t xml:space="preserve"> </w:t>
      </w:r>
      <w:r w:rsidR="003B5B34">
        <w:t xml:space="preserve">we used 27 years of monitoring data from eight sites around </w:t>
      </w:r>
      <w:proofErr w:type="spellStart"/>
      <w:r w:rsidR="003B5B34">
        <w:t>Guana</w:t>
      </w:r>
      <w:proofErr w:type="spellEnd"/>
      <w:r w:rsidR="003B5B34">
        <w:t xml:space="preserve">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64" w:name="_Toc25154323"/>
      <w:r>
        <w:lastRenderedPageBreak/>
        <w:t>Material and Methods</w:t>
      </w:r>
      <w:bookmarkEnd w:id="464"/>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w:t>
      </w:r>
      <w:proofErr w:type="spellStart"/>
      <w:r w:rsidR="00A679EA">
        <w:t>Guana</w:t>
      </w:r>
      <w:proofErr w:type="spellEnd"/>
      <w:r w:rsidR="00A679EA">
        <w:t xml:space="preserve">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w:t>
      </w:r>
      <w:commentRangeStart w:id="465"/>
      <w:r w:rsidR="00A679EA">
        <w:t>rugosity</w:t>
      </w:r>
      <w:commentRangeEnd w:id="465"/>
      <w:r w:rsidR="00B648A4">
        <w:rPr>
          <w:rStyle w:val="CommentReference"/>
        </w:rPr>
        <w:commentReference w:id="465"/>
      </w:r>
      <w:r w:rsidR="00115801">
        <w:t xml:space="preserve"> </w:t>
      </w:r>
      <w:r w:rsidR="00A679EA">
        <w:t>were sampled annually between June and August from 1992-2018</w:t>
      </w:r>
      <w:commentRangeStart w:id="466"/>
      <w:r w:rsidR="00A679EA">
        <w:t xml:space="preserve">, but </w:t>
      </w:r>
      <w:commentRangeEnd w:id="466"/>
      <w:r w:rsidR="00B648A4">
        <w:rPr>
          <w:rStyle w:val="CommentReference"/>
        </w:rPr>
        <w:commentReference w:id="466"/>
      </w:r>
      <w:r w:rsidR="00A679EA">
        <w:t xml:space="preserve">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w:t>
      </w:r>
      <w:commentRangeStart w:id="467"/>
      <w:r w:rsidR="00A679EA">
        <w:t xml:space="preserve">) but, </w:t>
      </w:r>
      <w:commentRangeEnd w:id="467"/>
      <w:r w:rsidR="00B648A4">
        <w:rPr>
          <w:rStyle w:val="CommentReference"/>
        </w:rPr>
        <w:commentReference w:id="467"/>
      </w:r>
      <w:r w:rsidR="00A679EA">
        <w:t>for this study, three transects per site per year were selected at random for use in the analysis.</w:t>
      </w:r>
    </w:p>
    <w:p w14:paraId="43DDE0BA" w14:textId="77777777" w:rsidR="00A679EA" w:rsidRDefault="00A679EA" w:rsidP="00E74719">
      <w:pPr>
        <w:pStyle w:val="Heading3"/>
      </w:pPr>
      <w:bookmarkStart w:id="468" w:name="_fwntfdganz29" w:colFirst="0" w:colLast="0"/>
      <w:bookmarkEnd w:id="468"/>
      <w:r>
        <w:t>Survey methods</w:t>
      </w:r>
    </w:p>
    <w:p w14:paraId="3E96246D" w14:textId="33D687A7" w:rsidR="00A679EA" w:rsidRDefault="00A679EA" w:rsidP="00F31CF6">
      <w:r>
        <w:t>Corals, sponges, fishes, and</w:t>
      </w:r>
      <w:commentRangeStart w:id="469"/>
      <w:r>
        <w:t xml:space="preserve"> rugosity</w:t>
      </w:r>
      <w:commentRangeEnd w:id="469"/>
      <w:r w:rsidR="00B648A4">
        <w:rPr>
          <w:rStyle w:val="CommentReference"/>
        </w:rPr>
        <w:commentReference w:id="469"/>
      </w:r>
      <w:r>
        <w:t xml:space="preserve"> were sampled using well-established visual survey method</w:t>
      </w:r>
      <w:commentRangeStart w:id="470"/>
      <w:r>
        <w:t xml:space="preserve">s. </w:t>
      </w:r>
      <w:commentRangeEnd w:id="470"/>
      <w:r w:rsidR="00B648A4">
        <w:rPr>
          <w:rStyle w:val="CommentReference"/>
        </w:rPr>
        <w:commentReference w:id="470"/>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w:t>
      </w:r>
      <w:commentRangeStart w:id="471"/>
      <w:r>
        <w:t>Nocturnal</w:t>
      </w:r>
      <w:commentRangeEnd w:id="471"/>
      <w:r w:rsidR="00B648A4">
        <w:rPr>
          <w:rStyle w:val="CommentReference"/>
        </w:rPr>
        <w:commentReference w:id="471"/>
      </w:r>
      <w:r>
        <w:t xml:space="preserve"> </w:t>
      </w:r>
      <w:r>
        <w:lastRenderedPageBreak/>
        <w:t>species, highly mobile groups such as mackerels (Scombridae)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 xml:space="preserve">Corals and </w:t>
      </w:r>
      <w:commentRangeStart w:id="472"/>
      <w:r>
        <w:t xml:space="preserve">other benthic taxa </w:t>
      </w:r>
      <w:commentRangeEnd w:id="472"/>
      <w:r w:rsidR="00B648A4">
        <w:rPr>
          <w:rStyle w:val="CommentReference"/>
        </w:rPr>
        <w:commentReference w:id="472"/>
      </w:r>
      <w:r>
        <w:t xml:space="preserve">were surveyed using the linear point-intercept method, wherein a diver swam along </w:t>
      </w:r>
      <w:commentRangeStart w:id="473"/>
      <w:r>
        <w:t xml:space="preserve">the tape </w:t>
      </w:r>
      <w:commentRangeEnd w:id="473"/>
      <w:r w:rsidR="00B648A4">
        <w:rPr>
          <w:rStyle w:val="CommentReference"/>
        </w:rPr>
        <w:commentReference w:id="473"/>
      </w:r>
      <w:r>
        <w:t>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xml:space="preserve">. </w:t>
      </w:r>
      <w:commentRangeStart w:id="474"/>
      <w:r>
        <w:t>Corals</w:t>
      </w:r>
      <w:commentRangeEnd w:id="474"/>
      <w:r w:rsidR="00B648A4">
        <w:rPr>
          <w:rStyle w:val="CommentReference"/>
        </w:rPr>
        <w:commentReference w:id="474"/>
      </w:r>
      <w:r>
        <w:t xml:space="preserve">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commentRangeStart w:id="475"/>
      <w:r>
        <w:t xml:space="preserve">To </w:t>
      </w:r>
      <w:commentRangeEnd w:id="475"/>
      <w:r w:rsidR="00B648A4">
        <w:rPr>
          <w:rStyle w:val="CommentReference"/>
        </w:rPr>
        <w:commentReference w:id="475"/>
      </w:r>
      <w:r>
        <w:t>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commentRangeStart w:id="476"/>
      <w:r>
        <w:t>Rugosity</w:t>
      </w:r>
      <w:commentRangeEnd w:id="476"/>
      <w:r w:rsidR="00B648A4">
        <w:rPr>
          <w:rStyle w:val="CommentReference"/>
        </w:rPr>
        <w:commentReference w:id="476"/>
      </w:r>
      <w:r>
        <w:t xml:space="preserve">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w:t>
      </w:r>
      <w:commentRangeStart w:id="477"/>
      <w:r>
        <w:t xml:space="preserve">s, </w:t>
      </w:r>
      <w:commentRangeEnd w:id="477"/>
      <w:r w:rsidR="00B648A4">
        <w:rPr>
          <w:rStyle w:val="CommentReference"/>
        </w:rPr>
        <w:commentReference w:id="477"/>
      </w:r>
      <w:r>
        <w:t>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xml:space="preserve">, </w:t>
      </w:r>
      <w:commentRangeStart w:id="478"/>
      <w:r>
        <w:t>though</w:t>
      </w:r>
      <w:commentRangeEnd w:id="478"/>
      <w:r w:rsidR="00B648A4">
        <w:rPr>
          <w:rStyle w:val="CommentReference"/>
        </w:rPr>
        <w:commentReference w:id="478"/>
      </w:r>
      <w:r>
        <w:t xml:space="preserve"> </w:t>
      </w:r>
      <w:commentRangeStart w:id="479"/>
      <w:r>
        <w:t xml:space="preserve">both </w:t>
      </w:r>
      <w:commentRangeEnd w:id="479"/>
      <w:r w:rsidR="00D97955">
        <w:rPr>
          <w:rStyle w:val="CommentReference"/>
        </w:rPr>
        <w:commentReference w:id="479"/>
      </w:r>
      <w:r>
        <w:t>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commentRangeStart w:id="480"/>
      <w:r>
        <w:t>Because</w:t>
      </w:r>
      <w:commentRangeEnd w:id="480"/>
      <w:r w:rsidR="00B648A4">
        <w:rPr>
          <w:rStyle w:val="CommentReference"/>
        </w:rPr>
        <w:commentReference w:id="480"/>
      </w:r>
      <w:r>
        <w:t xml:space="preserve"> i</w:t>
      </w:r>
      <w:r w:rsidR="00A679EA">
        <w:t>dentifying taxa to species is not always possible</w:t>
      </w:r>
      <w:r>
        <w:t xml:space="preserve"> or practical in field surveys, </w:t>
      </w:r>
      <w:r w:rsidR="00A679EA">
        <w:t>fish, corals</w:t>
      </w:r>
      <w:r>
        <w:t>,</w:t>
      </w:r>
      <w:r w:rsidR="00A679EA">
        <w:t xml:space="preserve"> and sponges were identified to the </w:t>
      </w:r>
      <w:commentRangeStart w:id="481"/>
      <w:r w:rsidR="00A679EA">
        <w:t xml:space="preserve">most specific </w:t>
      </w:r>
      <w:commentRangeEnd w:id="481"/>
      <w:r w:rsidR="00D97955">
        <w:rPr>
          <w:rStyle w:val="CommentReference"/>
        </w:rPr>
        <w:commentReference w:id="481"/>
      </w:r>
      <w:r w:rsidR="00A679EA">
        <w:t xml:space="preserve">taxonomic group </w:t>
      </w:r>
      <w:commentRangeStart w:id="482"/>
      <w:r w:rsidR="00A679EA">
        <w:t xml:space="preserve">practical </w:t>
      </w:r>
      <w:commentRangeEnd w:id="482"/>
      <w:r w:rsidR="00D97955">
        <w:rPr>
          <w:rStyle w:val="CommentReference"/>
        </w:rPr>
        <w:commentReference w:id="482"/>
      </w:r>
      <w:r w:rsidR="00A679EA">
        <w:t>(</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commentRangeStart w:id="483"/>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commentRangeEnd w:id="483"/>
      <w:r w:rsidR="00B648A4">
        <w:rPr>
          <w:rStyle w:val="CommentReference"/>
        </w:rPr>
        <w:commentReference w:id="483"/>
      </w:r>
      <w:r w:rsidR="00A679EA">
        <w:t>, or RTU’s, for the following reasons: (</w:t>
      </w:r>
      <w:commentRangeStart w:id="484"/>
      <w:r w:rsidR="00A679EA">
        <w:t>1</w:t>
      </w:r>
      <w:commentRangeEnd w:id="484"/>
      <w:r w:rsidR="00B648A4">
        <w:rPr>
          <w:rStyle w:val="CommentReference"/>
        </w:rPr>
        <w:commentReference w:id="484"/>
      </w:r>
      <w:r w:rsidR="00A679EA">
        <w:t>)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 xml:space="preserve">red to as “species” hereafter. </w:t>
      </w:r>
      <w:commentRangeStart w:id="485"/>
      <w:r w:rsidR="004E18DC">
        <w:t>We</w:t>
      </w:r>
      <w:r w:rsidR="00A679EA">
        <w:t xml:space="preserve"> suggest that </w:t>
      </w:r>
      <w:commentRangeStart w:id="486"/>
      <w:r w:rsidR="00A679EA">
        <w:t>t</w:t>
      </w:r>
      <w:commentRangeEnd w:id="485"/>
      <w:r w:rsidR="00D97955">
        <w:rPr>
          <w:rStyle w:val="CommentReference"/>
        </w:rPr>
        <w:commentReference w:id="485"/>
      </w:r>
      <w:r w:rsidR="00A679EA">
        <w:t xml:space="preserve">he use of RTU’s, although it affects estimates of absolute species richness, should </w:t>
      </w:r>
      <w:commentRangeStart w:id="487"/>
      <w:r w:rsidR="00A679EA">
        <w:t>not</w:t>
      </w:r>
      <w:commentRangeEnd w:id="487"/>
      <w:r w:rsidR="00B648A4">
        <w:rPr>
          <w:rStyle w:val="CommentReference"/>
        </w:rPr>
        <w:commentReference w:id="487"/>
      </w:r>
      <w:r w:rsidR="00A679EA">
        <w:t xml:space="preserve"> alter the outcome of the analysis.</w:t>
      </w:r>
      <w:commentRangeEnd w:id="486"/>
      <w:r w:rsidR="00256595">
        <w:rPr>
          <w:rStyle w:val="CommentReference"/>
        </w:rPr>
        <w:commentReference w:id="486"/>
      </w:r>
    </w:p>
    <w:p w14:paraId="55EC66F3" w14:textId="77777777" w:rsidR="00A679EA" w:rsidRDefault="00A679EA" w:rsidP="00E74719">
      <w:pPr>
        <w:pStyle w:val="Heading3"/>
      </w:pPr>
      <w:bookmarkStart w:id="488" w:name="_j2rsg1phwf4n" w:colFirst="0" w:colLast="0"/>
      <w:bookmarkEnd w:id="488"/>
      <w:r>
        <w:t>Statistical Analysis</w:t>
      </w:r>
    </w:p>
    <w:p w14:paraId="69364A06" w14:textId="51D0A22B" w:rsidR="00A679EA" w:rsidRDefault="00A679EA" w:rsidP="00EB5354">
      <w:commentRangeStart w:id="489"/>
      <w:r>
        <w:t xml:space="preserve">We used sites as replicates because they represent spatial units of relevance from both ecological and </w:t>
      </w:r>
      <w:commentRangeStart w:id="490"/>
      <w:r>
        <w:t>management</w:t>
      </w:r>
      <w:commentRangeEnd w:id="490"/>
      <w:r w:rsidR="00B648A4">
        <w:rPr>
          <w:rStyle w:val="CommentReference"/>
        </w:rPr>
        <w:commentReference w:id="490"/>
      </w:r>
      <w:r>
        <w:t xml:space="preserve"> perspectives</w:t>
      </w:r>
      <w:commentRangeEnd w:id="489"/>
      <w:r w:rsidR="00256595">
        <w:rPr>
          <w:rStyle w:val="CommentReference"/>
        </w:rPr>
        <w:commentReference w:id="489"/>
      </w:r>
      <w:r>
        <w:t xml:space="preserve">. For surrogates (coral cover, </w:t>
      </w:r>
      <w:r>
        <w:lastRenderedPageBreak/>
        <w:t xml:space="preserve">sponge cover, and rugosity), replicates were thus </w:t>
      </w:r>
      <w:proofErr w:type="gramStart"/>
      <w:r>
        <w:t>means</w:t>
      </w:r>
      <w:proofErr w:type="gramEnd"/>
      <w:r>
        <w:t xml:space="preserve"> for the 3 randomly-selected transects per site per year. To estimate spec</w:t>
      </w:r>
      <w:r w:rsidR="00DE59B9">
        <w:t>ies richness, we pooled the</w:t>
      </w:r>
      <w:r>
        <w:t xml:space="preserve"> 3 </w:t>
      </w:r>
      <w:proofErr w:type="gramStart"/>
      <w:r>
        <w:t>randomly-selected</w:t>
      </w:r>
      <w:proofErr w:type="gramEnd"/>
      <w:r>
        <w:t xml:space="preserve">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commentRangeStart w:id="491"/>
      <w:r>
        <w:t xml:space="preserve">Based </w:t>
      </w:r>
      <w:commentRangeEnd w:id="491"/>
      <w:r w:rsidR="00B648A4">
        <w:rPr>
          <w:rStyle w:val="CommentReference"/>
        </w:rPr>
        <w:commentReference w:id="491"/>
      </w:r>
      <w:r>
        <w:t>on first principles, we used negative binomial regression using the ‘</w:t>
      </w:r>
      <w:commentRangeStart w:id="492"/>
      <w:r>
        <w:t xml:space="preserve">MASS’ package to </w:t>
      </w:r>
      <w:commentRangeEnd w:id="492"/>
      <w:r w:rsidR="00B648A4">
        <w:rPr>
          <w:rStyle w:val="CommentReference"/>
        </w:rPr>
        <w:commentReference w:id="492"/>
      </w:r>
      <w:r>
        <w:t>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w:t>
      </w:r>
      <w:commentRangeStart w:id="493"/>
      <w:r>
        <w:t xml:space="preserve">All models, </w:t>
      </w:r>
      <w:commentRangeEnd w:id="493"/>
      <w:r w:rsidR="00B648A4">
        <w:rPr>
          <w:rStyle w:val="CommentReference"/>
        </w:rPr>
        <w:commentReference w:id="493"/>
      </w:r>
      <w:r>
        <w:t>therefore, have an additional parameter, theta, that accounts for overdispersion.</w:t>
      </w:r>
      <w:r w:rsidR="002C6A88">
        <w:t xml:space="preserve"> </w:t>
      </w:r>
      <w:r w:rsidR="005A1886">
        <w:t xml:space="preserve">There were no </w:t>
      </w:r>
      <w:commentRangeStart w:id="494"/>
      <w:r w:rsidR="002C6A88">
        <w:t>patterns</w:t>
      </w:r>
      <w:commentRangeEnd w:id="494"/>
      <w:r w:rsidR="00B648A4">
        <w:rPr>
          <w:rStyle w:val="CommentReference"/>
        </w:rPr>
        <w:commentReference w:id="494"/>
      </w:r>
      <w:r w:rsidR="002C6A88">
        <w:t xml:space="preserve">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commentRangeStart w:id="495"/>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commentRangeEnd w:id="495"/>
      <w:r w:rsidR="00B648A4">
        <w:rPr>
          <w:rStyle w:val="CommentReference"/>
        </w:rPr>
        <w:commentReference w:id="495"/>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w:t>
      </w:r>
      <w:commentRangeStart w:id="496"/>
      <w:r>
        <w:rPr>
          <w:highlight w:val="white"/>
        </w:rPr>
        <w:t xml:space="preserve">Top models </w:t>
      </w:r>
      <w:commentRangeEnd w:id="496"/>
      <w:r w:rsidR="00CE687F">
        <w:rPr>
          <w:rStyle w:val="CommentReference"/>
        </w:rPr>
        <w:commentReference w:id="496"/>
      </w:r>
      <w:r>
        <w:rPr>
          <w:highlight w:val="white"/>
        </w:rPr>
        <w:t>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xml:space="preserve">. </w:t>
      </w:r>
      <w:commentRangeStart w:id="497"/>
      <w:proofErr w:type="spellStart"/>
      <w:r>
        <w:rPr>
          <w:highlight w:val="white"/>
        </w:rPr>
        <w:t>Nagelkerke’s</w:t>
      </w:r>
      <w:commentRangeEnd w:id="497"/>
      <w:proofErr w:type="spellEnd"/>
      <w:r w:rsidR="00CE687F">
        <w:rPr>
          <w:rStyle w:val="CommentReference"/>
        </w:rPr>
        <w:commentReference w:id="497"/>
      </w:r>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w:t>
      </w:r>
      <w:proofErr w:type="spellStart"/>
      <w:r w:rsidR="00C63DF1">
        <w:t>richnesses</w:t>
      </w:r>
      <w:proofErr w:type="spellEnd"/>
      <w:r w:rsidR="00C63DF1">
        <w:t xml:space="preserve">), as well as between the surrogates (between percent hard coral cover, rugosity, and percent sponge cover), </w:t>
      </w:r>
      <w:commentRangeStart w:id="498"/>
      <w:r w:rsidR="00C63DF1">
        <w:t>to inform interpretations of the models.</w:t>
      </w:r>
      <w:commentRangeEnd w:id="498"/>
      <w:r w:rsidR="00CE687F">
        <w:rPr>
          <w:rStyle w:val="CommentReference"/>
        </w:rPr>
        <w:commentReference w:id="498"/>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w:t>
      </w:r>
      <w:commentRangeStart w:id="499"/>
      <w:r>
        <w:rPr>
          <w:highlight w:val="white"/>
        </w:rPr>
        <w:t>for</w:t>
      </w:r>
      <w:commentRangeEnd w:id="499"/>
      <w:r w:rsidR="00CE687F">
        <w:rPr>
          <w:rStyle w:val="CommentReference"/>
        </w:rPr>
        <w:commentReference w:id="499"/>
      </w:r>
      <w:r>
        <w:rPr>
          <w:highlight w:val="white"/>
        </w:rPr>
        <w:t xml:space="preserve"> temporal variation and variation across sites. </w:t>
      </w:r>
      <w:commentRangeStart w:id="500"/>
      <w:r>
        <w:t>Site</w:t>
      </w:r>
      <w:commentRangeEnd w:id="500"/>
      <w:r w:rsidR="00CE687F">
        <w:rPr>
          <w:rStyle w:val="CommentReference"/>
        </w:rPr>
        <w:commentReference w:id="500"/>
      </w:r>
      <w:r>
        <w:t xml:space="preserve"> is a categorical predictor of the 8 locations around </w:t>
      </w:r>
      <w:proofErr w:type="spellStart"/>
      <w:r>
        <w:t>Guana</w:t>
      </w:r>
      <w:proofErr w:type="spellEnd"/>
      <w:r>
        <w:t xml:space="preserve"> Island and </w:t>
      </w:r>
      <w:commentRangeStart w:id="501"/>
      <w:r>
        <w:t>year</w:t>
      </w:r>
      <w:commentRangeEnd w:id="501"/>
      <w:r w:rsidR="00CE687F">
        <w:rPr>
          <w:rStyle w:val="CommentReference"/>
        </w:rPr>
        <w:commentReference w:id="501"/>
      </w:r>
      <w:r>
        <w:t xml:space="preserve"> </w:t>
      </w:r>
      <w:proofErr w:type="gramStart"/>
      <w:r w:rsidR="00414F6C">
        <w:t>models</w:t>
      </w:r>
      <w:proofErr w:type="gramEnd"/>
      <w:r w:rsidR="00414F6C">
        <w:t xml:space="preserve"> year-to-</w:t>
      </w:r>
      <w:commentRangeStart w:id="502"/>
      <w:r w:rsidR="00414F6C">
        <w:t xml:space="preserve">year </w:t>
      </w:r>
      <w:r>
        <w:t>trend</w:t>
      </w:r>
      <w:r w:rsidR="00414F6C">
        <w:t>s</w:t>
      </w:r>
      <w:commentRangeEnd w:id="502"/>
      <w:r w:rsidR="00CE687F">
        <w:rPr>
          <w:rStyle w:val="CommentReference"/>
        </w:rPr>
        <w:commentReference w:id="502"/>
      </w:r>
      <w:r>
        <w:t xml:space="preserve"> over the </w:t>
      </w:r>
      <w:r w:rsidR="00414F6C">
        <w:t>duration of the study (27 years)</w:t>
      </w:r>
      <w:r>
        <w:t xml:space="preserve">.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w:t>
      </w:r>
      <w:commentRangeStart w:id="503"/>
      <w:r>
        <w:t>year and the surrogate with site</w:t>
      </w:r>
      <w:commentRangeEnd w:id="503"/>
      <w:r w:rsidR="00CE687F">
        <w:rPr>
          <w:rStyle w:val="CommentReference"/>
        </w:rPr>
        <w:commentReference w:id="503"/>
      </w:r>
      <w:r>
        <w:t xml:space="preserv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 xml:space="preserve">op models were those with delta </w:t>
      </w:r>
      <w:commentRangeStart w:id="504"/>
      <w:proofErr w:type="spellStart"/>
      <w:r w:rsidRPr="002E7C42">
        <w:t>AICc</w:t>
      </w:r>
      <w:proofErr w:type="spellEnd"/>
      <w:r w:rsidRPr="002E7C42">
        <w:t xml:space="preserve"> ≤ 2 </w:t>
      </w:r>
      <w:commentRangeEnd w:id="504"/>
      <w:r w:rsidR="00CE687F">
        <w:rPr>
          <w:rStyle w:val="CommentReference"/>
        </w:rPr>
        <w:commentReference w:id="504"/>
      </w:r>
      <w:r w:rsidRPr="002E7C42">
        <w:t xml:space="preserve">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 xml:space="preserve">All data management and analysis was performed in the </w:t>
      </w:r>
      <w:commentRangeStart w:id="505"/>
      <w:r>
        <w:t xml:space="preserve">R programming </w:t>
      </w:r>
      <w:commentRangeEnd w:id="505"/>
      <w:r w:rsidR="00CE687F">
        <w:rPr>
          <w:rStyle w:val="CommentReference"/>
        </w:rPr>
        <w:commentReference w:id="505"/>
      </w:r>
      <w:r>
        <w:t>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506" w:name="_6921849kdo93" w:colFirst="0" w:colLast="0"/>
      <w:bookmarkStart w:id="507" w:name="_Toc25154324"/>
      <w:bookmarkEnd w:id="506"/>
      <w:commentRangeStart w:id="508"/>
      <w:r>
        <w:lastRenderedPageBreak/>
        <w:t>Results</w:t>
      </w:r>
      <w:bookmarkEnd w:id="507"/>
      <w:commentRangeEnd w:id="508"/>
      <w:r w:rsidR="00256595">
        <w:rPr>
          <w:rStyle w:val="CommentReference"/>
          <w:b w:val="0"/>
        </w:rPr>
        <w:commentReference w:id="508"/>
      </w:r>
    </w:p>
    <w:p w14:paraId="55BAC720" w14:textId="77777777" w:rsidR="00A679EA" w:rsidRPr="00E74719" w:rsidRDefault="00A679EA" w:rsidP="00E74719">
      <w:pPr>
        <w:pStyle w:val="Heading3"/>
      </w:pPr>
      <w:bookmarkStart w:id="509" w:name="_6wnt1lhf96oq" w:colFirst="0" w:colLast="0"/>
      <w:bookmarkEnd w:id="509"/>
      <w:commentRangeStart w:id="510"/>
      <w:r w:rsidRPr="00E74719">
        <w:t>Summary statistics</w:t>
      </w:r>
      <w:commentRangeEnd w:id="510"/>
      <w:r w:rsidR="00B42DAD">
        <w:rPr>
          <w:rStyle w:val="CommentReference"/>
          <w:b w:val="0"/>
          <w:i w:val="0"/>
        </w:rPr>
        <w:commentReference w:id="510"/>
      </w:r>
    </w:p>
    <w:p w14:paraId="7975FA0D" w14:textId="4162276B" w:rsidR="00A679EA" w:rsidRDefault="00A679EA" w:rsidP="00E74719">
      <w:bookmarkStart w:id="511" w:name="_uzg2digyln7d" w:colFirst="0" w:colLast="0"/>
      <w:bookmarkEnd w:id="511"/>
      <w:r>
        <w:t xml:space="preserve">We recorded 205 species across all 27 years for all 8 sites around </w:t>
      </w:r>
      <w:proofErr w:type="spellStart"/>
      <w:r>
        <w:t>Guana</w:t>
      </w:r>
      <w:proofErr w:type="spellEnd"/>
      <w:r>
        <w:t xml:space="preserve"> Island. There were 117 fish species, 30 coral species, and 58 sponge species. For each site and year combination, coral richness </w:t>
      </w:r>
      <w:r w:rsidR="00F924AE">
        <w:t xml:space="preserve">ranged </w:t>
      </w:r>
      <w:r>
        <w:t xml:space="preserve">from 4 to 22 (mean = </w:t>
      </w:r>
      <w:commentRangeStart w:id="512"/>
      <w:r>
        <w:t>13)</w:t>
      </w:r>
      <w:commentRangeEnd w:id="512"/>
      <w:r w:rsidR="00CE687F">
        <w:rPr>
          <w:rStyle w:val="CommentReference"/>
        </w:rPr>
        <w:commentReference w:id="512"/>
      </w:r>
      <w:r>
        <w:t>,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commentRangeStart w:id="513"/>
      <w:commentRangeStart w:id="514"/>
      <w:r>
        <w:t>Basic associations</w:t>
      </w:r>
      <w:commentRangeEnd w:id="513"/>
      <w:r w:rsidR="00B42DAD">
        <w:rPr>
          <w:rStyle w:val="CommentReference"/>
          <w:b w:val="0"/>
          <w:i w:val="0"/>
        </w:rPr>
        <w:commentReference w:id="513"/>
      </w:r>
      <w:commentRangeEnd w:id="514"/>
      <w:r w:rsidR="00B42DAD">
        <w:rPr>
          <w:rStyle w:val="CommentReference"/>
          <w:b w:val="0"/>
          <w:i w:val="0"/>
        </w:rPr>
        <w:commentReference w:id="514"/>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w:t>
      </w:r>
      <w:proofErr w:type="gramStart"/>
      <w:r>
        <w:rPr>
          <w:highlight w:val="white"/>
        </w:rPr>
        <w:t>both of these</w:t>
      </w:r>
      <w:proofErr w:type="gramEnd"/>
      <w:r>
        <w:rPr>
          <w:highlight w:val="white"/>
        </w:rPr>
        <w:t xml:space="preserve">, suggesting sponge richness varied in space and time </w:t>
      </w:r>
      <w:commentRangeStart w:id="515"/>
      <w:commentRangeStart w:id="516"/>
      <w:r>
        <w:t>independent</w:t>
      </w:r>
      <w:commentRangeEnd w:id="515"/>
      <w:r w:rsidR="004662A3">
        <w:rPr>
          <w:rStyle w:val="CommentReference"/>
        </w:rPr>
        <w:commentReference w:id="515"/>
      </w:r>
      <w:r>
        <w:t xml:space="preserve"> of changes in fish and coral richness</w:t>
      </w:r>
      <w:commentRangeEnd w:id="516"/>
      <w:r w:rsidR="00256595">
        <w:rPr>
          <w:rStyle w:val="CommentReference"/>
        </w:rPr>
        <w:commentReference w:id="516"/>
      </w:r>
      <w:r>
        <w:t xml:space="preserve"> (</w:t>
      </w:r>
      <w:commentRangeStart w:id="517"/>
      <w:commentRangeStart w:id="518"/>
      <w:r>
        <w:t>Figure</w:t>
      </w:r>
      <w:commentRangeEnd w:id="517"/>
      <w:r w:rsidR="00CE687F">
        <w:rPr>
          <w:rStyle w:val="CommentReference"/>
        </w:rPr>
        <w:commentReference w:id="517"/>
      </w:r>
      <w:r>
        <w:t xml:space="preserve"> A.3</w:t>
      </w:r>
      <w:commentRangeEnd w:id="518"/>
      <w:r w:rsidR="00256595">
        <w:rPr>
          <w:rStyle w:val="CommentReference"/>
        </w:rPr>
        <w:commentReference w:id="518"/>
      </w:r>
      <w:r>
        <w:t>).</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w:t>
      </w:r>
      <w:proofErr w:type="gramStart"/>
      <w:r>
        <w:rPr>
          <w:highlight w:val="white"/>
        </w:rPr>
        <w:t>both of these</w:t>
      </w:r>
      <w:proofErr w:type="gramEnd"/>
      <w:r>
        <w:rPr>
          <w:highlight w:val="white"/>
        </w:rPr>
        <w:t xml:space="preserve">, suggesting sponge cover also varied in space and time </w:t>
      </w:r>
      <w:r>
        <w:t xml:space="preserve">independent of changes in rugosity and coral cover (Figure </w:t>
      </w:r>
      <w:commentRangeStart w:id="519"/>
      <w:r>
        <w:t>A.4</w:t>
      </w:r>
      <w:commentRangeEnd w:id="519"/>
      <w:r w:rsidR="00256595">
        <w:rPr>
          <w:rStyle w:val="CommentReference"/>
        </w:rPr>
        <w:commentReference w:id="519"/>
      </w:r>
      <w:r>
        <w:t>).</w:t>
      </w:r>
    </w:p>
    <w:p w14:paraId="459ABF9F" w14:textId="77777777" w:rsidR="00A679EA" w:rsidRDefault="00A679EA" w:rsidP="00E74719">
      <w:pPr>
        <w:pStyle w:val="Heading3"/>
      </w:pPr>
      <w:bookmarkStart w:id="520" w:name="_nujrgjx5taud" w:colFirst="0" w:colLast="0"/>
      <w:bookmarkStart w:id="521" w:name="_h6w7xsrogjxa" w:colFirst="0" w:colLast="0"/>
      <w:bookmarkEnd w:id="520"/>
      <w:bookmarkEnd w:id="521"/>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 xml:space="preserve">he top </w:t>
      </w:r>
      <w:commentRangeStart w:id="522"/>
      <w:r w:rsidR="0018320D">
        <w:rPr>
          <w:highlight w:val="white"/>
        </w:rPr>
        <w:t>candidate</w:t>
      </w:r>
      <w:commentRangeEnd w:id="522"/>
      <w:r w:rsidR="00CE687F">
        <w:rPr>
          <w:rStyle w:val="CommentReference"/>
        </w:rPr>
        <w:commentReference w:id="522"/>
      </w:r>
      <w:r w:rsidR="0018320D">
        <w:rPr>
          <w:highlight w:val="white"/>
        </w:rPr>
        <w:t xml:space="preserv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23" w:name="_rmzz1zfdvwy1" w:colFirst="0" w:colLast="0"/>
      <w:bookmarkEnd w:id="52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w:t>
      </w:r>
      <w:commentRangeStart w:id="524"/>
      <w:r>
        <w:t>competitive (</w:t>
      </w:r>
      <w:commentRangeEnd w:id="524"/>
      <w:r w:rsidR="00CE687F">
        <w:rPr>
          <w:rStyle w:val="CommentReference"/>
        </w:rPr>
        <w:commentReference w:id="524"/>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w:t>
      </w:r>
      <w:commentRangeStart w:id="525"/>
      <w:r w:rsidR="00932256">
        <w:t>Figure</w:t>
      </w:r>
      <w:r w:rsidR="00932256" w:rsidRPr="0018320D">
        <w:t xml:space="preserve"> </w:t>
      </w:r>
      <w:commentRangeEnd w:id="525"/>
      <w:r w:rsidR="00CE687F">
        <w:rPr>
          <w:rStyle w:val="CommentReference"/>
        </w:rPr>
        <w:commentReference w:id="525"/>
      </w:r>
      <w:r w:rsidR="00932256" w:rsidRPr="0018320D">
        <w:t>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w:t>
      </w:r>
      <w:commentRangeStart w:id="526"/>
      <w:r w:rsidR="000B0115">
        <w:t>time</w:t>
      </w:r>
      <w:commentRangeEnd w:id="526"/>
      <w:r w:rsidR="00CE687F">
        <w:rPr>
          <w:rStyle w:val="CommentReference"/>
        </w:rPr>
        <w:commentReference w:id="526"/>
      </w:r>
      <w:r w:rsidR="000B0115">
        <w:t xml:space="preserv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w:t>
      </w:r>
      <w:commentRangeStart w:id="527"/>
      <w:r>
        <w:t>Fig</w:t>
      </w:r>
      <w:commentRangeEnd w:id="527"/>
      <w:r w:rsidR="00CE687F">
        <w:rPr>
          <w:rStyle w:val="CommentReference"/>
        </w:rPr>
        <w:commentReference w:id="527"/>
      </w:r>
      <w:r>
        <w:t>.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w:t>
      </w:r>
      <w:commentRangeStart w:id="528"/>
      <w:r>
        <w:rPr>
          <w:highlight w:val="white"/>
        </w:rPr>
        <w:t>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t>
      </w:r>
      <w:commentRangeEnd w:id="528"/>
      <w:r w:rsidR="00256595">
        <w:rPr>
          <w:rStyle w:val="CommentReference"/>
        </w:rPr>
        <w:commentReference w:id="528"/>
      </w:r>
      <w:r>
        <w:rPr>
          <w:highlight w:val="white"/>
        </w:rPr>
        <w:t>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 xml:space="preserve">s likely to have about </w:t>
      </w:r>
      <w:commentRangeStart w:id="529"/>
      <w:r>
        <w:rPr>
          <w:highlight w:val="white"/>
        </w:rPr>
        <w:t>3</w:t>
      </w:r>
      <w:commentRangeEnd w:id="529"/>
      <w:r w:rsidR="00B42DAD">
        <w:rPr>
          <w:rStyle w:val="CommentReference"/>
        </w:rPr>
        <w:commentReference w:id="529"/>
      </w:r>
      <w:r>
        <w:rPr>
          <w:highlight w:val="white"/>
        </w:rPr>
        <w:t xml:space="preserve">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w:t>
      </w:r>
      <w:commentRangeStart w:id="530"/>
      <w:r>
        <w:t xml:space="preserve">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 xml:space="preserve">re likely </w:t>
      </w:r>
      <w:proofErr w:type="gramStart"/>
      <w:r>
        <w:t>due to the fact that</w:t>
      </w:r>
      <w:proofErr w:type="gramEnd"/>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w:t>
      </w:r>
      <w:commentRangeEnd w:id="530"/>
      <w:r w:rsidR="00562BF9">
        <w:rPr>
          <w:rStyle w:val="CommentReference"/>
        </w:rPr>
        <w:commentReference w:id="530"/>
      </w:r>
      <w:r>
        <w:t xml:space="preserve">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w:t>
      </w:r>
      <w:proofErr w:type="gramStart"/>
      <w:r>
        <w:t>all of</w:t>
      </w:r>
      <w:proofErr w:type="gramEnd"/>
      <w:r>
        <w:t xml:space="preserve">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w:t>
      </w:r>
      <w:proofErr w:type="gramStart"/>
      <w:r>
        <w:t>Similar to</w:t>
      </w:r>
      <w:proofErr w:type="gramEnd"/>
      <w:r>
        <w:t xml:space="preserve"> the relationship between rugosity and fish richness, these spatial variations among the 8 sites </w:t>
      </w:r>
      <w:r w:rsidR="00D14CCA">
        <w:t>we</w:t>
      </w:r>
      <w:r>
        <w:t xml:space="preserve">re likely due to distinct rugosity values for each site over time. </w:t>
      </w:r>
      <w:commentRangeStart w:id="531"/>
      <w:r>
        <w:t xml:space="preserve">The sites </w:t>
      </w:r>
      <w:r w:rsidR="00D14CCA">
        <w:t>we</w:t>
      </w:r>
      <w:r>
        <w:t xml:space="preserve">re organized differently on the y-axis for combined richness than they </w:t>
      </w:r>
      <w:r w:rsidR="00D14CCA">
        <w:t>we</w:t>
      </w:r>
      <w:r>
        <w:t xml:space="preserve">re for fish richness </w:t>
      </w:r>
      <w:r w:rsidR="00F25817">
        <w:t xml:space="preserve">likely </w:t>
      </w:r>
      <w:r>
        <w:t xml:space="preserve">driven by variations </w:t>
      </w:r>
      <w:commentRangeEnd w:id="531"/>
      <w:r w:rsidR="00CE687F">
        <w:rPr>
          <w:rStyle w:val="CommentReference"/>
        </w:rPr>
        <w:commentReference w:id="531"/>
      </w:r>
      <w:r>
        <w:t xml:space="preserve">in sponge richness across sites that follow a different pattern over time (Fig. 7). </w:t>
      </w:r>
      <w:proofErr w:type="gramStart"/>
      <w:r>
        <w:t>Similar to</w:t>
      </w:r>
      <w:proofErr w:type="gramEnd"/>
      <w:r>
        <w:t xml:space="preserve">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commentRangeStart w:id="532"/>
      <w:r>
        <w:lastRenderedPageBreak/>
        <w:t>In summary</w:t>
      </w:r>
      <w:commentRangeEnd w:id="532"/>
      <w:r w:rsidR="00CE687F">
        <w:rPr>
          <w:rStyle w:val="CommentReference"/>
        </w:rPr>
        <w:commentReference w:id="532"/>
      </w:r>
      <w:r>
        <w:t>,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33" w:name="_wewp8zkd7499" w:colFirst="0" w:colLast="0"/>
      <w:bookmarkEnd w:id="533"/>
      <w:r>
        <w:br w:type="page"/>
      </w:r>
    </w:p>
    <w:p w14:paraId="402E7EAF" w14:textId="000DC76A" w:rsidR="00A679EA" w:rsidRDefault="00A679EA" w:rsidP="00E74719">
      <w:pPr>
        <w:pStyle w:val="Heading2"/>
      </w:pPr>
      <w:bookmarkStart w:id="534" w:name="_Toc25154325"/>
      <w:commentRangeStart w:id="535"/>
      <w:commentRangeStart w:id="536"/>
      <w:r>
        <w:lastRenderedPageBreak/>
        <w:t>Discussion</w:t>
      </w:r>
      <w:bookmarkEnd w:id="534"/>
      <w:commentRangeEnd w:id="535"/>
      <w:r w:rsidR="00256595">
        <w:rPr>
          <w:rStyle w:val="CommentReference"/>
          <w:b w:val="0"/>
        </w:rPr>
        <w:commentReference w:id="535"/>
      </w:r>
      <w:commentRangeEnd w:id="536"/>
      <w:r w:rsidR="00CE687F">
        <w:rPr>
          <w:rStyle w:val="CommentReference"/>
          <w:b w:val="0"/>
        </w:rPr>
        <w:commentReference w:id="536"/>
      </w:r>
    </w:p>
    <w:p w14:paraId="55940E9F" w14:textId="45E6812B" w:rsidR="00456F8B" w:rsidRPr="002E560A" w:rsidRDefault="00A9579D" w:rsidP="00E74719">
      <w:pPr>
        <w:pStyle w:val="Heading3"/>
      </w:pPr>
      <w:commentRangeStart w:id="537"/>
      <w:r>
        <w:t>A</w:t>
      </w:r>
      <w:r w:rsidR="00456F8B" w:rsidRPr="002E560A">
        <w:t>ss</w:t>
      </w:r>
      <w:r>
        <w:t>essing surrogate effectiveness over space and time</w:t>
      </w:r>
      <w:commentRangeEnd w:id="537"/>
      <w:r w:rsidR="00F23266">
        <w:rPr>
          <w:rStyle w:val="CommentReference"/>
          <w:b w:val="0"/>
          <w:i w:val="0"/>
        </w:rPr>
        <w:commentReference w:id="537"/>
      </w:r>
    </w:p>
    <w:p w14:paraId="1613C916" w14:textId="710760FC" w:rsidR="001429E5" w:rsidRDefault="00173B03" w:rsidP="002E560A">
      <w:commentRangeStart w:id="538"/>
      <w:r>
        <w:t>Local richness can vary for a variety of reasons</w:t>
      </w:r>
      <w:r w:rsidR="00DF05B3">
        <w:t xml:space="preserve">, </w:t>
      </w:r>
      <w:proofErr w:type="gramStart"/>
      <w:r w:rsidR="00DF05B3">
        <w:t>including</w:t>
      </w:r>
      <w:r>
        <w:t>:</w:t>
      </w:r>
      <w:proofErr w:type="gramEnd"/>
      <w:r>
        <w:t xml:space="preserve"> </w:t>
      </w:r>
      <w:r w:rsidR="00CB33FC">
        <w:t xml:space="preserve">dispersal limitation, </w:t>
      </w:r>
      <w:r w:rsidR="000D343A">
        <w:t>changes in environmental or landscape features, and competition</w:t>
      </w:r>
      <w:r w:rsidR="00CB33FC">
        <w:t xml:space="preserve"> over space. </w:t>
      </w:r>
      <w:commentRangeStart w:id="539"/>
      <w:commentRangeEnd w:id="539"/>
      <w:r w:rsidR="00CE687F">
        <w:rPr>
          <w:rStyle w:val="CommentReference"/>
        </w:rPr>
        <w:commentReference w:id="539"/>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40"/>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40"/>
      <w:r w:rsidR="001429E5">
        <w:rPr>
          <w:rStyle w:val="CommentReference"/>
        </w:rPr>
        <w:commentReference w:id="540"/>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41"/>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41"/>
      <w:r w:rsidR="001429E5">
        <w:rPr>
          <w:rStyle w:val="CommentReference"/>
        </w:rPr>
        <w:commentReference w:id="541"/>
      </w:r>
      <w:r w:rsidR="001429E5">
        <w:t xml:space="preserve">. </w:t>
      </w:r>
      <w:commentRangeEnd w:id="538"/>
      <w:r w:rsidR="00A948FD">
        <w:rPr>
          <w:rStyle w:val="CommentReference"/>
        </w:rPr>
        <w:commentReference w:id="538"/>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42"/>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42"/>
      <w:r w:rsidR="00030BAE">
        <w:rPr>
          <w:rStyle w:val="CommentReference"/>
        </w:rPr>
        <w:commentReference w:id="542"/>
      </w:r>
      <w:r>
        <w:t xml:space="preserve">. </w:t>
      </w:r>
      <w:r w:rsidR="006D3306">
        <w:t>Although we did</w:t>
      </w:r>
      <w:r w:rsidR="00B55564">
        <w:t xml:space="preserve"> not </w:t>
      </w:r>
      <w:r w:rsidR="006D3306">
        <w:t>include</w:t>
      </w:r>
      <w:r w:rsidR="00B55564">
        <w:t xml:space="preserve"> </w:t>
      </w:r>
      <w:commentRangeStart w:id="543"/>
      <w:r w:rsidR="00B55564">
        <w:t xml:space="preserve">fish abundance </w:t>
      </w:r>
      <w:r w:rsidR="006D3306">
        <w:t xml:space="preserve">as a target </w:t>
      </w:r>
      <w:commentRangeEnd w:id="543"/>
      <w:r w:rsidR="00CA66EB">
        <w:rPr>
          <w:rStyle w:val="CommentReference"/>
        </w:rPr>
        <w:commentReference w:id="543"/>
      </w:r>
      <w:r w:rsidR="00B55564">
        <w:t xml:space="preserve">in our results, we </w:t>
      </w:r>
      <w:r w:rsidR="006D3306">
        <w:t>did observe</w:t>
      </w:r>
      <w:r w:rsidR="00B55564">
        <w:t xml:space="preserve"> a </w:t>
      </w:r>
      <w:commentRangeStart w:id="544"/>
      <w:r w:rsidR="00B55564">
        <w:t>reduction in the number of fish species</w:t>
      </w:r>
      <w:r w:rsidR="00F011E0">
        <w:t xml:space="preserve"> and overall species</w:t>
      </w:r>
      <w:r w:rsidR="00B55564">
        <w:t xml:space="preserve"> present at l</w:t>
      </w:r>
      <w:commentRangeEnd w:id="544"/>
      <w:r w:rsidR="00CA66EB">
        <w:rPr>
          <w:rStyle w:val="CommentReference"/>
        </w:rPr>
        <w:commentReference w:id="544"/>
      </w:r>
      <w:r w:rsidR="00B55564">
        <w:t xml:space="preserve">ower </w:t>
      </w:r>
      <w:commentRangeStart w:id="545"/>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commentRangeStart w:id="546"/>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evenness over time.</w:t>
      </w:r>
      <w:commentRangeEnd w:id="546"/>
      <w:r w:rsidR="00562BF9">
        <w:rPr>
          <w:rStyle w:val="CommentReference"/>
        </w:rPr>
        <w:commentReference w:id="546"/>
      </w:r>
      <w:r w:rsidR="00F011E0">
        <w:t xml:space="preserve"> In other words, the abundance of the most dominant species is reduced over time. </w:t>
      </w:r>
      <w:commentRangeStart w:id="547"/>
      <w:r w:rsidR="00CF03EC">
        <w:t xml:space="preserve">The study </w:t>
      </w:r>
      <w:commentRangeEnd w:id="547"/>
      <w:r w:rsidR="00CE687F">
        <w:rPr>
          <w:rStyle w:val="CommentReference"/>
        </w:rPr>
        <w:commentReference w:id="547"/>
      </w:r>
      <w:r w:rsidR="00CF03EC">
        <w:t xml:space="preserve">mentioned </w:t>
      </w:r>
      <w:r w:rsidR="00030BAE">
        <w:t>above</w:t>
      </w:r>
      <w:r w:rsidR="00CF03EC">
        <w:t xml:space="preserve"> found the variance in rugosity observed at higher levels of coral cover wa</w:t>
      </w:r>
      <w:commentRangeEnd w:id="545"/>
      <w:r w:rsidR="00CA66EB">
        <w:rPr>
          <w:rStyle w:val="CommentReference"/>
        </w:rPr>
        <w:commentReference w:id="545"/>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48"/>
      <w:r w:rsidR="00F011E0">
        <w:t xml:space="preserve">factor affecting rugosity at </w:t>
      </w:r>
      <w:commentRangeEnd w:id="548"/>
      <w:r w:rsidR="00786229">
        <w:rPr>
          <w:rStyle w:val="CommentReference"/>
        </w:rPr>
        <w:commentReference w:id="548"/>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549"/>
      <w:r>
        <w:t xml:space="preserve">Competition over space </w:t>
      </w:r>
      <w:commentRangeEnd w:id="549"/>
      <w:r w:rsidR="00110693">
        <w:rPr>
          <w:rStyle w:val="CommentReference"/>
        </w:rPr>
        <w:commentReference w:id="549"/>
      </w:r>
      <w:r>
        <w:t xml:space="preserve">has </w:t>
      </w:r>
      <w:commentRangeStart w:id="550"/>
      <w:r>
        <w:t xml:space="preserve">been shown to be related to chemical inhibition, or allelopathy, in interspecific relationships between sponges and corals. These relationships may explain why coral cover </w:t>
      </w:r>
      <w:commentRangeEnd w:id="550"/>
      <w:r w:rsidR="00EF7402">
        <w:rPr>
          <w:rStyle w:val="CommentReference"/>
        </w:rPr>
        <w:commentReference w:id="550"/>
      </w:r>
      <w:r w:rsidR="003A6E6C">
        <w:t xml:space="preserve">was the top candidate surrogate for sponge richness </w:t>
      </w:r>
      <w:proofErr w:type="gramStart"/>
      <w:r w:rsidR="003A6E6C">
        <w:t>and also</w:t>
      </w:r>
      <w:proofErr w:type="gramEnd"/>
      <w:r w:rsidR="003A6E6C">
        <w:t xml:space="preserve"> why sponge cover and sponge richness are negatively correlated with coral cover and coral richness respectively. </w:t>
      </w:r>
      <w:r w:rsidR="00007F93">
        <w:t xml:space="preserve">Allelopathic sponges, may reduce coral cover at local scales </w:t>
      </w:r>
      <w:commentRangeStart w:id="551"/>
      <w:commentRangeStart w:id="552"/>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51"/>
      <w:commentRangeEnd w:id="552"/>
      <w:r w:rsidR="00CE687F">
        <w:rPr>
          <w:rStyle w:val="CommentReference"/>
        </w:rPr>
        <w:commentReference w:id="551"/>
      </w:r>
      <w:r w:rsidR="00030BAE">
        <w:rPr>
          <w:rStyle w:val="CommentReference"/>
        </w:rPr>
        <w:commentReference w:id="552"/>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53"/>
      <w:commentRangeStart w:id="554"/>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53"/>
      <w:commentRangeEnd w:id="554"/>
      <w:r w:rsidR="00CE687F">
        <w:rPr>
          <w:rStyle w:val="CommentReference"/>
        </w:rPr>
        <w:commentReference w:id="553"/>
      </w:r>
      <w:r w:rsidR="00030BAE">
        <w:rPr>
          <w:rStyle w:val="CommentReference"/>
        </w:rPr>
        <w:commentReference w:id="554"/>
      </w:r>
      <w:r w:rsidR="00B6152E">
        <w:t xml:space="preserve">. Despite some potential benefits sponges can have on coral structures and reef nutrient cycles, even palatable sponges can outcompete corals for space by overgrowing coral structures </w:t>
      </w:r>
      <w:commentRangeStart w:id="555"/>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555"/>
      <w:r w:rsidR="00030BAE">
        <w:rPr>
          <w:rStyle w:val="CommentReference"/>
        </w:rPr>
        <w:commentReference w:id="555"/>
      </w:r>
      <w:r w:rsidR="00B6152E">
        <w:t xml:space="preserve">. Over time, the abundance of these palatable sponges has increased with the reduced abundance of spongivorous fish due to overfishing </w:t>
      </w:r>
      <w:commentRangeStart w:id="556"/>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556"/>
      <w:r w:rsidR="00030BAE">
        <w:rPr>
          <w:rStyle w:val="CommentReference"/>
        </w:rPr>
        <w:commentReference w:id="556"/>
      </w:r>
      <w:r w:rsidR="00B6152E">
        <w:t>.</w:t>
      </w:r>
      <w:r w:rsidR="00CF03EC">
        <w:t xml:space="preserve"> </w:t>
      </w:r>
    </w:p>
    <w:p w14:paraId="4016FBAF" w14:textId="3C99E920" w:rsidR="002E560A" w:rsidRDefault="00CF03EC" w:rsidP="000C2B77">
      <w:commentRangeStart w:id="55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557"/>
      <w:r w:rsidR="00EF7402">
        <w:rPr>
          <w:rStyle w:val="CommentReference"/>
        </w:rPr>
        <w:commentReference w:id="557"/>
      </w:r>
    </w:p>
    <w:p w14:paraId="19C69C7D" w14:textId="77777777" w:rsidR="00B06EB3" w:rsidRPr="002E560A" w:rsidRDefault="00B06EB3" w:rsidP="00B06EB3">
      <w:pPr>
        <w:pStyle w:val="Heading3"/>
      </w:pPr>
      <w:commentRangeStart w:id="558"/>
      <w:r w:rsidRPr="002E560A">
        <w:t>Value of sponge monitoring</w:t>
      </w:r>
      <w:commentRangeEnd w:id="558"/>
      <w:r w:rsidR="00F23266">
        <w:rPr>
          <w:rStyle w:val="CommentReference"/>
          <w:b w:val="0"/>
          <w:i w:val="0"/>
        </w:rPr>
        <w:commentReference w:id="558"/>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559"/>
      <w:r w:rsidR="003D629E">
        <w:t xml:space="preserve">windward </w:t>
      </w:r>
      <w:commentRangeStart w:id="560"/>
      <w:r w:rsidR="003D629E">
        <w:t xml:space="preserve">reefs had </w:t>
      </w:r>
      <w:commentRangeEnd w:id="560"/>
      <w:r w:rsidR="00CE687F">
        <w:rPr>
          <w:rStyle w:val="CommentReference"/>
        </w:rPr>
        <w:commentReference w:id="560"/>
      </w:r>
      <w:r w:rsidR="003D629E">
        <w:t>higher coral and fish diversity than leeward reefs</w:t>
      </w:r>
      <w:commentRangeEnd w:id="559"/>
      <w:r w:rsidR="00716EBD">
        <w:rPr>
          <w:rStyle w:val="CommentReference"/>
        </w:rPr>
        <w:commentReference w:id="559"/>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xml:space="preserve">. Had this environmental gradient been extrapolated to diversity of taxonomic groups other than fish and corals, it may have been used to make </w:t>
      </w:r>
      <w:commentRangeStart w:id="561"/>
      <w:r w:rsidR="003D629E">
        <w:t xml:space="preserve">management decisions </w:t>
      </w:r>
      <w:commentRangeEnd w:id="561"/>
      <w:r w:rsidR="00CE687F">
        <w:rPr>
          <w:rStyle w:val="CommentReference"/>
        </w:rPr>
        <w:commentReference w:id="561"/>
      </w:r>
      <w:r w:rsidR="003D629E">
        <w:t>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commentRangeStart w:id="562"/>
      <w:r w:rsidR="00B06EB3">
        <w:t xml:space="preserve">The </w:t>
      </w:r>
      <w:commentRangeEnd w:id="562"/>
      <w:r w:rsidR="00CE687F">
        <w:rPr>
          <w:rStyle w:val="CommentReference"/>
        </w:rPr>
        <w:commentReference w:id="562"/>
      </w:r>
      <w:r w:rsidR="00B06EB3">
        <w:t xml:space="preserve">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commentRangeStart w:id="563"/>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564"/>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564"/>
      <w:r w:rsidR="003D629E">
        <w:rPr>
          <w:rStyle w:val="CommentReference"/>
        </w:rPr>
        <w:commentReference w:id="564"/>
      </w:r>
      <w:r w:rsidR="003D629E">
        <w:t xml:space="preserve"> and it is unlikely that all of these taxonomic groups will be adequately predicted by rugosity or coral cover alone</w:t>
      </w:r>
      <w:commentRangeEnd w:id="563"/>
      <w:r w:rsidR="00451A52">
        <w:rPr>
          <w:rStyle w:val="CommentReference"/>
        </w:rPr>
        <w:commentReference w:id="563"/>
      </w:r>
      <w:r w:rsidR="003D629E">
        <w:t xml:space="preserve">. </w:t>
      </w:r>
    </w:p>
    <w:p w14:paraId="20013237" w14:textId="4C542931" w:rsidR="003D629E" w:rsidRDefault="00B06EB3" w:rsidP="005A23E3">
      <w:commentRangeStart w:id="565"/>
      <w:r>
        <w:t>Because</w:t>
      </w:r>
      <w:commentRangeEnd w:id="565"/>
      <w:r w:rsidR="00CE687F">
        <w:rPr>
          <w:rStyle w:val="CommentReference"/>
        </w:rPr>
        <w:commentReference w:id="565"/>
      </w:r>
      <w:r>
        <w:t xml:space="preserv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566"/>
      <w:commentRangeStart w:id="567"/>
      <w:r w:rsidR="003D174D">
        <w:t xml:space="preserve">“non-umbrella” </w:t>
      </w:r>
      <w:commentRangeEnd w:id="566"/>
      <w:r w:rsidR="004862DE">
        <w:rPr>
          <w:rStyle w:val="CommentReference"/>
        </w:rPr>
        <w:commentReference w:id="566"/>
      </w:r>
      <w:commentRangeEnd w:id="567"/>
      <w:r w:rsidR="00CE687F">
        <w:rPr>
          <w:rStyle w:val="CommentReference"/>
        </w:rPr>
        <w:commentReference w:id="567"/>
      </w:r>
      <w:r w:rsidR="003D174D">
        <w:t xml:space="preserve">species can provide insight into overall site biodiversity at local scales in terrestrial ecosystems </w:t>
      </w:r>
      <w:commentRangeStart w:id="568"/>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568"/>
      <w:r w:rsidR="003D174D">
        <w:rPr>
          <w:rStyle w:val="CommentReference"/>
        </w:rPr>
        <w:commentReference w:id="568"/>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569"/>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569"/>
      <w:r w:rsidR="005A23E3">
        <w:rPr>
          <w:rStyle w:val="CommentReference"/>
        </w:rPr>
        <w:commentReference w:id="569"/>
      </w:r>
      <w:r w:rsidR="005A23E3">
        <w:t xml:space="preserve">. Therefore, diversity of these </w:t>
      </w:r>
      <w:commentRangeStart w:id="570"/>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570"/>
      <w:r w:rsidR="00B83565">
        <w:rPr>
          <w:rStyle w:val="CommentReference"/>
        </w:rPr>
        <w:commentReference w:id="570"/>
      </w:r>
      <w:r>
        <w:t xml:space="preserve">they include in their estimates. </w:t>
      </w:r>
    </w:p>
    <w:p w14:paraId="438C0587" w14:textId="77777777" w:rsidR="00446A88" w:rsidRDefault="00456F8B" w:rsidP="00446A88">
      <w:commentRangeStart w:id="571"/>
      <w:r>
        <w:t>In conclusion</w:t>
      </w:r>
      <w:commentRangeEnd w:id="571"/>
      <w:r w:rsidR="00A9579D">
        <w:rPr>
          <w:rStyle w:val="CommentReference"/>
        </w:rPr>
        <w:commentReference w:id="571"/>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572"/>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572"/>
      <w:r w:rsidR="00E23C07">
        <w:rPr>
          <w:rStyle w:val="CommentReference"/>
        </w:rPr>
        <w:commentReference w:id="572"/>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573" w:name="_Toc25154326"/>
      <w:r>
        <w:lastRenderedPageBreak/>
        <w:t>Acknowledgements</w:t>
      </w:r>
      <w:bookmarkEnd w:id="573"/>
    </w:p>
    <w:p w14:paraId="70C75AA5" w14:textId="05B1C972" w:rsidR="00695E29" w:rsidRPr="00695E29" w:rsidRDefault="00E31749" w:rsidP="00D0298C">
      <w:r>
        <w:t xml:space="preserve">Thanks to </w:t>
      </w:r>
      <w:r w:rsidR="00695E29">
        <w:t xml:space="preserve">Dr. Brian Gerber, Dr. </w:t>
      </w:r>
      <w:proofErr w:type="spellStart"/>
      <w:r w:rsidR="00695E29">
        <w:t>Gavino</w:t>
      </w:r>
      <w:proofErr w:type="spellEnd"/>
      <w:r w:rsidR="00695E29">
        <w:t xml:space="preserve"> </w:t>
      </w:r>
      <w:proofErr w:type="spellStart"/>
      <w:r w:rsidR="00695E29">
        <w:t>Puggioni</w:t>
      </w:r>
      <w:proofErr w:type="spellEnd"/>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w:t>
      </w:r>
      <w:proofErr w:type="spellStart"/>
      <w:r w:rsidR="00695E29" w:rsidRPr="00D0298C">
        <w:t>Lianna</w:t>
      </w:r>
      <w:proofErr w:type="spellEnd"/>
      <w:r w:rsidR="00695E29" w:rsidRPr="00D0298C">
        <w:t xml:space="preserve"> </w:t>
      </w:r>
      <w:proofErr w:type="spellStart"/>
      <w:r w:rsidR="00695E29" w:rsidRPr="00D0298C">
        <w:t>Jarecki</w:t>
      </w:r>
      <w:proofErr w:type="spellEnd"/>
      <w:r w:rsidR="00695E29" w:rsidRPr="00D0298C">
        <w:t xml:space="preserve">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 xml:space="preserve">the </w:t>
      </w:r>
      <w:proofErr w:type="spellStart"/>
      <w:r w:rsidR="00695E29">
        <w:t>Guana</w:t>
      </w:r>
      <w:proofErr w:type="spellEnd"/>
      <w:r w:rsidR="00695E29">
        <w:t xml:space="preserve"> Island staff for logistical support.</w:t>
      </w:r>
      <w:r w:rsidR="004208D9">
        <w:t xml:space="preserve"> </w:t>
      </w:r>
      <w:r w:rsidR="004208D9" w:rsidRPr="00D0298C">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574" w:name="_Toc25154327"/>
      <w:commentRangeStart w:id="575"/>
      <w:r>
        <w:lastRenderedPageBreak/>
        <w:t>Literature Cited</w:t>
      </w:r>
      <w:commentRangeEnd w:id="575"/>
      <w:r w:rsidR="00EC48F2">
        <w:rPr>
          <w:rStyle w:val="CommentReference"/>
          <w:b w:val="0"/>
        </w:rPr>
        <w:commentReference w:id="575"/>
      </w:r>
      <w:bookmarkEnd w:id="574"/>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576" w:name="_Toc25154328"/>
      <w:commentRangeStart w:id="577"/>
      <w:r>
        <w:lastRenderedPageBreak/>
        <w:t>Tables</w:t>
      </w:r>
      <w:bookmarkEnd w:id="576"/>
      <w:commentRangeEnd w:id="577"/>
      <w:r w:rsidR="00804C84">
        <w:rPr>
          <w:rStyle w:val="CommentReference"/>
          <w:b w:val="0"/>
        </w:rPr>
        <w:commentReference w:id="577"/>
      </w:r>
    </w:p>
    <w:p w14:paraId="57DE8670" w14:textId="79DAFF56" w:rsidR="004E1061" w:rsidRDefault="00A679EA" w:rsidP="0099543B">
      <w:pPr>
        <w:pStyle w:val="Tableheading"/>
      </w:pPr>
      <w:r>
        <w:t xml:space="preserve">Table 1. </w:t>
      </w:r>
      <w:proofErr w:type="spellStart"/>
      <w:r>
        <w:t>AICc</w:t>
      </w:r>
      <w:proofErr w:type="spellEnd"/>
      <w:r>
        <w:t xml:space="preserve"> table of models with coral richness as the response variable (target) and the</w:t>
      </w:r>
      <w:r w:rsidR="0074148C">
        <w:t xml:space="preserve"> </w:t>
      </w:r>
      <w:r>
        <w:t xml:space="preserve">candidate surrogates as </w:t>
      </w:r>
      <w:proofErr w:type="gramStart"/>
      <w:r>
        <w:t>predictors</w:t>
      </w:r>
      <w:commentRangeStart w:id="578"/>
      <w:r>
        <w:t>.*</w:t>
      </w:r>
      <w:proofErr w:type="gramEnd"/>
      <w:r>
        <w:t>K</w:t>
      </w:r>
      <w:commentRangeEnd w:id="578"/>
      <w:r w:rsidR="00804C84">
        <w:rPr>
          <w:rStyle w:val="CommentReference"/>
        </w:rPr>
        <w:commentReference w:id="578"/>
      </w:r>
      <w:r>
        <w:t xml:space="preserve">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47CAEFF2" w14:textId="77777777" w:rsidTr="00160482">
        <w:trPr>
          <w:trHeight w:val="382"/>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740E69F4"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803ACC6"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00820C9"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2DEBEB4"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3646A049"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4E7FE06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AD065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0B6506E9"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4F6400DD"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4A81F1FB"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62CFFE6" w14:textId="77777777" w:rsidR="00160482" w:rsidRPr="00160482" w:rsidRDefault="00160482" w:rsidP="00160482">
            <w:pPr>
              <w:spacing w:line="240" w:lineRule="auto"/>
              <w:ind w:firstLine="0"/>
              <w:jc w:val="right"/>
              <w:rPr>
                <w:color w:val="000000"/>
              </w:rPr>
            </w:pPr>
            <w:r w:rsidRPr="00160482">
              <w:rPr>
                <w:color w:val="000000"/>
              </w:rPr>
              <w:t>1058.2</w:t>
            </w:r>
          </w:p>
        </w:tc>
        <w:tc>
          <w:tcPr>
            <w:tcW w:w="981" w:type="dxa"/>
            <w:tcBorders>
              <w:top w:val="nil"/>
              <w:left w:val="nil"/>
              <w:bottom w:val="nil"/>
              <w:right w:val="nil"/>
            </w:tcBorders>
            <w:shd w:val="clear" w:color="auto" w:fill="FFFFFF" w:themeFill="background1"/>
            <w:noWrap/>
            <w:vAlign w:val="bottom"/>
            <w:hideMark/>
          </w:tcPr>
          <w:p w14:paraId="376212F7"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87E63AC"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33C2A470" w14:textId="77777777" w:rsidR="00160482" w:rsidRPr="00160482" w:rsidRDefault="00160482" w:rsidP="00160482">
            <w:pPr>
              <w:spacing w:line="240" w:lineRule="auto"/>
              <w:ind w:firstLine="0"/>
              <w:jc w:val="right"/>
              <w:rPr>
                <w:color w:val="000000"/>
              </w:rPr>
            </w:pPr>
            <w:r w:rsidRPr="00160482">
              <w:rPr>
                <w:color w:val="000000"/>
              </w:rPr>
              <w:t>-526.1</w:t>
            </w:r>
          </w:p>
        </w:tc>
        <w:tc>
          <w:tcPr>
            <w:tcW w:w="981" w:type="dxa"/>
            <w:tcBorders>
              <w:top w:val="nil"/>
              <w:left w:val="nil"/>
              <w:bottom w:val="nil"/>
              <w:right w:val="nil"/>
            </w:tcBorders>
            <w:shd w:val="clear" w:color="auto" w:fill="FFFFFF" w:themeFill="background1"/>
            <w:noWrap/>
            <w:vAlign w:val="bottom"/>
            <w:hideMark/>
          </w:tcPr>
          <w:p w14:paraId="4D2B2631"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4778FD0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3DC6DBB5"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0E7780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1AF4BD79" w14:textId="77777777" w:rsidR="00160482" w:rsidRPr="00160482" w:rsidRDefault="00160482" w:rsidP="00160482">
            <w:pPr>
              <w:spacing w:line="240" w:lineRule="auto"/>
              <w:ind w:firstLine="0"/>
              <w:jc w:val="right"/>
              <w:rPr>
                <w:color w:val="000000"/>
              </w:rPr>
            </w:pPr>
            <w:r w:rsidRPr="00160482">
              <w:rPr>
                <w:color w:val="000000"/>
              </w:rPr>
              <w:t>1131.2</w:t>
            </w:r>
          </w:p>
        </w:tc>
        <w:tc>
          <w:tcPr>
            <w:tcW w:w="981" w:type="dxa"/>
            <w:tcBorders>
              <w:top w:val="nil"/>
              <w:left w:val="nil"/>
              <w:bottom w:val="nil"/>
              <w:right w:val="nil"/>
            </w:tcBorders>
            <w:shd w:val="clear" w:color="auto" w:fill="FFFFFF" w:themeFill="background1"/>
            <w:noWrap/>
            <w:vAlign w:val="bottom"/>
            <w:hideMark/>
          </w:tcPr>
          <w:p w14:paraId="3A159A62" w14:textId="77777777" w:rsidR="00160482" w:rsidRPr="00160482" w:rsidRDefault="00160482" w:rsidP="00160482">
            <w:pPr>
              <w:spacing w:line="240" w:lineRule="auto"/>
              <w:ind w:firstLine="0"/>
              <w:jc w:val="right"/>
              <w:rPr>
                <w:color w:val="000000"/>
              </w:rPr>
            </w:pPr>
            <w:r w:rsidRPr="00160482">
              <w:rPr>
                <w:color w:val="000000"/>
              </w:rPr>
              <w:t>73.0</w:t>
            </w:r>
          </w:p>
        </w:tc>
        <w:tc>
          <w:tcPr>
            <w:tcW w:w="981" w:type="dxa"/>
            <w:tcBorders>
              <w:top w:val="nil"/>
              <w:left w:val="nil"/>
              <w:bottom w:val="nil"/>
              <w:right w:val="nil"/>
            </w:tcBorders>
            <w:shd w:val="clear" w:color="auto" w:fill="FFFFFF" w:themeFill="background1"/>
            <w:noWrap/>
            <w:vAlign w:val="bottom"/>
            <w:hideMark/>
          </w:tcPr>
          <w:p w14:paraId="69D069C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7B760E3D" w14:textId="77777777" w:rsidR="00160482" w:rsidRPr="00160482" w:rsidRDefault="00160482" w:rsidP="00160482">
            <w:pPr>
              <w:spacing w:line="240" w:lineRule="auto"/>
              <w:ind w:firstLine="0"/>
              <w:jc w:val="right"/>
              <w:rPr>
                <w:color w:val="000000"/>
              </w:rPr>
            </w:pPr>
            <w:r w:rsidRPr="00160482">
              <w:rPr>
                <w:color w:val="000000"/>
              </w:rPr>
              <w:t>-562.5</w:t>
            </w:r>
          </w:p>
        </w:tc>
        <w:tc>
          <w:tcPr>
            <w:tcW w:w="981" w:type="dxa"/>
            <w:tcBorders>
              <w:top w:val="nil"/>
              <w:left w:val="nil"/>
              <w:bottom w:val="nil"/>
              <w:right w:val="nil"/>
            </w:tcBorders>
            <w:shd w:val="clear" w:color="auto" w:fill="FFFFFF" w:themeFill="background1"/>
            <w:noWrap/>
            <w:vAlign w:val="bottom"/>
            <w:hideMark/>
          </w:tcPr>
          <w:p w14:paraId="7B0D4766" w14:textId="77777777" w:rsidR="00160482" w:rsidRPr="00160482" w:rsidRDefault="00160482" w:rsidP="00160482">
            <w:pPr>
              <w:spacing w:line="240" w:lineRule="auto"/>
              <w:ind w:firstLine="0"/>
              <w:jc w:val="right"/>
              <w:rPr>
                <w:color w:val="000000"/>
              </w:rPr>
            </w:pPr>
            <w:r w:rsidRPr="00160482">
              <w:rPr>
                <w:color w:val="000000"/>
              </w:rPr>
              <w:t>0.23</w:t>
            </w:r>
          </w:p>
        </w:tc>
      </w:tr>
      <w:tr w:rsidR="00160482" w:rsidRPr="00160482" w14:paraId="5DCB9987" w14:textId="77777777" w:rsidTr="00160482">
        <w:trPr>
          <w:trHeight w:val="331"/>
        </w:trPr>
        <w:tc>
          <w:tcPr>
            <w:tcW w:w="1686" w:type="dxa"/>
            <w:tcBorders>
              <w:top w:val="nil"/>
              <w:left w:val="nil"/>
              <w:bottom w:val="nil"/>
              <w:right w:val="nil"/>
            </w:tcBorders>
            <w:shd w:val="clear" w:color="auto" w:fill="FFFFFF" w:themeFill="background1"/>
            <w:noWrap/>
            <w:vAlign w:val="bottom"/>
            <w:hideMark/>
          </w:tcPr>
          <w:p w14:paraId="078FE1D1"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nil"/>
              <w:right w:val="nil"/>
            </w:tcBorders>
            <w:shd w:val="clear" w:color="auto" w:fill="FFFFFF" w:themeFill="background1"/>
            <w:noWrap/>
            <w:vAlign w:val="bottom"/>
            <w:hideMark/>
          </w:tcPr>
          <w:p w14:paraId="35D6D476"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0DA17BED" w14:textId="77777777" w:rsidR="00160482" w:rsidRPr="00160482" w:rsidRDefault="00160482" w:rsidP="00160482">
            <w:pPr>
              <w:spacing w:line="240" w:lineRule="auto"/>
              <w:ind w:firstLine="0"/>
              <w:jc w:val="right"/>
              <w:rPr>
                <w:color w:val="000000"/>
              </w:rPr>
            </w:pPr>
            <w:r w:rsidRPr="00160482">
              <w:rPr>
                <w:color w:val="000000"/>
              </w:rPr>
              <w:t>1161.1</w:t>
            </w:r>
          </w:p>
        </w:tc>
        <w:tc>
          <w:tcPr>
            <w:tcW w:w="981" w:type="dxa"/>
            <w:tcBorders>
              <w:top w:val="nil"/>
              <w:left w:val="nil"/>
              <w:bottom w:val="nil"/>
              <w:right w:val="nil"/>
            </w:tcBorders>
            <w:shd w:val="clear" w:color="auto" w:fill="FFFFFF" w:themeFill="background1"/>
            <w:noWrap/>
            <w:vAlign w:val="bottom"/>
            <w:hideMark/>
          </w:tcPr>
          <w:p w14:paraId="071BEA66" w14:textId="77777777" w:rsidR="00160482" w:rsidRPr="00160482" w:rsidRDefault="00160482" w:rsidP="00160482">
            <w:pPr>
              <w:spacing w:line="240" w:lineRule="auto"/>
              <w:ind w:firstLine="0"/>
              <w:jc w:val="right"/>
              <w:rPr>
                <w:color w:val="000000"/>
              </w:rPr>
            </w:pPr>
            <w:r w:rsidRPr="00160482">
              <w:rPr>
                <w:color w:val="000000"/>
              </w:rPr>
              <w:t>102.8</w:t>
            </w:r>
          </w:p>
        </w:tc>
        <w:tc>
          <w:tcPr>
            <w:tcW w:w="981" w:type="dxa"/>
            <w:tcBorders>
              <w:top w:val="nil"/>
              <w:left w:val="nil"/>
              <w:bottom w:val="nil"/>
              <w:right w:val="nil"/>
            </w:tcBorders>
            <w:shd w:val="clear" w:color="auto" w:fill="FFFFFF" w:themeFill="background1"/>
            <w:noWrap/>
            <w:vAlign w:val="bottom"/>
            <w:hideMark/>
          </w:tcPr>
          <w:p w14:paraId="54FC007A"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62AB35B7" w14:textId="77777777" w:rsidR="00160482" w:rsidRPr="00160482" w:rsidRDefault="00160482" w:rsidP="00160482">
            <w:pPr>
              <w:spacing w:line="240" w:lineRule="auto"/>
              <w:ind w:firstLine="0"/>
              <w:jc w:val="right"/>
              <w:rPr>
                <w:color w:val="000000"/>
              </w:rPr>
            </w:pPr>
            <w:r w:rsidRPr="00160482">
              <w:rPr>
                <w:color w:val="000000"/>
              </w:rPr>
              <w:t>-577.5</w:t>
            </w:r>
          </w:p>
        </w:tc>
        <w:tc>
          <w:tcPr>
            <w:tcW w:w="981" w:type="dxa"/>
            <w:tcBorders>
              <w:top w:val="nil"/>
              <w:left w:val="nil"/>
              <w:bottom w:val="nil"/>
              <w:right w:val="nil"/>
            </w:tcBorders>
            <w:shd w:val="clear" w:color="auto" w:fill="FFFFFF" w:themeFill="background1"/>
            <w:noWrap/>
            <w:vAlign w:val="bottom"/>
            <w:hideMark/>
          </w:tcPr>
          <w:p w14:paraId="5D388ED0" w14:textId="77777777" w:rsidR="00160482" w:rsidRPr="00160482" w:rsidRDefault="00160482" w:rsidP="00160482">
            <w:pPr>
              <w:spacing w:line="240" w:lineRule="auto"/>
              <w:ind w:firstLine="0"/>
              <w:jc w:val="right"/>
              <w:rPr>
                <w:color w:val="000000"/>
              </w:rPr>
            </w:pPr>
            <w:r w:rsidRPr="00160482">
              <w:rPr>
                <w:color w:val="000000"/>
              </w:rPr>
              <w:t>0.03</w:t>
            </w:r>
          </w:p>
        </w:tc>
      </w:tr>
      <w:tr w:rsidR="00160482" w:rsidRPr="00160482" w14:paraId="5B96AE92" w14:textId="77777777" w:rsidTr="00160482">
        <w:trPr>
          <w:trHeight w:val="331"/>
        </w:trPr>
        <w:tc>
          <w:tcPr>
            <w:tcW w:w="1686" w:type="dxa"/>
            <w:tcBorders>
              <w:top w:val="nil"/>
              <w:left w:val="nil"/>
              <w:bottom w:val="single" w:sz="4" w:space="0" w:color="auto"/>
              <w:right w:val="nil"/>
            </w:tcBorders>
            <w:shd w:val="clear" w:color="auto" w:fill="FFFFFF" w:themeFill="background1"/>
            <w:noWrap/>
            <w:vAlign w:val="bottom"/>
            <w:hideMark/>
          </w:tcPr>
          <w:p w14:paraId="66CDB352"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7C65447A"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5400E78B" w14:textId="77777777" w:rsidR="00160482" w:rsidRPr="00160482" w:rsidRDefault="00160482" w:rsidP="00160482">
            <w:pPr>
              <w:spacing w:line="240" w:lineRule="auto"/>
              <w:ind w:firstLine="0"/>
              <w:jc w:val="right"/>
              <w:rPr>
                <w:color w:val="000000"/>
              </w:rPr>
            </w:pPr>
            <w:r w:rsidRPr="00160482">
              <w:rPr>
                <w:color w:val="000000"/>
              </w:rPr>
              <w:t>1163.5</w:t>
            </w:r>
          </w:p>
        </w:tc>
        <w:tc>
          <w:tcPr>
            <w:tcW w:w="981" w:type="dxa"/>
            <w:tcBorders>
              <w:top w:val="nil"/>
              <w:left w:val="nil"/>
              <w:bottom w:val="single" w:sz="4" w:space="0" w:color="auto"/>
              <w:right w:val="nil"/>
            </w:tcBorders>
            <w:shd w:val="clear" w:color="auto" w:fill="FFFFFF" w:themeFill="background1"/>
            <w:noWrap/>
            <w:vAlign w:val="bottom"/>
            <w:hideMark/>
          </w:tcPr>
          <w:p w14:paraId="41BF96A3" w14:textId="77777777" w:rsidR="00160482" w:rsidRPr="00160482" w:rsidRDefault="00160482" w:rsidP="00160482">
            <w:pPr>
              <w:spacing w:line="240" w:lineRule="auto"/>
              <w:ind w:firstLine="0"/>
              <w:jc w:val="right"/>
              <w:rPr>
                <w:color w:val="000000"/>
              </w:rPr>
            </w:pPr>
            <w:r w:rsidRPr="00160482">
              <w:rPr>
                <w:color w:val="000000"/>
              </w:rPr>
              <w:t>105.3</w:t>
            </w:r>
          </w:p>
        </w:tc>
        <w:tc>
          <w:tcPr>
            <w:tcW w:w="981" w:type="dxa"/>
            <w:tcBorders>
              <w:top w:val="nil"/>
              <w:left w:val="nil"/>
              <w:bottom w:val="single" w:sz="4" w:space="0" w:color="auto"/>
              <w:right w:val="nil"/>
            </w:tcBorders>
            <w:shd w:val="clear" w:color="auto" w:fill="FFFFFF" w:themeFill="background1"/>
            <w:noWrap/>
            <w:vAlign w:val="bottom"/>
            <w:hideMark/>
          </w:tcPr>
          <w:p w14:paraId="6E02CE91"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7CBB8B54" w14:textId="77777777" w:rsidR="00160482" w:rsidRPr="00160482" w:rsidRDefault="00160482" w:rsidP="00160482">
            <w:pPr>
              <w:spacing w:line="240" w:lineRule="auto"/>
              <w:ind w:firstLine="0"/>
              <w:jc w:val="right"/>
              <w:rPr>
                <w:color w:val="000000"/>
              </w:rPr>
            </w:pPr>
            <w:r w:rsidRPr="00160482">
              <w:rPr>
                <w:color w:val="000000"/>
              </w:rPr>
              <w:t>-579.7</w:t>
            </w:r>
          </w:p>
        </w:tc>
        <w:tc>
          <w:tcPr>
            <w:tcW w:w="981" w:type="dxa"/>
            <w:tcBorders>
              <w:top w:val="nil"/>
              <w:left w:val="nil"/>
              <w:bottom w:val="single" w:sz="4" w:space="0" w:color="auto"/>
              <w:right w:val="nil"/>
            </w:tcBorders>
            <w:shd w:val="clear" w:color="auto" w:fill="FFFFFF" w:themeFill="background1"/>
            <w:noWrap/>
            <w:vAlign w:val="bottom"/>
            <w:hideMark/>
          </w:tcPr>
          <w:p w14:paraId="41DD230E" w14:textId="77777777" w:rsidR="00160482" w:rsidRPr="00160482" w:rsidRDefault="00160482" w:rsidP="00160482">
            <w:pPr>
              <w:spacing w:line="240" w:lineRule="auto"/>
              <w:ind w:firstLine="0"/>
              <w:jc w:val="right"/>
              <w:rPr>
                <w:color w:val="000000"/>
              </w:rPr>
            </w:pPr>
            <w:r w:rsidRPr="00160482">
              <w:rPr>
                <w:color w:val="000000"/>
              </w:rPr>
              <w:t>NA</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 xml:space="preserve">as </w:t>
      </w:r>
      <w:proofErr w:type="gramStart"/>
      <w:r>
        <w:t>predictors.*</w:t>
      </w:r>
      <w:proofErr w:type="gramEnd"/>
      <w:r>
        <w:t>K is the number of parameters in the model.</w:t>
      </w:r>
    </w:p>
    <w:tbl>
      <w:tblPr>
        <w:tblW w:w="7409" w:type="dxa"/>
        <w:tblInd w:w="93" w:type="dxa"/>
        <w:shd w:val="clear" w:color="auto" w:fill="FFFFFF" w:themeFill="background1"/>
        <w:tblLook w:val="04A0" w:firstRow="1" w:lastRow="0" w:firstColumn="1" w:lastColumn="0" w:noHBand="0" w:noVBand="1"/>
      </w:tblPr>
      <w:tblGrid>
        <w:gridCol w:w="1664"/>
        <w:gridCol w:w="528"/>
        <w:gridCol w:w="989"/>
        <w:gridCol w:w="989"/>
        <w:gridCol w:w="1009"/>
        <w:gridCol w:w="1241"/>
        <w:gridCol w:w="989"/>
      </w:tblGrid>
      <w:tr w:rsidR="00160482" w:rsidRPr="00160482" w14:paraId="71C83B39" w14:textId="77777777" w:rsidTr="00160482">
        <w:trPr>
          <w:trHeight w:val="353"/>
        </w:trPr>
        <w:tc>
          <w:tcPr>
            <w:tcW w:w="1664" w:type="dxa"/>
            <w:tcBorders>
              <w:top w:val="single" w:sz="4" w:space="0" w:color="auto"/>
              <w:left w:val="nil"/>
              <w:bottom w:val="single" w:sz="4" w:space="0" w:color="auto"/>
              <w:right w:val="nil"/>
            </w:tcBorders>
            <w:shd w:val="clear" w:color="auto" w:fill="FFFFFF" w:themeFill="background1"/>
            <w:noWrap/>
            <w:vAlign w:val="center"/>
            <w:hideMark/>
          </w:tcPr>
          <w:p w14:paraId="3B30A2A3"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28" w:type="dxa"/>
            <w:tcBorders>
              <w:top w:val="single" w:sz="4" w:space="0" w:color="auto"/>
              <w:left w:val="nil"/>
              <w:bottom w:val="single" w:sz="4" w:space="0" w:color="auto"/>
              <w:right w:val="nil"/>
            </w:tcBorders>
            <w:shd w:val="clear" w:color="auto" w:fill="FFFFFF" w:themeFill="background1"/>
            <w:noWrap/>
            <w:vAlign w:val="center"/>
            <w:hideMark/>
          </w:tcPr>
          <w:p w14:paraId="53DC0DF2" w14:textId="77777777" w:rsidR="00160482" w:rsidRPr="00160482" w:rsidRDefault="00160482" w:rsidP="00160482">
            <w:pPr>
              <w:spacing w:line="240" w:lineRule="auto"/>
              <w:ind w:firstLine="0"/>
              <w:rPr>
                <w:b/>
                <w:bCs/>
                <w:color w:val="000000"/>
              </w:rPr>
            </w:pPr>
            <w:r w:rsidRPr="00160482">
              <w:rPr>
                <w:b/>
                <w:bCs/>
                <w:color w:val="000000"/>
              </w:rPr>
              <w:t>K</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3C0FE8BD"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49605CBF"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1009" w:type="dxa"/>
            <w:tcBorders>
              <w:top w:val="single" w:sz="4" w:space="0" w:color="auto"/>
              <w:left w:val="nil"/>
              <w:bottom w:val="single" w:sz="4" w:space="0" w:color="auto"/>
              <w:right w:val="nil"/>
            </w:tcBorders>
            <w:shd w:val="clear" w:color="auto" w:fill="FFFFFF" w:themeFill="background1"/>
            <w:noWrap/>
            <w:vAlign w:val="center"/>
            <w:hideMark/>
          </w:tcPr>
          <w:p w14:paraId="10D2ED2C"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41" w:type="dxa"/>
            <w:tcBorders>
              <w:top w:val="single" w:sz="4" w:space="0" w:color="auto"/>
              <w:left w:val="nil"/>
              <w:bottom w:val="single" w:sz="4" w:space="0" w:color="auto"/>
              <w:right w:val="nil"/>
            </w:tcBorders>
            <w:shd w:val="clear" w:color="auto" w:fill="FFFFFF" w:themeFill="background1"/>
            <w:noWrap/>
            <w:vAlign w:val="center"/>
            <w:hideMark/>
          </w:tcPr>
          <w:p w14:paraId="06E1660A"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9" w:type="dxa"/>
            <w:tcBorders>
              <w:top w:val="single" w:sz="4" w:space="0" w:color="auto"/>
              <w:left w:val="nil"/>
              <w:bottom w:val="single" w:sz="4" w:space="0" w:color="auto"/>
              <w:right w:val="nil"/>
            </w:tcBorders>
            <w:shd w:val="clear" w:color="auto" w:fill="FFFFFF" w:themeFill="background1"/>
            <w:noWrap/>
            <w:vAlign w:val="center"/>
            <w:hideMark/>
          </w:tcPr>
          <w:p w14:paraId="101431D4"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718DEB8"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2994F62A"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28" w:type="dxa"/>
            <w:tcBorders>
              <w:top w:val="nil"/>
              <w:left w:val="nil"/>
              <w:bottom w:val="nil"/>
              <w:right w:val="nil"/>
            </w:tcBorders>
            <w:shd w:val="clear" w:color="auto" w:fill="FFFFFF" w:themeFill="background1"/>
            <w:noWrap/>
            <w:vAlign w:val="bottom"/>
            <w:hideMark/>
          </w:tcPr>
          <w:p w14:paraId="52B477DB"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7066FB26" w14:textId="77777777" w:rsidR="00160482" w:rsidRPr="00160482" w:rsidRDefault="00160482" w:rsidP="00160482">
            <w:pPr>
              <w:spacing w:line="240" w:lineRule="auto"/>
              <w:ind w:firstLine="0"/>
              <w:jc w:val="right"/>
              <w:rPr>
                <w:color w:val="000000"/>
              </w:rPr>
            </w:pPr>
            <w:r w:rsidRPr="00160482">
              <w:rPr>
                <w:color w:val="000000"/>
              </w:rPr>
              <w:t>967.5</w:t>
            </w:r>
          </w:p>
        </w:tc>
        <w:tc>
          <w:tcPr>
            <w:tcW w:w="989" w:type="dxa"/>
            <w:tcBorders>
              <w:top w:val="nil"/>
              <w:left w:val="nil"/>
              <w:bottom w:val="nil"/>
              <w:right w:val="nil"/>
            </w:tcBorders>
            <w:shd w:val="clear" w:color="auto" w:fill="FFFFFF" w:themeFill="background1"/>
            <w:noWrap/>
            <w:vAlign w:val="bottom"/>
            <w:hideMark/>
          </w:tcPr>
          <w:p w14:paraId="39BDE4E7" w14:textId="77777777" w:rsidR="00160482" w:rsidRPr="00160482" w:rsidRDefault="00160482" w:rsidP="00160482">
            <w:pPr>
              <w:spacing w:line="240" w:lineRule="auto"/>
              <w:ind w:firstLine="0"/>
              <w:jc w:val="right"/>
              <w:rPr>
                <w:color w:val="000000"/>
              </w:rPr>
            </w:pPr>
            <w:r w:rsidRPr="00160482">
              <w:rPr>
                <w:color w:val="000000"/>
              </w:rPr>
              <w:t>0.0</w:t>
            </w:r>
          </w:p>
        </w:tc>
        <w:tc>
          <w:tcPr>
            <w:tcW w:w="1009" w:type="dxa"/>
            <w:tcBorders>
              <w:top w:val="nil"/>
              <w:left w:val="nil"/>
              <w:bottom w:val="nil"/>
              <w:right w:val="nil"/>
            </w:tcBorders>
            <w:shd w:val="clear" w:color="auto" w:fill="FFFFFF" w:themeFill="background1"/>
            <w:noWrap/>
            <w:vAlign w:val="bottom"/>
            <w:hideMark/>
          </w:tcPr>
          <w:p w14:paraId="450354C0" w14:textId="77777777" w:rsidR="00160482" w:rsidRPr="00160482" w:rsidRDefault="00160482" w:rsidP="00160482">
            <w:pPr>
              <w:spacing w:line="240" w:lineRule="auto"/>
              <w:ind w:firstLine="0"/>
              <w:jc w:val="right"/>
              <w:rPr>
                <w:color w:val="000000"/>
              </w:rPr>
            </w:pPr>
            <w:r w:rsidRPr="00160482">
              <w:rPr>
                <w:color w:val="000000"/>
              </w:rPr>
              <w:t>0.96</w:t>
            </w:r>
          </w:p>
        </w:tc>
        <w:tc>
          <w:tcPr>
            <w:tcW w:w="1241" w:type="dxa"/>
            <w:tcBorders>
              <w:top w:val="nil"/>
              <w:left w:val="nil"/>
              <w:bottom w:val="nil"/>
              <w:right w:val="nil"/>
            </w:tcBorders>
            <w:shd w:val="clear" w:color="auto" w:fill="FFFFFF" w:themeFill="background1"/>
            <w:noWrap/>
            <w:vAlign w:val="bottom"/>
            <w:hideMark/>
          </w:tcPr>
          <w:p w14:paraId="2BD713A1" w14:textId="77777777" w:rsidR="00160482" w:rsidRPr="00160482" w:rsidRDefault="00160482" w:rsidP="00160482">
            <w:pPr>
              <w:spacing w:line="240" w:lineRule="auto"/>
              <w:ind w:firstLine="0"/>
              <w:jc w:val="right"/>
              <w:rPr>
                <w:color w:val="000000"/>
              </w:rPr>
            </w:pPr>
            <w:r w:rsidRPr="00160482">
              <w:rPr>
                <w:color w:val="000000"/>
              </w:rPr>
              <w:t>-480.7</w:t>
            </w:r>
          </w:p>
        </w:tc>
        <w:tc>
          <w:tcPr>
            <w:tcW w:w="989" w:type="dxa"/>
            <w:tcBorders>
              <w:top w:val="nil"/>
              <w:left w:val="nil"/>
              <w:bottom w:val="nil"/>
              <w:right w:val="nil"/>
            </w:tcBorders>
            <w:shd w:val="clear" w:color="auto" w:fill="FFFFFF" w:themeFill="background1"/>
            <w:noWrap/>
            <w:vAlign w:val="bottom"/>
            <w:hideMark/>
          </w:tcPr>
          <w:p w14:paraId="7518E512" w14:textId="77777777" w:rsidR="00160482" w:rsidRPr="00160482" w:rsidRDefault="00160482" w:rsidP="00160482">
            <w:pPr>
              <w:spacing w:line="240" w:lineRule="auto"/>
              <w:ind w:firstLine="0"/>
              <w:jc w:val="right"/>
              <w:rPr>
                <w:color w:val="000000"/>
              </w:rPr>
            </w:pPr>
            <w:r w:rsidRPr="00160482">
              <w:rPr>
                <w:color w:val="000000"/>
              </w:rPr>
              <w:t>0.28</w:t>
            </w:r>
          </w:p>
        </w:tc>
      </w:tr>
      <w:tr w:rsidR="00160482" w:rsidRPr="00160482" w14:paraId="03982A77"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0252A5C"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28" w:type="dxa"/>
            <w:tcBorders>
              <w:top w:val="nil"/>
              <w:left w:val="nil"/>
              <w:bottom w:val="nil"/>
              <w:right w:val="nil"/>
            </w:tcBorders>
            <w:shd w:val="clear" w:color="auto" w:fill="FFFFFF" w:themeFill="background1"/>
            <w:noWrap/>
            <w:vAlign w:val="bottom"/>
            <w:hideMark/>
          </w:tcPr>
          <w:p w14:paraId="5CD6EC61"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3C3720BA" w14:textId="77777777" w:rsidR="00160482" w:rsidRPr="00160482" w:rsidRDefault="00160482" w:rsidP="00160482">
            <w:pPr>
              <w:spacing w:line="240" w:lineRule="auto"/>
              <w:ind w:firstLine="0"/>
              <w:jc w:val="right"/>
              <w:rPr>
                <w:color w:val="000000"/>
              </w:rPr>
            </w:pPr>
            <w:r w:rsidRPr="00160482">
              <w:rPr>
                <w:color w:val="000000"/>
              </w:rPr>
              <w:t>973.9</w:t>
            </w:r>
          </w:p>
        </w:tc>
        <w:tc>
          <w:tcPr>
            <w:tcW w:w="989" w:type="dxa"/>
            <w:tcBorders>
              <w:top w:val="nil"/>
              <w:left w:val="nil"/>
              <w:bottom w:val="nil"/>
              <w:right w:val="nil"/>
            </w:tcBorders>
            <w:shd w:val="clear" w:color="auto" w:fill="FFFFFF" w:themeFill="background1"/>
            <w:noWrap/>
            <w:vAlign w:val="bottom"/>
            <w:hideMark/>
          </w:tcPr>
          <w:p w14:paraId="29EF5118" w14:textId="77777777" w:rsidR="00160482" w:rsidRPr="00160482" w:rsidRDefault="00160482" w:rsidP="00160482">
            <w:pPr>
              <w:spacing w:line="240" w:lineRule="auto"/>
              <w:ind w:firstLine="0"/>
              <w:jc w:val="right"/>
              <w:rPr>
                <w:color w:val="000000"/>
              </w:rPr>
            </w:pPr>
            <w:r w:rsidRPr="00160482">
              <w:rPr>
                <w:color w:val="000000"/>
              </w:rPr>
              <w:t>6.4</w:t>
            </w:r>
          </w:p>
        </w:tc>
        <w:tc>
          <w:tcPr>
            <w:tcW w:w="1009" w:type="dxa"/>
            <w:tcBorders>
              <w:top w:val="nil"/>
              <w:left w:val="nil"/>
              <w:bottom w:val="nil"/>
              <w:right w:val="nil"/>
            </w:tcBorders>
            <w:shd w:val="clear" w:color="auto" w:fill="FFFFFF" w:themeFill="background1"/>
            <w:noWrap/>
            <w:vAlign w:val="bottom"/>
            <w:hideMark/>
          </w:tcPr>
          <w:p w14:paraId="5D06D12C" w14:textId="77777777" w:rsidR="00160482" w:rsidRPr="00160482" w:rsidRDefault="00160482" w:rsidP="00160482">
            <w:pPr>
              <w:spacing w:line="240" w:lineRule="auto"/>
              <w:ind w:firstLine="0"/>
              <w:jc w:val="right"/>
              <w:rPr>
                <w:color w:val="000000"/>
              </w:rPr>
            </w:pPr>
            <w:r w:rsidRPr="00160482">
              <w:rPr>
                <w:color w:val="000000"/>
              </w:rPr>
              <w:t>0.04</w:t>
            </w:r>
          </w:p>
        </w:tc>
        <w:tc>
          <w:tcPr>
            <w:tcW w:w="1241" w:type="dxa"/>
            <w:tcBorders>
              <w:top w:val="nil"/>
              <w:left w:val="nil"/>
              <w:bottom w:val="nil"/>
              <w:right w:val="nil"/>
            </w:tcBorders>
            <w:shd w:val="clear" w:color="auto" w:fill="FFFFFF" w:themeFill="background1"/>
            <w:noWrap/>
            <w:vAlign w:val="bottom"/>
            <w:hideMark/>
          </w:tcPr>
          <w:p w14:paraId="69935B73" w14:textId="77777777" w:rsidR="00160482" w:rsidRPr="00160482" w:rsidRDefault="00160482" w:rsidP="00160482">
            <w:pPr>
              <w:spacing w:line="240" w:lineRule="auto"/>
              <w:ind w:firstLine="0"/>
              <w:jc w:val="right"/>
              <w:rPr>
                <w:color w:val="000000"/>
              </w:rPr>
            </w:pPr>
            <w:r w:rsidRPr="00160482">
              <w:rPr>
                <w:color w:val="000000"/>
              </w:rPr>
              <w:t>-483.9</w:t>
            </w:r>
          </w:p>
        </w:tc>
        <w:tc>
          <w:tcPr>
            <w:tcW w:w="989" w:type="dxa"/>
            <w:tcBorders>
              <w:top w:val="nil"/>
              <w:left w:val="nil"/>
              <w:bottom w:val="nil"/>
              <w:right w:val="nil"/>
            </w:tcBorders>
            <w:shd w:val="clear" w:color="auto" w:fill="FFFFFF" w:themeFill="background1"/>
            <w:noWrap/>
            <w:vAlign w:val="bottom"/>
            <w:hideMark/>
          </w:tcPr>
          <w:p w14:paraId="55283C25" w14:textId="77777777" w:rsidR="00160482" w:rsidRPr="00160482" w:rsidRDefault="00160482" w:rsidP="00160482">
            <w:pPr>
              <w:spacing w:line="240" w:lineRule="auto"/>
              <w:ind w:firstLine="0"/>
              <w:jc w:val="right"/>
              <w:rPr>
                <w:color w:val="000000"/>
              </w:rPr>
            </w:pPr>
            <w:r w:rsidRPr="00160482">
              <w:rPr>
                <w:color w:val="000000"/>
              </w:rPr>
              <w:t>0.24</w:t>
            </w:r>
          </w:p>
        </w:tc>
      </w:tr>
      <w:tr w:rsidR="00160482" w:rsidRPr="00160482" w14:paraId="51F9B81C" w14:textId="77777777" w:rsidTr="00160482">
        <w:trPr>
          <w:trHeight w:val="306"/>
        </w:trPr>
        <w:tc>
          <w:tcPr>
            <w:tcW w:w="1664" w:type="dxa"/>
            <w:tcBorders>
              <w:top w:val="nil"/>
              <w:left w:val="nil"/>
              <w:bottom w:val="nil"/>
              <w:right w:val="nil"/>
            </w:tcBorders>
            <w:shd w:val="clear" w:color="auto" w:fill="FFFFFF" w:themeFill="background1"/>
            <w:noWrap/>
            <w:vAlign w:val="bottom"/>
            <w:hideMark/>
          </w:tcPr>
          <w:p w14:paraId="7FA1D498" w14:textId="77777777" w:rsidR="00160482" w:rsidRPr="00160482" w:rsidRDefault="00160482" w:rsidP="00160482">
            <w:pPr>
              <w:spacing w:line="240" w:lineRule="auto"/>
              <w:ind w:firstLine="0"/>
              <w:rPr>
                <w:color w:val="000000"/>
              </w:rPr>
            </w:pPr>
            <w:r w:rsidRPr="00160482">
              <w:rPr>
                <w:color w:val="000000"/>
              </w:rPr>
              <w:t>rugosity</w:t>
            </w:r>
          </w:p>
        </w:tc>
        <w:tc>
          <w:tcPr>
            <w:tcW w:w="528" w:type="dxa"/>
            <w:tcBorders>
              <w:top w:val="nil"/>
              <w:left w:val="nil"/>
              <w:bottom w:val="nil"/>
              <w:right w:val="nil"/>
            </w:tcBorders>
            <w:shd w:val="clear" w:color="auto" w:fill="FFFFFF" w:themeFill="background1"/>
            <w:noWrap/>
            <w:vAlign w:val="bottom"/>
            <w:hideMark/>
          </w:tcPr>
          <w:p w14:paraId="7E65C25A" w14:textId="77777777" w:rsidR="00160482" w:rsidRPr="00160482" w:rsidRDefault="00160482" w:rsidP="00160482">
            <w:pPr>
              <w:spacing w:line="240" w:lineRule="auto"/>
              <w:ind w:firstLine="0"/>
              <w:jc w:val="right"/>
              <w:rPr>
                <w:color w:val="000000"/>
              </w:rPr>
            </w:pPr>
            <w:r w:rsidRPr="00160482">
              <w:rPr>
                <w:color w:val="000000"/>
              </w:rPr>
              <w:t>3</w:t>
            </w:r>
          </w:p>
        </w:tc>
        <w:tc>
          <w:tcPr>
            <w:tcW w:w="989" w:type="dxa"/>
            <w:tcBorders>
              <w:top w:val="nil"/>
              <w:left w:val="nil"/>
              <w:bottom w:val="nil"/>
              <w:right w:val="nil"/>
            </w:tcBorders>
            <w:shd w:val="clear" w:color="auto" w:fill="FFFFFF" w:themeFill="background1"/>
            <w:noWrap/>
            <w:vAlign w:val="bottom"/>
            <w:hideMark/>
          </w:tcPr>
          <w:p w14:paraId="20DDEF8F" w14:textId="77777777" w:rsidR="00160482" w:rsidRPr="00160482" w:rsidRDefault="00160482" w:rsidP="00160482">
            <w:pPr>
              <w:spacing w:line="240" w:lineRule="auto"/>
              <w:ind w:firstLine="0"/>
              <w:jc w:val="right"/>
              <w:rPr>
                <w:color w:val="000000"/>
              </w:rPr>
            </w:pPr>
            <w:r w:rsidRPr="00160482">
              <w:rPr>
                <w:color w:val="000000"/>
              </w:rPr>
              <w:t>995.4</w:t>
            </w:r>
          </w:p>
        </w:tc>
        <w:tc>
          <w:tcPr>
            <w:tcW w:w="989" w:type="dxa"/>
            <w:tcBorders>
              <w:top w:val="nil"/>
              <w:left w:val="nil"/>
              <w:bottom w:val="nil"/>
              <w:right w:val="nil"/>
            </w:tcBorders>
            <w:shd w:val="clear" w:color="auto" w:fill="FFFFFF" w:themeFill="background1"/>
            <w:noWrap/>
            <w:vAlign w:val="bottom"/>
            <w:hideMark/>
          </w:tcPr>
          <w:p w14:paraId="7D3BF3F9" w14:textId="77777777" w:rsidR="00160482" w:rsidRPr="00160482" w:rsidRDefault="00160482" w:rsidP="00160482">
            <w:pPr>
              <w:spacing w:line="240" w:lineRule="auto"/>
              <w:ind w:firstLine="0"/>
              <w:jc w:val="right"/>
              <w:rPr>
                <w:color w:val="000000"/>
              </w:rPr>
            </w:pPr>
            <w:r w:rsidRPr="00160482">
              <w:rPr>
                <w:color w:val="000000"/>
              </w:rPr>
              <w:t>27.9</w:t>
            </w:r>
          </w:p>
        </w:tc>
        <w:tc>
          <w:tcPr>
            <w:tcW w:w="1009" w:type="dxa"/>
            <w:tcBorders>
              <w:top w:val="nil"/>
              <w:left w:val="nil"/>
              <w:bottom w:val="nil"/>
              <w:right w:val="nil"/>
            </w:tcBorders>
            <w:shd w:val="clear" w:color="auto" w:fill="FFFFFF" w:themeFill="background1"/>
            <w:noWrap/>
            <w:vAlign w:val="bottom"/>
            <w:hideMark/>
          </w:tcPr>
          <w:p w14:paraId="000B8C0D"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nil"/>
              <w:right w:val="nil"/>
            </w:tcBorders>
            <w:shd w:val="clear" w:color="auto" w:fill="FFFFFF" w:themeFill="background1"/>
            <w:noWrap/>
            <w:vAlign w:val="bottom"/>
            <w:hideMark/>
          </w:tcPr>
          <w:p w14:paraId="5608741C" w14:textId="77777777" w:rsidR="00160482" w:rsidRPr="00160482" w:rsidRDefault="00160482" w:rsidP="00160482">
            <w:pPr>
              <w:spacing w:line="240" w:lineRule="auto"/>
              <w:ind w:firstLine="0"/>
              <w:jc w:val="right"/>
              <w:rPr>
                <w:color w:val="000000"/>
              </w:rPr>
            </w:pPr>
            <w:r w:rsidRPr="00160482">
              <w:rPr>
                <w:color w:val="000000"/>
              </w:rPr>
              <w:t>-494.6</w:t>
            </w:r>
          </w:p>
        </w:tc>
        <w:tc>
          <w:tcPr>
            <w:tcW w:w="989" w:type="dxa"/>
            <w:tcBorders>
              <w:top w:val="nil"/>
              <w:left w:val="nil"/>
              <w:bottom w:val="nil"/>
              <w:right w:val="nil"/>
            </w:tcBorders>
            <w:shd w:val="clear" w:color="auto" w:fill="FFFFFF" w:themeFill="background1"/>
            <w:noWrap/>
            <w:vAlign w:val="bottom"/>
            <w:hideMark/>
          </w:tcPr>
          <w:p w14:paraId="1D5B4884" w14:textId="77777777" w:rsidR="00160482" w:rsidRPr="00160482" w:rsidRDefault="00160482" w:rsidP="00160482">
            <w:pPr>
              <w:spacing w:line="240" w:lineRule="auto"/>
              <w:ind w:firstLine="0"/>
              <w:jc w:val="right"/>
              <w:rPr>
                <w:color w:val="000000"/>
              </w:rPr>
            </w:pPr>
            <w:r w:rsidRPr="00160482">
              <w:rPr>
                <w:color w:val="000000"/>
              </w:rPr>
              <w:t>0.05</w:t>
            </w:r>
          </w:p>
        </w:tc>
      </w:tr>
      <w:tr w:rsidR="00160482" w:rsidRPr="00160482" w14:paraId="545C3714" w14:textId="77777777" w:rsidTr="00160482">
        <w:trPr>
          <w:trHeight w:val="306"/>
        </w:trPr>
        <w:tc>
          <w:tcPr>
            <w:tcW w:w="1664" w:type="dxa"/>
            <w:tcBorders>
              <w:top w:val="nil"/>
              <w:left w:val="nil"/>
              <w:bottom w:val="single" w:sz="4" w:space="0" w:color="auto"/>
              <w:right w:val="nil"/>
            </w:tcBorders>
            <w:shd w:val="clear" w:color="auto" w:fill="FFFFFF" w:themeFill="background1"/>
            <w:noWrap/>
            <w:vAlign w:val="bottom"/>
            <w:hideMark/>
          </w:tcPr>
          <w:p w14:paraId="7418E0F0" w14:textId="77777777" w:rsidR="00160482" w:rsidRPr="00160482" w:rsidRDefault="00160482" w:rsidP="00160482">
            <w:pPr>
              <w:spacing w:line="240" w:lineRule="auto"/>
              <w:ind w:firstLine="0"/>
              <w:rPr>
                <w:color w:val="000000"/>
              </w:rPr>
            </w:pPr>
            <w:r w:rsidRPr="00160482">
              <w:rPr>
                <w:color w:val="000000"/>
              </w:rPr>
              <w:t>intercept</w:t>
            </w:r>
          </w:p>
        </w:tc>
        <w:tc>
          <w:tcPr>
            <w:tcW w:w="528" w:type="dxa"/>
            <w:tcBorders>
              <w:top w:val="nil"/>
              <w:left w:val="nil"/>
              <w:bottom w:val="single" w:sz="4" w:space="0" w:color="auto"/>
              <w:right w:val="nil"/>
            </w:tcBorders>
            <w:shd w:val="clear" w:color="auto" w:fill="FFFFFF" w:themeFill="background1"/>
            <w:noWrap/>
            <w:vAlign w:val="bottom"/>
            <w:hideMark/>
          </w:tcPr>
          <w:p w14:paraId="797A3E10" w14:textId="77777777" w:rsidR="00160482" w:rsidRPr="00160482" w:rsidRDefault="00160482" w:rsidP="00160482">
            <w:pPr>
              <w:spacing w:line="240" w:lineRule="auto"/>
              <w:ind w:firstLine="0"/>
              <w:jc w:val="right"/>
              <w:rPr>
                <w:color w:val="000000"/>
              </w:rPr>
            </w:pPr>
            <w:r w:rsidRPr="00160482">
              <w:rPr>
                <w:color w:val="000000"/>
              </w:rPr>
              <w:t>2</w:t>
            </w:r>
          </w:p>
        </w:tc>
        <w:tc>
          <w:tcPr>
            <w:tcW w:w="989" w:type="dxa"/>
            <w:tcBorders>
              <w:top w:val="nil"/>
              <w:left w:val="nil"/>
              <w:bottom w:val="single" w:sz="4" w:space="0" w:color="auto"/>
              <w:right w:val="nil"/>
            </w:tcBorders>
            <w:shd w:val="clear" w:color="auto" w:fill="FFFFFF" w:themeFill="background1"/>
            <w:noWrap/>
            <w:vAlign w:val="bottom"/>
            <w:hideMark/>
          </w:tcPr>
          <w:p w14:paraId="61ABD4C9" w14:textId="77777777" w:rsidR="00160482" w:rsidRPr="00160482" w:rsidRDefault="00160482" w:rsidP="00160482">
            <w:pPr>
              <w:spacing w:line="240" w:lineRule="auto"/>
              <w:ind w:firstLine="0"/>
              <w:jc w:val="right"/>
              <w:rPr>
                <w:color w:val="000000"/>
              </w:rPr>
            </w:pPr>
            <w:r w:rsidRPr="00160482">
              <w:rPr>
                <w:color w:val="000000"/>
              </w:rPr>
              <w:t>999.0</w:t>
            </w:r>
          </w:p>
        </w:tc>
        <w:tc>
          <w:tcPr>
            <w:tcW w:w="989" w:type="dxa"/>
            <w:tcBorders>
              <w:top w:val="nil"/>
              <w:left w:val="nil"/>
              <w:bottom w:val="single" w:sz="4" w:space="0" w:color="auto"/>
              <w:right w:val="nil"/>
            </w:tcBorders>
            <w:shd w:val="clear" w:color="auto" w:fill="FFFFFF" w:themeFill="background1"/>
            <w:noWrap/>
            <w:vAlign w:val="bottom"/>
            <w:hideMark/>
          </w:tcPr>
          <w:p w14:paraId="180F0F4B" w14:textId="77777777" w:rsidR="00160482" w:rsidRPr="00160482" w:rsidRDefault="00160482" w:rsidP="00160482">
            <w:pPr>
              <w:spacing w:line="240" w:lineRule="auto"/>
              <w:ind w:firstLine="0"/>
              <w:jc w:val="right"/>
              <w:rPr>
                <w:color w:val="000000"/>
              </w:rPr>
            </w:pPr>
            <w:r w:rsidRPr="00160482">
              <w:rPr>
                <w:color w:val="000000"/>
              </w:rPr>
              <w:t>31.5</w:t>
            </w:r>
          </w:p>
        </w:tc>
        <w:tc>
          <w:tcPr>
            <w:tcW w:w="1009" w:type="dxa"/>
            <w:tcBorders>
              <w:top w:val="nil"/>
              <w:left w:val="nil"/>
              <w:bottom w:val="single" w:sz="4" w:space="0" w:color="auto"/>
              <w:right w:val="nil"/>
            </w:tcBorders>
            <w:shd w:val="clear" w:color="auto" w:fill="FFFFFF" w:themeFill="background1"/>
            <w:noWrap/>
            <w:vAlign w:val="bottom"/>
            <w:hideMark/>
          </w:tcPr>
          <w:p w14:paraId="14CA75C8" w14:textId="77777777" w:rsidR="00160482" w:rsidRPr="00160482" w:rsidRDefault="00160482" w:rsidP="00160482">
            <w:pPr>
              <w:spacing w:line="240" w:lineRule="auto"/>
              <w:ind w:firstLine="0"/>
              <w:jc w:val="right"/>
              <w:rPr>
                <w:color w:val="000000"/>
              </w:rPr>
            </w:pPr>
            <w:r w:rsidRPr="00160482">
              <w:rPr>
                <w:color w:val="000000"/>
              </w:rPr>
              <w:t>0.00</w:t>
            </w:r>
          </w:p>
        </w:tc>
        <w:tc>
          <w:tcPr>
            <w:tcW w:w="1241" w:type="dxa"/>
            <w:tcBorders>
              <w:top w:val="nil"/>
              <w:left w:val="nil"/>
              <w:bottom w:val="single" w:sz="4" w:space="0" w:color="auto"/>
              <w:right w:val="nil"/>
            </w:tcBorders>
            <w:shd w:val="clear" w:color="auto" w:fill="FFFFFF" w:themeFill="background1"/>
            <w:noWrap/>
            <w:vAlign w:val="bottom"/>
            <w:hideMark/>
          </w:tcPr>
          <w:p w14:paraId="361542B6" w14:textId="77777777" w:rsidR="00160482" w:rsidRPr="00160482" w:rsidRDefault="00160482" w:rsidP="00160482">
            <w:pPr>
              <w:spacing w:line="240" w:lineRule="auto"/>
              <w:ind w:firstLine="0"/>
              <w:jc w:val="right"/>
              <w:rPr>
                <w:color w:val="000000"/>
              </w:rPr>
            </w:pPr>
            <w:r w:rsidRPr="00160482">
              <w:rPr>
                <w:color w:val="000000"/>
              </w:rPr>
              <w:t>-497.5</w:t>
            </w:r>
          </w:p>
        </w:tc>
        <w:tc>
          <w:tcPr>
            <w:tcW w:w="989" w:type="dxa"/>
            <w:tcBorders>
              <w:top w:val="nil"/>
              <w:left w:val="nil"/>
              <w:bottom w:val="single" w:sz="4" w:space="0" w:color="auto"/>
              <w:right w:val="nil"/>
            </w:tcBorders>
            <w:shd w:val="clear" w:color="auto" w:fill="FFFFFF" w:themeFill="background1"/>
            <w:noWrap/>
            <w:vAlign w:val="bottom"/>
            <w:hideMark/>
          </w:tcPr>
          <w:p w14:paraId="68AD1DC7" w14:textId="77777777" w:rsidR="00160482" w:rsidRPr="00160482" w:rsidRDefault="00160482" w:rsidP="00160482">
            <w:pPr>
              <w:spacing w:line="240" w:lineRule="auto"/>
              <w:ind w:firstLine="0"/>
              <w:jc w:val="right"/>
              <w:rPr>
                <w:color w:val="000000"/>
              </w:rPr>
            </w:pPr>
            <w:r w:rsidRPr="00160482">
              <w:rPr>
                <w:color w:val="000000"/>
              </w:rPr>
              <w:t>NA</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 xml:space="preserve">as </w:t>
      </w:r>
      <w:proofErr w:type="gramStart"/>
      <w:r>
        <w:t>predictors.*</w:t>
      </w:r>
      <w:proofErr w:type="gramEnd"/>
      <w:r>
        <w:t>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7962EB03" w14:textId="77777777" w:rsidTr="00160482">
        <w:trPr>
          <w:trHeight w:val="378"/>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0A54BD6E"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6FF3D07E"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77926011"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57C546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4DBEC05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29E6C4E5"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151C4A81"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1291617A"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2DEBC1D"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15E37F4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39678FE" w14:textId="77777777" w:rsidR="00160482" w:rsidRPr="00160482" w:rsidRDefault="00160482" w:rsidP="00160482">
            <w:pPr>
              <w:spacing w:line="240" w:lineRule="auto"/>
              <w:ind w:firstLine="0"/>
              <w:jc w:val="right"/>
              <w:rPr>
                <w:color w:val="000000"/>
              </w:rPr>
            </w:pPr>
            <w:r w:rsidRPr="00160482">
              <w:rPr>
                <w:color w:val="000000"/>
              </w:rPr>
              <w:t>1266.3</w:t>
            </w:r>
          </w:p>
        </w:tc>
        <w:tc>
          <w:tcPr>
            <w:tcW w:w="981" w:type="dxa"/>
            <w:tcBorders>
              <w:top w:val="nil"/>
              <w:left w:val="nil"/>
              <w:bottom w:val="nil"/>
              <w:right w:val="nil"/>
            </w:tcBorders>
            <w:shd w:val="clear" w:color="auto" w:fill="FFFFFF" w:themeFill="background1"/>
            <w:noWrap/>
            <w:vAlign w:val="bottom"/>
            <w:hideMark/>
          </w:tcPr>
          <w:p w14:paraId="4EAC9CF0"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0D75E8" w14:textId="77777777" w:rsidR="00160482" w:rsidRPr="00160482" w:rsidRDefault="00160482" w:rsidP="00160482">
            <w:pPr>
              <w:spacing w:line="240" w:lineRule="auto"/>
              <w:ind w:firstLine="0"/>
              <w:jc w:val="right"/>
              <w:rPr>
                <w:color w:val="000000"/>
              </w:rPr>
            </w:pPr>
            <w:r w:rsidRPr="00160482">
              <w:rPr>
                <w:color w:val="000000"/>
              </w:rPr>
              <w:t>1.00</w:t>
            </w:r>
          </w:p>
        </w:tc>
        <w:tc>
          <w:tcPr>
            <w:tcW w:w="1257" w:type="dxa"/>
            <w:tcBorders>
              <w:top w:val="nil"/>
              <w:left w:val="nil"/>
              <w:bottom w:val="nil"/>
              <w:right w:val="nil"/>
            </w:tcBorders>
            <w:shd w:val="clear" w:color="auto" w:fill="FFFFFF" w:themeFill="background1"/>
            <w:noWrap/>
            <w:vAlign w:val="bottom"/>
            <w:hideMark/>
          </w:tcPr>
          <w:p w14:paraId="52713380" w14:textId="77777777" w:rsidR="00160482" w:rsidRPr="00160482" w:rsidRDefault="00160482" w:rsidP="00160482">
            <w:pPr>
              <w:spacing w:line="240" w:lineRule="auto"/>
              <w:ind w:firstLine="0"/>
              <w:jc w:val="right"/>
              <w:rPr>
                <w:color w:val="000000"/>
              </w:rPr>
            </w:pPr>
            <w:r w:rsidRPr="00160482">
              <w:rPr>
                <w:color w:val="000000"/>
              </w:rPr>
              <w:t>-630.1</w:t>
            </w:r>
          </w:p>
        </w:tc>
        <w:tc>
          <w:tcPr>
            <w:tcW w:w="981" w:type="dxa"/>
            <w:tcBorders>
              <w:top w:val="nil"/>
              <w:left w:val="nil"/>
              <w:bottom w:val="nil"/>
              <w:right w:val="nil"/>
            </w:tcBorders>
            <w:shd w:val="clear" w:color="auto" w:fill="FFFFFF" w:themeFill="background1"/>
            <w:noWrap/>
            <w:vAlign w:val="bottom"/>
            <w:hideMark/>
          </w:tcPr>
          <w:p w14:paraId="5BD196C1" w14:textId="77777777" w:rsidR="00160482" w:rsidRPr="00160482" w:rsidRDefault="00160482" w:rsidP="00160482">
            <w:pPr>
              <w:spacing w:line="240" w:lineRule="auto"/>
              <w:ind w:firstLine="0"/>
              <w:jc w:val="right"/>
              <w:rPr>
                <w:color w:val="000000"/>
              </w:rPr>
            </w:pPr>
            <w:r w:rsidRPr="00160482">
              <w:rPr>
                <w:color w:val="000000"/>
              </w:rPr>
              <w:t>0.63</w:t>
            </w:r>
          </w:p>
        </w:tc>
      </w:tr>
      <w:tr w:rsidR="00160482" w:rsidRPr="00160482" w14:paraId="1FF05021"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E55465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5879045F"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35A99F55" w14:textId="77777777" w:rsidR="00160482" w:rsidRPr="00160482" w:rsidRDefault="00160482" w:rsidP="00160482">
            <w:pPr>
              <w:spacing w:line="240" w:lineRule="auto"/>
              <w:ind w:firstLine="0"/>
              <w:jc w:val="right"/>
              <w:rPr>
                <w:color w:val="000000"/>
              </w:rPr>
            </w:pPr>
            <w:r w:rsidRPr="00160482">
              <w:rPr>
                <w:color w:val="000000"/>
              </w:rPr>
              <w:t>1295.4</w:t>
            </w:r>
          </w:p>
        </w:tc>
        <w:tc>
          <w:tcPr>
            <w:tcW w:w="981" w:type="dxa"/>
            <w:tcBorders>
              <w:top w:val="nil"/>
              <w:left w:val="nil"/>
              <w:bottom w:val="nil"/>
              <w:right w:val="nil"/>
            </w:tcBorders>
            <w:shd w:val="clear" w:color="auto" w:fill="FFFFFF" w:themeFill="background1"/>
            <w:noWrap/>
            <w:vAlign w:val="bottom"/>
            <w:hideMark/>
          </w:tcPr>
          <w:p w14:paraId="47524C28" w14:textId="77777777" w:rsidR="00160482" w:rsidRPr="00160482" w:rsidRDefault="00160482" w:rsidP="00160482">
            <w:pPr>
              <w:spacing w:line="240" w:lineRule="auto"/>
              <w:ind w:firstLine="0"/>
              <w:jc w:val="right"/>
              <w:rPr>
                <w:color w:val="000000"/>
              </w:rPr>
            </w:pPr>
            <w:r w:rsidRPr="00160482">
              <w:rPr>
                <w:color w:val="000000"/>
              </w:rPr>
              <w:t>29.2</w:t>
            </w:r>
          </w:p>
        </w:tc>
        <w:tc>
          <w:tcPr>
            <w:tcW w:w="981" w:type="dxa"/>
            <w:tcBorders>
              <w:top w:val="nil"/>
              <w:left w:val="nil"/>
              <w:bottom w:val="nil"/>
              <w:right w:val="nil"/>
            </w:tcBorders>
            <w:shd w:val="clear" w:color="auto" w:fill="FFFFFF" w:themeFill="background1"/>
            <w:noWrap/>
            <w:vAlign w:val="bottom"/>
            <w:hideMark/>
          </w:tcPr>
          <w:p w14:paraId="3B4070E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3238F822" w14:textId="77777777" w:rsidR="00160482" w:rsidRPr="00160482" w:rsidRDefault="00160482" w:rsidP="00160482">
            <w:pPr>
              <w:spacing w:line="240" w:lineRule="auto"/>
              <w:ind w:firstLine="0"/>
              <w:jc w:val="right"/>
              <w:rPr>
                <w:color w:val="000000"/>
              </w:rPr>
            </w:pPr>
            <w:r w:rsidRPr="00160482">
              <w:rPr>
                <w:color w:val="000000"/>
              </w:rPr>
              <w:t>-644.7</w:t>
            </w:r>
          </w:p>
        </w:tc>
        <w:tc>
          <w:tcPr>
            <w:tcW w:w="981" w:type="dxa"/>
            <w:tcBorders>
              <w:top w:val="nil"/>
              <w:left w:val="nil"/>
              <w:bottom w:val="nil"/>
              <w:right w:val="nil"/>
            </w:tcBorders>
            <w:shd w:val="clear" w:color="auto" w:fill="FFFFFF" w:themeFill="background1"/>
            <w:noWrap/>
            <w:vAlign w:val="bottom"/>
            <w:hideMark/>
          </w:tcPr>
          <w:p w14:paraId="4E94077E" w14:textId="77777777" w:rsidR="00160482" w:rsidRPr="00160482" w:rsidRDefault="00160482" w:rsidP="00160482">
            <w:pPr>
              <w:spacing w:line="240" w:lineRule="auto"/>
              <w:ind w:firstLine="0"/>
              <w:jc w:val="right"/>
              <w:rPr>
                <w:color w:val="000000"/>
              </w:rPr>
            </w:pPr>
            <w:r w:rsidRPr="00160482">
              <w:rPr>
                <w:color w:val="000000"/>
              </w:rPr>
              <w:t>0.53</w:t>
            </w:r>
          </w:p>
        </w:tc>
      </w:tr>
      <w:tr w:rsidR="00160482" w:rsidRPr="00160482" w14:paraId="6566A57C" w14:textId="77777777" w:rsidTr="00160482">
        <w:trPr>
          <w:trHeight w:val="328"/>
        </w:trPr>
        <w:tc>
          <w:tcPr>
            <w:tcW w:w="1686" w:type="dxa"/>
            <w:tcBorders>
              <w:top w:val="nil"/>
              <w:left w:val="nil"/>
              <w:bottom w:val="nil"/>
              <w:right w:val="nil"/>
            </w:tcBorders>
            <w:shd w:val="clear" w:color="auto" w:fill="FFFFFF" w:themeFill="background1"/>
            <w:noWrap/>
            <w:vAlign w:val="bottom"/>
            <w:hideMark/>
          </w:tcPr>
          <w:p w14:paraId="613ED648"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nil"/>
              <w:right w:val="nil"/>
            </w:tcBorders>
            <w:shd w:val="clear" w:color="auto" w:fill="FFFFFF" w:themeFill="background1"/>
            <w:noWrap/>
            <w:vAlign w:val="bottom"/>
            <w:hideMark/>
          </w:tcPr>
          <w:p w14:paraId="42AF6F42"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5F4C0E6B" w14:textId="77777777" w:rsidR="00160482" w:rsidRPr="00160482" w:rsidRDefault="00160482" w:rsidP="00160482">
            <w:pPr>
              <w:spacing w:line="240" w:lineRule="auto"/>
              <w:ind w:firstLine="0"/>
              <w:jc w:val="right"/>
              <w:rPr>
                <w:color w:val="000000"/>
              </w:rPr>
            </w:pPr>
            <w:r w:rsidRPr="00160482">
              <w:rPr>
                <w:color w:val="000000"/>
              </w:rPr>
              <w:t>1359.7</w:t>
            </w:r>
          </w:p>
        </w:tc>
        <w:tc>
          <w:tcPr>
            <w:tcW w:w="981" w:type="dxa"/>
            <w:tcBorders>
              <w:top w:val="nil"/>
              <w:left w:val="nil"/>
              <w:bottom w:val="nil"/>
              <w:right w:val="nil"/>
            </w:tcBorders>
            <w:shd w:val="clear" w:color="auto" w:fill="FFFFFF" w:themeFill="background1"/>
            <w:noWrap/>
            <w:vAlign w:val="bottom"/>
            <w:hideMark/>
          </w:tcPr>
          <w:p w14:paraId="03D1F7BD" w14:textId="77777777" w:rsidR="00160482" w:rsidRPr="00160482" w:rsidRDefault="00160482" w:rsidP="00160482">
            <w:pPr>
              <w:spacing w:line="240" w:lineRule="auto"/>
              <w:ind w:firstLine="0"/>
              <w:jc w:val="right"/>
              <w:rPr>
                <w:color w:val="000000"/>
              </w:rPr>
            </w:pPr>
            <w:r w:rsidRPr="00160482">
              <w:rPr>
                <w:color w:val="000000"/>
              </w:rPr>
              <w:t>93.4</w:t>
            </w:r>
          </w:p>
        </w:tc>
        <w:tc>
          <w:tcPr>
            <w:tcW w:w="981" w:type="dxa"/>
            <w:tcBorders>
              <w:top w:val="nil"/>
              <w:left w:val="nil"/>
              <w:bottom w:val="nil"/>
              <w:right w:val="nil"/>
            </w:tcBorders>
            <w:shd w:val="clear" w:color="auto" w:fill="FFFFFF" w:themeFill="background1"/>
            <w:noWrap/>
            <w:vAlign w:val="bottom"/>
            <w:hideMark/>
          </w:tcPr>
          <w:p w14:paraId="2919D179"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5E85D131" w14:textId="77777777" w:rsidR="00160482" w:rsidRPr="00160482" w:rsidRDefault="00160482" w:rsidP="00160482">
            <w:pPr>
              <w:spacing w:line="240" w:lineRule="auto"/>
              <w:ind w:firstLine="0"/>
              <w:jc w:val="right"/>
              <w:rPr>
                <w:color w:val="000000"/>
              </w:rPr>
            </w:pPr>
            <w:r w:rsidRPr="00160482">
              <w:rPr>
                <w:color w:val="000000"/>
              </w:rPr>
              <w:t>-676.8</w:t>
            </w:r>
          </w:p>
        </w:tc>
        <w:tc>
          <w:tcPr>
            <w:tcW w:w="981" w:type="dxa"/>
            <w:tcBorders>
              <w:top w:val="nil"/>
              <w:left w:val="nil"/>
              <w:bottom w:val="nil"/>
              <w:right w:val="nil"/>
            </w:tcBorders>
            <w:shd w:val="clear" w:color="auto" w:fill="FFFFFF" w:themeFill="background1"/>
            <w:noWrap/>
            <w:vAlign w:val="bottom"/>
            <w:hideMark/>
          </w:tcPr>
          <w:p w14:paraId="4EB73485" w14:textId="77777777" w:rsidR="00160482" w:rsidRPr="00160482" w:rsidRDefault="00160482" w:rsidP="00160482">
            <w:pPr>
              <w:spacing w:line="240" w:lineRule="auto"/>
              <w:ind w:firstLine="0"/>
              <w:jc w:val="right"/>
              <w:rPr>
                <w:color w:val="000000"/>
              </w:rPr>
            </w:pPr>
            <w:r w:rsidRPr="00160482">
              <w:rPr>
                <w:color w:val="000000"/>
              </w:rPr>
              <w:t>0.21</w:t>
            </w:r>
          </w:p>
        </w:tc>
      </w:tr>
      <w:tr w:rsidR="00160482" w:rsidRPr="00160482" w14:paraId="0E7AE594" w14:textId="77777777" w:rsidTr="00160482">
        <w:trPr>
          <w:trHeight w:val="328"/>
        </w:trPr>
        <w:tc>
          <w:tcPr>
            <w:tcW w:w="1686" w:type="dxa"/>
            <w:tcBorders>
              <w:top w:val="nil"/>
              <w:left w:val="nil"/>
              <w:bottom w:val="single" w:sz="4" w:space="0" w:color="auto"/>
              <w:right w:val="nil"/>
            </w:tcBorders>
            <w:shd w:val="clear" w:color="auto" w:fill="FFFFFF" w:themeFill="background1"/>
            <w:noWrap/>
            <w:vAlign w:val="bottom"/>
            <w:hideMark/>
          </w:tcPr>
          <w:p w14:paraId="2DE777B7"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single" w:sz="4" w:space="0" w:color="auto"/>
              <w:right w:val="nil"/>
            </w:tcBorders>
            <w:shd w:val="clear" w:color="auto" w:fill="FFFFFF" w:themeFill="background1"/>
            <w:noWrap/>
            <w:vAlign w:val="bottom"/>
            <w:hideMark/>
          </w:tcPr>
          <w:p w14:paraId="23E87003"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single" w:sz="4" w:space="0" w:color="auto"/>
              <w:right w:val="nil"/>
            </w:tcBorders>
            <w:shd w:val="clear" w:color="auto" w:fill="FFFFFF" w:themeFill="background1"/>
            <w:noWrap/>
            <w:vAlign w:val="bottom"/>
            <w:hideMark/>
          </w:tcPr>
          <w:p w14:paraId="271DF656" w14:textId="77777777" w:rsidR="00160482" w:rsidRPr="00160482" w:rsidRDefault="00160482" w:rsidP="00160482">
            <w:pPr>
              <w:spacing w:line="240" w:lineRule="auto"/>
              <w:ind w:firstLine="0"/>
              <w:jc w:val="right"/>
              <w:rPr>
                <w:color w:val="000000"/>
              </w:rPr>
            </w:pPr>
            <w:r w:rsidRPr="00160482">
              <w:rPr>
                <w:color w:val="000000"/>
              </w:rPr>
              <w:t>1389.9</w:t>
            </w:r>
          </w:p>
        </w:tc>
        <w:tc>
          <w:tcPr>
            <w:tcW w:w="981" w:type="dxa"/>
            <w:tcBorders>
              <w:top w:val="nil"/>
              <w:left w:val="nil"/>
              <w:bottom w:val="single" w:sz="4" w:space="0" w:color="auto"/>
              <w:right w:val="nil"/>
            </w:tcBorders>
            <w:shd w:val="clear" w:color="auto" w:fill="FFFFFF" w:themeFill="background1"/>
            <w:noWrap/>
            <w:vAlign w:val="bottom"/>
            <w:hideMark/>
          </w:tcPr>
          <w:p w14:paraId="43801383" w14:textId="77777777" w:rsidR="00160482" w:rsidRPr="00160482" w:rsidRDefault="00160482" w:rsidP="00160482">
            <w:pPr>
              <w:spacing w:line="240" w:lineRule="auto"/>
              <w:ind w:firstLine="0"/>
              <w:jc w:val="right"/>
              <w:rPr>
                <w:color w:val="000000"/>
              </w:rPr>
            </w:pPr>
            <w:r w:rsidRPr="00160482">
              <w:rPr>
                <w:color w:val="000000"/>
              </w:rPr>
              <w:t>123.6</w:t>
            </w:r>
          </w:p>
        </w:tc>
        <w:tc>
          <w:tcPr>
            <w:tcW w:w="981" w:type="dxa"/>
            <w:tcBorders>
              <w:top w:val="nil"/>
              <w:left w:val="nil"/>
              <w:bottom w:val="single" w:sz="4" w:space="0" w:color="auto"/>
              <w:right w:val="nil"/>
            </w:tcBorders>
            <w:shd w:val="clear" w:color="auto" w:fill="FFFFFF" w:themeFill="background1"/>
            <w:noWrap/>
            <w:vAlign w:val="bottom"/>
            <w:hideMark/>
          </w:tcPr>
          <w:p w14:paraId="2379735D"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054B8A69" w14:textId="77777777" w:rsidR="00160482" w:rsidRPr="00160482" w:rsidRDefault="00160482" w:rsidP="00160482">
            <w:pPr>
              <w:spacing w:line="240" w:lineRule="auto"/>
              <w:ind w:firstLine="0"/>
              <w:jc w:val="right"/>
              <w:rPr>
                <w:color w:val="000000"/>
              </w:rPr>
            </w:pPr>
            <w:r w:rsidRPr="00160482">
              <w:rPr>
                <w:color w:val="000000"/>
              </w:rPr>
              <w:t>-692.9</w:t>
            </w:r>
          </w:p>
        </w:tc>
        <w:tc>
          <w:tcPr>
            <w:tcW w:w="981" w:type="dxa"/>
            <w:tcBorders>
              <w:top w:val="nil"/>
              <w:left w:val="nil"/>
              <w:bottom w:val="single" w:sz="4" w:space="0" w:color="auto"/>
              <w:right w:val="nil"/>
            </w:tcBorders>
            <w:shd w:val="clear" w:color="auto" w:fill="FFFFFF" w:themeFill="background1"/>
            <w:noWrap/>
            <w:vAlign w:val="bottom"/>
            <w:hideMark/>
          </w:tcPr>
          <w:p w14:paraId="3E098688" w14:textId="77777777" w:rsidR="00160482" w:rsidRPr="00160482" w:rsidRDefault="00160482" w:rsidP="00160482">
            <w:pPr>
              <w:spacing w:line="240" w:lineRule="auto"/>
              <w:ind w:firstLine="0"/>
              <w:jc w:val="right"/>
              <w:rPr>
                <w:color w:val="000000"/>
              </w:rPr>
            </w:pPr>
            <w:r w:rsidRPr="00160482">
              <w:rPr>
                <w:color w:val="000000"/>
              </w:rPr>
              <w:t>NA</w:t>
            </w:r>
          </w:p>
        </w:tc>
      </w:tr>
    </w:tbl>
    <w:p w14:paraId="63C922FE" w14:textId="77777777" w:rsidR="00A679EA" w:rsidRDefault="00A679EA" w:rsidP="00CC386C">
      <w:pPr>
        <w:widowControl w:val="0"/>
        <w:ind w:left="480" w:hanging="480"/>
      </w:pPr>
    </w:p>
    <w:p w14:paraId="36505366" w14:textId="6B1B12E2" w:rsidR="004E1061" w:rsidRDefault="00A679EA" w:rsidP="0099543B">
      <w:pPr>
        <w:pStyle w:val="Tableheading"/>
      </w:pPr>
      <w:r>
        <w:lastRenderedPageBreak/>
        <w:t xml:space="preserve">Table 4. </w:t>
      </w:r>
      <w:proofErr w:type="spellStart"/>
      <w:r>
        <w:t>AICc</w:t>
      </w:r>
      <w:proofErr w:type="spellEnd"/>
      <w:r>
        <w:t xml:space="preserve"> table of models with combined richness as the response variable (target) and the candidate surrogates</w:t>
      </w:r>
      <w:r w:rsidRPr="00D93B1C">
        <w:t xml:space="preserve"> </w:t>
      </w:r>
      <w:r>
        <w:t xml:space="preserve">as </w:t>
      </w:r>
      <w:proofErr w:type="gramStart"/>
      <w:r>
        <w:t>predictors.*</w:t>
      </w:r>
      <w:proofErr w:type="gramEnd"/>
      <w:r>
        <w:t>K is the number of parameters in the model.</w:t>
      </w:r>
    </w:p>
    <w:tbl>
      <w:tblPr>
        <w:tblW w:w="7402" w:type="dxa"/>
        <w:tblInd w:w="93" w:type="dxa"/>
        <w:shd w:val="clear" w:color="auto" w:fill="FFFFFF" w:themeFill="background1"/>
        <w:tblLook w:val="04A0" w:firstRow="1" w:lastRow="0" w:firstColumn="1" w:lastColumn="0" w:noHBand="0" w:noVBand="1"/>
      </w:tblPr>
      <w:tblGrid>
        <w:gridCol w:w="1686"/>
        <w:gridCol w:w="535"/>
        <w:gridCol w:w="981"/>
        <w:gridCol w:w="981"/>
        <w:gridCol w:w="981"/>
        <w:gridCol w:w="1257"/>
        <w:gridCol w:w="981"/>
      </w:tblGrid>
      <w:tr w:rsidR="00160482" w:rsidRPr="00160482" w14:paraId="62D184B3" w14:textId="77777777" w:rsidTr="00160482">
        <w:trPr>
          <w:trHeight w:val="386"/>
        </w:trPr>
        <w:tc>
          <w:tcPr>
            <w:tcW w:w="1686" w:type="dxa"/>
            <w:tcBorders>
              <w:top w:val="single" w:sz="4" w:space="0" w:color="auto"/>
              <w:left w:val="nil"/>
              <w:bottom w:val="single" w:sz="4" w:space="0" w:color="auto"/>
              <w:right w:val="nil"/>
            </w:tcBorders>
            <w:shd w:val="clear" w:color="auto" w:fill="FFFFFF" w:themeFill="background1"/>
            <w:noWrap/>
            <w:vAlign w:val="center"/>
            <w:hideMark/>
          </w:tcPr>
          <w:p w14:paraId="448142C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535" w:type="dxa"/>
            <w:tcBorders>
              <w:top w:val="single" w:sz="4" w:space="0" w:color="auto"/>
              <w:left w:val="nil"/>
              <w:bottom w:val="single" w:sz="4" w:space="0" w:color="auto"/>
              <w:right w:val="nil"/>
            </w:tcBorders>
            <w:shd w:val="clear" w:color="auto" w:fill="FFFFFF" w:themeFill="background1"/>
            <w:noWrap/>
            <w:vAlign w:val="center"/>
            <w:hideMark/>
          </w:tcPr>
          <w:p w14:paraId="2DEADDDA" w14:textId="77777777" w:rsidR="00160482" w:rsidRPr="00160482" w:rsidRDefault="00160482" w:rsidP="00160482">
            <w:pPr>
              <w:spacing w:line="240" w:lineRule="auto"/>
              <w:ind w:firstLine="0"/>
              <w:rPr>
                <w:b/>
                <w:bCs/>
                <w:color w:val="000000"/>
              </w:rPr>
            </w:pPr>
            <w:r w:rsidRPr="00160482">
              <w:rPr>
                <w:b/>
                <w:bCs/>
                <w:color w:val="000000"/>
              </w:rPr>
              <w:t>K</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264DB1B7"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DA771D4"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6BC69C44"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57" w:type="dxa"/>
            <w:tcBorders>
              <w:top w:val="single" w:sz="4" w:space="0" w:color="auto"/>
              <w:left w:val="nil"/>
              <w:bottom w:val="single" w:sz="4" w:space="0" w:color="auto"/>
              <w:right w:val="nil"/>
            </w:tcBorders>
            <w:shd w:val="clear" w:color="auto" w:fill="FFFFFF" w:themeFill="background1"/>
            <w:noWrap/>
            <w:vAlign w:val="center"/>
            <w:hideMark/>
          </w:tcPr>
          <w:p w14:paraId="3D65DD21"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981" w:type="dxa"/>
            <w:tcBorders>
              <w:top w:val="single" w:sz="4" w:space="0" w:color="auto"/>
              <w:left w:val="nil"/>
              <w:bottom w:val="single" w:sz="4" w:space="0" w:color="auto"/>
              <w:right w:val="nil"/>
            </w:tcBorders>
            <w:shd w:val="clear" w:color="auto" w:fill="FFFFFF" w:themeFill="background1"/>
            <w:noWrap/>
            <w:vAlign w:val="center"/>
            <w:hideMark/>
          </w:tcPr>
          <w:p w14:paraId="07E12192"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3752903"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1ADCBCBE" w14:textId="77777777" w:rsidR="00160482" w:rsidRPr="00160482" w:rsidRDefault="00160482" w:rsidP="00160482">
            <w:pPr>
              <w:spacing w:line="240" w:lineRule="auto"/>
              <w:ind w:firstLine="0"/>
              <w:rPr>
                <w:color w:val="000000"/>
              </w:rPr>
            </w:pPr>
            <w:r w:rsidRPr="00160482">
              <w:rPr>
                <w:color w:val="000000"/>
              </w:rPr>
              <w:t>rugosity</w:t>
            </w:r>
          </w:p>
        </w:tc>
        <w:tc>
          <w:tcPr>
            <w:tcW w:w="535" w:type="dxa"/>
            <w:tcBorders>
              <w:top w:val="nil"/>
              <w:left w:val="nil"/>
              <w:bottom w:val="nil"/>
              <w:right w:val="nil"/>
            </w:tcBorders>
            <w:shd w:val="clear" w:color="auto" w:fill="FFFFFF" w:themeFill="background1"/>
            <w:noWrap/>
            <w:vAlign w:val="bottom"/>
            <w:hideMark/>
          </w:tcPr>
          <w:p w14:paraId="21418637"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69C6A081" w14:textId="77777777" w:rsidR="00160482" w:rsidRPr="00160482" w:rsidRDefault="00160482" w:rsidP="00160482">
            <w:pPr>
              <w:spacing w:line="240" w:lineRule="auto"/>
              <w:ind w:firstLine="0"/>
              <w:jc w:val="right"/>
              <w:rPr>
                <w:color w:val="000000"/>
              </w:rPr>
            </w:pPr>
            <w:r w:rsidRPr="00160482">
              <w:rPr>
                <w:color w:val="000000"/>
              </w:rPr>
              <w:t>1106.8</w:t>
            </w:r>
          </w:p>
        </w:tc>
        <w:tc>
          <w:tcPr>
            <w:tcW w:w="981" w:type="dxa"/>
            <w:tcBorders>
              <w:top w:val="nil"/>
              <w:left w:val="nil"/>
              <w:bottom w:val="nil"/>
              <w:right w:val="nil"/>
            </w:tcBorders>
            <w:shd w:val="clear" w:color="auto" w:fill="FFFFFF" w:themeFill="background1"/>
            <w:noWrap/>
            <w:vAlign w:val="bottom"/>
            <w:hideMark/>
          </w:tcPr>
          <w:p w14:paraId="04085B5F" w14:textId="77777777" w:rsidR="00160482" w:rsidRPr="00160482" w:rsidRDefault="00160482" w:rsidP="00160482">
            <w:pPr>
              <w:spacing w:line="240" w:lineRule="auto"/>
              <w:ind w:firstLine="0"/>
              <w:jc w:val="right"/>
              <w:rPr>
                <w:color w:val="000000"/>
              </w:rPr>
            </w:pPr>
            <w:r w:rsidRPr="00160482">
              <w:rPr>
                <w:color w:val="000000"/>
              </w:rPr>
              <w:t>0.0</w:t>
            </w:r>
          </w:p>
        </w:tc>
        <w:tc>
          <w:tcPr>
            <w:tcW w:w="981" w:type="dxa"/>
            <w:tcBorders>
              <w:top w:val="nil"/>
              <w:left w:val="nil"/>
              <w:bottom w:val="nil"/>
              <w:right w:val="nil"/>
            </w:tcBorders>
            <w:shd w:val="clear" w:color="auto" w:fill="FFFFFF" w:themeFill="background1"/>
            <w:noWrap/>
            <w:vAlign w:val="bottom"/>
            <w:hideMark/>
          </w:tcPr>
          <w:p w14:paraId="4FA5EB35" w14:textId="77777777" w:rsidR="00160482" w:rsidRPr="00160482" w:rsidRDefault="00160482" w:rsidP="00160482">
            <w:pPr>
              <w:spacing w:line="240" w:lineRule="auto"/>
              <w:ind w:firstLine="0"/>
              <w:jc w:val="right"/>
              <w:rPr>
                <w:color w:val="000000"/>
              </w:rPr>
            </w:pPr>
            <w:r w:rsidRPr="00160482">
              <w:rPr>
                <w:color w:val="000000"/>
              </w:rPr>
              <w:t>0.99</w:t>
            </w:r>
          </w:p>
        </w:tc>
        <w:tc>
          <w:tcPr>
            <w:tcW w:w="1257" w:type="dxa"/>
            <w:tcBorders>
              <w:top w:val="nil"/>
              <w:left w:val="nil"/>
              <w:bottom w:val="nil"/>
              <w:right w:val="nil"/>
            </w:tcBorders>
            <w:shd w:val="clear" w:color="auto" w:fill="FFFFFF" w:themeFill="background1"/>
            <w:noWrap/>
            <w:vAlign w:val="bottom"/>
            <w:hideMark/>
          </w:tcPr>
          <w:p w14:paraId="2B3D23BA" w14:textId="77777777" w:rsidR="00160482" w:rsidRPr="00160482" w:rsidRDefault="00160482" w:rsidP="00160482">
            <w:pPr>
              <w:spacing w:line="240" w:lineRule="auto"/>
              <w:ind w:firstLine="0"/>
              <w:jc w:val="right"/>
              <w:rPr>
                <w:color w:val="000000"/>
              </w:rPr>
            </w:pPr>
            <w:r w:rsidRPr="00160482">
              <w:rPr>
                <w:color w:val="000000"/>
              </w:rPr>
              <w:t>-550.3</w:t>
            </w:r>
          </w:p>
        </w:tc>
        <w:tc>
          <w:tcPr>
            <w:tcW w:w="981" w:type="dxa"/>
            <w:tcBorders>
              <w:top w:val="nil"/>
              <w:left w:val="nil"/>
              <w:bottom w:val="nil"/>
              <w:right w:val="nil"/>
            </w:tcBorders>
            <w:shd w:val="clear" w:color="auto" w:fill="FFFFFF" w:themeFill="background1"/>
            <w:noWrap/>
            <w:vAlign w:val="bottom"/>
            <w:hideMark/>
          </w:tcPr>
          <w:p w14:paraId="63905762" w14:textId="77777777" w:rsidR="00160482" w:rsidRPr="00160482" w:rsidRDefault="00160482" w:rsidP="00160482">
            <w:pPr>
              <w:spacing w:line="240" w:lineRule="auto"/>
              <w:ind w:firstLine="0"/>
              <w:jc w:val="right"/>
              <w:rPr>
                <w:color w:val="000000"/>
              </w:rPr>
            </w:pPr>
            <w:r w:rsidRPr="00160482">
              <w:rPr>
                <w:color w:val="000000"/>
              </w:rPr>
              <w:t>0.38</w:t>
            </w:r>
          </w:p>
        </w:tc>
      </w:tr>
      <w:tr w:rsidR="00160482" w:rsidRPr="00160482" w14:paraId="49E1C928"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30B32CD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535" w:type="dxa"/>
            <w:tcBorders>
              <w:top w:val="nil"/>
              <w:left w:val="nil"/>
              <w:bottom w:val="nil"/>
              <w:right w:val="nil"/>
            </w:tcBorders>
            <w:shd w:val="clear" w:color="auto" w:fill="FFFFFF" w:themeFill="background1"/>
            <w:noWrap/>
            <w:vAlign w:val="bottom"/>
            <w:hideMark/>
          </w:tcPr>
          <w:p w14:paraId="64CBD1ED"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nil"/>
              <w:right w:val="nil"/>
            </w:tcBorders>
            <w:shd w:val="clear" w:color="auto" w:fill="FFFFFF" w:themeFill="background1"/>
            <w:noWrap/>
            <w:vAlign w:val="bottom"/>
            <w:hideMark/>
          </w:tcPr>
          <w:p w14:paraId="7A41562C" w14:textId="77777777" w:rsidR="00160482" w:rsidRPr="00160482" w:rsidRDefault="00160482" w:rsidP="00160482">
            <w:pPr>
              <w:spacing w:line="240" w:lineRule="auto"/>
              <w:ind w:firstLine="0"/>
              <w:jc w:val="right"/>
              <w:rPr>
                <w:color w:val="000000"/>
              </w:rPr>
            </w:pPr>
            <w:r w:rsidRPr="00160482">
              <w:rPr>
                <w:color w:val="000000"/>
              </w:rPr>
              <w:t>1116.3</w:t>
            </w:r>
          </w:p>
        </w:tc>
        <w:tc>
          <w:tcPr>
            <w:tcW w:w="981" w:type="dxa"/>
            <w:tcBorders>
              <w:top w:val="nil"/>
              <w:left w:val="nil"/>
              <w:bottom w:val="nil"/>
              <w:right w:val="nil"/>
            </w:tcBorders>
            <w:shd w:val="clear" w:color="auto" w:fill="FFFFFF" w:themeFill="background1"/>
            <w:noWrap/>
            <w:vAlign w:val="bottom"/>
            <w:hideMark/>
          </w:tcPr>
          <w:p w14:paraId="3793D776" w14:textId="77777777" w:rsidR="00160482" w:rsidRPr="00160482" w:rsidRDefault="00160482" w:rsidP="00160482">
            <w:pPr>
              <w:spacing w:line="240" w:lineRule="auto"/>
              <w:ind w:firstLine="0"/>
              <w:jc w:val="right"/>
              <w:rPr>
                <w:color w:val="000000"/>
              </w:rPr>
            </w:pPr>
            <w:r w:rsidRPr="00160482">
              <w:rPr>
                <w:color w:val="000000"/>
              </w:rPr>
              <w:t>9.6</w:t>
            </w:r>
          </w:p>
        </w:tc>
        <w:tc>
          <w:tcPr>
            <w:tcW w:w="981" w:type="dxa"/>
            <w:tcBorders>
              <w:top w:val="nil"/>
              <w:left w:val="nil"/>
              <w:bottom w:val="nil"/>
              <w:right w:val="nil"/>
            </w:tcBorders>
            <w:shd w:val="clear" w:color="auto" w:fill="FFFFFF" w:themeFill="background1"/>
            <w:noWrap/>
            <w:vAlign w:val="bottom"/>
            <w:hideMark/>
          </w:tcPr>
          <w:p w14:paraId="3DBD9EE9" w14:textId="77777777" w:rsidR="00160482" w:rsidRPr="00160482" w:rsidRDefault="00160482" w:rsidP="00160482">
            <w:pPr>
              <w:spacing w:line="240" w:lineRule="auto"/>
              <w:ind w:firstLine="0"/>
              <w:jc w:val="right"/>
              <w:rPr>
                <w:color w:val="000000"/>
              </w:rPr>
            </w:pPr>
            <w:r w:rsidRPr="00160482">
              <w:rPr>
                <w:color w:val="000000"/>
              </w:rPr>
              <w:t>0.01</w:t>
            </w:r>
          </w:p>
        </w:tc>
        <w:tc>
          <w:tcPr>
            <w:tcW w:w="1257" w:type="dxa"/>
            <w:tcBorders>
              <w:top w:val="nil"/>
              <w:left w:val="nil"/>
              <w:bottom w:val="nil"/>
              <w:right w:val="nil"/>
            </w:tcBorders>
            <w:shd w:val="clear" w:color="auto" w:fill="FFFFFF" w:themeFill="background1"/>
            <w:noWrap/>
            <w:vAlign w:val="bottom"/>
            <w:hideMark/>
          </w:tcPr>
          <w:p w14:paraId="2E8630B4" w14:textId="77777777" w:rsidR="00160482" w:rsidRPr="00160482" w:rsidRDefault="00160482" w:rsidP="00160482">
            <w:pPr>
              <w:spacing w:line="240" w:lineRule="auto"/>
              <w:ind w:firstLine="0"/>
              <w:jc w:val="right"/>
              <w:rPr>
                <w:color w:val="000000"/>
              </w:rPr>
            </w:pPr>
            <w:r w:rsidRPr="00160482">
              <w:rPr>
                <w:color w:val="000000"/>
              </w:rPr>
              <w:t>-555.1</w:t>
            </w:r>
          </w:p>
        </w:tc>
        <w:tc>
          <w:tcPr>
            <w:tcW w:w="981" w:type="dxa"/>
            <w:tcBorders>
              <w:top w:val="nil"/>
              <w:left w:val="nil"/>
              <w:bottom w:val="nil"/>
              <w:right w:val="nil"/>
            </w:tcBorders>
            <w:shd w:val="clear" w:color="auto" w:fill="FFFFFF" w:themeFill="background1"/>
            <w:noWrap/>
            <w:vAlign w:val="bottom"/>
            <w:hideMark/>
          </w:tcPr>
          <w:p w14:paraId="6D073DFB"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5F445E35" w14:textId="77777777" w:rsidTr="00160482">
        <w:trPr>
          <w:trHeight w:val="335"/>
        </w:trPr>
        <w:tc>
          <w:tcPr>
            <w:tcW w:w="1686" w:type="dxa"/>
            <w:tcBorders>
              <w:top w:val="nil"/>
              <w:left w:val="nil"/>
              <w:bottom w:val="nil"/>
              <w:right w:val="nil"/>
            </w:tcBorders>
            <w:shd w:val="clear" w:color="auto" w:fill="FFFFFF" w:themeFill="background1"/>
            <w:noWrap/>
            <w:vAlign w:val="bottom"/>
            <w:hideMark/>
          </w:tcPr>
          <w:p w14:paraId="75EEF0D9" w14:textId="77777777" w:rsidR="00160482" w:rsidRPr="00160482" w:rsidRDefault="00160482" w:rsidP="00160482">
            <w:pPr>
              <w:spacing w:line="240" w:lineRule="auto"/>
              <w:ind w:firstLine="0"/>
              <w:rPr>
                <w:color w:val="000000"/>
              </w:rPr>
            </w:pPr>
            <w:r w:rsidRPr="00160482">
              <w:rPr>
                <w:color w:val="000000"/>
              </w:rPr>
              <w:t>intercept</w:t>
            </w:r>
          </w:p>
        </w:tc>
        <w:tc>
          <w:tcPr>
            <w:tcW w:w="535" w:type="dxa"/>
            <w:tcBorders>
              <w:top w:val="nil"/>
              <w:left w:val="nil"/>
              <w:bottom w:val="nil"/>
              <w:right w:val="nil"/>
            </w:tcBorders>
            <w:shd w:val="clear" w:color="auto" w:fill="FFFFFF" w:themeFill="background1"/>
            <w:noWrap/>
            <w:vAlign w:val="bottom"/>
            <w:hideMark/>
          </w:tcPr>
          <w:p w14:paraId="6A9AB58E" w14:textId="77777777" w:rsidR="00160482" w:rsidRPr="00160482" w:rsidRDefault="00160482" w:rsidP="00160482">
            <w:pPr>
              <w:spacing w:line="240" w:lineRule="auto"/>
              <w:ind w:firstLine="0"/>
              <w:jc w:val="right"/>
              <w:rPr>
                <w:color w:val="000000"/>
              </w:rPr>
            </w:pPr>
            <w:r w:rsidRPr="00160482">
              <w:rPr>
                <w:color w:val="000000"/>
              </w:rPr>
              <w:t>2</w:t>
            </w:r>
          </w:p>
        </w:tc>
        <w:tc>
          <w:tcPr>
            <w:tcW w:w="981" w:type="dxa"/>
            <w:tcBorders>
              <w:top w:val="nil"/>
              <w:left w:val="nil"/>
              <w:bottom w:val="nil"/>
              <w:right w:val="nil"/>
            </w:tcBorders>
            <w:shd w:val="clear" w:color="auto" w:fill="FFFFFF" w:themeFill="background1"/>
            <w:noWrap/>
            <w:vAlign w:val="bottom"/>
            <w:hideMark/>
          </w:tcPr>
          <w:p w14:paraId="4C340B09" w14:textId="77777777" w:rsidR="00160482" w:rsidRPr="00160482" w:rsidRDefault="00160482" w:rsidP="00160482">
            <w:pPr>
              <w:spacing w:line="240" w:lineRule="auto"/>
              <w:ind w:firstLine="0"/>
              <w:jc w:val="right"/>
              <w:rPr>
                <w:color w:val="000000"/>
              </w:rPr>
            </w:pPr>
            <w:r w:rsidRPr="00160482">
              <w:rPr>
                <w:color w:val="000000"/>
              </w:rPr>
              <w:t>1152.6</w:t>
            </w:r>
          </w:p>
        </w:tc>
        <w:tc>
          <w:tcPr>
            <w:tcW w:w="981" w:type="dxa"/>
            <w:tcBorders>
              <w:top w:val="nil"/>
              <w:left w:val="nil"/>
              <w:bottom w:val="nil"/>
              <w:right w:val="nil"/>
            </w:tcBorders>
            <w:shd w:val="clear" w:color="auto" w:fill="FFFFFF" w:themeFill="background1"/>
            <w:noWrap/>
            <w:vAlign w:val="bottom"/>
            <w:hideMark/>
          </w:tcPr>
          <w:p w14:paraId="03983B2E" w14:textId="77777777" w:rsidR="00160482" w:rsidRPr="00160482" w:rsidRDefault="00160482" w:rsidP="00160482">
            <w:pPr>
              <w:spacing w:line="240" w:lineRule="auto"/>
              <w:ind w:firstLine="0"/>
              <w:jc w:val="right"/>
              <w:rPr>
                <w:color w:val="000000"/>
              </w:rPr>
            </w:pPr>
            <w:r w:rsidRPr="00160482">
              <w:rPr>
                <w:color w:val="000000"/>
              </w:rPr>
              <w:t>45.9</w:t>
            </w:r>
          </w:p>
        </w:tc>
        <w:tc>
          <w:tcPr>
            <w:tcW w:w="981" w:type="dxa"/>
            <w:tcBorders>
              <w:top w:val="nil"/>
              <w:left w:val="nil"/>
              <w:bottom w:val="nil"/>
              <w:right w:val="nil"/>
            </w:tcBorders>
            <w:shd w:val="clear" w:color="auto" w:fill="FFFFFF" w:themeFill="background1"/>
            <w:noWrap/>
            <w:vAlign w:val="bottom"/>
            <w:hideMark/>
          </w:tcPr>
          <w:p w14:paraId="0222FE33"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nil"/>
              <w:right w:val="nil"/>
            </w:tcBorders>
            <w:shd w:val="clear" w:color="auto" w:fill="FFFFFF" w:themeFill="background1"/>
            <w:noWrap/>
            <w:vAlign w:val="bottom"/>
            <w:hideMark/>
          </w:tcPr>
          <w:p w14:paraId="137E9DA2" w14:textId="77777777" w:rsidR="00160482" w:rsidRPr="00160482" w:rsidRDefault="00160482" w:rsidP="00160482">
            <w:pPr>
              <w:spacing w:line="240" w:lineRule="auto"/>
              <w:ind w:firstLine="0"/>
              <w:jc w:val="right"/>
              <w:rPr>
                <w:color w:val="000000"/>
              </w:rPr>
            </w:pPr>
            <w:r w:rsidRPr="00160482">
              <w:rPr>
                <w:color w:val="000000"/>
              </w:rPr>
              <w:t>-574.3</w:t>
            </w:r>
          </w:p>
        </w:tc>
        <w:tc>
          <w:tcPr>
            <w:tcW w:w="981" w:type="dxa"/>
            <w:tcBorders>
              <w:top w:val="nil"/>
              <w:left w:val="nil"/>
              <w:bottom w:val="nil"/>
              <w:right w:val="nil"/>
            </w:tcBorders>
            <w:shd w:val="clear" w:color="auto" w:fill="FFFFFF" w:themeFill="background1"/>
            <w:noWrap/>
            <w:vAlign w:val="bottom"/>
            <w:hideMark/>
          </w:tcPr>
          <w:p w14:paraId="7B71FEAE" w14:textId="77777777" w:rsidR="00160482" w:rsidRPr="00160482" w:rsidRDefault="00160482" w:rsidP="00160482">
            <w:pPr>
              <w:spacing w:line="240" w:lineRule="auto"/>
              <w:ind w:firstLine="0"/>
              <w:jc w:val="right"/>
              <w:rPr>
                <w:color w:val="000000"/>
              </w:rPr>
            </w:pPr>
            <w:r w:rsidRPr="00160482">
              <w:rPr>
                <w:color w:val="000000"/>
              </w:rPr>
              <w:t>NA</w:t>
            </w:r>
          </w:p>
        </w:tc>
      </w:tr>
      <w:tr w:rsidR="00160482" w:rsidRPr="00160482" w14:paraId="583C6771" w14:textId="77777777" w:rsidTr="00160482">
        <w:trPr>
          <w:trHeight w:val="335"/>
        </w:trPr>
        <w:tc>
          <w:tcPr>
            <w:tcW w:w="1686" w:type="dxa"/>
            <w:tcBorders>
              <w:top w:val="nil"/>
              <w:left w:val="nil"/>
              <w:bottom w:val="single" w:sz="4" w:space="0" w:color="auto"/>
              <w:right w:val="nil"/>
            </w:tcBorders>
            <w:shd w:val="clear" w:color="auto" w:fill="FFFFFF" w:themeFill="background1"/>
            <w:noWrap/>
            <w:vAlign w:val="bottom"/>
            <w:hideMark/>
          </w:tcPr>
          <w:p w14:paraId="5CDF00FA" w14:textId="77777777" w:rsidR="00160482" w:rsidRPr="00160482" w:rsidRDefault="00160482" w:rsidP="00160482">
            <w:pPr>
              <w:spacing w:line="240" w:lineRule="auto"/>
              <w:ind w:firstLine="0"/>
              <w:rPr>
                <w:color w:val="000000"/>
              </w:rPr>
            </w:pPr>
            <w:proofErr w:type="spellStart"/>
            <w:r w:rsidRPr="00160482">
              <w:rPr>
                <w:color w:val="000000"/>
              </w:rPr>
              <w:t>spongecover</w:t>
            </w:r>
            <w:proofErr w:type="spellEnd"/>
          </w:p>
        </w:tc>
        <w:tc>
          <w:tcPr>
            <w:tcW w:w="535" w:type="dxa"/>
            <w:tcBorders>
              <w:top w:val="nil"/>
              <w:left w:val="nil"/>
              <w:bottom w:val="single" w:sz="4" w:space="0" w:color="auto"/>
              <w:right w:val="nil"/>
            </w:tcBorders>
            <w:shd w:val="clear" w:color="auto" w:fill="FFFFFF" w:themeFill="background1"/>
            <w:noWrap/>
            <w:vAlign w:val="bottom"/>
            <w:hideMark/>
          </w:tcPr>
          <w:p w14:paraId="72355BF9" w14:textId="77777777" w:rsidR="00160482" w:rsidRPr="00160482" w:rsidRDefault="00160482" w:rsidP="00160482">
            <w:pPr>
              <w:spacing w:line="240" w:lineRule="auto"/>
              <w:ind w:firstLine="0"/>
              <w:jc w:val="right"/>
              <w:rPr>
                <w:color w:val="000000"/>
              </w:rPr>
            </w:pPr>
            <w:r w:rsidRPr="00160482">
              <w:rPr>
                <w:color w:val="000000"/>
              </w:rPr>
              <w:t>3</w:t>
            </w:r>
          </w:p>
        </w:tc>
        <w:tc>
          <w:tcPr>
            <w:tcW w:w="981" w:type="dxa"/>
            <w:tcBorders>
              <w:top w:val="nil"/>
              <w:left w:val="nil"/>
              <w:bottom w:val="single" w:sz="4" w:space="0" w:color="auto"/>
              <w:right w:val="nil"/>
            </w:tcBorders>
            <w:shd w:val="clear" w:color="auto" w:fill="FFFFFF" w:themeFill="background1"/>
            <w:noWrap/>
            <w:vAlign w:val="bottom"/>
            <w:hideMark/>
          </w:tcPr>
          <w:p w14:paraId="0416418B" w14:textId="77777777" w:rsidR="00160482" w:rsidRPr="00160482" w:rsidRDefault="00160482" w:rsidP="00160482">
            <w:pPr>
              <w:spacing w:line="240" w:lineRule="auto"/>
              <w:ind w:firstLine="0"/>
              <w:jc w:val="right"/>
              <w:rPr>
                <w:color w:val="000000"/>
              </w:rPr>
            </w:pPr>
            <w:r w:rsidRPr="00160482">
              <w:rPr>
                <w:color w:val="000000"/>
              </w:rPr>
              <w:t>1153.8</w:t>
            </w:r>
          </w:p>
        </w:tc>
        <w:tc>
          <w:tcPr>
            <w:tcW w:w="981" w:type="dxa"/>
            <w:tcBorders>
              <w:top w:val="nil"/>
              <w:left w:val="nil"/>
              <w:bottom w:val="single" w:sz="4" w:space="0" w:color="auto"/>
              <w:right w:val="nil"/>
            </w:tcBorders>
            <w:shd w:val="clear" w:color="auto" w:fill="FFFFFF" w:themeFill="background1"/>
            <w:noWrap/>
            <w:vAlign w:val="bottom"/>
            <w:hideMark/>
          </w:tcPr>
          <w:p w14:paraId="64DD1C21" w14:textId="77777777" w:rsidR="00160482" w:rsidRPr="00160482" w:rsidRDefault="00160482" w:rsidP="00160482">
            <w:pPr>
              <w:spacing w:line="240" w:lineRule="auto"/>
              <w:ind w:firstLine="0"/>
              <w:jc w:val="right"/>
              <w:rPr>
                <w:color w:val="000000"/>
              </w:rPr>
            </w:pPr>
            <w:r w:rsidRPr="00160482">
              <w:rPr>
                <w:color w:val="000000"/>
              </w:rPr>
              <w:t>47.1</w:t>
            </w:r>
          </w:p>
        </w:tc>
        <w:tc>
          <w:tcPr>
            <w:tcW w:w="981" w:type="dxa"/>
            <w:tcBorders>
              <w:top w:val="nil"/>
              <w:left w:val="nil"/>
              <w:bottom w:val="single" w:sz="4" w:space="0" w:color="auto"/>
              <w:right w:val="nil"/>
            </w:tcBorders>
            <w:shd w:val="clear" w:color="auto" w:fill="FFFFFF" w:themeFill="background1"/>
            <w:noWrap/>
            <w:vAlign w:val="bottom"/>
            <w:hideMark/>
          </w:tcPr>
          <w:p w14:paraId="118D0564" w14:textId="77777777" w:rsidR="00160482" w:rsidRPr="00160482" w:rsidRDefault="00160482" w:rsidP="00160482">
            <w:pPr>
              <w:spacing w:line="240" w:lineRule="auto"/>
              <w:ind w:firstLine="0"/>
              <w:jc w:val="right"/>
              <w:rPr>
                <w:color w:val="000000"/>
              </w:rPr>
            </w:pPr>
            <w:r w:rsidRPr="00160482">
              <w:rPr>
                <w:color w:val="000000"/>
              </w:rPr>
              <w:t>0.00</w:t>
            </w:r>
          </w:p>
        </w:tc>
        <w:tc>
          <w:tcPr>
            <w:tcW w:w="1257" w:type="dxa"/>
            <w:tcBorders>
              <w:top w:val="nil"/>
              <w:left w:val="nil"/>
              <w:bottom w:val="single" w:sz="4" w:space="0" w:color="auto"/>
              <w:right w:val="nil"/>
            </w:tcBorders>
            <w:shd w:val="clear" w:color="auto" w:fill="FFFFFF" w:themeFill="background1"/>
            <w:noWrap/>
            <w:vAlign w:val="bottom"/>
            <w:hideMark/>
          </w:tcPr>
          <w:p w14:paraId="6A149A47" w14:textId="77777777" w:rsidR="00160482" w:rsidRPr="00160482" w:rsidRDefault="00160482" w:rsidP="00160482">
            <w:pPr>
              <w:spacing w:line="240" w:lineRule="auto"/>
              <w:ind w:firstLine="0"/>
              <w:jc w:val="right"/>
              <w:rPr>
                <w:color w:val="000000"/>
              </w:rPr>
            </w:pPr>
            <w:r w:rsidRPr="00160482">
              <w:rPr>
                <w:color w:val="000000"/>
              </w:rPr>
              <w:t>-573.8</w:t>
            </w:r>
          </w:p>
        </w:tc>
        <w:tc>
          <w:tcPr>
            <w:tcW w:w="981" w:type="dxa"/>
            <w:tcBorders>
              <w:top w:val="nil"/>
              <w:left w:val="nil"/>
              <w:bottom w:val="single" w:sz="4" w:space="0" w:color="auto"/>
              <w:right w:val="nil"/>
            </w:tcBorders>
            <w:shd w:val="clear" w:color="auto" w:fill="FFFFFF" w:themeFill="background1"/>
            <w:noWrap/>
            <w:vAlign w:val="bottom"/>
            <w:hideMark/>
          </w:tcPr>
          <w:p w14:paraId="336F848A" w14:textId="77777777" w:rsidR="00160482" w:rsidRPr="00160482" w:rsidRDefault="00160482" w:rsidP="00160482">
            <w:pPr>
              <w:spacing w:line="240" w:lineRule="auto"/>
              <w:ind w:firstLine="0"/>
              <w:jc w:val="right"/>
              <w:rPr>
                <w:color w:val="000000"/>
              </w:rPr>
            </w:pPr>
            <w:r w:rsidRPr="00160482">
              <w:rPr>
                <w:color w:val="000000"/>
              </w:rPr>
              <w:t>0.01</w:t>
            </w:r>
          </w:p>
        </w:tc>
      </w:tr>
    </w:tbl>
    <w:p w14:paraId="7EA18C33" w14:textId="77777777" w:rsidR="00A679EA" w:rsidRDefault="00A679EA" w:rsidP="00CC386C">
      <w:pPr>
        <w:widowControl w:val="0"/>
        <w:ind w:left="480" w:hanging="480"/>
      </w:pPr>
    </w:p>
    <w:p w14:paraId="2E5481F9" w14:textId="43EA4AFE" w:rsidR="00A679EA" w:rsidRDefault="00A679EA" w:rsidP="00160482">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299" w:type="dxa"/>
        <w:tblInd w:w="93" w:type="dxa"/>
        <w:shd w:val="clear" w:color="auto" w:fill="FFFFFF" w:themeFill="background1"/>
        <w:tblLook w:val="04A0" w:firstRow="1" w:lastRow="0" w:firstColumn="1" w:lastColumn="0" w:noHBand="0" w:noVBand="1"/>
      </w:tblPr>
      <w:tblGrid>
        <w:gridCol w:w="3391"/>
        <w:gridCol w:w="490"/>
        <w:gridCol w:w="876"/>
        <w:gridCol w:w="770"/>
        <w:gridCol w:w="950"/>
        <w:gridCol w:w="1230"/>
        <w:gridCol w:w="636"/>
      </w:tblGrid>
      <w:tr w:rsidR="00160482" w:rsidRPr="00160482" w14:paraId="68FDE2D0" w14:textId="77777777" w:rsidTr="00160482">
        <w:trPr>
          <w:trHeight w:val="362"/>
        </w:trPr>
        <w:tc>
          <w:tcPr>
            <w:tcW w:w="3391" w:type="dxa"/>
            <w:tcBorders>
              <w:top w:val="single" w:sz="4" w:space="0" w:color="auto"/>
              <w:left w:val="nil"/>
              <w:bottom w:val="single" w:sz="4" w:space="0" w:color="auto"/>
              <w:right w:val="nil"/>
            </w:tcBorders>
            <w:shd w:val="clear" w:color="auto" w:fill="FFFFFF" w:themeFill="background1"/>
            <w:noWrap/>
            <w:vAlign w:val="center"/>
            <w:hideMark/>
          </w:tcPr>
          <w:p w14:paraId="6EA05A3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490" w:type="dxa"/>
            <w:tcBorders>
              <w:top w:val="single" w:sz="4" w:space="0" w:color="auto"/>
              <w:left w:val="nil"/>
              <w:bottom w:val="single" w:sz="4" w:space="0" w:color="auto"/>
              <w:right w:val="nil"/>
            </w:tcBorders>
            <w:shd w:val="clear" w:color="auto" w:fill="FFFFFF" w:themeFill="background1"/>
            <w:noWrap/>
            <w:vAlign w:val="center"/>
            <w:hideMark/>
          </w:tcPr>
          <w:p w14:paraId="18B1310B" w14:textId="77777777" w:rsidR="00160482" w:rsidRPr="00160482" w:rsidRDefault="00160482" w:rsidP="00160482">
            <w:pPr>
              <w:spacing w:line="240" w:lineRule="auto"/>
              <w:ind w:firstLine="0"/>
              <w:rPr>
                <w:b/>
                <w:bCs/>
                <w:color w:val="000000"/>
              </w:rPr>
            </w:pPr>
            <w:r w:rsidRPr="00160482">
              <w:rPr>
                <w:b/>
                <w:bCs/>
                <w:color w:val="000000"/>
              </w:rPr>
              <w:t>K</w:t>
            </w:r>
          </w:p>
        </w:tc>
        <w:tc>
          <w:tcPr>
            <w:tcW w:w="866" w:type="dxa"/>
            <w:tcBorders>
              <w:top w:val="single" w:sz="4" w:space="0" w:color="auto"/>
              <w:left w:val="nil"/>
              <w:bottom w:val="single" w:sz="4" w:space="0" w:color="auto"/>
              <w:right w:val="nil"/>
            </w:tcBorders>
            <w:shd w:val="clear" w:color="auto" w:fill="FFFFFF" w:themeFill="background1"/>
            <w:noWrap/>
            <w:vAlign w:val="center"/>
            <w:hideMark/>
          </w:tcPr>
          <w:p w14:paraId="60B336A8"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770" w:type="dxa"/>
            <w:tcBorders>
              <w:top w:val="single" w:sz="4" w:space="0" w:color="auto"/>
              <w:left w:val="nil"/>
              <w:bottom w:val="single" w:sz="4" w:space="0" w:color="auto"/>
              <w:right w:val="nil"/>
            </w:tcBorders>
            <w:shd w:val="clear" w:color="auto" w:fill="FFFFFF" w:themeFill="background1"/>
            <w:noWrap/>
            <w:vAlign w:val="center"/>
            <w:hideMark/>
          </w:tcPr>
          <w:p w14:paraId="5644A5B2"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39" w:type="dxa"/>
            <w:tcBorders>
              <w:top w:val="single" w:sz="4" w:space="0" w:color="auto"/>
              <w:left w:val="nil"/>
              <w:bottom w:val="single" w:sz="4" w:space="0" w:color="auto"/>
              <w:right w:val="nil"/>
            </w:tcBorders>
            <w:shd w:val="clear" w:color="auto" w:fill="FFFFFF" w:themeFill="background1"/>
            <w:noWrap/>
            <w:vAlign w:val="center"/>
            <w:hideMark/>
          </w:tcPr>
          <w:p w14:paraId="22956F43"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5" w:type="dxa"/>
            <w:tcBorders>
              <w:top w:val="single" w:sz="4" w:space="0" w:color="auto"/>
              <w:left w:val="nil"/>
              <w:bottom w:val="single" w:sz="4" w:space="0" w:color="auto"/>
              <w:right w:val="nil"/>
            </w:tcBorders>
            <w:shd w:val="clear" w:color="auto" w:fill="FFFFFF" w:themeFill="background1"/>
            <w:noWrap/>
            <w:vAlign w:val="center"/>
            <w:hideMark/>
          </w:tcPr>
          <w:p w14:paraId="59DA2FC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628" w:type="dxa"/>
            <w:tcBorders>
              <w:top w:val="single" w:sz="4" w:space="0" w:color="auto"/>
              <w:left w:val="nil"/>
              <w:bottom w:val="single" w:sz="4" w:space="0" w:color="auto"/>
              <w:right w:val="nil"/>
            </w:tcBorders>
            <w:shd w:val="clear" w:color="auto" w:fill="FFFFFF" w:themeFill="background1"/>
            <w:noWrap/>
            <w:vAlign w:val="center"/>
            <w:hideMark/>
          </w:tcPr>
          <w:p w14:paraId="22671E30"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444274DB"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6EF33B6C"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w:t>
            </w:r>
          </w:p>
        </w:tc>
        <w:tc>
          <w:tcPr>
            <w:tcW w:w="490" w:type="dxa"/>
            <w:tcBorders>
              <w:top w:val="nil"/>
              <w:left w:val="nil"/>
              <w:bottom w:val="nil"/>
              <w:right w:val="nil"/>
            </w:tcBorders>
            <w:shd w:val="clear" w:color="auto" w:fill="FFFFFF" w:themeFill="background1"/>
            <w:noWrap/>
            <w:vAlign w:val="bottom"/>
            <w:hideMark/>
          </w:tcPr>
          <w:p w14:paraId="043B93BA" w14:textId="77777777" w:rsidR="00160482" w:rsidRPr="00160482" w:rsidRDefault="00160482" w:rsidP="00160482">
            <w:pPr>
              <w:spacing w:line="240" w:lineRule="auto"/>
              <w:ind w:firstLine="0"/>
              <w:jc w:val="right"/>
              <w:rPr>
                <w:color w:val="000000"/>
              </w:rPr>
            </w:pPr>
            <w:r w:rsidRPr="00160482">
              <w:rPr>
                <w:color w:val="000000"/>
              </w:rPr>
              <w:t>4</w:t>
            </w:r>
          </w:p>
        </w:tc>
        <w:tc>
          <w:tcPr>
            <w:tcW w:w="866" w:type="dxa"/>
            <w:tcBorders>
              <w:top w:val="nil"/>
              <w:left w:val="nil"/>
              <w:bottom w:val="nil"/>
              <w:right w:val="nil"/>
            </w:tcBorders>
            <w:shd w:val="clear" w:color="auto" w:fill="FFFFFF" w:themeFill="background1"/>
            <w:noWrap/>
            <w:vAlign w:val="bottom"/>
            <w:hideMark/>
          </w:tcPr>
          <w:p w14:paraId="7C9EF2D9" w14:textId="77777777" w:rsidR="00160482" w:rsidRPr="00160482" w:rsidRDefault="00160482" w:rsidP="00160482">
            <w:pPr>
              <w:spacing w:line="240" w:lineRule="auto"/>
              <w:ind w:firstLine="0"/>
              <w:jc w:val="right"/>
              <w:rPr>
                <w:color w:val="000000"/>
              </w:rPr>
            </w:pPr>
            <w:r w:rsidRPr="00160482">
              <w:rPr>
                <w:color w:val="000000"/>
              </w:rPr>
              <w:t>1044.2</w:t>
            </w:r>
          </w:p>
        </w:tc>
        <w:tc>
          <w:tcPr>
            <w:tcW w:w="770" w:type="dxa"/>
            <w:tcBorders>
              <w:top w:val="nil"/>
              <w:left w:val="nil"/>
              <w:bottom w:val="nil"/>
              <w:right w:val="nil"/>
            </w:tcBorders>
            <w:shd w:val="clear" w:color="auto" w:fill="FFFFFF" w:themeFill="background1"/>
            <w:noWrap/>
            <w:vAlign w:val="bottom"/>
            <w:hideMark/>
          </w:tcPr>
          <w:p w14:paraId="78D77C71" w14:textId="77777777" w:rsidR="00160482" w:rsidRPr="00160482" w:rsidRDefault="00160482" w:rsidP="00160482">
            <w:pPr>
              <w:spacing w:line="240" w:lineRule="auto"/>
              <w:ind w:firstLine="0"/>
              <w:jc w:val="right"/>
              <w:rPr>
                <w:color w:val="000000"/>
              </w:rPr>
            </w:pPr>
            <w:r w:rsidRPr="00160482">
              <w:rPr>
                <w:color w:val="000000"/>
              </w:rPr>
              <w:t>0.0</w:t>
            </w:r>
          </w:p>
        </w:tc>
        <w:tc>
          <w:tcPr>
            <w:tcW w:w="939" w:type="dxa"/>
            <w:tcBorders>
              <w:top w:val="nil"/>
              <w:left w:val="nil"/>
              <w:bottom w:val="nil"/>
              <w:right w:val="nil"/>
            </w:tcBorders>
            <w:shd w:val="clear" w:color="auto" w:fill="FFFFFF" w:themeFill="background1"/>
            <w:noWrap/>
            <w:vAlign w:val="bottom"/>
            <w:hideMark/>
          </w:tcPr>
          <w:p w14:paraId="7DCE06CA" w14:textId="77777777" w:rsidR="00160482" w:rsidRPr="00160482" w:rsidRDefault="00160482" w:rsidP="00160482">
            <w:pPr>
              <w:spacing w:line="240" w:lineRule="auto"/>
              <w:ind w:firstLine="0"/>
              <w:jc w:val="right"/>
              <w:rPr>
                <w:color w:val="000000"/>
              </w:rPr>
            </w:pPr>
            <w:r w:rsidRPr="00160482">
              <w:rPr>
                <w:color w:val="000000"/>
              </w:rPr>
              <w:t>0.58</w:t>
            </w:r>
          </w:p>
        </w:tc>
        <w:tc>
          <w:tcPr>
            <w:tcW w:w="1215" w:type="dxa"/>
            <w:tcBorders>
              <w:top w:val="nil"/>
              <w:left w:val="nil"/>
              <w:bottom w:val="nil"/>
              <w:right w:val="nil"/>
            </w:tcBorders>
            <w:shd w:val="clear" w:color="auto" w:fill="FFFFFF" w:themeFill="background1"/>
            <w:noWrap/>
            <w:vAlign w:val="bottom"/>
            <w:hideMark/>
          </w:tcPr>
          <w:p w14:paraId="63E76A71" w14:textId="77777777" w:rsidR="00160482" w:rsidRPr="00160482" w:rsidRDefault="00160482" w:rsidP="00160482">
            <w:pPr>
              <w:spacing w:line="240" w:lineRule="auto"/>
              <w:ind w:firstLine="0"/>
              <w:jc w:val="right"/>
              <w:rPr>
                <w:color w:val="000000"/>
              </w:rPr>
            </w:pPr>
            <w:r w:rsidRPr="00160482">
              <w:rPr>
                <w:color w:val="000000"/>
              </w:rPr>
              <w:t>-518.0</w:t>
            </w:r>
          </w:p>
        </w:tc>
        <w:tc>
          <w:tcPr>
            <w:tcW w:w="628" w:type="dxa"/>
            <w:tcBorders>
              <w:top w:val="nil"/>
              <w:left w:val="nil"/>
              <w:bottom w:val="nil"/>
              <w:right w:val="nil"/>
            </w:tcBorders>
            <w:shd w:val="clear" w:color="auto" w:fill="FFFFFF" w:themeFill="background1"/>
            <w:noWrap/>
            <w:vAlign w:val="bottom"/>
            <w:hideMark/>
          </w:tcPr>
          <w:p w14:paraId="3FEB6304"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63A99EA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4489DEAF"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year*</w:t>
            </w:r>
            <w:proofErr w:type="spellStart"/>
            <w:r w:rsidRPr="00160482">
              <w:rPr>
                <w:color w:val="000000"/>
              </w:rPr>
              <w:t>coralcover</w:t>
            </w:r>
            <w:proofErr w:type="spellEnd"/>
          </w:p>
        </w:tc>
        <w:tc>
          <w:tcPr>
            <w:tcW w:w="490" w:type="dxa"/>
            <w:tcBorders>
              <w:top w:val="nil"/>
              <w:left w:val="nil"/>
              <w:bottom w:val="nil"/>
              <w:right w:val="nil"/>
            </w:tcBorders>
            <w:shd w:val="clear" w:color="auto" w:fill="FFFFFF" w:themeFill="background1"/>
            <w:noWrap/>
            <w:vAlign w:val="bottom"/>
            <w:hideMark/>
          </w:tcPr>
          <w:p w14:paraId="7830B357" w14:textId="77777777" w:rsidR="00160482" w:rsidRPr="00160482" w:rsidRDefault="00160482" w:rsidP="00160482">
            <w:pPr>
              <w:spacing w:line="240" w:lineRule="auto"/>
              <w:ind w:firstLine="0"/>
              <w:jc w:val="right"/>
              <w:rPr>
                <w:color w:val="000000"/>
              </w:rPr>
            </w:pPr>
            <w:r w:rsidRPr="00160482">
              <w:rPr>
                <w:color w:val="000000"/>
              </w:rPr>
              <w:t>5</w:t>
            </w:r>
          </w:p>
        </w:tc>
        <w:tc>
          <w:tcPr>
            <w:tcW w:w="866" w:type="dxa"/>
            <w:tcBorders>
              <w:top w:val="nil"/>
              <w:left w:val="nil"/>
              <w:bottom w:val="nil"/>
              <w:right w:val="nil"/>
            </w:tcBorders>
            <w:shd w:val="clear" w:color="auto" w:fill="FFFFFF" w:themeFill="background1"/>
            <w:noWrap/>
            <w:vAlign w:val="bottom"/>
            <w:hideMark/>
          </w:tcPr>
          <w:p w14:paraId="7F5D13A7" w14:textId="77777777" w:rsidR="00160482" w:rsidRPr="00160482" w:rsidRDefault="00160482" w:rsidP="00160482">
            <w:pPr>
              <w:spacing w:line="240" w:lineRule="auto"/>
              <w:ind w:firstLine="0"/>
              <w:jc w:val="right"/>
              <w:rPr>
                <w:color w:val="000000"/>
              </w:rPr>
            </w:pPr>
            <w:r w:rsidRPr="00160482">
              <w:rPr>
                <w:color w:val="000000"/>
              </w:rPr>
              <w:t>1045.6</w:t>
            </w:r>
          </w:p>
        </w:tc>
        <w:tc>
          <w:tcPr>
            <w:tcW w:w="770" w:type="dxa"/>
            <w:tcBorders>
              <w:top w:val="nil"/>
              <w:left w:val="nil"/>
              <w:bottom w:val="nil"/>
              <w:right w:val="nil"/>
            </w:tcBorders>
            <w:shd w:val="clear" w:color="auto" w:fill="FFFFFF" w:themeFill="background1"/>
            <w:noWrap/>
            <w:vAlign w:val="bottom"/>
            <w:hideMark/>
          </w:tcPr>
          <w:p w14:paraId="30C7E208" w14:textId="77777777" w:rsidR="00160482" w:rsidRPr="00160482" w:rsidRDefault="00160482" w:rsidP="00160482">
            <w:pPr>
              <w:spacing w:line="240" w:lineRule="auto"/>
              <w:ind w:firstLine="0"/>
              <w:jc w:val="right"/>
              <w:rPr>
                <w:color w:val="000000"/>
              </w:rPr>
            </w:pPr>
            <w:r w:rsidRPr="00160482">
              <w:rPr>
                <w:color w:val="000000"/>
              </w:rPr>
              <w:t>1.4</w:t>
            </w:r>
          </w:p>
        </w:tc>
        <w:tc>
          <w:tcPr>
            <w:tcW w:w="939" w:type="dxa"/>
            <w:tcBorders>
              <w:top w:val="nil"/>
              <w:left w:val="nil"/>
              <w:bottom w:val="nil"/>
              <w:right w:val="nil"/>
            </w:tcBorders>
            <w:shd w:val="clear" w:color="auto" w:fill="FFFFFF" w:themeFill="background1"/>
            <w:noWrap/>
            <w:vAlign w:val="bottom"/>
            <w:hideMark/>
          </w:tcPr>
          <w:p w14:paraId="7F372A30" w14:textId="77777777" w:rsidR="00160482" w:rsidRPr="00160482" w:rsidRDefault="00160482" w:rsidP="00160482">
            <w:pPr>
              <w:spacing w:line="240" w:lineRule="auto"/>
              <w:ind w:firstLine="0"/>
              <w:jc w:val="right"/>
              <w:rPr>
                <w:color w:val="000000"/>
              </w:rPr>
            </w:pPr>
            <w:r w:rsidRPr="00160482">
              <w:rPr>
                <w:color w:val="000000"/>
              </w:rPr>
              <w:t>0.29</w:t>
            </w:r>
          </w:p>
        </w:tc>
        <w:tc>
          <w:tcPr>
            <w:tcW w:w="1215" w:type="dxa"/>
            <w:tcBorders>
              <w:top w:val="nil"/>
              <w:left w:val="nil"/>
              <w:bottom w:val="nil"/>
              <w:right w:val="nil"/>
            </w:tcBorders>
            <w:shd w:val="clear" w:color="auto" w:fill="FFFFFF" w:themeFill="background1"/>
            <w:noWrap/>
            <w:vAlign w:val="bottom"/>
            <w:hideMark/>
          </w:tcPr>
          <w:p w14:paraId="025A791D" w14:textId="77777777" w:rsidR="00160482" w:rsidRPr="00160482" w:rsidRDefault="00160482" w:rsidP="00160482">
            <w:pPr>
              <w:spacing w:line="240" w:lineRule="auto"/>
              <w:ind w:firstLine="0"/>
              <w:jc w:val="right"/>
              <w:rPr>
                <w:color w:val="000000"/>
              </w:rPr>
            </w:pPr>
            <w:r w:rsidRPr="00160482">
              <w:rPr>
                <w:color w:val="000000"/>
              </w:rPr>
              <w:t>-517.7</w:t>
            </w:r>
          </w:p>
        </w:tc>
        <w:tc>
          <w:tcPr>
            <w:tcW w:w="628" w:type="dxa"/>
            <w:tcBorders>
              <w:top w:val="nil"/>
              <w:left w:val="nil"/>
              <w:bottom w:val="nil"/>
              <w:right w:val="nil"/>
            </w:tcBorders>
            <w:shd w:val="clear" w:color="auto" w:fill="FFFFFF" w:themeFill="background1"/>
            <w:noWrap/>
            <w:vAlign w:val="bottom"/>
            <w:hideMark/>
          </w:tcPr>
          <w:p w14:paraId="63E502CF" w14:textId="77777777" w:rsidR="00160482" w:rsidRPr="00160482" w:rsidRDefault="00160482" w:rsidP="00160482">
            <w:pPr>
              <w:spacing w:line="240" w:lineRule="auto"/>
              <w:ind w:firstLine="0"/>
              <w:jc w:val="right"/>
              <w:rPr>
                <w:color w:val="000000"/>
              </w:rPr>
            </w:pPr>
            <w:r w:rsidRPr="00160482">
              <w:rPr>
                <w:color w:val="000000"/>
              </w:rPr>
              <w:t>0.69</w:t>
            </w:r>
          </w:p>
        </w:tc>
      </w:tr>
      <w:tr w:rsidR="00160482" w:rsidRPr="00160482" w14:paraId="1559403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7D38939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site</w:t>
            </w:r>
          </w:p>
        </w:tc>
        <w:tc>
          <w:tcPr>
            <w:tcW w:w="490" w:type="dxa"/>
            <w:tcBorders>
              <w:top w:val="nil"/>
              <w:left w:val="nil"/>
              <w:bottom w:val="nil"/>
              <w:right w:val="nil"/>
            </w:tcBorders>
            <w:shd w:val="clear" w:color="auto" w:fill="FFFFFF" w:themeFill="background1"/>
            <w:noWrap/>
            <w:vAlign w:val="bottom"/>
            <w:hideMark/>
          </w:tcPr>
          <w:p w14:paraId="7E8395D2" w14:textId="77777777" w:rsidR="00160482" w:rsidRPr="00160482" w:rsidRDefault="00160482" w:rsidP="00160482">
            <w:pPr>
              <w:spacing w:line="240" w:lineRule="auto"/>
              <w:ind w:firstLine="0"/>
              <w:jc w:val="right"/>
              <w:rPr>
                <w:color w:val="000000"/>
              </w:rPr>
            </w:pPr>
            <w:r w:rsidRPr="00160482">
              <w:rPr>
                <w:color w:val="000000"/>
              </w:rPr>
              <w:t>11</w:t>
            </w:r>
          </w:p>
        </w:tc>
        <w:tc>
          <w:tcPr>
            <w:tcW w:w="866" w:type="dxa"/>
            <w:tcBorders>
              <w:top w:val="nil"/>
              <w:left w:val="nil"/>
              <w:bottom w:val="nil"/>
              <w:right w:val="nil"/>
            </w:tcBorders>
            <w:shd w:val="clear" w:color="auto" w:fill="FFFFFF" w:themeFill="background1"/>
            <w:noWrap/>
            <w:vAlign w:val="bottom"/>
            <w:hideMark/>
          </w:tcPr>
          <w:p w14:paraId="19178484" w14:textId="77777777" w:rsidR="00160482" w:rsidRPr="00160482" w:rsidRDefault="00160482" w:rsidP="00160482">
            <w:pPr>
              <w:spacing w:line="240" w:lineRule="auto"/>
              <w:ind w:firstLine="0"/>
              <w:jc w:val="right"/>
              <w:rPr>
                <w:color w:val="000000"/>
              </w:rPr>
            </w:pPr>
            <w:r w:rsidRPr="00160482">
              <w:rPr>
                <w:color w:val="000000"/>
              </w:rPr>
              <w:t>1047.2</w:t>
            </w:r>
          </w:p>
        </w:tc>
        <w:tc>
          <w:tcPr>
            <w:tcW w:w="770" w:type="dxa"/>
            <w:tcBorders>
              <w:top w:val="nil"/>
              <w:left w:val="nil"/>
              <w:bottom w:val="nil"/>
              <w:right w:val="nil"/>
            </w:tcBorders>
            <w:shd w:val="clear" w:color="auto" w:fill="FFFFFF" w:themeFill="background1"/>
            <w:noWrap/>
            <w:vAlign w:val="bottom"/>
            <w:hideMark/>
          </w:tcPr>
          <w:p w14:paraId="36436CBB" w14:textId="77777777" w:rsidR="00160482" w:rsidRPr="00160482" w:rsidRDefault="00160482" w:rsidP="00160482">
            <w:pPr>
              <w:spacing w:line="240" w:lineRule="auto"/>
              <w:ind w:firstLine="0"/>
              <w:jc w:val="right"/>
              <w:rPr>
                <w:color w:val="000000"/>
              </w:rPr>
            </w:pPr>
            <w:r w:rsidRPr="00160482">
              <w:rPr>
                <w:color w:val="000000"/>
              </w:rPr>
              <w:t>2.9</w:t>
            </w:r>
          </w:p>
        </w:tc>
        <w:tc>
          <w:tcPr>
            <w:tcW w:w="939" w:type="dxa"/>
            <w:tcBorders>
              <w:top w:val="nil"/>
              <w:left w:val="nil"/>
              <w:bottom w:val="nil"/>
              <w:right w:val="nil"/>
            </w:tcBorders>
            <w:shd w:val="clear" w:color="auto" w:fill="FFFFFF" w:themeFill="background1"/>
            <w:noWrap/>
            <w:vAlign w:val="bottom"/>
            <w:hideMark/>
          </w:tcPr>
          <w:p w14:paraId="53AF254A" w14:textId="77777777" w:rsidR="00160482" w:rsidRPr="00160482" w:rsidRDefault="00160482" w:rsidP="00160482">
            <w:pPr>
              <w:spacing w:line="240" w:lineRule="auto"/>
              <w:ind w:firstLine="0"/>
              <w:jc w:val="right"/>
              <w:rPr>
                <w:color w:val="000000"/>
              </w:rPr>
            </w:pPr>
            <w:r w:rsidRPr="00160482">
              <w:rPr>
                <w:color w:val="000000"/>
              </w:rPr>
              <w:t>0.13</w:t>
            </w:r>
          </w:p>
        </w:tc>
        <w:tc>
          <w:tcPr>
            <w:tcW w:w="1215" w:type="dxa"/>
            <w:tcBorders>
              <w:top w:val="nil"/>
              <w:left w:val="nil"/>
              <w:bottom w:val="nil"/>
              <w:right w:val="nil"/>
            </w:tcBorders>
            <w:shd w:val="clear" w:color="auto" w:fill="FFFFFF" w:themeFill="background1"/>
            <w:noWrap/>
            <w:vAlign w:val="bottom"/>
            <w:hideMark/>
          </w:tcPr>
          <w:p w14:paraId="01365C2E" w14:textId="77777777" w:rsidR="00160482" w:rsidRPr="00160482" w:rsidRDefault="00160482" w:rsidP="00160482">
            <w:pPr>
              <w:spacing w:line="240" w:lineRule="auto"/>
              <w:ind w:firstLine="0"/>
              <w:jc w:val="right"/>
              <w:rPr>
                <w:color w:val="000000"/>
              </w:rPr>
            </w:pPr>
            <w:r w:rsidRPr="00160482">
              <w:rPr>
                <w:color w:val="000000"/>
              </w:rPr>
              <w:t>-511.9</w:t>
            </w:r>
          </w:p>
        </w:tc>
        <w:tc>
          <w:tcPr>
            <w:tcW w:w="628" w:type="dxa"/>
            <w:tcBorders>
              <w:top w:val="nil"/>
              <w:left w:val="nil"/>
              <w:bottom w:val="nil"/>
              <w:right w:val="nil"/>
            </w:tcBorders>
            <w:shd w:val="clear" w:color="auto" w:fill="FFFFFF" w:themeFill="background1"/>
            <w:noWrap/>
            <w:vAlign w:val="bottom"/>
            <w:hideMark/>
          </w:tcPr>
          <w:p w14:paraId="1D7B1174" w14:textId="77777777" w:rsidR="00160482" w:rsidRPr="00160482" w:rsidRDefault="00160482" w:rsidP="00160482">
            <w:pPr>
              <w:spacing w:line="240" w:lineRule="auto"/>
              <w:ind w:firstLine="0"/>
              <w:jc w:val="right"/>
              <w:rPr>
                <w:color w:val="000000"/>
              </w:rPr>
            </w:pPr>
            <w:r w:rsidRPr="00160482">
              <w:rPr>
                <w:color w:val="000000"/>
              </w:rPr>
              <w:t>0.74</w:t>
            </w:r>
          </w:p>
        </w:tc>
      </w:tr>
      <w:tr w:rsidR="00160482" w:rsidRPr="00160482" w14:paraId="5B5FDA49"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1C0188B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490" w:type="dxa"/>
            <w:tcBorders>
              <w:top w:val="nil"/>
              <w:left w:val="nil"/>
              <w:bottom w:val="nil"/>
              <w:right w:val="nil"/>
            </w:tcBorders>
            <w:shd w:val="clear" w:color="auto" w:fill="FFFFFF" w:themeFill="background1"/>
            <w:noWrap/>
            <w:vAlign w:val="bottom"/>
            <w:hideMark/>
          </w:tcPr>
          <w:p w14:paraId="01E68094" w14:textId="77777777" w:rsidR="00160482" w:rsidRPr="00160482" w:rsidRDefault="00160482" w:rsidP="00160482">
            <w:pPr>
              <w:spacing w:line="240" w:lineRule="auto"/>
              <w:ind w:firstLine="0"/>
              <w:jc w:val="right"/>
              <w:rPr>
                <w:color w:val="000000"/>
              </w:rPr>
            </w:pPr>
            <w:r w:rsidRPr="00160482">
              <w:rPr>
                <w:color w:val="000000"/>
              </w:rPr>
              <w:t>3</w:t>
            </w:r>
          </w:p>
        </w:tc>
        <w:tc>
          <w:tcPr>
            <w:tcW w:w="866" w:type="dxa"/>
            <w:tcBorders>
              <w:top w:val="nil"/>
              <w:left w:val="nil"/>
              <w:bottom w:val="nil"/>
              <w:right w:val="nil"/>
            </w:tcBorders>
            <w:shd w:val="clear" w:color="auto" w:fill="FFFFFF" w:themeFill="background1"/>
            <w:noWrap/>
            <w:vAlign w:val="bottom"/>
            <w:hideMark/>
          </w:tcPr>
          <w:p w14:paraId="02DF706B" w14:textId="77777777" w:rsidR="00160482" w:rsidRPr="00160482" w:rsidRDefault="00160482" w:rsidP="00160482">
            <w:pPr>
              <w:spacing w:line="240" w:lineRule="auto"/>
              <w:ind w:firstLine="0"/>
              <w:jc w:val="right"/>
              <w:rPr>
                <w:color w:val="000000"/>
              </w:rPr>
            </w:pPr>
            <w:r w:rsidRPr="00160482">
              <w:rPr>
                <w:color w:val="000000"/>
              </w:rPr>
              <w:t>1058.2</w:t>
            </w:r>
          </w:p>
        </w:tc>
        <w:tc>
          <w:tcPr>
            <w:tcW w:w="770" w:type="dxa"/>
            <w:tcBorders>
              <w:top w:val="nil"/>
              <w:left w:val="nil"/>
              <w:bottom w:val="nil"/>
              <w:right w:val="nil"/>
            </w:tcBorders>
            <w:shd w:val="clear" w:color="auto" w:fill="FFFFFF" w:themeFill="background1"/>
            <w:noWrap/>
            <w:vAlign w:val="bottom"/>
            <w:hideMark/>
          </w:tcPr>
          <w:p w14:paraId="50E86F02" w14:textId="77777777" w:rsidR="00160482" w:rsidRPr="00160482" w:rsidRDefault="00160482" w:rsidP="00160482">
            <w:pPr>
              <w:spacing w:line="240" w:lineRule="auto"/>
              <w:ind w:firstLine="0"/>
              <w:jc w:val="right"/>
              <w:rPr>
                <w:color w:val="000000"/>
              </w:rPr>
            </w:pPr>
            <w:r w:rsidRPr="00160482">
              <w:rPr>
                <w:color w:val="000000"/>
              </w:rPr>
              <w:t>14.0</w:t>
            </w:r>
          </w:p>
        </w:tc>
        <w:tc>
          <w:tcPr>
            <w:tcW w:w="939" w:type="dxa"/>
            <w:tcBorders>
              <w:top w:val="nil"/>
              <w:left w:val="nil"/>
              <w:bottom w:val="nil"/>
              <w:right w:val="nil"/>
            </w:tcBorders>
            <w:shd w:val="clear" w:color="auto" w:fill="FFFFFF" w:themeFill="background1"/>
            <w:noWrap/>
            <w:vAlign w:val="bottom"/>
            <w:hideMark/>
          </w:tcPr>
          <w:p w14:paraId="7FF7866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55EC4D33" w14:textId="77777777" w:rsidR="00160482" w:rsidRPr="00160482" w:rsidRDefault="00160482" w:rsidP="00160482">
            <w:pPr>
              <w:spacing w:line="240" w:lineRule="auto"/>
              <w:ind w:firstLine="0"/>
              <w:jc w:val="right"/>
              <w:rPr>
                <w:color w:val="000000"/>
              </w:rPr>
            </w:pPr>
            <w:r w:rsidRPr="00160482">
              <w:rPr>
                <w:color w:val="000000"/>
              </w:rPr>
              <w:t>-526.1</w:t>
            </w:r>
          </w:p>
        </w:tc>
        <w:tc>
          <w:tcPr>
            <w:tcW w:w="628" w:type="dxa"/>
            <w:tcBorders>
              <w:top w:val="nil"/>
              <w:left w:val="nil"/>
              <w:bottom w:val="nil"/>
              <w:right w:val="nil"/>
            </w:tcBorders>
            <w:shd w:val="clear" w:color="auto" w:fill="FFFFFF" w:themeFill="background1"/>
            <w:noWrap/>
            <w:vAlign w:val="bottom"/>
            <w:hideMark/>
          </w:tcPr>
          <w:p w14:paraId="655A7C4F" w14:textId="77777777" w:rsidR="00160482" w:rsidRPr="00160482" w:rsidRDefault="00160482" w:rsidP="00160482">
            <w:pPr>
              <w:spacing w:line="240" w:lineRule="auto"/>
              <w:ind w:firstLine="0"/>
              <w:jc w:val="right"/>
              <w:rPr>
                <w:color w:val="000000"/>
              </w:rPr>
            </w:pPr>
            <w:r w:rsidRPr="00160482">
              <w:rPr>
                <w:color w:val="000000"/>
              </w:rPr>
              <w:t>0.62</w:t>
            </w:r>
          </w:p>
        </w:tc>
      </w:tr>
      <w:tr w:rsidR="00160482" w:rsidRPr="00160482" w14:paraId="365F24F4" w14:textId="77777777" w:rsidTr="00160482">
        <w:trPr>
          <w:trHeight w:val="314"/>
        </w:trPr>
        <w:tc>
          <w:tcPr>
            <w:tcW w:w="3391" w:type="dxa"/>
            <w:tcBorders>
              <w:top w:val="nil"/>
              <w:left w:val="nil"/>
              <w:bottom w:val="nil"/>
              <w:right w:val="nil"/>
            </w:tcBorders>
            <w:shd w:val="clear" w:color="auto" w:fill="FFFFFF" w:themeFill="background1"/>
            <w:noWrap/>
            <w:vAlign w:val="bottom"/>
            <w:hideMark/>
          </w:tcPr>
          <w:p w14:paraId="0745F877"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w:t>
            </w:r>
          </w:p>
        </w:tc>
        <w:tc>
          <w:tcPr>
            <w:tcW w:w="490" w:type="dxa"/>
            <w:tcBorders>
              <w:top w:val="nil"/>
              <w:left w:val="nil"/>
              <w:bottom w:val="nil"/>
              <w:right w:val="nil"/>
            </w:tcBorders>
            <w:shd w:val="clear" w:color="auto" w:fill="FFFFFF" w:themeFill="background1"/>
            <w:noWrap/>
            <w:vAlign w:val="bottom"/>
            <w:hideMark/>
          </w:tcPr>
          <w:p w14:paraId="2259ADD2" w14:textId="77777777" w:rsidR="00160482" w:rsidRPr="00160482" w:rsidRDefault="00160482" w:rsidP="00160482">
            <w:pPr>
              <w:spacing w:line="240" w:lineRule="auto"/>
              <w:ind w:firstLine="0"/>
              <w:jc w:val="right"/>
              <w:rPr>
                <w:color w:val="000000"/>
              </w:rPr>
            </w:pPr>
            <w:r w:rsidRPr="00160482">
              <w:rPr>
                <w:color w:val="000000"/>
              </w:rPr>
              <w:t>10</w:t>
            </w:r>
          </w:p>
        </w:tc>
        <w:tc>
          <w:tcPr>
            <w:tcW w:w="866" w:type="dxa"/>
            <w:tcBorders>
              <w:top w:val="nil"/>
              <w:left w:val="nil"/>
              <w:bottom w:val="nil"/>
              <w:right w:val="nil"/>
            </w:tcBorders>
            <w:shd w:val="clear" w:color="auto" w:fill="FFFFFF" w:themeFill="background1"/>
            <w:noWrap/>
            <w:vAlign w:val="bottom"/>
            <w:hideMark/>
          </w:tcPr>
          <w:p w14:paraId="656E1ACB" w14:textId="77777777" w:rsidR="00160482" w:rsidRPr="00160482" w:rsidRDefault="00160482" w:rsidP="00160482">
            <w:pPr>
              <w:spacing w:line="240" w:lineRule="auto"/>
              <w:ind w:firstLine="0"/>
              <w:jc w:val="right"/>
              <w:rPr>
                <w:color w:val="000000"/>
              </w:rPr>
            </w:pPr>
            <w:r w:rsidRPr="00160482">
              <w:rPr>
                <w:color w:val="000000"/>
              </w:rPr>
              <w:t>1062.5</w:t>
            </w:r>
          </w:p>
        </w:tc>
        <w:tc>
          <w:tcPr>
            <w:tcW w:w="770" w:type="dxa"/>
            <w:tcBorders>
              <w:top w:val="nil"/>
              <w:left w:val="nil"/>
              <w:bottom w:val="nil"/>
              <w:right w:val="nil"/>
            </w:tcBorders>
            <w:shd w:val="clear" w:color="auto" w:fill="FFFFFF" w:themeFill="background1"/>
            <w:noWrap/>
            <w:vAlign w:val="bottom"/>
            <w:hideMark/>
          </w:tcPr>
          <w:p w14:paraId="4C06BEDA" w14:textId="77777777" w:rsidR="00160482" w:rsidRPr="00160482" w:rsidRDefault="00160482" w:rsidP="00160482">
            <w:pPr>
              <w:spacing w:line="240" w:lineRule="auto"/>
              <w:ind w:firstLine="0"/>
              <w:jc w:val="right"/>
              <w:rPr>
                <w:color w:val="000000"/>
              </w:rPr>
            </w:pPr>
            <w:r w:rsidRPr="00160482">
              <w:rPr>
                <w:color w:val="000000"/>
              </w:rPr>
              <w:t>18.3</w:t>
            </w:r>
          </w:p>
        </w:tc>
        <w:tc>
          <w:tcPr>
            <w:tcW w:w="939" w:type="dxa"/>
            <w:tcBorders>
              <w:top w:val="nil"/>
              <w:left w:val="nil"/>
              <w:bottom w:val="nil"/>
              <w:right w:val="nil"/>
            </w:tcBorders>
            <w:shd w:val="clear" w:color="auto" w:fill="FFFFFF" w:themeFill="background1"/>
            <w:noWrap/>
            <w:vAlign w:val="bottom"/>
            <w:hideMark/>
          </w:tcPr>
          <w:p w14:paraId="39D49A9F"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nil"/>
              <w:right w:val="nil"/>
            </w:tcBorders>
            <w:shd w:val="clear" w:color="auto" w:fill="FFFFFF" w:themeFill="background1"/>
            <w:noWrap/>
            <w:vAlign w:val="bottom"/>
            <w:hideMark/>
          </w:tcPr>
          <w:p w14:paraId="2C3C8F0B" w14:textId="77777777" w:rsidR="00160482" w:rsidRPr="00160482" w:rsidRDefault="00160482" w:rsidP="00160482">
            <w:pPr>
              <w:spacing w:line="240" w:lineRule="auto"/>
              <w:ind w:firstLine="0"/>
              <w:jc w:val="right"/>
              <w:rPr>
                <w:color w:val="000000"/>
              </w:rPr>
            </w:pPr>
            <w:r w:rsidRPr="00160482">
              <w:rPr>
                <w:color w:val="000000"/>
              </w:rPr>
              <w:t>-520.7</w:t>
            </w:r>
          </w:p>
        </w:tc>
        <w:tc>
          <w:tcPr>
            <w:tcW w:w="628" w:type="dxa"/>
            <w:tcBorders>
              <w:top w:val="nil"/>
              <w:left w:val="nil"/>
              <w:bottom w:val="nil"/>
              <w:right w:val="nil"/>
            </w:tcBorders>
            <w:shd w:val="clear" w:color="auto" w:fill="FFFFFF" w:themeFill="background1"/>
            <w:noWrap/>
            <w:vAlign w:val="bottom"/>
            <w:hideMark/>
          </w:tcPr>
          <w:p w14:paraId="2A486533"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F1C18A6" w14:textId="77777777" w:rsidTr="00160482">
        <w:trPr>
          <w:trHeight w:val="314"/>
        </w:trPr>
        <w:tc>
          <w:tcPr>
            <w:tcW w:w="3391" w:type="dxa"/>
            <w:tcBorders>
              <w:top w:val="nil"/>
              <w:left w:val="nil"/>
              <w:bottom w:val="single" w:sz="4" w:space="0" w:color="auto"/>
              <w:right w:val="nil"/>
            </w:tcBorders>
            <w:shd w:val="clear" w:color="auto" w:fill="FFFFFF" w:themeFill="background1"/>
            <w:noWrap/>
            <w:vAlign w:val="bottom"/>
            <w:hideMark/>
          </w:tcPr>
          <w:p w14:paraId="7B196CC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 + site*</w:t>
            </w:r>
            <w:proofErr w:type="spellStart"/>
            <w:r w:rsidRPr="00160482">
              <w:rPr>
                <w:color w:val="000000"/>
              </w:rPr>
              <w:t>coralcover</w:t>
            </w:r>
            <w:proofErr w:type="spellEnd"/>
          </w:p>
        </w:tc>
        <w:tc>
          <w:tcPr>
            <w:tcW w:w="490" w:type="dxa"/>
            <w:tcBorders>
              <w:top w:val="nil"/>
              <w:left w:val="nil"/>
              <w:bottom w:val="single" w:sz="4" w:space="0" w:color="auto"/>
              <w:right w:val="nil"/>
            </w:tcBorders>
            <w:shd w:val="clear" w:color="auto" w:fill="FFFFFF" w:themeFill="background1"/>
            <w:noWrap/>
            <w:vAlign w:val="bottom"/>
            <w:hideMark/>
          </w:tcPr>
          <w:p w14:paraId="196FA4E1" w14:textId="77777777" w:rsidR="00160482" w:rsidRPr="00160482" w:rsidRDefault="00160482" w:rsidP="00160482">
            <w:pPr>
              <w:spacing w:line="240" w:lineRule="auto"/>
              <w:ind w:firstLine="0"/>
              <w:jc w:val="right"/>
              <w:rPr>
                <w:color w:val="000000"/>
              </w:rPr>
            </w:pPr>
            <w:r w:rsidRPr="00160482">
              <w:rPr>
                <w:color w:val="000000"/>
              </w:rPr>
              <w:t>17</w:t>
            </w:r>
          </w:p>
        </w:tc>
        <w:tc>
          <w:tcPr>
            <w:tcW w:w="866" w:type="dxa"/>
            <w:tcBorders>
              <w:top w:val="nil"/>
              <w:left w:val="nil"/>
              <w:bottom w:val="single" w:sz="4" w:space="0" w:color="auto"/>
              <w:right w:val="nil"/>
            </w:tcBorders>
            <w:shd w:val="clear" w:color="auto" w:fill="FFFFFF" w:themeFill="background1"/>
            <w:noWrap/>
            <w:vAlign w:val="bottom"/>
            <w:hideMark/>
          </w:tcPr>
          <w:p w14:paraId="6B150C40" w14:textId="77777777" w:rsidR="00160482" w:rsidRPr="00160482" w:rsidRDefault="00160482" w:rsidP="00160482">
            <w:pPr>
              <w:spacing w:line="240" w:lineRule="auto"/>
              <w:ind w:firstLine="0"/>
              <w:jc w:val="right"/>
              <w:rPr>
                <w:color w:val="000000"/>
              </w:rPr>
            </w:pPr>
            <w:r w:rsidRPr="00160482">
              <w:rPr>
                <w:color w:val="000000"/>
              </w:rPr>
              <w:t>1064.2</w:t>
            </w:r>
          </w:p>
        </w:tc>
        <w:tc>
          <w:tcPr>
            <w:tcW w:w="770" w:type="dxa"/>
            <w:tcBorders>
              <w:top w:val="nil"/>
              <w:left w:val="nil"/>
              <w:bottom w:val="single" w:sz="4" w:space="0" w:color="auto"/>
              <w:right w:val="nil"/>
            </w:tcBorders>
            <w:shd w:val="clear" w:color="auto" w:fill="FFFFFF" w:themeFill="background1"/>
            <w:noWrap/>
            <w:vAlign w:val="bottom"/>
            <w:hideMark/>
          </w:tcPr>
          <w:p w14:paraId="2183DC27" w14:textId="77777777" w:rsidR="00160482" w:rsidRPr="00160482" w:rsidRDefault="00160482" w:rsidP="00160482">
            <w:pPr>
              <w:spacing w:line="240" w:lineRule="auto"/>
              <w:ind w:firstLine="0"/>
              <w:jc w:val="right"/>
              <w:rPr>
                <w:color w:val="000000"/>
              </w:rPr>
            </w:pPr>
            <w:r w:rsidRPr="00160482">
              <w:rPr>
                <w:color w:val="000000"/>
              </w:rPr>
              <w:t>19.9</w:t>
            </w:r>
          </w:p>
        </w:tc>
        <w:tc>
          <w:tcPr>
            <w:tcW w:w="939" w:type="dxa"/>
            <w:tcBorders>
              <w:top w:val="nil"/>
              <w:left w:val="nil"/>
              <w:bottom w:val="single" w:sz="4" w:space="0" w:color="auto"/>
              <w:right w:val="nil"/>
            </w:tcBorders>
            <w:shd w:val="clear" w:color="auto" w:fill="FFFFFF" w:themeFill="background1"/>
            <w:noWrap/>
            <w:vAlign w:val="bottom"/>
            <w:hideMark/>
          </w:tcPr>
          <w:p w14:paraId="5AA18308" w14:textId="77777777" w:rsidR="00160482" w:rsidRPr="00160482" w:rsidRDefault="00160482" w:rsidP="00160482">
            <w:pPr>
              <w:spacing w:line="240" w:lineRule="auto"/>
              <w:ind w:firstLine="0"/>
              <w:jc w:val="right"/>
              <w:rPr>
                <w:color w:val="000000"/>
              </w:rPr>
            </w:pPr>
            <w:r w:rsidRPr="00160482">
              <w:rPr>
                <w:color w:val="000000"/>
              </w:rPr>
              <w:t>0.00</w:t>
            </w:r>
          </w:p>
        </w:tc>
        <w:tc>
          <w:tcPr>
            <w:tcW w:w="1215" w:type="dxa"/>
            <w:tcBorders>
              <w:top w:val="nil"/>
              <w:left w:val="nil"/>
              <w:bottom w:val="single" w:sz="4" w:space="0" w:color="auto"/>
              <w:right w:val="nil"/>
            </w:tcBorders>
            <w:shd w:val="clear" w:color="auto" w:fill="FFFFFF" w:themeFill="background1"/>
            <w:noWrap/>
            <w:vAlign w:val="bottom"/>
            <w:hideMark/>
          </w:tcPr>
          <w:p w14:paraId="012CB2F6" w14:textId="77777777" w:rsidR="00160482" w:rsidRPr="00160482" w:rsidRDefault="00160482" w:rsidP="00160482">
            <w:pPr>
              <w:spacing w:line="240" w:lineRule="auto"/>
              <w:ind w:firstLine="0"/>
              <w:jc w:val="right"/>
              <w:rPr>
                <w:color w:val="000000"/>
              </w:rPr>
            </w:pPr>
            <w:r w:rsidRPr="00160482">
              <w:rPr>
                <w:color w:val="000000"/>
              </w:rPr>
              <w:t>-513.5</w:t>
            </w:r>
          </w:p>
        </w:tc>
        <w:tc>
          <w:tcPr>
            <w:tcW w:w="628" w:type="dxa"/>
            <w:tcBorders>
              <w:top w:val="nil"/>
              <w:left w:val="nil"/>
              <w:bottom w:val="single" w:sz="4" w:space="0" w:color="auto"/>
              <w:right w:val="nil"/>
            </w:tcBorders>
            <w:shd w:val="clear" w:color="auto" w:fill="FFFFFF" w:themeFill="background1"/>
            <w:noWrap/>
            <w:vAlign w:val="bottom"/>
            <w:hideMark/>
          </w:tcPr>
          <w:p w14:paraId="2ADA2DCF" w14:textId="77777777" w:rsidR="00160482" w:rsidRPr="00160482" w:rsidRDefault="00160482" w:rsidP="00160482">
            <w:pPr>
              <w:spacing w:line="240" w:lineRule="auto"/>
              <w:ind w:firstLine="0"/>
              <w:jc w:val="right"/>
              <w:rPr>
                <w:color w:val="000000"/>
              </w:rPr>
            </w:pPr>
            <w:r w:rsidRPr="00160482">
              <w:rPr>
                <w:color w:val="000000"/>
              </w:rPr>
              <w:t>0.72</w:t>
            </w:r>
          </w:p>
        </w:tc>
      </w:tr>
    </w:tbl>
    <w:p w14:paraId="00E3B284" w14:textId="77777777" w:rsidR="008A47B3" w:rsidRDefault="008A47B3">
      <w:pPr>
        <w:spacing w:after="200" w:line="276" w:lineRule="auto"/>
        <w:ind w:firstLine="0"/>
      </w:pPr>
      <w:r>
        <w:br w:type="page"/>
      </w:r>
    </w:p>
    <w:p w14:paraId="049F2DCE" w14:textId="0686A7CA" w:rsidR="00160482" w:rsidRDefault="00A679EA" w:rsidP="00160482">
      <w:pPr>
        <w:pStyle w:val="Tableheading"/>
      </w:pPr>
      <w:r>
        <w:lastRenderedPageBreak/>
        <w:t xml:space="preserve">Table 6. </w:t>
      </w:r>
      <w:proofErr w:type="spellStart"/>
      <w:r>
        <w:t>AICc</w:t>
      </w:r>
      <w:proofErr w:type="spellEnd"/>
      <w:r>
        <w:t xml:space="preserve">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end"/>
      </w:r>
    </w:p>
    <w:tbl>
      <w:tblPr>
        <w:tblW w:w="8301" w:type="dxa"/>
        <w:tblInd w:w="93" w:type="dxa"/>
        <w:shd w:val="clear" w:color="auto" w:fill="FFFFFF" w:themeFill="background1"/>
        <w:tblLook w:val="04A0" w:firstRow="1" w:lastRow="0" w:firstColumn="1" w:lastColumn="0" w:noHBand="0" w:noVBand="1"/>
      </w:tblPr>
      <w:tblGrid>
        <w:gridCol w:w="3028"/>
        <w:gridCol w:w="778"/>
        <w:gridCol w:w="779"/>
        <w:gridCol w:w="779"/>
        <w:gridCol w:w="950"/>
        <w:gridCol w:w="1230"/>
        <w:gridCol w:w="779"/>
      </w:tblGrid>
      <w:tr w:rsidR="00160482" w:rsidRPr="00160482" w14:paraId="030D923B" w14:textId="77777777" w:rsidTr="00160482">
        <w:trPr>
          <w:trHeight w:val="377"/>
        </w:trPr>
        <w:tc>
          <w:tcPr>
            <w:tcW w:w="3028" w:type="dxa"/>
            <w:tcBorders>
              <w:top w:val="single" w:sz="4" w:space="0" w:color="auto"/>
              <w:left w:val="nil"/>
              <w:bottom w:val="single" w:sz="4" w:space="0" w:color="auto"/>
              <w:right w:val="nil"/>
            </w:tcBorders>
            <w:shd w:val="clear" w:color="auto" w:fill="FFFFFF" w:themeFill="background1"/>
            <w:noWrap/>
            <w:vAlign w:val="center"/>
            <w:hideMark/>
          </w:tcPr>
          <w:p w14:paraId="69ACDE9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778" w:type="dxa"/>
            <w:tcBorders>
              <w:top w:val="single" w:sz="4" w:space="0" w:color="auto"/>
              <w:left w:val="nil"/>
              <w:bottom w:val="single" w:sz="4" w:space="0" w:color="auto"/>
              <w:right w:val="nil"/>
            </w:tcBorders>
            <w:shd w:val="clear" w:color="auto" w:fill="FFFFFF" w:themeFill="background1"/>
            <w:noWrap/>
            <w:vAlign w:val="center"/>
            <w:hideMark/>
          </w:tcPr>
          <w:p w14:paraId="27E383B9" w14:textId="77777777" w:rsidR="00160482" w:rsidRPr="00160482" w:rsidRDefault="00160482" w:rsidP="00160482">
            <w:pPr>
              <w:spacing w:line="240" w:lineRule="auto"/>
              <w:ind w:firstLine="0"/>
              <w:rPr>
                <w:b/>
                <w:bCs/>
                <w:color w:val="000000"/>
              </w:rPr>
            </w:pPr>
            <w:r w:rsidRPr="00160482">
              <w:rPr>
                <w:b/>
                <w:bCs/>
                <w:color w:val="000000"/>
              </w:rPr>
              <w:t>K</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5E410D46"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00A711B2"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245E9648"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5BB81FF9"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779" w:type="dxa"/>
            <w:tcBorders>
              <w:top w:val="single" w:sz="4" w:space="0" w:color="auto"/>
              <w:left w:val="nil"/>
              <w:bottom w:val="single" w:sz="4" w:space="0" w:color="auto"/>
              <w:right w:val="nil"/>
            </w:tcBorders>
            <w:shd w:val="clear" w:color="auto" w:fill="FFFFFF" w:themeFill="background1"/>
            <w:noWrap/>
            <w:vAlign w:val="center"/>
            <w:hideMark/>
          </w:tcPr>
          <w:p w14:paraId="41AF744D"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3BD4009E"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3AAF9642"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site</w:t>
            </w:r>
          </w:p>
        </w:tc>
        <w:tc>
          <w:tcPr>
            <w:tcW w:w="778" w:type="dxa"/>
            <w:tcBorders>
              <w:top w:val="nil"/>
              <w:left w:val="nil"/>
              <w:bottom w:val="nil"/>
              <w:right w:val="nil"/>
            </w:tcBorders>
            <w:shd w:val="clear" w:color="auto" w:fill="FFFFFF" w:themeFill="background1"/>
            <w:noWrap/>
            <w:vAlign w:val="bottom"/>
            <w:hideMark/>
          </w:tcPr>
          <w:p w14:paraId="7D243DFD" w14:textId="77777777" w:rsidR="00160482" w:rsidRPr="00160482" w:rsidRDefault="00160482" w:rsidP="00160482">
            <w:pPr>
              <w:spacing w:line="240" w:lineRule="auto"/>
              <w:ind w:firstLine="0"/>
              <w:jc w:val="right"/>
              <w:rPr>
                <w:color w:val="000000"/>
              </w:rPr>
            </w:pPr>
            <w:r w:rsidRPr="00160482">
              <w:rPr>
                <w:color w:val="000000"/>
              </w:rPr>
              <w:t>11</w:t>
            </w:r>
          </w:p>
        </w:tc>
        <w:tc>
          <w:tcPr>
            <w:tcW w:w="779" w:type="dxa"/>
            <w:tcBorders>
              <w:top w:val="nil"/>
              <w:left w:val="nil"/>
              <w:bottom w:val="nil"/>
              <w:right w:val="nil"/>
            </w:tcBorders>
            <w:shd w:val="clear" w:color="auto" w:fill="FFFFFF" w:themeFill="background1"/>
            <w:noWrap/>
            <w:vAlign w:val="bottom"/>
            <w:hideMark/>
          </w:tcPr>
          <w:p w14:paraId="726B05D9" w14:textId="77777777" w:rsidR="00160482" w:rsidRPr="00160482" w:rsidRDefault="00160482" w:rsidP="00160482">
            <w:pPr>
              <w:spacing w:line="240" w:lineRule="auto"/>
              <w:ind w:firstLine="0"/>
              <w:jc w:val="right"/>
              <w:rPr>
                <w:color w:val="000000"/>
              </w:rPr>
            </w:pPr>
            <w:r w:rsidRPr="00160482">
              <w:rPr>
                <w:color w:val="000000"/>
              </w:rPr>
              <w:t>909.3</w:t>
            </w:r>
          </w:p>
        </w:tc>
        <w:tc>
          <w:tcPr>
            <w:tcW w:w="779" w:type="dxa"/>
            <w:tcBorders>
              <w:top w:val="nil"/>
              <w:left w:val="nil"/>
              <w:bottom w:val="nil"/>
              <w:right w:val="nil"/>
            </w:tcBorders>
            <w:shd w:val="clear" w:color="auto" w:fill="FFFFFF" w:themeFill="background1"/>
            <w:noWrap/>
            <w:vAlign w:val="bottom"/>
            <w:hideMark/>
          </w:tcPr>
          <w:p w14:paraId="0ECC481A"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4DF6C112" w14:textId="77777777" w:rsidR="00160482" w:rsidRPr="00160482" w:rsidRDefault="00160482" w:rsidP="00160482">
            <w:pPr>
              <w:spacing w:line="240" w:lineRule="auto"/>
              <w:ind w:firstLine="0"/>
              <w:jc w:val="right"/>
              <w:rPr>
                <w:color w:val="000000"/>
              </w:rPr>
            </w:pPr>
            <w:r w:rsidRPr="00160482">
              <w:rPr>
                <w:color w:val="000000"/>
              </w:rPr>
              <w:t>1.00</w:t>
            </w:r>
          </w:p>
        </w:tc>
        <w:tc>
          <w:tcPr>
            <w:tcW w:w="1218" w:type="dxa"/>
            <w:tcBorders>
              <w:top w:val="nil"/>
              <w:left w:val="nil"/>
              <w:bottom w:val="nil"/>
              <w:right w:val="nil"/>
            </w:tcBorders>
            <w:shd w:val="clear" w:color="auto" w:fill="FFFFFF" w:themeFill="background1"/>
            <w:noWrap/>
            <w:vAlign w:val="bottom"/>
            <w:hideMark/>
          </w:tcPr>
          <w:p w14:paraId="0E59AF27" w14:textId="77777777" w:rsidR="00160482" w:rsidRPr="00160482" w:rsidRDefault="00160482" w:rsidP="00160482">
            <w:pPr>
              <w:spacing w:line="240" w:lineRule="auto"/>
              <w:ind w:firstLine="0"/>
              <w:jc w:val="right"/>
              <w:rPr>
                <w:color w:val="000000"/>
              </w:rPr>
            </w:pPr>
            <w:r w:rsidRPr="00160482">
              <w:rPr>
                <w:color w:val="000000"/>
              </w:rPr>
              <w:t>-442.8</w:t>
            </w:r>
          </w:p>
        </w:tc>
        <w:tc>
          <w:tcPr>
            <w:tcW w:w="779" w:type="dxa"/>
            <w:tcBorders>
              <w:top w:val="nil"/>
              <w:left w:val="nil"/>
              <w:bottom w:val="nil"/>
              <w:right w:val="nil"/>
            </w:tcBorders>
            <w:shd w:val="clear" w:color="auto" w:fill="FFFFFF" w:themeFill="background1"/>
            <w:noWrap/>
            <w:vAlign w:val="bottom"/>
            <w:hideMark/>
          </w:tcPr>
          <w:p w14:paraId="21A115F4" w14:textId="77777777" w:rsidR="00160482" w:rsidRPr="00160482" w:rsidRDefault="00160482" w:rsidP="00160482">
            <w:pPr>
              <w:spacing w:line="240" w:lineRule="auto"/>
              <w:ind w:firstLine="0"/>
              <w:jc w:val="right"/>
              <w:rPr>
                <w:color w:val="000000"/>
              </w:rPr>
            </w:pPr>
            <w:r w:rsidRPr="00160482">
              <w:rPr>
                <w:color w:val="000000"/>
              </w:rPr>
              <w:t>0.71</w:t>
            </w:r>
          </w:p>
        </w:tc>
      </w:tr>
      <w:tr w:rsidR="00160482" w:rsidRPr="00160482" w14:paraId="0E3A9C1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F28721B"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w:t>
            </w:r>
          </w:p>
        </w:tc>
        <w:tc>
          <w:tcPr>
            <w:tcW w:w="778" w:type="dxa"/>
            <w:tcBorders>
              <w:top w:val="nil"/>
              <w:left w:val="nil"/>
              <w:bottom w:val="nil"/>
              <w:right w:val="nil"/>
            </w:tcBorders>
            <w:shd w:val="clear" w:color="auto" w:fill="FFFFFF" w:themeFill="background1"/>
            <w:noWrap/>
            <w:vAlign w:val="bottom"/>
            <w:hideMark/>
          </w:tcPr>
          <w:p w14:paraId="5DAE654D" w14:textId="77777777" w:rsidR="00160482" w:rsidRPr="00160482" w:rsidRDefault="00160482" w:rsidP="00160482">
            <w:pPr>
              <w:spacing w:line="240" w:lineRule="auto"/>
              <w:ind w:firstLine="0"/>
              <w:jc w:val="right"/>
              <w:rPr>
                <w:color w:val="000000"/>
              </w:rPr>
            </w:pPr>
            <w:r w:rsidRPr="00160482">
              <w:rPr>
                <w:color w:val="000000"/>
              </w:rPr>
              <w:t>10</w:t>
            </w:r>
          </w:p>
        </w:tc>
        <w:tc>
          <w:tcPr>
            <w:tcW w:w="779" w:type="dxa"/>
            <w:tcBorders>
              <w:top w:val="nil"/>
              <w:left w:val="nil"/>
              <w:bottom w:val="nil"/>
              <w:right w:val="nil"/>
            </w:tcBorders>
            <w:shd w:val="clear" w:color="auto" w:fill="FFFFFF" w:themeFill="background1"/>
            <w:noWrap/>
            <w:vAlign w:val="bottom"/>
            <w:hideMark/>
          </w:tcPr>
          <w:p w14:paraId="06711F9B" w14:textId="77777777" w:rsidR="00160482" w:rsidRPr="00160482" w:rsidRDefault="00160482" w:rsidP="00160482">
            <w:pPr>
              <w:spacing w:line="240" w:lineRule="auto"/>
              <w:ind w:firstLine="0"/>
              <w:jc w:val="right"/>
              <w:rPr>
                <w:color w:val="000000"/>
              </w:rPr>
            </w:pPr>
            <w:r w:rsidRPr="00160482">
              <w:rPr>
                <w:color w:val="000000"/>
              </w:rPr>
              <w:t>922.3</w:t>
            </w:r>
          </w:p>
        </w:tc>
        <w:tc>
          <w:tcPr>
            <w:tcW w:w="779" w:type="dxa"/>
            <w:tcBorders>
              <w:top w:val="nil"/>
              <w:left w:val="nil"/>
              <w:bottom w:val="nil"/>
              <w:right w:val="nil"/>
            </w:tcBorders>
            <w:shd w:val="clear" w:color="auto" w:fill="FFFFFF" w:themeFill="background1"/>
            <w:noWrap/>
            <w:vAlign w:val="bottom"/>
            <w:hideMark/>
          </w:tcPr>
          <w:p w14:paraId="3CD62E9D" w14:textId="77777777" w:rsidR="00160482" w:rsidRPr="00160482" w:rsidRDefault="00160482" w:rsidP="00160482">
            <w:pPr>
              <w:spacing w:line="240" w:lineRule="auto"/>
              <w:ind w:firstLine="0"/>
              <w:jc w:val="right"/>
              <w:rPr>
                <w:color w:val="000000"/>
              </w:rPr>
            </w:pPr>
            <w:r w:rsidRPr="00160482">
              <w:rPr>
                <w:color w:val="000000"/>
              </w:rPr>
              <w:t>12.9</w:t>
            </w:r>
          </w:p>
        </w:tc>
        <w:tc>
          <w:tcPr>
            <w:tcW w:w="940" w:type="dxa"/>
            <w:tcBorders>
              <w:top w:val="nil"/>
              <w:left w:val="nil"/>
              <w:bottom w:val="nil"/>
              <w:right w:val="nil"/>
            </w:tcBorders>
            <w:shd w:val="clear" w:color="auto" w:fill="FFFFFF" w:themeFill="background1"/>
            <w:noWrap/>
            <w:vAlign w:val="bottom"/>
            <w:hideMark/>
          </w:tcPr>
          <w:p w14:paraId="7FC70470"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10240DD" w14:textId="77777777" w:rsidR="00160482" w:rsidRPr="00160482" w:rsidRDefault="00160482" w:rsidP="00160482">
            <w:pPr>
              <w:spacing w:line="240" w:lineRule="auto"/>
              <w:ind w:firstLine="0"/>
              <w:jc w:val="right"/>
              <w:rPr>
                <w:color w:val="000000"/>
              </w:rPr>
            </w:pPr>
            <w:r w:rsidRPr="00160482">
              <w:rPr>
                <w:color w:val="000000"/>
              </w:rPr>
              <w:t>-450.4</w:t>
            </w:r>
          </w:p>
        </w:tc>
        <w:tc>
          <w:tcPr>
            <w:tcW w:w="779" w:type="dxa"/>
            <w:tcBorders>
              <w:top w:val="nil"/>
              <w:left w:val="nil"/>
              <w:bottom w:val="nil"/>
              <w:right w:val="nil"/>
            </w:tcBorders>
            <w:shd w:val="clear" w:color="auto" w:fill="FFFFFF" w:themeFill="background1"/>
            <w:noWrap/>
            <w:vAlign w:val="bottom"/>
            <w:hideMark/>
          </w:tcPr>
          <w:p w14:paraId="1E7F21A6" w14:textId="77777777" w:rsidR="00160482" w:rsidRPr="00160482" w:rsidRDefault="00160482" w:rsidP="00160482">
            <w:pPr>
              <w:spacing w:line="240" w:lineRule="auto"/>
              <w:ind w:firstLine="0"/>
              <w:jc w:val="right"/>
              <w:rPr>
                <w:color w:val="000000"/>
              </w:rPr>
            </w:pPr>
            <w:r w:rsidRPr="00160482">
              <w:rPr>
                <w:color w:val="000000"/>
              </w:rPr>
              <w:t>0.64</w:t>
            </w:r>
          </w:p>
        </w:tc>
      </w:tr>
      <w:tr w:rsidR="00160482" w:rsidRPr="00160482" w14:paraId="25A56771"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798326CC"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site + site*</w:t>
            </w:r>
            <w:proofErr w:type="spellStart"/>
            <w:r w:rsidRPr="00160482">
              <w:rPr>
                <w:color w:val="000000"/>
              </w:rPr>
              <w:t>coralcover</w:t>
            </w:r>
            <w:proofErr w:type="spellEnd"/>
          </w:p>
        </w:tc>
        <w:tc>
          <w:tcPr>
            <w:tcW w:w="778" w:type="dxa"/>
            <w:tcBorders>
              <w:top w:val="nil"/>
              <w:left w:val="nil"/>
              <w:bottom w:val="nil"/>
              <w:right w:val="nil"/>
            </w:tcBorders>
            <w:shd w:val="clear" w:color="auto" w:fill="FFFFFF" w:themeFill="background1"/>
            <w:noWrap/>
            <w:vAlign w:val="bottom"/>
            <w:hideMark/>
          </w:tcPr>
          <w:p w14:paraId="37745765" w14:textId="77777777" w:rsidR="00160482" w:rsidRPr="00160482" w:rsidRDefault="00160482" w:rsidP="00160482">
            <w:pPr>
              <w:spacing w:line="240" w:lineRule="auto"/>
              <w:ind w:firstLine="0"/>
              <w:jc w:val="right"/>
              <w:rPr>
                <w:color w:val="000000"/>
              </w:rPr>
            </w:pPr>
            <w:r w:rsidRPr="00160482">
              <w:rPr>
                <w:color w:val="000000"/>
              </w:rPr>
              <w:t>17</w:t>
            </w:r>
          </w:p>
        </w:tc>
        <w:tc>
          <w:tcPr>
            <w:tcW w:w="779" w:type="dxa"/>
            <w:tcBorders>
              <w:top w:val="nil"/>
              <w:left w:val="nil"/>
              <w:bottom w:val="nil"/>
              <w:right w:val="nil"/>
            </w:tcBorders>
            <w:shd w:val="clear" w:color="auto" w:fill="FFFFFF" w:themeFill="background1"/>
            <w:noWrap/>
            <w:vAlign w:val="bottom"/>
            <w:hideMark/>
          </w:tcPr>
          <w:p w14:paraId="05499E21" w14:textId="77777777" w:rsidR="00160482" w:rsidRPr="00160482" w:rsidRDefault="00160482" w:rsidP="00160482">
            <w:pPr>
              <w:spacing w:line="240" w:lineRule="auto"/>
              <w:ind w:firstLine="0"/>
              <w:jc w:val="right"/>
              <w:rPr>
                <w:color w:val="000000"/>
              </w:rPr>
            </w:pPr>
            <w:r w:rsidRPr="00160482">
              <w:rPr>
                <w:color w:val="000000"/>
              </w:rPr>
              <w:t>933.8</w:t>
            </w:r>
          </w:p>
        </w:tc>
        <w:tc>
          <w:tcPr>
            <w:tcW w:w="779" w:type="dxa"/>
            <w:tcBorders>
              <w:top w:val="nil"/>
              <w:left w:val="nil"/>
              <w:bottom w:val="nil"/>
              <w:right w:val="nil"/>
            </w:tcBorders>
            <w:shd w:val="clear" w:color="auto" w:fill="FFFFFF" w:themeFill="background1"/>
            <w:noWrap/>
            <w:vAlign w:val="bottom"/>
            <w:hideMark/>
          </w:tcPr>
          <w:p w14:paraId="744402B2" w14:textId="77777777" w:rsidR="00160482" w:rsidRPr="00160482" w:rsidRDefault="00160482" w:rsidP="00160482">
            <w:pPr>
              <w:spacing w:line="240" w:lineRule="auto"/>
              <w:ind w:firstLine="0"/>
              <w:jc w:val="right"/>
              <w:rPr>
                <w:color w:val="000000"/>
              </w:rPr>
            </w:pPr>
            <w:r w:rsidRPr="00160482">
              <w:rPr>
                <w:color w:val="000000"/>
              </w:rPr>
              <w:t>24.5</w:t>
            </w:r>
          </w:p>
        </w:tc>
        <w:tc>
          <w:tcPr>
            <w:tcW w:w="940" w:type="dxa"/>
            <w:tcBorders>
              <w:top w:val="nil"/>
              <w:left w:val="nil"/>
              <w:bottom w:val="nil"/>
              <w:right w:val="nil"/>
            </w:tcBorders>
            <w:shd w:val="clear" w:color="auto" w:fill="FFFFFF" w:themeFill="background1"/>
            <w:noWrap/>
            <w:vAlign w:val="bottom"/>
            <w:hideMark/>
          </w:tcPr>
          <w:p w14:paraId="70285508"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653032C" w14:textId="77777777" w:rsidR="00160482" w:rsidRPr="00160482" w:rsidRDefault="00160482" w:rsidP="00160482">
            <w:pPr>
              <w:spacing w:line="240" w:lineRule="auto"/>
              <w:ind w:firstLine="0"/>
              <w:jc w:val="right"/>
              <w:rPr>
                <w:color w:val="000000"/>
              </w:rPr>
            </w:pPr>
            <w:r w:rsidRPr="00160482">
              <w:rPr>
                <w:color w:val="000000"/>
              </w:rPr>
              <w:t>-447.8</w:t>
            </w:r>
          </w:p>
        </w:tc>
        <w:tc>
          <w:tcPr>
            <w:tcW w:w="779" w:type="dxa"/>
            <w:tcBorders>
              <w:top w:val="nil"/>
              <w:left w:val="nil"/>
              <w:bottom w:val="nil"/>
              <w:right w:val="nil"/>
            </w:tcBorders>
            <w:shd w:val="clear" w:color="auto" w:fill="FFFFFF" w:themeFill="background1"/>
            <w:noWrap/>
            <w:vAlign w:val="bottom"/>
            <w:hideMark/>
          </w:tcPr>
          <w:p w14:paraId="49ADA525" w14:textId="77777777" w:rsidR="00160482" w:rsidRPr="00160482" w:rsidRDefault="00160482" w:rsidP="00160482">
            <w:pPr>
              <w:spacing w:line="240" w:lineRule="auto"/>
              <w:ind w:firstLine="0"/>
              <w:jc w:val="right"/>
              <w:rPr>
                <w:color w:val="000000"/>
              </w:rPr>
            </w:pPr>
            <w:r w:rsidRPr="00160482">
              <w:rPr>
                <w:color w:val="000000"/>
              </w:rPr>
              <w:t>0.67</w:t>
            </w:r>
          </w:p>
        </w:tc>
      </w:tr>
      <w:tr w:rsidR="00160482" w:rsidRPr="00160482" w14:paraId="0C3AC14D"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557E1C36"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w:t>
            </w:r>
          </w:p>
        </w:tc>
        <w:tc>
          <w:tcPr>
            <w:tcW w:w="778" w:type="dxa"/>
            <w:tcBorders>
              <w:top w:val="nil"/>
              <w:left w:val="nil"/>
              <w:bottom w:val="nil"/>
              <w:right w:val="nil"/>
            </w:tcBorders>
            <w:shd w:val="clear" w:color="auto" w:fill="FFFFFF" w:themeFill="background1"/>
            <w:noWrap/>
            <w:vAlign w:val="bottom"/>
            <w:hideMark/>
          </w:tcPr>
          <w:p w14:paraId="620D2C5D" w14:textId="77777777" w:rsidR="00160482" w:rsidRPr="00160482" w:rsidRDefault="00160482" w:rsidP="00160482">
            <w:pPr>
              <w:spacing w:line="240" w:lineRule="auto"/>
              <w:ind w:firstLine="0"/>
              <w:jc w:val="right"/>
              <w:rPr>
                <w:color w:val="000000"/>
              </w:rPr>
            </w:pPr>
            <w:r w:rsidRPr="00160482">
              <w:rPr>
                <w:color w:val="000000"/>
              </w:rPr>
              <w:t>4</w:t>
            </w:r>
          </w:p>
        </w:tc>
        <w:tc>
          <w:tcPr>
            <w:tcW w:w="779" w:type="dxa"/>
            <w:tcBorders>
              <w:top w:val="nil"/>
              <w:left w:val="nil"/>
              <w:bottom w:val="nil"/>
              <w:right w:val="nil"/>
            </w:tcBorders>
            <w:shd w:val="clear" w:color="auto" w:fill="FFFFFF" w:themeFill="background1"/>
            <w:noWrap/>
            <w:vAlign w:val="bottom"/>
            <w:hideMark/>
          </w:tcPr>
          <w:p w14:paraId="2E6BE971" w14:textId="77777777" w:rsidR="00160482" w:rsidRPr="00160482" w:rsidRDefault="00160482" w:rsidP="00160482">
            <w:pPr>
              <w:spacing w:line="240" w:lineRule="auto"/>
              <w:ind w:firstLine="0"/>
              <w:jc w:val="right"/>
              <w:rPr>
                <w:color w:val="000000"/>
              </w:rPr>
            </w:pPr>
            <w:r w:rsidRPr="00160482">
              <w:rPr>
                <w:color w:val="000000"/>
              </w:rPr>
              <w:t>966.3</w:t>
            </w:r>
          </w:p>
        </w:tc>
        <w:tc>
          <w:tcPr>
            <w:tcW w:w="779" w:type="dxa"/>
            <w:tcBorders>
              <w:top w:val="nil"/>
              <w:left w:val="nil"/>
              <w:bottom w:val="nil"/>
              <w:right w:val="nil"/>
            </w:tcBorders>
            <w:shd w:val="clear" w:color="auto" w:fill="FFFFFF" w:themeFill="background1"/>
            <w:noWrap/>
            <w:vAlign w:val="bottom"/>
            <w:hideMark/>
          </w:tcPr>
          <w:p w14:paraId="7CE75EFA" w14:textId="77777777" w:rsidR="00160482" w:rsidRPr="00160482" w:rsidRDefault="00160482" w:rsidP="00160482">
            <w:pPr>
              <w:spacing w:line="240" w:lineRule="auto"/>
              <w:ind w:firstLine="0"/>
              <w:jc w:val="right"/>
              <w:rPr>
                <w:color w:val="000000"/>
              </w:rPr>
            </w:pPr>
            <w:r w:rsidRPr="00160482">
              <w:rPr>
                <w:color w:val="000000"/>
              </w:rPr>
              <w:t>56.9</w:t>
            </w:r>
          </w:p>
        </w:tc>
        <w:tc>
          <w:tcPr>
            <w:tcW w:w="940" w:type="dxa"/>
            <w:tcBorders>
              <w:top w:val="nil"/>
              <w:left w:val="nil"/>
              <w:bottom w:val="nil"/>
              <w:right w:val="nil"/>
            </w:tcBorders>
            <w:shd w:val="clear" w:color="auto" w:fill="FFFFFF" w:themeFill="background1"/>
            <w:noWrap/>
            <w:vAlign w:val="bottom"/>
            <w:hideMark/>
          </w:tcPr>
          <w:p w14:paraId="53338F3C"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C0AD8B8" w14:textId="77777777" w:rsidR="00160482" w:rsidRPr="00160482" w:rsidRDefault="00160482" w:rsidP="00160482">
            <w:pPr>
              <w:spacing w:line="240" w:lineRule="auto"/>
              <w:ind w:firstLine="0"/>
              <w:jc w:val="right"/>
              <w:rPr>
                <w:color w:val="000000"/>
              </w:rPr>
            </w:pPr>
            <w:r w:rsidRPr="00160482">
              <w:rPr>
                <w:color w:val="000000"/>
              </w:rPr>
              <w:t>-479.0</w:t>
            </w:r>
          </w:p>
        </w:tc>
        <w:tc>
          <w:tcPr>
            <w:tcW w:w="779" w:type="dxa"/>
            <w:tcBorders>
              <w:top w:val="nil"/>
              <w:left w:val="nil"/>
              <w:bottom w:val="nil"/>
              <w:right w:val="nil"/>
            </w:tcBorders>
            <w:shd w:val="clear" w:color="auto" w:fill="FFFFFF" w:themeFill="background1"/>
            <w:noWrap/>
            <w:vAlign w:val="bottom"/>
            <w:hideMark/>
          </w:tcPr>
          <w:p w14:paraId="47290893" w14:textId="77777777" w:rsidR="00160482" w:rsidRPr="00160482" w:rsidRDefault="00160482" w:rsidP="00160482">
            <w:pPr>
              <w:spacing w:line="240" w:lineRule="auto"/>
              <w:ind w:firstLine="0"/>
              <w:jc w:val="right"/>
              <w:rPr>
                <w:color w:val="000000"/>
              </w:rPr>
            </w:pPr>
            <w:r w:rsidRPr="00160482">
              <w:rPr>
                <w:color w:val="000000"/>
              </w:rPr>
              <w:t>0.31</w:t>
            </w:r>
          </w:p>
        </w:tc>
      </w:tr>
      <w:tr w:rsidR="00160482" w:rsidRPr="00160482" w14:paraId="1AE67DD9" w14:textId="77777777" w:rsidTr="00160482">
        <w:trPr>
          <w:trHeight w:val="326"/>
        </w:trPr>
        <w:tc>
          <w:tcPr>
            <w:tcW w:w="3028" w:type="dxa"/>
            <w:tcBorders>
              <w:top w:val="nil"/>
              <w:left w:val="nil"/>
              <w:bottom w:val="nil"/>
              <w:right w:val="nil"/>
            </w:tcBorders>
            <w:shd w:val="clear" w:color="auto" w:fill="FFFFFF" w:themeFill="background1"/>
            <w:noWrap/>
            <w:vAlign w:val="bottom"/>
            <w:hideMark/>
          </w:tcPr>
          <w:p w14:paraId="45166EE7"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r w:rsidRPr="00160482">
              <w:rPr>
                <w:color w:val="000000"/>
              </w:rPr>
              <w:t xml:space="preserve"> + year + year*</w:t>
            </w:r>
            <w:proofErr w:type="spellStart"/>
            <w:r w:rsidRPr="00160482">
              <w:rPr>
                <w:color w:val="000000"/>
              </w:rPr>
              <w:t>coralcover</w:t>
            </w:r>
            <w:proofErr w:type="spellEnd"/>
          </w:p>
        </w:tc>
        <w:tc>
          <w:tcPr>
            <w:tcW w:w="778" w:type="dxa"/>
            <w:tcBorders>
              <w:top w:val="nil"/>
              <w:left w:val="nil"/>
              <w:bottom w:val="nil"/>
              <w:right w:val="nil"/>
            </w:tcBorders>
            <w:shd w:val="clear" w:color="auto" w:fill="FFFFFF" w:themeFill="background1"/>
            <w:noWrap/>
            <w:vAlign w:val="bottom"/>
            <w:hideMark/>
          </w:tcPr>
          <w:p w14:paraId="08A97C26" w14:textId="77777777" w:rsidR="00160482" w:rsidRPr="00160482" w:rsidRDefault="00160482" w:rsidP="00160482">
            <w:pPr>
              <w:spacing w:line="240" w:lineRule="auto"/>
              <w:ind w:firstLine="0"/>
              <w:jc w:val="right"/>
              <w:rPr>
                <w:color w:val="000000"/>
              </w:rPr>
            </w:pPr>
            <w:r w:rsidRPr="00160482">
              <w:rPr>
                <w:color w:val="000000"/>
              </w:rPr>
              <w:t>5</w:t>
            </w:r>
          </w:p>
        </w:tc>
        <w:tc>
          <w:tcPr>
            <w:tcW w:w="779" w:type="dxa"/>
            <w:tcBorders>
              <w:top w:val="nil"/>
              <w:left w:val="nil"/>
              <w:bottom w:val="nil"/>
              <w:right w:val="nil"/>
            </w:tcBorders>
            <w:shd w:val="clear" w:color="auto" w:fill="FFFFFF" w:themeFill="background1"/>
            <w:noWrap/>
            <w:vAlign w:val="bottom"/>
            <w:hideMark/>
          </w:tcPr>
          <w:p w14:paraId="690C6451" w14:textId="77777777" w:rsidR="00160482" w:rsidRPr="00160482" w:rsidRDefault="00160482" w:rsidP="00160482">
            <w:pPr>
              <w:spacing w:line="240" w:lineRule="auto"/>
              <w:ind w:firstLine="0"/>
              <w:jc w:val="right"/>
              <w:rPr>
                <w:color w:val="000000"/>
              </w:rPr>
            </w:pPr>
            <w:r w:rsidRPr="00160482">
              <w:rPr>
                <w:color w:val="000000"/>
              </w:rPr>
              <w:t>966.6</w:t>
            </w:r>
          </w:p>
        </w:tc>
        <w:tc>
          <w:tcPr>
            <w:tcW w:w="779" w:type="dxa"/>
            <w:tcBorders>
              <w:top w:val="nil"/>
              <w:left w:val="nil"/>
              <w:bottom w:val="nil"/>
              <w:right w:val="nil"/>
            </w:tcBorders>
            <w:shd w:val="clear" w:color="auto" w:fill="FFFFFF" w:themeFill="background1"/>
            <w:noWrap/>
            <w:vAlign w:val="bottom"/>
            <w:hideMark/>
          </w:tcPr>
          <w:p w14:paraId="1B715F34" w14:textId="77777777" w:rsidR="00160482" w:rsidRPr="00160482" w:rsidRDefault="00160482" w:rsidP="00160482">
            <w:pPr>
              <w:spacing w:line="240" w:lineRule="auto"/>
              <w:ind w:firstLine="0"/>
              <w:jc w:val="right"/>
              <w:rPr>
                <w:color w:val="000000"/>
              </w:rPr>
            </w:pPr>
            <w:r w:rsidRPr="00160482">
              <w:rPr>
                <w:color w:val="000000"/>
              </w:rPr>
              <w:t>57.3</w:t>
            </w:r>
          </w:p>
        </w:tc>
        <w:tc>
          <w:tcPr>
            <w:tcW w:w="940" w:type="dxa"/>
            <w:tcBorders>
              <w:top w:val="nil"/>
              <w:left w:val="nil"/>
              <w:bottom w:val="nil"/>
              <w:right w:val="nil"/>
            </w:tcBorders>
            <w:shd w:val="clear" w:color="auto" w:fill="FFFFFF" w:themeFill="background1"/>
            <w:noWrap/>
            <w:vAlign w:val="bottom"/>
            <w:hideMark/>
          </w:tcPr>
          <w:p w14:paraId="675E1751"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FB17EEE" w14:textId="77777777" w:rsidR="00160482" w:rsidRPr="00160482" w:rsidRDefault="00160482" w:rsidP="00160482">
            <w:pPr>
              <w:spacing w:line="240" w:lineRule="auto"/>
              <w:ind w:firstLine="0"/>
              <w:jc w:val="right"/>
              <w:rPr>
                <w:color w:val="000000"/>
              </w:rPr>
            </w:pPr>
            <w:r w:rsidRPr="00160482">
              <w:rPr>
                <w:color w:val="000000"/>
              </w:rPr>
              <w:t>-478.1</w:t>
            </w:r>
          </w:p>
        </w:tc>
        <w:tc>
          <w:tcPr>
            <w:tcW w:w="779" w:type="dxa"/>
            <w:tcBorders>
              <w:top w:val="nil"/>
              <w:left w:val="nil"/>
              <w:bottom w:val="nil"/>
              <w:right w:val="nil"/>
            </w:tcBorders>
            <w:shd w:val="clear" w:color="auto" w:fill="FFFFFF" w:themeFill="background1"/>
            <w:noWrap/>
            <w:vAlign w:val="bottom"/>
            <w:hideMark/>
          </w:tcPr>
          <w:p w14:paraId="775F37A4" w14:textId="77777777" w:rsidR="00160482" w:rsidRPr="00160482" w:rsidRDefault="00160482" w:rsidP="00160482">
            <w:pPr>
              <w:spacing w:line="240" w:lineRule="auto"/>
              <w:ind w:firstLine="0"/>
              <w:jc w:val="right"/>
              <w:rPr>
                <w:color w:val="000000"/>
              </w:rPr>
            </w:pPr>
            <w:r w:rsidRPr="00160482">
              <w:rPr>
                <w:color w:val="000000"/>
              </w:rPr>
              <w:t>0.32</w:t>
            </w:r>
          </w:p>
        </w:tc>
      </w:tr>
      <w:tr w:rsidR="00160482" w:rsidRPr="00160482" w14:paraId="083F7C0D" w14:textId="77777777" w:rsidTr="00160482">
        <w:trPr>
          <w:trHeight w:val="326"/>
        </w:trPr>
        <w:tc>
          <w:tcPr>
            <w:tcW w:w="3028" w:type="dxa"/>
            <w:tcBorders>
              <w:top w:val="nil"/>
              <w:left w:val="nil"/>
              <w:bottom w:val="single" w:sz="4" w:space="0" w:color="auto"/>
              <w:right w:val="nil"/>
            </w:tcBorders>
            <w:shd w:val="clear" w:color="auto" w:fill="FFFFFF" w:themeFill="background1"/>
            <w:noWrap/>
            <w:vAlign w:val="bottom"/>
            <w:hideMark/>
          </w:tcPr>
          <w:p w14:paraId="1776BDA2" w14:textId="77777777" w:rsidR="00160482" w:rsidRPr="00160482" w:rsidRDefault="00160482" w:rsidP="00160482">
            <w:pPr>
              <w:spacing w:line="240" w:lineRule="auto"/>
              <w:ind w:firstLine="0"/>
              <w:rPr>
                <w:color w:val="000000"/>
              </w:rPr>
            </w:pPr>
            <w:proofErr w:type="spellStart"/>
            <w:r w:rsidRPr="00160482">
              <w:rPr>
                <w:color w:val="000000"/>
              </w:rPr>
              <w:t>coralcover</w:t>
            </w:r>
            <w:proofErr w:type="spellEnd"/>
          </w:p>
        </w:tc>
        <w:tc>
          <w:tcPr>
            <w:tcW w:w="778" w:type="dxa"/>
            <w:tcBorders>
              <w:top w:val="nil"/>
              <w:left w:val="nil"/>
              <w:bottom w:val="single" w:sz="4" w:space="0" w:color="auto"/>
              <w:right w:val="nil"/>
            </w:tcBorders>
            <w:shd w:val="clear" w:color="auto" w:fill="FFFFFF" w:themeFill="background1"/>
            <w:noWrap/>
            <w:vAlign w:val="bottom"/>
            <w:hideMark/>
          </w:tcPr>
          <w:p w14:paraId="4155B47C" w14:textId="77777777" w:rsidR="00160482" w:rsidRPr="00160482" w:rsidRDefault="00160482" w:rsidP="00160482">
            <w:pPr>
              <w:spacing w:line="240" w:lineRule="auto"/>
              <w:ind w:firstLine="0"/>
              <w:jc w:val="right"/>
              <w:rPr>
                <w:color w:val="000000"/>
              </w:rPr>
            </w:pPr>
            <w:r w:rsidRPr="00160482">
              <w:rPr>
                <w:color w:val="000000"/>
              </w:rPr>
              <w:t>3</w:t>
            </w:r>
          </w:p>
        </w:tc>
        <w:tc>
          <w:tcPr>
            <w:tcW w:w="779" w:type="dxa"/>
            <w:tcBorders>
              <w:top w:val="nil"/>
              <w:left w:val="nil"/>
              <w:bottom w:val="single" w:sz="4" w:space="0" w:color="auto"/>
              <w:right w:val="nil"/>
            </w:tcBorders>
            <w:shd w:val="clear" w:color="auto" w:fill="FFFFFF" w:themeFill="background1"/>
            <w:noWrap/>
            <w:vAlign w:val="bottom"/>
            <w:hideMark/>
          </w:tcPr>
          <w:p w14:paraId="0FF9E193" w14:textId="77777777" w:rsidR="00160482" w:rsidRPr="00160482" w:rsidRDefault="00160482" w:rsidP="00160482">
            <w:pPr>
              <w:spacing w:line="240" w:lineRule="auto"/>
              <w:ind w:firstLine="0"/>
              <w:jc w:val="right"/>
              <w:rPr>
                <w:color w:val="000000"/>
              </w:rPr>
            </w:pPr>
            <w:r w:rsidRPr="00160482">
              <w:rPr>
                <w:color w:val="000000"/>
              </w:rPr>
              <w:t>967.5</w:t>
            </w:r>
          </w:p>
        </w:tc>
        <w:tc>
          <w:tcPr>
            <w:tcW w:w="779" w:type="dxa"/>
            <w:tcBorders>
              <w:top w:val="nil"/>
              <w:left w:val="nil"/>
              <w:bottom w:val="single" w:sz="4" w:space="0" w:color="auto"/>
              <w:right w:val="nil"/>
            </w:tcBorders>
            <w:shd w:val="clear" w:color="auto" w:fill="FFFFFF" w:themeFill="background1"/>
            <w:noWrap/>
            <w:vAlign w:val="bottom"/>
            <w:hideMark/>
          </w:tcPr>
          <w:p w14:paraId="004F86CB" w14:textId="77777777" w:rsidR="00160482" w:rsidRPr="00160482" w:rsidRDefault="00160482" w:rsidP="00160482">
            <w:pPr>
              <w:spacing w:line="240" w:lineRule="auto"/>
              <w:ind w:firstLine="0"/>
              <w:jc w:val="right"/>
              <w:rPr>
                <w:color w:val="000000"/>
              </w:rPr>
            </w:pPr>
            <w:r w:rsidRPr="00160482">
              <w:rPr>
                <w:color w:val="000000"/>
              </w:rPr>
              <w:t>58.2</w:t>
            </w:r>
          </w:p>
        </w:tc>
        <w:tc>
          <w:tcPr>
            <w:tcW w:w="940" w:type="dxa"/>
            <w:tcBorders>
              <w:top w:val="nil"/>
              <w:left w:val="nil"/>
              <w:bottom w:val="single" w:sz="4" w:space="0" w:color="auto"/>
              <w:right w:val="nil"/>
            </w:tcBorders>
            <w:shd w:val="clear" w:color="auto" w:fill="FFFFFF" w:themeFill="background1"/>
            <w:noWrap/>
            <w:vAlign w:val="bottom"/>
            <w:hideMark/>
          </w:tcPr>
          <w:p w14:paraId="05F2CAAE"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4E5619C7" w14:textId="77777777" w:rsidR="00160482" w:rsidRPr="00160482" w:rsidRDefault="00160482" w:rsidP="00160482">
            <w:pPr>
              <w:spacing w:line="240" w:lineRule="auto"/>
              <w:ind w:firstLine="0"/>
              <w:jc w:val="right"/>
              <w:rPr>
                <w:color w:val="000000"/>
              </w:rPr>
            </w:pPr>
            <w:r w:rsidRPr="00160482">
              <w:rPr>
                <w:color w:val="000000"/>
              </w:rPr>
              <w:t>-480.7</w:t>
            </w:r>
          </w:p>
        </w:tc>
        <w:tc>
          <w:tcPr>
            <w:tcW w:w="779" w:type="dxa"/>
            <w:tcBorders>
              <w:top w:val="nil"/>
              <w:left w:val="nil"/>
              <w:bottom w:val="single" w:sz="4" w:space="0" w:color="auto"/>
              <w:right w:val="nil"/>
            </w:tcBorders>
            <w:shd w:val="clear" w:color="auto" w:fill="FFFFFF" w:themeFill="background1"/>
            <w:noWrap/>
            <w:vAlign w:val="bottom"/>
            <w:hideMark/>
          </w:tcPr>
          <w:p w14:paraId="5827C1B7" w14:textId="77777777" w:rsidR="00160482" w:rsidRPr="00160482" w:rsidRDefault="00160482" w:rsidP="00160482">
            <w:pPr>
              <w:spacing w:line="240" w:lineRule="auto"/>
              <w:ind w:firstLine="0"/>
              <w:jc w:val="right"/>
              <w:rPr>
                <w:color w:val="000000"/>
              </w:rPr>
            </w:pPr>
            <w:r w:rsidRPr="00160482">
              <w:rPr>
                <w:color w:val="000000"/>
              </w:rPr>
              <w:t>0.28</w:t>
            </w:r>
          </w:p>
        </w:tc>
      </w:tr>
    </w:tbl>
    <w:p w14:paraId="0215E280" w14:textId="07BD4F7D" w:rsidR="00A679EA" w:rsidRDefault="00A679EA" w:rsidP="00CC386C">
      <w:pPr>
        <w:widowControl w:val="0"/>
        <w:ind w:firstLine="0"/>
      </w:pPr>
    </w:p>
    <w:p w14:paraId="41EF24F9" w14:textId="7777C893" w:rsidR="00A679EA" w:rsidRDefault="00A679EA" w:rsidP="00160482">
      <w:pPr>
        <w:pStyle w:val="Tableheading"/>
      </w:pPr>
      <w:r>
        <w:t xml:space="preserve">Table 7. </w:t>
      </w:r>
      <w:proofErr w:type="spellStart"/>
      <w:r>
        <w:t>AICc</w:t>
      </w:r>
      <w:proofErr w:type="spellEnd"/>
      <w:r>
        <w:t xml:space="preserve">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2814277C" w14:textId="77777777" w:rsidTr="00160482">
        <w:trPr>
          <w:trHeight w:val="342"/>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4E37B9A5"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4AD9CA9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203D6F3A"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FE0C74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1D49EC60"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37FDE2D6"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21F3FBEB"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2DFA7D1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283B93F8"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10A8555B"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4DF49BE" w14:textId="77777777" w:rsidR="00160482" w:rsidRPr="00160482" w:rsidRDefault="00160482" w:rsidP="00160482">
            <w:pPr>
              <w:spacing w:line="240" w:lineRule="auto"/>
              <w:ind w:firstLine="0"/>
              <w:jc w:val="right"/>
              <w:rPr>
                <w:color w:val="000000"/>
              </w:rPr>
            </w:pPr>
            <w:r w:rsidRPr="00160482">
              <w:rPr>
                <w:color w:val="000000"/>
              </w:rPr>
              <w:t>1203.8</w:t>
            </w:r>
          </w:p>
        </w:tc>
        <w:tc>
          <w:tcPr>
            <w:tcW w:w="823" w:type="dxa"/>
            <w:tcBorders>
              <w:top w:val="nil"/>
              <w:left w:val="nil"/>
              <w:bottom w:val="nil"/>
              <w:right w:val="nil"/>
            </w:tcBorders>
            <w:shd w:val="clear" w:color="auto" w:fill="FFFFFF" w:themeFill="background1"/>
            <w:noWrap/>
            <w:vAlign w:val="bottom"/>
            <w:hideMark/>
          </w:tcPr>
          <w:p w14:paraId="251CD504"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5E24CFDF" w14:textId="77777777" w:rsidR="00160482" w:rsidRPr="00160482" w:rsidRDefault="00160482" w:rsidP="00160482">
            <w:pPr>
              <w:spacing w:line="240" w:lineRule="auto"/>
              <w:ind w:firstLine="0"/>
              <w:jc w:val="right"/>
              <w:rPr>
                <w:color w:val="000000"/>
              </w:rPr>
            </w:pPr>
            <w:r w:rsidRPr="00160482">
              <w:rPr>
                <w:color w:val="000000"/>
              </w:rPr>
              <w:t>0.75</w:t>
            </w:r>
          </w:p>
        </w:tc>
        <w:tc>
          <w:tcPr>
            <w:tcW w:w="1218" w:type="dxa"/>
            <w:tcBorders>
              <w:top w:val="nil"/>
              <w:left w:val="nil"/>
              <w:bottom w:val="nil"/>
              <w:right w:val="nil"/>
            </w:tcBorders>
            <w:shd w:val="clear" w:color="auto" w:fill="FFFFFF" w:themeFill="background1"/>
            <w:noWrap/>
            <w:vAlign w:val="bottom"/>
            <w:hideMark/>
          </w:tcPr>
          <w:p w14:paraId="45477A8C"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62353336"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68C62860"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7D9E2A27"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37C426F6"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7B176A87" w14:textId="77777777" w:rsidR="00160482" w:rsidRPr="00160482" w:rsidRDefault="00160482" w:rsidP="00160482">
            <w:pPr>
              <w:spacing w:line="240" w:lineRule="auto"/>
              <w:ind w:firstLine="0"/>
              <w:jc w:val="right"/>
              <w:rPr>
                <w:color w:val="000000"/>
              </w:rPr>
            </w:pPr>
            <w:r w:rsidRPr="00160482">
              <w:rPr>
                <w:color w:val="000000"/>
              </w:rPr>
              <w:t>1206.0</w:t>
            </w:r>
          </w:p>
        </w:tc>
        <w:tc>
          <w:tcPr>
            <w:tcW w:w="823" w:type="dxa"/>
            <w:tcBorders>
              <w:top w:val="nil"/>
              <w:left w:val="nil"/>
              <w:bottom w:val="nil"/>
              <w:right w:val="nil"/>
            </w:tcBorders>
            <w:shd w:val="clear" w:color="auto" w:fill="FFFFFF" w:themeFill="background1"/>
            <w:noWrap/>
            <w:vAlign w:val="bottom"/>
            <w:hideMark/>
          </w:tcPr>
          <w:p w14:paraId="4C5EC1F7" w14:textId="77777777" w:rsidR="00160482" w:rsidRPr="00160482" w:rsidRDefault="00160482" w:rsidP="00160482">
            <w:pPr>
              <w:spacing w:line="240" w:lineRule="auto"/>
              <w:ind w:firstLine="0"/>
              <w:jc w:val="right"/>
              <w:rPr>
                <w:color w:val="000000"/>
              </w:rPr>
            </w:pPr>
            <w:r w:rsidRPr="00160482">
              <w:rPr>
                <w:color w:val="000000"/>
              </w:rPr>
              <w:t>2.2</w:t>
            </w:r>
          </w:p>
        </w:tc>
        <w:tc>
          <w:tcPr>
            <w:tcW w:w="940" w:type="dxa"/>
            <w:tcBorders>
              <w:top w:val="nil"/>
              <w:left w:val="nil"/>
              <w:bottom w:val="nil"/>
              <w:right w:val="nil"/>
            </w:tcBorders>
            <w:shd w:val="clear" w:color="auto" w:fill="FFFFFF" w:themeFill="background1"/>
            <w:noWrap/>
            <w:vAlign w:val="bottom"/>
            <w:hideMark/>
          </w:tcPr>
          <w:p w14:paraId="6A440369" w14:textId="77777777" w:rsidR="00160482" w:rsidRPr="00160482" w:rsidRDefault="00160482" w:rsidP="00160482">
            <w:pPr>
              <w:spacing w:line="240" w:lineRule="auto"/>
              <w:ind w:firstLine="0"/>
              <w:jc w:val="right"/>
              <w:rPr>
                <w:color w:val="000000"/>
              </w:rPr>
            </w:pPr>
            <w:r w:rsidRPr="00160482">
              <w:rPr>
                <w:color w:val="000000"/>
              </w:rPr>
              <w:t>0.25</w:t>
            </w:r>
          </w:p>
        </w:tc>
        <w:tc>
          <w:tcPr>
            <w:tcW w:w="1218" w:type="dxa"/>
            <w:tcBorders>
              <w:top w:val="nil"/>
              <w:left w:val="nil"/>
              <w:bottom w:val="nil"/>
              <w:right w:val="nil"/>
            </w:tcBorders>
            <w:shd w:val="clear" w:color="auto" w:fill="FFFFFF" w:themeFill="background1"/>
            <w:noWrap/>
            <w:vAlign w:val="bottom"/>
            <w:hideMark/>
          </w:tcPr>
          <w:p w14:paraId="4E43B573" w14:textId="77777777" w:rsidR="00160482" w:rsidRPr="00160482" w:rsidRDefault="00160482" w:rsidP="00160482">
            <w:pPr>
              <w:spacing w:line="240" w:lineRule="auto"/>
              <w:ind w:firstLine="0"/>
              <w:jc w:val="right"/>
              <w:rPr>
                <w:color w:val="000000"/>
              </w:rPr>
            </w:pPr>
            <w:r w:rsidRPr="00160482">
              <w:rPr>
                <w:color w:val="000000"/>
              </w:rPr>
              <w:t>-591.4</w:t>
            </w:r>
          </w:p>
        </w:tc>
        <w:tc>
          <w:tcPr>
            <w:tcW w:w="823" w:type="dxa"/>
            <w:tcBorders>
              <w:top w:val="nil"/>
              <w:left w:val="nil"/>
              <w:bottom w:val="nil"/>
              <w:right w:val="nil"/>
            </w:tcBorders>
            <w:shd w:val="clear" w:color="auto" w:fill="FFFFFF" w:themeFill="background1"/>
            <w:noWrap/>
            <w:vAlign w:val="bottom"/>
            <w:hideMark/>
          </w:tcPr>
          <w:p w14:paraId="1694E29C" w14:textId="77777777" w:rsidR="00160482" w:rsidRPr="00160482" w:rsidRDefault="00160482" w:rsidP="00160482">
            <w:pPr>
              <w:spacing w:line="240" w:lineRule="auto"/>
              <w:ind w:firstLine="0"/>
              <w:jc w:val="right"/>
              <w:rPr>
                <w:color w:val="000000"/>
              </w:rPr>
            </w:pPr>
            <w:r w:rsidRPr="00160482">
              <w:rPr>
                <w:color w:val="000000"/>
              </w:rPr>
              <w:t>0.82</w:t>
            </w:r>
          </w:p>
        </w:tc>
      </w:tr>
      <w:tr w:rsidR="00160482" w:rsidRPr="00160482" w14:paraId="5AE2BBE3"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1507E370"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6AACFD20"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0977B2BC" w14:textId="77777777" w:rsidR="00160482" w:rsidRPr="00160482" w:rsidRDefault="00160482" w:rsidP="00160482">
            <w:pPr>
              <w:spacing w:line="240" w:lineRule="auto"/>
              <w:ind w:firstLine="0"/>
              <w:jc w:val="right"/>
              <w:rPr>
                <w:color w:val="000000"/>
              </w:rPr>
            </w:pPr>
            <w:r w:rsidRPr="00160482">
              <w:rPr>
                <w:color w:val="000000"/>
              </w:rPr>
              <w:t>1217.0</w:t>
            </w:r>
          </w:p>
        </w:tc>
        <w:tc>
          <w:tcPr>
            <w:tcW w:w="823" w:type="dxa"/>
            <w:tcBorders>
              <w:top w:val="nil"/>
              <w:left w:val="nil"/>
              <w:bottom w:val="nil"/>
              <w:right w:val="nil"/>
            </w:tcBorders>
            <w:shd w:val="clear" w:color="auto" w:fill="FFFFFF" w:themeFill="background1"/>
            <w:noWrap/>
            <w:vAlign w:val="bottom"/>
            <w:hideMark/>
          </w:tcPr>
          <w:p w14:paraId="50107E4F" w14:textId="77777777" w:rsidR="00160482" w:rsidRPr="00160482" w:rsidRDefault="00160482" w:rsidP="00160482">
            <w:pPr>
              <w:spacing w:line="240" w:lineRule="auto"/>
              <w:ind w:firstLine="0"/>
              <w:jc w:val="right"/>
              <w:rPr>
                <w:color w:val="000000"/>
              </w:rPr>
            </w:pPr>
            <w:r w:rsidRPr="00160482">
              <w:rPr>
                <w:color w:val="000000"/>
              </w:rPr>
              <w:t>13.2</w:t>
            </w:r>
          </w:p>
        </w:tc>
        <w:tc>
          <w:tcPr>
            <w:tcW w:w="940" w:type="dxa"/>
            <w:tcBorders>
              <w:top w:val="nil"/>
              <w:left w:val="nil"/>
              <w:bottom w:val="nil"/>
              <w:right w:val="nil"/>
            </w:tcBorders>
            <w:shd w:val="clear" w:color="auto" w:fill="FFFFFF" w:themeFill="background1"/>
            <w:noWrap/>
            <w:vAlign w:val="bottom"/>
            <w:hideMark/>
          </w:tcPr>
          <w:p w14:paraId="23CA7664"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292C9E11" w14:textId="77777777" w:rsidR="00160482" w:rsidRPr="00160482" w:rsidRDefault="00160482" w:rsidP="00160482">
            <w:pPr>
              <w:spacing w:line="240" w:lineRule="auto"/>
              <w:ind w:firstLine="0"/>
              <w:jc w:val="right"/>
              <w:rPr>
                <w:color w:val="000000"/>
              </w:rPr>
            </w:pPr>
            <w:r w:rsidRPr="00160482">
              <w:rPr>
                <w:color w:val="000000"/>
              </w:rPr>
              <w:t>-590.0</w:t>
            </w:r>
          </w:p>
        </w:tc>
        <w:tc>
          <w:tcPr>
            <w:tcW w:w="823" w:type="dxa"/>
            <w:tcBorders>
              <w:top w:val="nil"/>
              <w:left w:val="nil"/>
              <w:bottom w:val="nil"/>
              <w:right w:val="nil"/>
            </w:tcBorders>
            <w:shd w:val="clear" w:color="auto" w:fill="FFFFFF" w:themeFill="background1"/>
            <w:noWrap/>
            <w:vAlign w:val="bottom"/>
            <w:hideMark/>
          </w:tcPr>
          <w:p w14:paraId="2FB8AD72" w14:textId="77777777" w:rsidR="00160482" w:rsidRPr="00160482" w:rsidRDefault="00160482" w:rsidP="00160482">
            <w:pPr>
              <w:spacing w:line="240" w:lineRule="auto"/>
              <w:ind w:firstLine="0"/>
              <w:jc w:val="right"/>
              <w:rPr>
                <w:color w:val="000000"/>
              </w:rPr>
            </w:pPr>
            <w:r w:rsidRPr="00160482">
              <w:rPr>
                <w:color w:val="000000"/>
              </w:rPr>
              <w:t>0.83</w:t>
            </w:r>
          </w:p>
        </w:tc>
      </w:tr>
      <w:tr w:rsidR="00160482" w:rsidRPr="00160482" w14:paraId="395A70A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474EECA0"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39D884F3"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42713B6A" w14:textId="77777777" w:rsidR="00160482" w:rsidRPr="00160482" w:rsidRDefault="00160482" w:rsidP="00160482">
            <w:pPr>
              <w:spacing w:line="240" w:lineRule="auto"/>
              <w:ind w:firstLine="0"/>
              <w:jc w:val="right"/>
              <w:rPr>
                <w:color w:val="000000"/>
              </w:rPr>
            </w:pPr>
            <w:r w:rsidRPr="00160482">
              <w:rPr>
                <w:color w:val="000000"/>
              </w:rPr>
              <w:t>1260.9</w:t>
            </w:r>
          </w:p>
        </w:tc>
        <w:tc>
          <w:tcPr>
            <w:tcW w:w="823" w:type="dxa"/>
            <w:tcBorders>
              <w:top w:val="nil"/>
              <w:left w:val="nil"/>
              <w:bottom w:val="nil"/>
              <w:right w:val="nil"/>
            </w:tcBorders>
            <w:shd w:val="clear" w:color="auto" w:fill="FFFFFF" w:themeFill="background1"/>
            <w:noWrap/>
            <w:vAlign w:val="bottom"/>
            <w:hideMark/>
          </w:tcPr>
          <w:p w14:paraId="0D0122E2" w14:textId="77777777" w:rsidR="00160482" w:rsidRPr="00160482" w:rsidRDefault="00160482" w:rsidP="00160482">
            <w:pPr>
              <w:spacing w:line="240" w:lineRule="auto"/>
              <w:ind w:firstLine="0"/>
              <w:jc w:val="right"/>
              <w:rPr>
                <w:color w:val="000000"/>
              </w:rPr>
            </w:pPr>
            <w:r w:rsidRPr="00160482">
              <w:rPr>
                <w:color w:val="000000"/>
              </w:rPr>
              <w:t>57.1</w:t>
            </w:r>
          </w:p>
        </w:tc>
        <w:tc>
          <w:tcPr>
            <w:tcW w:w="940" w:type="dxa"/>
            <w:tcBorders>
              <w:top w:val="nil"/>
              <w:left w:val="nil"/>
              <w:bottom w:val="nil"/>
              <w:right w:val="nil"/>
            </w:tcBorders>
            <w:shd w:val="clear" w:color="auto" w:fill="FFFFFF" w:themeFill="background1"/>
            <w:noWrap/>
            <w:vAlign w:val="bottom"/>
            <w:hideMark/>
          </w:tcPr>
          <w:p w14:paraId="7FA3F59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0128D1B" w14:textId="77777777" w:rsidR="00160482" w:rsidRPr="00160482" w:rsidRDefault="00160482" w:rsidP="00160482">
            <w:pPr>
              <w:spacing w:line="240" w:lineRule="auto"/>
              <w:ind w:firstLine="0"/>
              <w:jc w:val="right"/>
              <w:rPr>
                <w:color w:val="000000"/>
              </w:rPr>
            </w:pPr>
            <w:r w:rsidRPr="00160482">
              <w:rPr>
                <w:color w:val="000000"/>
              </w:rPr>
              <w:t>-625.3</w:t>
            </w:r>
          </w:p>
        </w:tc>
        <w:tc>
          <w:tcPr>
            <w:tcW w:w="823" w:type="dxa"/>
            <w:tcBorders>
              <w:top w:val="nil"/>
              <w:left w:val="nil"/>
              <w:bottom w:val="nil"/>
              <w:right w:val="nil"/>
            </w:tcBorders>
            <w:shd w:val="clear" w:color="auto" w:fill="FFFFFF" w:themeFill="background1"/>
            <w:noWrap/>
            <w:vAlign w:val="bottom"/>
            <w:hideMark/>
          </w:tcPr>
          <w:p w14:paraId="72BC356C"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912C36A" w14:textId="77777777" w:rsidTr="00160482">
        <w:trPr>
          <w:trHeight w:val="297"/>
        </w:trPr>
        <w:tc>
          <w:tcPr>
            <w:tcW w:w="2817" w:type="dxa"/>
            <w:tcBorders>
              <w:top w:val="nil"/>
              <w:left w:val="nil"/>
              <w:bottom w:val="nil"/>
              <w:right w:val="nil"/>
            </w:tcBorders>
            <w:shd w:val="clear" w:color="auto" w:fill="FFFFFF" w:themeFill="background1"/>
            <w:noWrap/>
            <w:vAlign w:val="bottom"/>
            <w:hideMark/>
          </w:tcPr>
          <w:p w14:paraId="5DA0E9F8"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013CC27D"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12FDDE66" w14:textId="77777777" w:rsidR="00160482" w:rsidRPr="00160482" w:rsidRDefault="00160482" w:rsidP="00160482">
            <w:pPr>
              <w:spacing w:line="240" w:lineRule="auto"/>
              <w:ind w:firstLine="0"/>
              <w:jc w:val="right"/>
              <w:rPr>
                <w:color w:val="000000"/>
              </w:rPr>
            </w:pPr>
            <w:r w:rsidRPr="00160482">
              <w:rPr>
                <w:color w:val="000000"/>
              </w:rPr>
              <w:t>1261.6</w:t>
            </w:r>
          </w:p>
        </w:tc>
        <w:tc>
          <w:tcPr>
            <w:tcW w:w="823" w:type="dxa"/>
            <w:tcBorders>
              <w:top w:val="nil"/>
              <w:left w:val="nil"/>
              <w:bottom w:val="nil"/>
              <w:right w:val="nil"/>
            </w:tcBorders>
            <w:shd w:val="clear" w:color="auto" w:fill="FFFFFF" w:themeFill="background1"/>
            <w:noWrap/>
            <w:vAlign w:val="bottom"/>
            <w:hideMark/>
          </w:tcPr>
          <w:p w14:paraId="3049B03F" w14:textId="77777777" w:rsidR="00160482" w:rsidRPr="00160482" w:rsidRDefault="00160482" w:rsidP="00160482">
            <w:pPr>
              <w:spacing w:line="240" w:lineRule="auto"/>
              <w:ind w:firstLine="0"/>
              <w:jc w:val="right"/>
              <w:rPr>
                <w:color w:val="000000"/>
              </w:rPr>
            </w:pPr>
            <w:r w:rsidRPr="00160482">
              <w:rPr>
                <w:color w:val="000000"/>
              </w:rPr>
              <w:t>57.8</w:t>
            </w:r>
          </w:p>
        </w:tc>
        <w:tc>
          <w:tcPr>
            <w:tcW w:w="940" w:type="dxa"/>
            <w:tcBorders>
              <w:top w:val="nil"/>
              <w:left w:val="nil"/>
              <w:bottom w:val="nil"/>
              <w:right w:val="nil"/>
            </w:tcBorders>
            <w:shd w:val="clear" w:color="auto" w:fill="FFFFFF" w:themeFill="background1"/>
            <w:noWrap/>
            <w:vAlign w:val="bottom"/>
            <w:hideMark/>
          </w:tcPr>
          <w:p w14:paraId="15FB20E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5E2A7FCB" w14:textId="77777777" w:rsidR="00160482" w:rsidRPr="00160482" w:rsidRDefault="00160482" w:rsidP="00160482">
            <w:pPr>
              <w:spacing w:line="240" w:lineRule="auto"/>
              <w:ind w:firstLine="0"/>
              <w:jc w:val="right"/>
              <w:rPr>
                <w:color w:val="000000"/>
              </w:rPr>
            </w:pPr>
            <w:r w:rsidRPr="00160482">
              <w:rPr>
                <w:color w:val="000000"/>
              </w:rPr>
              <w:t>-626.7</w:t>
            </w:r>
          </w:p>
        </w:tc>
        <w:tc>
          <w:tcPr>
            <w:tcW w:w="823" w:type="dxa"/>
            <w:tcBorders>
              <w:top w:val="nil"/>
              <w:left w:val="nil"/>
              <w:bottom w:val="nil"/>
              <w:right w:val="nil"/>
            </w:tcBorders>
            <w:shd w:val="clear" w:color="auto" w:fill="FFFFFF" w:themeFill="background1"/>
            <w:noWrap/>
            <w:vAlign w:val="bottom"/>
            <w:hideMark/>
          </w:tcPr>
          <w:p w14:paraId="1F757B95"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5EE7A37D" w14:textId="77777777" w:rsidTr="00160482">
        <w:trPr>
          <w:trHeight w:val="297"/>
        </w:trPr>
        <w:tc>
          <w:tcPr>
            <w:tcW w:w="2817" w:type="dxa"/>
            <w:tcBorders>
              <w:top w:val="nil"/>
              <w:left w:val="nil"/>
              <w:bottom w:val="single" w:sz="4" w:space="0" w:color="auto"/>
              <w:right w:val="nil"/>
            </w:tcBorders>
            <w:shd w:val="clear" w:color="auto" w:fill="FFFFFF" w:themeFill="background1"/>
            <w:noWrap/>
            <w:vAlign w:val="bottom"/>
            <w:hideMark/>
          </w:tcPr>
          <w:p w14:paraId="5FDFB3DD"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240416F4"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4BF1572C" w14:textId="77777777" w:rsidR="00160482" w:rsidRPr="00160482" w:rsidRDefault="00160482" w:rsidP="00160482">
            <w:pPr>
              <w:spacing w:line="240" w:lineRule="auto"/>
              <w:ind w:firstLine="0"/>
              <w:jc w:val="right"/>
              <w:rPr>
                <w:color w:val="000000"/>
              </w:rPr>
            </w:pPr>
            <w:r w:rsidRPr="00160482">
              <w:rPr>
                <w:color w:val="000000"/>
              </w:rPr>
              <w:t>1266.3</w:t>
            </w:r>
          </w:p>
        </w:tc>
        <w:tc>
          <w:tcPr>
            <w:tcW w:w="823" w:type="dxa"/>
            <w:tcBorders>
              <w:top w:val="nil"/>
              <w:left w:val="nil"/>
              <w:bottom w:val="single" w:sz="4" w:space="0" w:color="auto"/>
              <w:right w:val="nil"/>
            </w:tcBorders>
            <w:shd w:val="clear" w:color="auto" w:fill="FFFFFF" w:themeFill="background1"/>
            <w:noWrap/>
            <w:vAlign w:val="bottom"/>
            <w:hideMark/>
          </w:tcPr>
          <w:p w14:paraId="04AA063C" w14:textId="77777777" w:rsidR="00160482" w:rsidRPr="00160482" w:rsidRDefault="00160482" w:rsidP="00160482">
            <w:pPr>
              <w:spacing w:line="240" w:lineRule="auto"/>
              <w:ind w:firstLine="0"/>
              <w:jc w:val="right"/>
              <w:rPr>
                <w:color w:val="000000"/>
              </w:rPr>
            </w:pPr>
            <w:r w:rsidRPr="00160482">
              <w:rPr>
                <w:color w:val="000000"/>
              </w:rPr>
              <w:t>62.4</w:t>
            </w:r>
          </w:p>
        </w:tc>
        <w:tc>
          <w:tcPr>
            <w:tcW w:w="940" w:type="dxa"/>
            <w:tcBorders>
              <w:top w:val="nil"/>
              <w:left w:val="nil"/>
              <w:bottom w:val="single" w:sz="4" w:space="0" w:color="auto"/>
              <w:right w:val="nil"/>
            </w:tcBorders>
            <w:shd w:val="clear" w:color="auto" w:fill="FFFFFF" w:themeFill="background1"/>
            <w:noWrap/>
            <w:vAlign w:val="bottom"/>
            <w:hideMark/>
          </w:tcPr>
          <w:p w14:paraId="09BDD7B5"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5308FF2A" w14:textId="77777777" w:rsidR="00160482" w:rsidRPr="00160482" w:rsidRDefault="00160482" w:rsidP="00160482">
            <w:pPr>
              <w:spacing w:line="240" w:lineRule="auto"/>
              <w:ind w:firstLine="0"/>
              <w:jc w:val="right"/>
              <w:rPr>
                <w:color w:val="000000"/>
              </w:rPr>
            </w:pPr>
            <w:r w:rsidRPr="00160482">
              <w:rPr>
                <w:color w:val="000000"/>
              </w:rPr>
              <w:t>-630.1</w:t>
            </w:r>
          </w:p>
        </w:tc>
        <w:tc>
          <w:tcPr>
            <w:tcW w:w="823" w:type="dxa"/>
            <w:tcBorders>
              <w:top w:val="nil"/>
              <w:left w:val="nil"/>
              <w:bottom w:val="single" w:sz="4" w:space="0" w:color="auto"/>
              <w:right w:val="nil"/>
            </w:tcBorders>
            <w:shd w:val="clear" w:color="auto" w:fill="FFFFFF" w:themeFill="background1"/>
            <w:noWrap/>
            <w:vAlign w:val="bottom"/>
            <w:hideMark/>
          </w:tcPr>
          <w:p w14:paraId="1B31C1E1" w14:textId="77777777" w:rsidR="00160482" w:rsidRPr="00160482" w:rsidRDefault="00160482" w:rsidP="00160482">
            <w:pPr>
              <w:spacing w:line="240" w:lineRule="auto"/>
              <w:ind w:firstLine="0"/>
              <w:jc w:val="right"/>
              <w:rPr>
                <w:color w:val="000000"/>
              </w:rPr>
            </w:pPr>
            <w:r w:rsidRPr="00160482">
              <w:rPr>
                <w:color w:val="000000"/>
              </w:rPr>
              <w:t>0.63</w:t>
            </w:r>
          </w:p>
        </w:tc>
      </w:tr>
    </w:tbl>
    <w:p w14:paraId="0E6A3BE7" w14:textId="77777777" w:rsidR="00836E9A" w:rsidRDefault="00836E9A" w:rsidP="00CC386C">
      <w:pPr>
        <w:spacing w:after="200" w:line="276" w:lineRule="auto"/>
        <w:ind w:firstLine="0"/>
      </w:pPr>
      <w:r>
        <w:br w:type="page"/>
      </w:r>
    </w:p>
    <w:p w14:paraId="7C25F722" w14:textId="60958494" w:rsidR="00A679EA" w:rsidRDefault="00A679EA" w:rsidP="00160482">
      <w:pPr>
        <w:pStyle w:val="Tableheading"/>
      </w:pPr>
      <w:r>
        <w:lastRenderedPageBreak/>
        <w:t xml:space="preserve">Table 8. </w:t>
      </w:r>
      <w:proofErr w:type="spellStart"/>
      <w:r>
        <w:t>AICc</w:t>
      </w:r>
      <w:proofErr w:type="spellEnd"/>
      <w:r>
        <w:t xml:space="preserve">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1" w:type="dxa"/>
        <w:tblInd w:w="93" w:type="dxa"/>
        <w:shd w:val="clear" w:color="auto" w:fill="FFFFFF" w:themeFill="background1"/>
        <w:tblLook w:val="04A0" w:firstRow="1" w:lastRow="0" w:firstColumn="1" w:lastColumn="0" w:noHBand="0" w:noVBand="1"/>
      </w:tblPr>
      <w:tblGrid>
        <w:gridCol w:w="2817"/>
        <w:gridCol w:w="823"/>
        <w:gridCol w:w="876"/>
        <w:gridCol w:w="823"/>
        <w:gridCol w:w="950"/>
        <w:gridCol w:w="1230"/>
        <w:gridCol w:w="823"/>
      </w:tblGrid>
      <w:tr w:rsidR="00160482" w:rsidRPr="00160482" w14:paraId="402D05A5" w14:textId="77777777" w:rsidTr="00160482">
        <w:trPr>
          <w:trHeight w:val="366"/>
        </w:trPr>
        <w:tc>
          <w:tcPr>
            <w:tcW w:w="2817" w:type="dxa"/>
            <w:tcBorders>
              <w:top w:val="single" w:sz="4" w:space="0" w:color="auto"/>
              <w:left w:val="nil"/>
              <w:bottom w:val="single" w:sz="4" w:space="0" w:color="auto"/>
              <w:right w:val="nil"/>
            </w:tcBorders>
            <w:shd w:val="clear" w:color="auto" w:fill="FFFFFF" w:themeFill="background1"/>
            <w:noWrap/>
            <w:vAlign w:val="center"/>
            <w:hideMark/>
          </w:tcPr>
          <w:p w14:paraId="52BECFB2" w14:textId="77777777" w:rsidR="00160482" w:rsidRPr="00160482" w:rsidRDefault="00160482" w:rsidP="00160482">
            <w:pPr>
              <w:spacing w:line="240" w:lineRule="auto"/>
              <w:ind w:firstLine="0"/>
              <w:rPr>
                <w:b/>
                <w:bCs/>
                <w:color w:val="000000"/>
              </w:rPr>
            </w:pPr>
            <w:r w:rsidRPr="00160482">
              <w:rPr>
                <w:b/>
                <w:bCs/>
                <w:color w:val="000000"/>
              </w:rPr>
              <w:t>Model Name</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7D32B5D4" w14:textId="77777777" w:rsidR="00160482" w:rsidRPr="00160482" w:rsidRDefault="00160482" w:rsidP="00160482">
            <w:pPr>
              <w:spacing w:line="240" w:lineRule="auto"/>
              <w:ind w:firstLine="0"/>
              <w:rPr>
                <w:b/>
                <w:bCs/>
                <w:color w:val="000000"/>
              </w:rPr>
            </w:pPr>
            <w:r w:rsidRPr="00160482">
              <w:rPr>
                <w:b/>
                <w:bCs/>
                <w:color w:val="000000"/>
              </w:rPr>
              <w:t>K</w:t>
            </w:r>
          </w:p>
        </w:tc>
        <w:tc>
          <w:tcPr>
            <w:tcW w:w="867" w:type="dxa"/>
            <w:tcBorders>
              <w:top w:val="single" w:sz="4" w:space="0" w:color="auto"/>
              <w:left w:val="nil"/>
              <w:bottom w:val="single" w:sz="4" w:space="0" w:color="auto"/>
              <w:right w:val="nil"/>
            </w:tcBorders>
            <w:shd w:val="clear" w:color="auto" w:fill="FFFFFF" w:themeFill="background1"/>
            <w:noWrap/>
            <w:vAlign w:val="center"/>
            <w:hideMark/>
          </w:tcPr>
          <w:p w14:paraId="1D7681E0" w14:textId="77777777" w:rsidR="00160482" w:rsidRPr="00160482" w:rsidRDefault="00160482" w:rsidP="00160482">
            <w:pPr>
              <w:spacing w:line="240" w:lineRule="auto"/>
              <w:ind w:firstLine="0"/>
              <w:rPr>
                <w:b/>
                <w:bCs/>
                <w:color w:val="000000"/>
              </w:rPr>
            </w:pPr>
            <w:proofErr w:type="spellStart"/>
            <w:r w:rsidRPr="00160482">
              <w:rPr>
                <w:b/>
                <w:bCs/>
                <w:color w:val="000000"/>
              </w:rPr>
              <w:t>AICc</w:t>
            </w:r>
            <w:proofErr w:type="spellEnd"/>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66612B97" w14:textId="77777777" w:rsidR="00160482" w:rsidRPr="00160482" w:rsidRDefault="00160482" w:rsidP="00160482">
            <w:pPr>
              <w:spacing w:line="240" w:lineRule="auto"/>
              <w:ind w:firstLine="0"/>
              <w:rPr>
                <w:b/>
                <w:bCs/>
                <w:color w:val="000000"/>
              </w:rPr>
            </w:pPr>
            <w:r w:rsidRPr="00160482">
              <w:rPr>
                <w:b/>
                <w:bCs/>
                <w:color w:val="000000"/>
              </w:rPr>
              <w:t xml:space="preserve">Delta </w:t>
            </w:r>
            <w:proofErr w:type="spellStart"/>
            <w:r w:rsidRPr="00160482">
              <w:rPr>
                <w:b/>
                <w:bCs/>
                <w:color w:val="000000"/>
              </w:rPr>
              <w:t>AICc</w:t>
            </w:r>
            <w:proofErr w:type="spellEnd"/>
          </w:p>
        </w:tc>
        <w:tc>
          <w:tcPr>
            <w:tcW w:w="940" w:type="dxa"/>
            <w:tcBorders>
              <w:top w:val="single" w:sz="4" w:space="0" w:color="auto"/>
              <w:left w:val="nil"/>
              <w:bottom w:val="single" w:sz="4" w:space="0" w:color="auto"/>
              <w:right w:val="nil"/>
            </w:tcBorders>
            <w:shd w:val="clear" w:color="auto" w:fill="FFFFFF" w:themeFill="background1"/>
            <w:noWrap/>
            <w:vAlign w:val="center"/>
            <w:hideMark/>
          </w:tcPr>
          <w:p w14:paraId="38D2290E" w14:textId="77777777" w:rsidR="00160482" w:rsidRPr="00160482" w:rsidRDefault="00160482" w:rsidP="00160482">
            <w:pPr>
              <w:spacing w:line="240" w:lineRule="auto"/>
              <w:ind w:firstLine="0"/>
              <w:rPr>
                <w:b/>
                <w:bCs/>
                <w:color w:val="000000"/>
              </w:rPr>
            </w:pPr>
            <w:r w:rsidRPr="00160482">
              <w:rPr>
                <w:b/>
                <w:bCs/>
                <w:color w:val="000000"/>
              </w:rPr>
              <w:t>Akaike weight</w:t>
            </w:r>
          </w:p>
        </w:tc>
        <w:tc>
          <w:tcPr>
            <w:tcW w:w="1218" w:type="dxa"/>
            <w:tcBorders>
              <w:top w:val="single" w:sz="4" w:space="0" w:color="auto"/>
              <w:left w:val="nil"/>
              <w:bottom w:val="single" w:sz="4" w:space="0" w:color="auto"/>
              <w:right w:val="nil"/>
            </w:tcBorders>
            <w:shd w:val="clear" w:color="auto" w:fill="FFFFFF" w:themeFill="background1"/>
            <w:noWrap/>
            <w:vAlign w:val="center"/>
            <w:hideMark/>
          </w:tcPr>
          <w:p w14:paraId="717DD8D2" w14:textId="77777777" w:rsidR="00160482" w:rsidRPr="00160482" w:rsidRDefault="00160482" w:rsidP="00160482">
            <w:pPr>
              <w:spacing w:line="240" w:lineRule="auto"/>
              <w:ind w:firstLine="0"/>
              <w:rPr>
                <w:b/>
                <w:bCs/>
                <w:color w:val="000000"/>
              </w:rPr>
            </w:pPr>
            <w:r w:rsidRPr="00160482">
              <w:rPr>
                <w:b/>
                <w:bCs/>
                <w:color w:val="000000"/>
              </w:rPr>
              <w:t>Log-likelihood</w:t>
            </w:r>
          </w:p>
        </w:tc>
        <w:tc>
          <w:tcPr>
            <w:tcW w:w="823" w:type="dxa"/>
            <w:tcBorders>
              <w:top w:val="single" w:sz="4" w:space="0" w:color="auto"/>
              <w:left w:val="nil"/>
              <w:bottom w:val="single" w:sz="4" w:space="0" w:color="auto"/>
              <w:right w:val="nil"/>
            </w:tcBorders>
            <w:shd w:val="clear" w:color="auto" w:fill="FFFFFF" w:themeFill="background1"/>
            <w:noWrap/>
            <w:vAlign w:val="center"/>
            <w:hideMark/>
          </w:tcPr>
          <w:p w14:paraId="03F3EF39" w14:textId="77777777" w:rsidR="00160482" w:rsidRPr="00160482" w:rsidRDefault="00160482" w:rsidP="00160482">
            <w:pPr>
              <w:spacing w:line="240" w:lineRule="auto"/>
              <w:ind w:firstLine="0"/>
              <w:rPr>
                <w:b/>
                <w:bCs/>
                <w:color w:val="000000"/>
              </w:rPr>
            </w:pPr>
            <w:r w:rsidRPr="00160482">
              <w:rPr>
                <w:b/>
                <w:bCs/>
                <w:i/>
                <w:iCs/>
                <w:color w:val="000000"/>
              </w:rPr>
              <w:t>R</w:t>
            </w:r>
            <w:r w:rsidRPr="00160482">
              <w:rPr>
                <w:b/>
                <w:bCs/>
                <w:color w:val="000000"/>
                <w:vertAlign w:val="subscript"/>
              </w:rPr>
              <w:t>N</w:t>
            </w:r>
            <w:r w:rsidRPr="00160482">
              <w:rPr>
                <w:b/>
                <w:bCs/>
                <w:color w:val="000000"/>
                <w:vertAlign w:val="superscript"/>
              </w:rPr>
              <w:t>2</w:t>
            </w:r>
          </w:p>
        </w:tc>
      </w:tr>
      <w:tr w:rsidR="00160482" w:rsidRPr="00160482" w14:paraId="5359DDFD"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A3E5DAA" w14:textId="77777777" w:rsidR="00160482" w:rsidRPr="00160482" w:rsidRDefault="00160482" w:rsidP="00160482">
            <w:pPr>
              <w:spacing w:line="240" w:lineRule="auto"/>
              <w:ind w:firstLine="0"/>
              <w:rPr>
                <w:color w:val="000000"/>
              </w:rPr>
            </w:pPr>
            <w:r w:rsidRPr="00160482">
              <w:rPr>
                <w:color w:val="000000"/>
              </w:rPr>
              <w:t>rugosity + year + site</w:t>
            </w:r>
          </w:p>
        </w:tc>
        <w:tc>
          <w:tcPr>
            <w:tcW w:w="823" w:type="dxa"/>
            <w:tcBorders>
              <w:top w:val="nil"/>
              <w:left w:val="nil"/>
              <w:bottom w:val="nil"/>
              <w:right w:val="nil"/>
            </w:tcBorders>
            <w:shd w:val="clear" w:color="auto" w:fill="FFFFFF" w:themeFill="background1"/>
            <w:noWrap/>
            <w:vAlign w:val="bottom"/>
            <w:hideMark/>
          </w:tcPr>
          <w:p w14:paraId="659C0A9D" w14:textId="77777777" w:rsidR="00160482" w:rsidRPr="00160482" w:rsidRDefault="00160482" w:rsidP="00160482">
            <w:pPr>
              <w:spacing w:line="240" w:lineRule="auto"/>
              <w:ind w:firstLine="0"/>
              <w:jc w:val="right"/>
              <w:rPr>
                <w:color w:val="000000"/>
              </w:rPr>
            </w:pPr>
            <w:r w:rsidRPr="00160482">
              <w:rPr>
                <w:color w:val="000000"/>
              </w:rPr>
              <w:t>11</w:t>
            </w:r>
          </w:p>
        </w:tc>
        <w:tc>
          <w:tcPr>
            <w:tcW w:w="867" w:type="dxa"/>
            <w:tcBorders>
              <w:top w:val="nil"/>
              <w:left w:val="nil"/>
              <w:bottom w:val="nil"/>
              <w:right w:val="nil"/>
            </w:tcBorders>
            <w:shd w:val="clear" w:color="auto" w:fill="FFFFFF" w:themeFill="background1"/>
            <w:noWrap/>
            <w:vAlign w:val="bottom"/>
            <w:hideMark/>
          </w:tcPr>
          <w:p w14:paraId="2E500A4B" w14:textId="77777777" w:rsidR="00160482" w:rsidRPr="00160482" w:rsidRDefault="00160482" w:rsidP="00160482">
            <w:pPr>
              <w:spacing w:line="240" w:lineRule="auto"/>
              <w:ind w:firstLine="0"/>
              <w:jc w:val="right"/>
              <w:rPr>
                <w:color w:val="000000"/>
              </w:rPr>
            </w:pPr>
            <w:r w:rsidRPr="00160482">
              <w:rPr>
                <w:color w:val="000000"/>
              </w:rPr>
              <w:t>1079.7</w:t>
            </w:r>
          </w:p>
        </w:tc>
        <w:tc>
          <w:tcPr>
            <w:tcW w:w="823" w:type="dxa"/>
            <w:tcBorders>
              <w:top w:val="nil"/>
              <w:left w:val="nil"/>
              <w:bottom w:val="nil"/>
              <w:right w:val="nil"/>
            </w:tcBorders>
            <w:shd w:val="clear" w:color="auto" w:fill="FFFFFF" w:themeFill="background1"/>
            <w:noWrap/>
            <w:vAlign w:val="bottom"/>
            <w:hideMark/>
          </w:tcPr>
          <w:p w14:paraId="4FA7B03E" w14:textId="77777777" w:rsidR="00160482" w:rsidRPr="00160482" w:rsidRDefault="00160482" w:rsidP="00160482">
            <w:pPr>
              <w:spacing w:line="240" w:lineRule="auto"/>
              <w:ind w:firstLine="0"/>
              <w:jc w:val="right"/>
              <w:rPr>
                <w:color w:val="000000"/>
              </w:rPr>
            </w:pPr>
            <w:r w:rsidRPr="00160482">
              <w:rPr>
                <w:color w:val="000000"/>
              </w:rPr>
              <w:t>0.0</w:t>
            </w:r>
          </w:p>
        </w:tc>
        <w:tc>
          <w:tcPr>
            <w:tcW w:w="940" w:type="dxa"/>
            <w:tcBorders>
              <w:top w:val="nil"/>
              <w:left w:val="nil"/>
              <w:bottom w:val="nil"/>
              <w:right w:val="nil"/>
            </w:tcBorders>
            <w:shd w:val="clear" w:color="auto" w:fill="FFFFFF" w:themeFill="background1"/>
            <w:noWrap/>
            <w:vAlign w:val="bottom"/>
            <w:hideMark/>
          </w:tcPr>
          <w:p w14:paraId="6F2121EC" w14:textId="77777777" w:rsidR="00160482" w:rsidRPr="00160482" w:rsidRDefault="00160482" w:rsidP="00160482">
            <w:pPr>
              <w:spacing w:line="240" w:lineRule="auto"/>
              <w:ind w:firstLine="0"/>
              <w:jc w:val="right"/>
              <w:rPr>
                <w:color w:val="000000"/>
              </w:rPr>
            </w:pPr>
            <w:r w:rsidRPr="00160482">
              <w:rPr>
                <w:color w:val="000000"/>
              </w:rPr>
              <w:t>0.96</w:t>
            </w:r>
          </w:p>
        </w:tc>
        <w:tc>
          <w:tcPr>
            <w:tcW w:w="1218" w:type="dxa"/>
            <w:tcBorders>
              <w:top w:val="nil"/>
              <w:left w:val="nil"/>
              <w:bottom w:val="nil"/>
              <w:right w:val="nil"/>
            </w:tcBorders>
            <w:shd w:val="clear" w:color="auto" w:fill="FFFFFF" w:themeFill="background1"/>
            <w:noWrap/>
            <w:vAlign w:val="bottom"/>
            <w:hideMark/>
          </w:tcPr>
          <w:p w14:paraId="651F4E0C" w14:textId="77777777" w:rsidR="00160482" w:rsidRPr="00160482" w:rsidRDefault="00160482" w:rsidP="00160482">
            <w:pPr>
              <w:spacing w:line="240" w:lineRule="auto"/>
              <w:ind w:firstLine="0"/>
              <w:jc w:val="right"/>
              <w:rPr>
                <w:color w:val="000000"/>
              </w:rPr>
            </w:pPr>
            <w:r w:rsidRPr="00160482">
              <w:rPr>
                <w:color w:val="000000"/>
              </w:rPr>
              <w:t>-528.0</w:t>
            </w:r>
          </w:p>
        </w:tc>
        <w:tc>
          <w:tcPr>
            <w:tcW w:w="823" w:type="dxa"/>
            <w:tcBorders>
              <w:top w:val="nil"/>
              <w:left w:val="nil"/>
              <w:bottom w:val="nil"/>
              <w:right w:val="nil"/>
            </w:tcBorders>
            <w:shd w:val="clear" w:color="auto" w:fill="FFFFFF" w:themeFill="background1"/>
            <w:noWrap/>
            <w:vAlign w:val="bottom"/>
            <w:hideMark/>
          </w:tcPr>
          <w:p w14:paraId="7D02112D"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5AD66B1"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39A6094E" w14:textId="77777777" w:rsidR="00160482" w:rsidRPr="00160482" w:rsidRDefault="00160482" w:rsidP="00160482">
            <w:pPr>
              <w:spacing w:line="240" w:lineRule="auto"/>
              <w:ind w:firstLine="0"/>
              <w:rPr>
                <w:color w:val="000000"/>
              </w:rPr>
            </w:pPr>
            <w:r w:rsidRPr="00160482">
              <w:rPr>
                <w:color w:val="000000"/>
              </w:rPr>
              <w:t>rugosity + site</w:t>
            </w:r>
          </w:p>
        </w:tc>
        <w:tc>
          <w:tcPr>
            <w:tcW w:w="823" w:type="dxa"/>
            <w:tcBorders>
              <w:top w:val="nil"/>
              <w:left w:val="nil"/>
              <w:bottom w:val="nil"/>
              <w:right w:val="nil"/>
            </w:tcBorders>
            <w:shd w:val="clear" w:color="auto" w:fill="FFFFFF" w:themeFill="background1"/>
            <w:noWrap/>
            <w:vAlign w:val="bottom"/>
            <w:hideMark/>
          </w:tcPr>
          <w:p w14:paraId="31BFB95F" w14:textId="77777777" w:rsidR="00160482" w:rsidRPr="00160482" w:rsidRDefault="00160482" w:rsidP="00160482">
            <w:pPr>
              <w:spacing w:line="240" w:lineRule="auto"/>
              <w:ind w:firstLine="0"/>
              <w:jc w:val="right"/>
              <w:rPr>
                <w:color w:val="000000"/>
              </w:rPr>
            </w:pPr>
            <w:r w:rsidRPr="00160482">
              <w:rPr>
                <w:color w:val="000000"/>
              </w:rPr>
              <w:t>10</w:t>
            </w:r>
          </w:p>
        </w:tc>
        <w:tc>
          <w:tcPr>
            <w:tcW w:w="867" w:type="dxa"/>
            <w:tcBorders>
              <w:top w:val="nil"/>
              <w:left w:val="nil"/>
              <w:bottom w:val="nil"/>
              <w:right w:val="nil"/>
            </w:tcBorders>
            <w:shd w:val="clear" w:color="auto" w:fill="FFFFFF" w:themeFill="background1"/>
            <w:noWrap/>
            <w:vAlign w:val="bottom"/>
            <w:hideMark/>
          </w:tcPr>
          <w:p w14:paraId="233748A8" w14:textId="77777777" w:rsidR="00160482" w:rsidRPr="00160482" w:rsidRDefault="00160482" w:rsidP="00160482">
            <w:pPr>
              <w:spacing w:line="240" w:lineRule="auto"/>
              <w:ind w:firstLine="0"/>
              <w:jc w:val="right"/>
              <w:rPr>
                <w:color w:val="000000"/>
              </w:rPr>
            </w:pPr>
            <w:r w:rsidRPr="00160482">
              <w:rPr>
                <w:color w:val="000000"/>
              </w:rPr>
              <w:t>1086.5</w:t>
            </w:r>
          </w:p>
        </w:tc>
        <w:tc>
          <w:tcPr>
            <w:tcW w:w="823" w:type="dxa"/>
            <w:tcBorders>
              <w:top w:val="nil"/>
              <w:left w:val="nil"/>
              <w:bottom w:val="nil"/>
              <w:right w:val="nil"/>
            </w:tcBorders>
            <w:shd w:val="clear" w:color="auto" w:fill="FFFFFF" w:themeFill="background1"/>
            <w:noWrap/>
            <w:vAlign w:val="bottom"/>
            <w:hideMark/>
          </w:tcPr>
          <w:p w14:paraId="1AEB1207" w14:textId="77777777" w:rsidR="00160482" w:rsidRPr="00160482" w:rsidRDefault="00160482" w:rsidP="00160482">
            <w:pPr>
              <w:spacing w:line="240" w:lineRule="auto"/>
              <w:ind w:firstLine="0"/>
              <w:jc w:val="right"/>
              <w:rPr>
                <w:color w:val="000000"/>
              </w:rPr>
            </w:pPr>
            <w:r w:rsidRPr="00160482">
              <w:rPr>
                <w:color w:val="000000"/>
              </w:rPr>
              <w:t>6.8</w:t>
            </w:r>
          </w:p>
        </w:tc>
        <w:tc>
          <w:tcPr>
            <w:tcW w:w="940" w:type="dxa"/>
            <w:tcBorders>
              <w:top w:val="nil"/>
              <w:left w:val="nil"/>
              <w:bottom w:val="nil"/>
              <w:right w:val="nil"/>
            </w:tcBorders>
            <w:shd w:val="clear" w:color="auto" w:fill="FFFFFF" w:themeFill="background1"/>
            <w:noWrap/>
            <w:vAlign w:val="bottom"/>
            <w:hideMark/>
          </w:tcPr>
          <w:p w14:paraId="471F4479" w14:textId="77777777" w:rsidR="00160482" w:rsidRPr="00160482" w:rsidRDefault="00160482" w:rsidP="00160482">
            <w:pPr>
              <w:spacing w:line="240" w:lineRule="auto"/>
              <w:ind w:firstLine="0"/>
              <w:jc w:val="right"/>
              <w:rPr>
                <w:color w:val="000000"/>
              </w:rPr>
            </w:pPr>
            <w:r w:rsidRPr="00160482">
              <w:rPr>
                <w:color w:val="000000"/>
              </w:rPr>
              <w:t>0.03</w:t>
            </w:r>
          </w:p>
        </w:tc>
        <w:tc>
          <w:tcPr>
            <w:tcW w:w="1218" w:type="dxa"/>
            <w:tcBorders>
              <w:top w:val="nil"/>
              <w:left w:val="nil"/>
              <w:bottom w:val="nil"/>
              <w:right w:val="nil"/>
            </w:tcBorders>
            <w:shd w:val="clear" w:color="auto" w:fill="FFFFFF" w:themeFill="background1"/>
            <w:noWrap/>
            <w:vAlign w:val="bottom"/>
            <w:hideMark/>
          </w:tcPr>
          <w:p w14:paraId="1592BD10" w14:textId="77777777" w:rsidR="00160482" w:rsidRPr="00160482" w:rsidRDefault="00160482" w:rsidP="00160482">
            <w:pPr>
              <w:spacing w:line="240" w:lineRule="auto"/>
              <w:ind w:firstLine="0"/>
              <w:jc w:val="right"/>
              <w:rPr>
                <w:color w:val="000000"/>
              </w:rPr>
            </w:pPr>
            <w:r w:rsidRPr="00160482">
              <w:rPr>
                <w:color w:val="000000"/>
              </w:rPr>
              <w:t>-532.5</w:t>
            </w:r>
          </w:p>
        </w:tc>
        <w:tc>
          <w:tcPr>
            <w:tcW w:w="823" w:type="dxa"/>
            <w:tcBorders>
              <w:top w:val="nil"/>
              <w:left w:val="nil"/>
              <w:bottom w:val="nil"/>
              <w:right w:val="nil"/>
            </w:tcBorders>
            <w:shd w:val="clear" w:color="auto" w:fill="FFFFFF" w:themeFill="background1"/>
            <w:noWrap/>
            <w:vAlign w:val="bottom"/>
            <w:hideMark/>
          </w:tcPr>
          <w:p w14:paraId="396BBFE4" w14:textId="77777777" w:rsidR="00160482" w:rsidRPr="00160482" w:rsidRDefault="00160482" w:rsidP="00160482">
            <w:pPr>
              <w:spacing w:line="240" w:lineRule="auto"/>
              <w:ind w:firstLine="0"/>
              <w:jc w:val="right"/>
              <w:rPr>
                <w:color w:val="000000"/>
              </w:rPr>
            </w:pPr>
            <w:r w:rsidRPr="00160482">
              <w:rPr>
                <w:color w:val="000000"/>
              </w:rPr>
              <w:t>0.60</w:t>
            </w:r>
          </w:p>
        </w:tc>
      </w:tr>
      <w:tr w:rsidR="00160482" w:rsidRPr="00160482" w14:paraId="3D6153C0"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18497E7A" w14:textId="77777777" w:rsidR="00160482" w:rsidRPr="00160482" w:rsidRDefault="00160482" w:rsidP="00160482">
            <w:pPr>
              <w:spacing w:line="240" w:lineRule="auto"/>
              <w:ind w:firstLine="0"/>
              <w:rPr>
                <w:color w:val="000000"/>
              </w:rPr>
            </w:pPr>
            <w:r w:rsidRPr="00160482">
              <w:rPr>
                <w:color w:val="000000"/>
              </w:rPr>
              <w:t>rugosity + year</w:t>
            </w:r>
          </w:p>
        </w:tc>
        <w:tc>
          <w:tcPr>
            <w:tcW w:w="823" w:type="dxa"/>
            <w:tcBorders>
              <w:top w:val="nil"/>
              <w:left w:val="nil"/>
              <w:bottom w:val="nil"/>
              <w:right w:val="nil"/>
            </w:tcBorders>
            <w:shd w:val="clear" w:color="auto" w:fill="FFFFFF" w:themeFill="background1"/>
            <w:noWrap/>
            <w:vAlign w:val="bottom"/>
            <w:hideMark/>
          </w:tcPr>
          <w:p w14:paraId="5685D0A1" w14:textId="77777777" w:rsidR="00160482" w:rsidRPr="00160482" w:rsidRDefault="00160482" w:rsidP="00160482">
            <w:pPr>
              <w:spacing w:line="240" w:lineRule="auto"/>
              <w:ind w:firstLine="0"/>
              <w:jc w:val="right"/>
              <w:rPr>
                <w:color w:val="000000"/>
              </w:rPr>
            </w:pPr>
            <w:r w:rsidRPr="00160482">
              <w:rPr>
                <w:color w:val="000000"/>
              </w:rPr>
              <w:t>4</w:t>
            </w:r>
          </w:p>
        </w:tc>
        <w:tc>
          <w:tcPr>
            <w:tcW w:w="867" w:type="dxa"/>
            <w:tcBorders>
              <w:top w:val="nil"/>
              <w:left w:val="nil"/>
              <w:bottom w:val="nil"/>
              <w:right w:val="nil"/>
            </w:tcBorders>
            <w:shd w:val="clear" w:color="auto" w:fill="FFFFFF" w:themeFill="background1"/>
            <w:noWrap/>
            <w:vAlign w:val="bottom"/>
            <w:hideMark/>
          </w:tcPr>
          <w:p w14:paraId="66A1A72C" w14:textId="77777777" w:rsidR="00160482" w:rsidRPr="00160482" w:rsidRDefault="00160482" w:rsidP="00160482">
            <w:pPr>
              <w:spacing w:line="240" w:lineRule="auto"/>
              <w:ind w:firstLine="0"/>
              <w:jc w:val="right"/>
              <w:rPr>
                <w:color w:val="000000"/>
              </w:rPr>
            </w:pPr>
            <w:r w:rsidRPr="00160482">
              <w:rPr>
                <w:color w:val="000000"/>
              </w:rPr>
              <w:t>1092.8</w:t>
            </w:r>
          </w:p>
        </w:tc>
        <w:tc>
          <w:tcPr>
            <w:tcW w:w="823" w:type="dxa"/>
            <w:tcBorders>
              <w:top w:val="nil"/>
              <w:left w:val="nil"/>
              <w:bottom w:val="nil"/>
              <w:right w:val="nil"/>
            </w:tcBorders>
            <w:shd w:val="clear" w:color="auto" w:fill="FFFFFF" w:themeFill="background1"/>
            <w:noWrap/>
            <w:vAlign w:val="bottom"/>
            <w:hideMark/>
          </w:tcPr>
          <w:p w14:paraId="62973865" w14:textId="77777777" w:rsidR="00160482" w:rsidRPr="00160482" w:rsidRDefault="00160482" w:rsidP="00160482">
            <w:pPr>
              <w:spacing w:line="240" w:lineRule="auto"/>
              <w:ind w:firstLine="0"/>
              <w:jc w:val="right"/>
              <w:rPr>
                <w:color w:val="000000"/>
              </w:rPr>
            </w:pPr>
            <w:r w:rsidRPr="00160482">
              <w:rPr>
                <w:color w:val="000000"/>
              </w:rPr>
              <w:t>13.1</w:t>
            </w:r>
          </w:p>
        </w:tc>
        <w:tc>
          <w:tcPr>
            <w:tcW w:w="940" w:type="dxa"/>
            <w:tcBorders>
              <w:top w:val="nil"/>
              <w:left w:val="nil"/>
              <w:bottom w:val="nil"/>
              <w:right w:val="nil"/>
            </w:tcBorders>
            <w:shd w:val="clear" w:color="auto" w:fill="FFFFFF" w:themeFill="background1"/>
            <w:noWrap/>
            <w:vAlign w:val="bottom"/>
            <w:hideMark/>
          </w:tcPr>
          <w:p w14:paraId="5E5B6CBB"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74672D4E" w14:textId="77777777" w:rsidR="00160482" w:rsidRPr="00160482" w:rsidRDefault="00160482" w:rsidP="00160482">
            <w:pPr>
              <w:spacing w:line="240" w:lineRule="auto"/>
              <w:ind w:firstLine="0"/>
              <w:jc w:val="right"/>
              <w:rPr>
                <w:color w:val="000000"/>
              </w:rPr>
            </w:pPr>
            <w:r w:rsidRPr="00160482">
              <w:rPr>
                <w:color w:val="000000"/>
              </w:rPr>
              <w:t>-542.3</w:t>
            </w:r>
          </w:p>
        </w:tc>
        <w:tc>
          <w:tcPr>
            <w:tcW w:w="823" w:type="dxa"/>
            <w:tcBorders>
              <w:top w:val="nil"/>
              <w:left w:val="nil"/>
              <w:bottom w:val="nil"/>
              <w:right w:val="nil"/>
            </w:tcBorders>
            <w:shd w:val="clear" w:color="auto" w:fill="FFFFFF" w:themeFill="background1"/>
            <w:noWrap/>
            <w:vAlign w:val="bottom"/>
            <w:hideMark/>
          </w:tcPr>
          <w:p w14:paraId="3541EE57"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6CCDC5B"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59D6C5EA" w14:textId="77777777" w:rsidR="00160482" w:rsidRPr="00160482" w:rsidRDefault="00160482" w:rsidP="00160482">
            <w:pPr>
              <w:spacing w:line="240" w:lineRule="auto"/>
              <w:ind w:firstLine="0"/>
              <w:rPr>
                <w:color w:val="000000"/>
              </w:rPr>
            </w:pPr>
            <w:r w:rsidRPr="00160482">
              <w:rPr>
                <w:color w:val="000000"/>
              </w:rPr>
              <w:t>rugosity + site + site*rugosity</w:t>
            </w:r>
          </w:p>
        </w:tc>
        <w:tc>
          <w:tcPr>
            <w:tcW w:w="823" w:type="dxa"/>
            <w:tcBorders>
              <w:top w:val="nil"/>
              <w:left w:val="nil"/>
              <w:bottom w:val="nil"/>
              <w:right w:val="nil"/>
            </w:tcBorders>
            <w:shd w:val="clear" w:color="auto" w:fill="FFFFFF" w:themeFill="background1"/>
            <w:noWrap/>
            <w:vAlign w:val="bottom"/>
            <w:hideMark/>
          </w:tcPr>
          <w:p w14:paraId="1F7381B2" w14:textId="77777777" w:rsidR="00160482" w:rsidRPr="00160482" w:rsidRDefault="00160482" w:rsidP="00160482">
            <w:pPr>
              <w:spacing w:line="240" w:lineRule="auto"/>
              <w:ind w:firstLine="0"/>
              <w:jc w:val="right"/>
              <w:rPr>
                <w:color w:val="000000"/>
              </w:rPr>
            </w:pPr>
            <w:r w:rsidRPr="00160482">
              <w:rPr>
                <w:color w:val="000000"/>
              </w:rPr>
              <w:t>17</w:t>
            </w:r>
          </w:p>
        </w:tc>
        <w:tc>
          <w:tcPr>
            <w:tcW w:w="867" w:type="dxa"/>
            <w:tcBorders>
              <w:top w:val="nil"/>
              <w:left w:val="nil"/>
              <w:bottom w:val="nil"/>
              <w:right w:val="nil"/>
            </w:tcBorders>
            <w:shd w:val="clear" w:color="auto" w:fill="FFFFFF" w:themeFill="background1"/>
            <w:noWrap/>
            <w:vAlign w:val="bottom"/>
            <w:hideMark/>
          </w:tcPr>
          <w:p w14:paraId="2D433B6B" w14:textId="77777777" w:rsidR="00160482" w:rsidRPr="00160482" w:rsidRDefault="00160482" w:rsidP="00160482">
            <w:pPr>
              <w:spacing w:line="240" w:lineRule="auto"/>
              <w:ind w:firstLine="0"/>
              <w:jc w:val="right"/>
              <w:rPr>
                <w:color w:val="000000"/>
              </w:rPr>
            </w:pPr>
            <w:r w:rsidRPr="00160482">
              <w:rPr>
                <w:color w:val="000000"/>
              </w:rPr>
              <w:t>1093.2</w:t>
            </w:r>
          </w:p>
        </w:tc>
        <w:tc>
          <w:tcPr>
            <w:tcW w:w="823" w:type="dxa"/>
            <w:tcBorders>
              <w:top w:val="nil"/>
              <w:left w:val="nil"/>
              <w:bottom w:val="nil"/>
              <w:right w:val="nil"/>
            </w:tcBorders>
            <w:shd w:val="clear" w:color="auto" w:fill="FFFFFF" w:themeFill="background1"/>
            <w:noWrap/>
            <w:vAlign w:val="bottom"/>
            <w:hideMark/>
          </w:tcPr>
          <w:p w14:paraId="074B42BA" w14:textId="77777777" w:rsidR="00160482" w:rsidRPr="00160482" w:rsidRDefault="00160482" w:rsidP="00160482">
            <w:pPr>
              <w:spacing w:line="240" w:lineRule="auto"/>
              <w:ind w:firstLine="0"/>
              <w:jc w:val="right"/>
              <w:rPr>
                <w:color w:val="000000"/>
              </w:rPr>
            </w:pPr>
            <w:r w:rsidRPr="00160482">
              <w:rPr>
                <w:color w:val="000000"/>
              </w:rPr>
              <w:t>13.5</w:t>
            </w:r>
          </w:p>
        </w:tc>
        <w:tc>
          <w:tcPr>
            <w:tcW w:w="940" w:type="dxa"/>
            <w:tcBorders>
              <w:top w:val="nil"/>
              <w:left w:val="nil"/>
              <w:bottom w:val="nil"/>
              <w:right w:val="nil"/>
            </w:tcBorders>
            <w:shd w:val="clear" w:color="auto" w:fill="FFFFFF" w:themeFill="background1"/>
            <w:noWrap/>
            <w:vAlign w:val="bottom"/>
            <w:hideMark/>
          </w:tcPr>
          <w:p w14:paraId="6D4B9EA7"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091258A5" w14:textId="77777777" w:rsidR="00160482" w:rsidRPr="00160482" w:rsidRDefault="00160482" w:rsidP="00160482">
            <w:pPr>
              <w:spacing w:line="240" w:lineRule="auto"/>
              <w:ind w:firstLine="0"/>
              <w:jc w:val="right"/>
              <w:rPr>
                <w:color w:val="000000"/>
              </w:rPr>
            </w:pPr>
            <w:r w:rsidRPr="00160482">
              <w:rPr>
                <w:color w:val="000000"/>
              </w:rPr>
              <w:t>-527.5</w:t>
            </w:r>
          </w:p>
        </w:tc>
        <w:tc>
          <w:tcPr>
            <w:tcW w:w="823" w:type="dxa"/>
            <w:tcBorders>
              <w:top w:val="nil"/>
              <w:left w:val="nil"/>
              <w:bottom w:val="nil"/>
              <w:right w:val="nil"/>
            </w:tcBorders>
            <w:shd w:val="clear" w:color="auto" w:fill="FFFFFF" w:themeFill="background1"/>
            <w:noWrap/>
            <w:vAlign w:val="bottom"/>
            <w:hideMark/>
          </w:tcPr>
          <w:p w14:paraId="1FDF5BAE" w14:textId="77777777" w:rsidR="00160482" w:rsidRPr="00160482" w:rsidRDefault="00160482" w:rsidP="00160482">
            <w:pPr>
              <w:spacing w:line="240" w:lineRule="auto"/>
              <w:ind w:firstLine="0"/>
              <w:jc w:val="right"/>
              <w:rPr>
                <w:color w:val="000000"/>
              </w:rPr>
            </w:pPr>
            <w:r w:rsidRPr="00160482">
              <w:rPr>
                <w:color w:val="000000"/>
              </w:rPr>
              <w:t>0.65</w:t>
            </w:r>
          </w:p>
        </w:tc>
      </w:tr>
      <w:tr w:rsidR="00160482" w:rsidRPr="00160482" w14:paraId="7246637C" w14:textId="77777777" w:rsidTr="00160482">
        <w:trPr>
          <w:trHeight w:val="318"/>
        </w:trPr>
        <w:tc>
          <w:tcPr>
            <w:tcW w:w="2817" w:type="dxa"/>
            <w:tcBorders>
              <w:top w:val="nil"/>
              <w:left w:val="nil"/>
              <w:bottom w:val="nil"/>
              <w:right w:val="nil"/>
            </w:tcBorders>
            <w:shd w:val="clear" w:color="auto" w:fill="FFFFFF" w:themeFill="background1"/>
            <w:noWrap/>
            <w:vAlign w:val="bottom"/>
            <w:hideMark/>
          </w:tcPr>
          <w:p w14:paraId="0C2E671A" w14:textId="77777777" w:rsidR="00160482" w:rsidRPr="00160482" w:rsidRDefault="00160482" w:rsidP="00160482">
            <w:pPr>
              <w:spacing w:line="240" w:lineRule="auto"/>
              <w:ind w:firstLine="0"/>
              <w:rPr>
                <w:color w:val="000000"/>
              </w:rPr>
            </w:pPr>
            <w:r w:rsidRPr="00160482">
              <w:rPr>
                <w:color w:val="000000"/>
              </w:rPr>
              <w:t>rugosity + year + year*rugosity</w:t>
            </w:r>
          </w:p>
        </w:tc>
        <w:tc>
          <w:tcPr>
            <w:tcW w:w="823" w:type="dxa"/>
            <w:tcBorders>
              <w:top w:val="nil"/>
              <w:left w:val="nil"/>
              <w:bottom w:val="nil"/>
              <w:right w:val="nil"/>
            </w:tcBorders>
            <w:shd w:val="clear" w:color="auto" w:fill="FFFFFF" w:themeFill="background1"/>
            <w:noWrap/>
            <w:vAlign w:val="bottom"/>
            <w:hideMark/>
          </w:tcPr>
          <w:p w14:paraId="6B361454" w14:textId="77777777" w:rsidR="00160482" w:rsidRPr="00160482" w:rsidRDefault="00160482" w:rsidP="00160482">
            <w:pPr>
              <w:spacing w:line="240" w:lineRule="auto"/>
              <w:ind w:firstLine="0"/>
              <w:jc w:val="right"/>
              <w:rPr>
                <w:color w:val="000000"/>
              </w:rPr>
            </w:pPr>
            <w:r w:rsidRPr="00160482">
              <w:rPr>
                <w:color w:val="000000"/>
              </w:rPr>
              <w:t>5</w:t>
            </w:r>
          </w:p>
        </w:tc>
        <w:tc>
          <w:tcPr>
            <w:tcW w:w="867" w:type="dxa"/>
            <w:tcBorders>
              <w:top w:val="nil"/>
              <w:left w:val="nil"/>
              <w:bottom w:val="nil"/>
              <w:right w:val="nil"/>
            </w:tcBorders>
            <w:shd w:val="clear" w:color="auto" w:fill="FFFFFF" w:themeFill="background1"/>
            <w:noWrap/>
            <w:vAlign w:val="bottom"/>
            <w:hideMark/>
          </w:tcPr>
          <w:p w14:paraId="14B6CA16" w14:textId="77777777" w:rsidR="00160482" w:rsidRPr="00160482" w:rsidRDefault="00160482" w:rsidP="00160482">
            <w:pPr>
              <w:spacing w:line="240" w:lineRule="auto"/>
              <w:ind w:firstLine="0"/>
              <w:jc w:val="right"/>
              <w:rPr>
                <w:color w:val="000000"/>
              </w:rPr>
            </w:pPr>
            <w:r w:rsidRPr="00160482">
              <w:rPr>
                <w:color w:val="000000"/>
              </w:rPr>
              <w:t>1094.8</w:t>
            </w:r>
          </w:p>
        </w:tc>
        <w:tc>
          <w:tcPr>
            <w:tcW w:w="823" w:type="dxa"/>
            <w:tcBorders>
              <w:top w:val="nil"/>
              <w:left w:val="nil"/>
              <w:bottom w:val="nil"/>
              <w:right w:val="nil"/>
            </w:tcBorders>
            <w:shd w:val="clear" w:color="auto" w:fill="FFFFFF" w:themeFill="background1"/>
            <w:noWrap/>
            <w:vAlign w:val="bottom"/>
            <w:hideMark/>
          </w:tcPr>
          <w:p w14:paraId="4373734D" w14:textId="77777777" w:rsidR="00160482" w:rsidRPr="00160482" w:rsidRDefault="00160482" w:rsidP="00160482">
            <w:pPr>
              <w:spacing w:line="240" w:lineRule="auto"/>
              <w:ind w:firstLine="0"/>
              <w:jc w:val="right"/>
              <w:rPr>
                <w:color w:val="000000"/>
              </w:rPr>
            </w:pPr>
            <w:r w:rsidRPr="00160482">
              <w:rPr>
                <w:color w:val="000000"/>
              </w:rPr>
              <w:t>15.1</w:t>
            </w:r>
          </w:p>
        </w:tc>
        <w:tc>
          <w:tcPr>
            <w:tcW w:w="940" w:type="dxa"/>
            <w:tcBorders>
              <w:top w:val="nil"/>
              <w:left w:val="nil"/>
              <w:bottom w:val="nil"/>
              <w:right w:val="nil"/>
            </w:tcBorders>
            <w:shd w:val="clear" w:color="auto" w:fill="FFFFFF" w:themeFill="background1"/>
            <w:noWrap/>
            <w:vAlign w:val="bottom"/>
            <w:hideMark/>
          </w:tcPr>
          <w:p w14:paraId="3F1B2B7D"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nil"/>
              <w:right w:val="nil"/>
            </w:tcBorders>
            <w:shd w:val="clear" w:color="auto" w:fill="FFFFFF" w:themeFill="background1"/>
            <w:noWrap/>
            <w:vAlign w:val="bottom"/>
            <w:hideMark/>
          </w:tcPr>
          <w:p w14:paraId="10601E13" w14:textId="77777777" w:rsidR="00160482" w:rsidRPr="00160482" w:rsidRDefault="00160482" w:rsidP="00160482">
            <w:pPr>
              <w:spacing w:line="240" w:lineRule="auto"/>
              <w:ind w:firstLine="0"/>
              <w:jc w:val="right"/>
              <w:rPr>
                <w:color w:val="000000"/>
              </w:rPr>
            </w:pPr>
            <w:r w:rsidRPr="00160482">
              <w:rPr>
                <w:color w:val="000000"/>
              </w:rPr>
              <w:t>-542.2</w:t>
            </w:r>
          </w:p>
        </w:tc>
        <w:tc>
          <w:tcPr>
            <w:tcW w:w="823" w:type="dxa"/>
            <w:tcBorders>
              <w:top w:val="nil"/>
              <w:left w:val="nil"/>
              <w:bottom w:val="nil"/>
              <w:right w:val="nil"/>
            </w:tcBorders>
            <w:shd w:val="clear" w:color="auto" w:fill="FFFFFF" w:themeFill="background1"/>
            <w:noWrap/>
            <w:vAlign w:val="bottom"/>
            <w:hideMark/>
          </w:tcPr>
          <w:p w14:paraId="526E7334" w14:textId="77777777" w:rsidR="00160482" w:rsidRPr="00160482" w:rsidRDefault="00160482" w:rsidP="00160482">
            <w:pPr>
              <w:spacing w:line="240" w:lineRule="auto"/>
              <w:ind w:firstLine="0"/>
              <w:jc w:val="right"/>
              <w:rPr>
                <w:color w:val="000000"/>
              </w:rPr>
            </w:pPr>
            <w:r w:rsidRPr="00160482">
              <w:rPr>
                <w:color w:val="000000"/>
              </w:rPr>
              <w:t>0.49</w:t>
            </w:r>
          </w:p>
        </w:tc>
      </w:tr>
      <w:tr w:rsidR="00160482" w:rsidRPr="00160482" w14:paraId="58556F23" w14:textId="77777777" w:rsidTr="00160482">
        <w:trPr>
          <w:trHeight w:val="318"/>
        </w:trPr>
        <w:tc>
          <w:tcPr>
            <w:tcW w:w="2817" w:type="dxa"/>
            <w:tcBorders>
              <w:top w:val="nil"/>
              <w:left w:val="nil"/>
              <w:bottom w:val="single" w:sz="4" w:space="0" w:color="auto"/>
              <w:right w:val="nil"/>
            </w:tcBorders>
            <w:shd w:val="clear" w:color="auto" w:fill="FFFFFF" w:themeFill="background1"/>
            <w:noWrap/>
            <w:vAlign w:val="bottom"/>
            <w:hideMark/>
          </w:tcPr>
          <w:p w14:paraId="116384D6" w14:textId="77777777" w:rsidR="00160482" w:rsidRPr="00160482" w:rsidRDefault="00160482" w:rsidP="00160482">
            <w:pPr>
              <w:spacing w:line="240" w:lineRule="auto"/>
              <w:ind w:firstLine="0"/>
              <w:rPr>
                <w:color w:val="000000"/>
              </w:rPr>
            </w:pPr>
            <w:r w:rsidRPr="00160482">
              <w:rPr>
                <w:color w:val="000000"/>
              </w:rPr>
              <w:t>rugosity</w:t>
            </w:r>
          </w:p>
        </w:tc>
        <w:tc>
          <w:tcPr>
            <w:tcW w:w="823" w:type="dxa"/>
            <w:tcBorders>
              <w:top w:val="nil"/>
              <w:left w:val="nil"/>
              <w:bottom w:val="single" w:sz="4" w:space="0" w:color="auto"/>
              <w:right w:val="nil"/>
            </w:tcBorders>
            <w:shd w:val="clear" w:color="auto" w:fill="FFFFFF" w:themeFill="background1"/>
            <w:noWrap/>
            <w:vAlign w:val="bottom"/>
            <w:hideMark/>
          </w:tcPr>
          <w:p w14:paraId="31EBB1BA" w14:textId="77777777" w:rsidR="00160482" w:rsidRPr="00160482" w:rsidRDefault="00160482" w:rsidP="00160482">
            <w:pPr>
              <w:spacing w:line="240" w:lineRule="auto"/>
              <w:ind w:firstLine="0"/>
              <w:jc w:val="right"/>
              <w:rPr>
                <w:color w:val="000000"/>
              </w:rPr>
            </w:pPr>
            <w:r w:rsidRPr="00160482">
              <w:rPr>
                <w:color w:val="000000"/>
              </w:rPr>
              <w:t>3</w:t>
            </w:r>
          </w:p>
        </w:tc>
        <w:tc>
          <w:tcPr>
            <w:tcW w:w="867" w:type="dxa"/>
            <w:tcBorders>
              <w:top w:val="nil"/>
              <w:left w:val="nil"/>
              <w:bottom w:val="single" w:sz="4" w:space="0" w:color="auto"/>
              <w:right w:val="nil"/>
            </w:tcBorders>
            <w:shd w:val="clear" w:color="auto" w:fill="FFFFFF" w:themeFill="background1"/>
            <w:noWrap/>
            <w:vAlign w:val="bottom"/>
            <w:hideMark/>
          </w:tcPr>
          <w:p w14:paraId="3A0DF7F3" w14:textId="77777777" w:rsidR="00160482" w:rsidRPr="00160482" w:rsidRDefault="00160482" w:rsidP="00160482">
            <w:pPr>
              <w:spacing w:line="240" w:lineRule="auto"/>
              <w:ind w:firstLine="0"/>
              <w:jc w:val="right"/>
              <w:rPr>
                <w:color w:val="000000"/>
              </w:rPr>
            </w:pPr>
            <w:r w:rsidRPr="00160482">
              <w:rPr>
                <w:color w:val="000000"/>
              </w:rPr>
              <w:t>1106.8</w:t>
            </w:r>
          </w:p>
        </w:tc>
        <w:tc>
          <w:tcPr>
            <w:tcW w:w="823" w:type="dxa"/>
            <w:tcBorders>
              <w:top w:val="nil"/>
              <w:left w:val="nil"/>
              <w:bottom w:val="single" w:sz="4" w:space="0" w:color="auto"/>
              <w:right w:val="nil"/>
            </w:tcBorders>
            <w:shd w:val="clear" w:color="auto" w:fill="FFFFFF" w:themeFill="background1"/>
            <w:noWrap/>
            <w:vAlign w:val="bottom"/>
            <w:hideMark/>
          </w:tcPr>
          <w:p w14:paraId="44EDF4C7" w14:textId="77777777" w:rsidR="00160482" w:rsidRPr="00160482" w:rsidRDefault="00160482" w:rsidP="00160482">
            <w:pPr>
              <w:spacing w:line="240" w:lineRule="auto"/>
              <w:ind w:firstLine="0"/>
              <w:jc w:val="right"/>
              <w:rPr>
                <w:color w:val="000000"/>
              </w:rPr>
            </w:pPr>
            <w:r w:rsidRPr="00160482">
              <w:rPr>
                <w:color w:val="000000"/>
              </w:rPr>
              <w:t>27.0</w:t>
            </w:r>
          </w:p>
        </w:tc>
        <w:tc>
          <w:tcPr>
            <w:tcW w:w="940" w:type="dxa"/>
            <w:tcBorders>
              <w:top w:val="nil"/>
              <w:left w:val="nil"/>
              <w:bottom w:val="single" w:sz="4" w:space="0" w:color="auto"/>
              <w:right w:val="nil"/>
            </w:tcBorders>
            <w:shd w:val="clear" w:color="auto" w:fill="FFFFFF" w:themeFill="background1"/>
            <w:noWrap/>
            <w:vAlign w:val="bottom"/>
            <w:hideMark/>
          </w:tcPr>
          <w:p w14:paraId="77D4456A" w14:textId="77777777" w:rsidR="00160482" w:rsidRPr="00160482" w:rsidRDefault="00160482" w:rsidP="00160482">
            <w:pPr>
              <w:spacing w:line="240" w:lineRule="auto"/>
              <w:ind w:firstLine="0"/>
              <w:jc w:val="right"/>
              <w:rPr>
                <w:color w:val="000000"/>
              </w:rPr>
            </w:pPr>
            <w:r w:rsidRPr="00160482">
              <w:rPr>
                <w:color w:val="000000"/>
              </w:rPr>
              <w:t>0.00</w:t>
            </w:r>
          </w:p>
        </w:tc>
        <w:tc>
          <w:tcPr>
            <w:tcW w:w="1218" w:type="dxa"/>
            <w:tcBorders>
              <w:top w:val="nil"/>
              <w:left w:val="nil"/>
              <w:bottom w:val="single" w:sz="4" w:space="0" w:color="auto"/>
              <w:right w:val="nil"/>
            </w:tcBorders>
            <w:shd w:val="clear" w:color="auto" w:fill="FFFFFF" w:themeFill="background1"/>
            <w:noWrap/>
            <w:vAlign w:val="bottom"/>
            <w:hideMark/>
          </w:tcPr>
          <w:p w14:paraId="2577EC85" w14:textId="77777777" w:rsidR="00160482" w:rsidRPr="00160482" w:rsidRDefault="00160482" w:rsidP="00160482">
            <w:pPr>
              <w:spacing w:line="240" w:lineRule="auto"/>
              <w:ind w:firstLine="0"/>
              <w:jc w:val="right"/>
              <w:rPr>
                <w:color w:val="000000"/>
              </w:rPr>
            </w:pPr>
            <w:r w:rsidRPr="00160482">
              <w:rPr>
                <w:color w:val="000000"/>
              </w:rPr>
              <w:t>-550.3</w:t>
            </w:r>
          </w:p>
        </w:tc>
        <w:tc>
          <w:tcPr>
            <w:tcW w:w="823" w:type="dxa"/>
            <w:tcBorders>
              <w:top w:val="nil"/>
              <w:left w:val="nil"/>
              <w:bottom w:val="single" w:sz="4" w:space="0" w:color="auto"/>
              <w:right w:val="nil"/>
            </w:tcBorders>
            <w:shd w:val="clear" w:color="auto" w:fill="FFFFFF" w:themeFill="background1"/>
            <w:noWrap/>
            <w:vAlign w:val="bottom"/>
            <w:hideMark/>
          </w:tcPr>
          <w:p w14:paraId="04B96B48" w14:textId="77777777" w:rsidR="00160482" w:rsidRPr="00160482" w:rsidRDefault="00160482" w:rsidP="00160482">
            <w:pPr>
              <w:spacing w:line="240" w:lineRule="auto"/>
              <w:ind w:firstLine="0"/>
              <w:jc w:val="right"/>
              <w:rPr>
                <w:color w:val="000000"/>
              </w:rPr>
            </w:pPr>
            <w:r w:rsidRPr="00160482">
              <w:rPr>
                <w:color w:val="000000"/>
              </w:rPr>
              <w:t>0.38</w:t>
            </w:r>
          </w:p>
        </w:tc>
      </w:tr>
    </w:tbl>
    <w:p w14:paraId="54442722" w14:textId="634521CE" w:rsidR="008A47B3" w:rsidRDefault="00A679EA" w:rsidP="008A47B3">
      <w:pPr>
        <w:pStyle w:val="Heading2"/>
      </w:pPr>
      <w:r>
        <w:br w:type="column"/>
      </w:r>
      <w:bookmarkStart w:id="579" w:name="_Toc25154329"/>
      <w:r w:rsidR="008A47B3">
        <w:lastRenderedPageBreak/>
        <w:t>Figures</w:t>
      </w:r>
      <w:bookmarkEnd w:id="579"/>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commentRangeStart w:id="580"/>
      <w:r>
        <w:t xml:space="preserve">Figure 1. </w:t>
      </w:r>
      <w:commentRangeEnd w:id="580"/>
      <w:r w:rsidR="000A585A">
        <w:rPr>
          <w:rStyle w:val="CommentReference"/>
        </w:rPr>
        <w:commentReference w:id="580"/>
      </w:r>
      <w:r w:rsidR="00170DE5">
        <w:t xml:space="preserve">Top panel: </w:t>
      </w:r>
      <w:r w:rsidR="0074148C">
        <w:t xml:space="preserve">a </w:t>
      </w:r>
      <w:r>
        <w:t xml:space="preserve">map of </w:t>
      </w:r>
      <w:proofErr w:type="spellStart"/>
      <w:r>
        <w:t>Guana</w:t>
      </w:r>
      <w:proofErr w:type="spellEnd"/>
      <w:r>
        <w:t xml:space="preserve">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 xml:space="preserve">he location of </w:t>
      </w:r>
      <w:proofErr w:type="spellStart"/>
      <w:r w:rsidR="00170DE5">
        <w:t>Guana</w:t>
      </w:r>
      <w:proofErr w:type="spellEnd"/>
      <w:r w:rsidR="00170DE5">
        <w:t xml:space="preserve">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 xml:space="preserve">confidence intervals shown. </w:t>
      </w:r>
      <w:proofErr w:type="spellStart"/>
      <w:r w:rsidRPr="00402890">
        <w:rPr>
          <w:rStyle w:val="TableheadingChar"/>
        </w:rPr>
        <w:t>Nagelkerke’s</w:t>
      </w:r>
      <w:proofErr w:type="spellEnd"/>
      <w:r w:rsidRPr="00402890">
        <w:rPr>
          <w:rStyle w:val="TableheadingChar"/>
        </w:rPr>
        <w:t xml:space="preserve">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commentRangeStart w:id="581"/>
      <w:commentRangeStart w:id="582"/>
      <w:commentRangeStart w:id="583"/>
      <w:r>
        <w:t>Figure 3</w:t>
      </w:r>
      <w:commentRangeEnd w:id="581"/>
      <w:r w:rsidR="004662A3">
        <w:rPr>
          <w:rStyle w:val="CommentReference"/>
        </w:rPr>
        <w:commentReference w:id="581"/>
      </w:r>
      <w:commentRangeEnd w:id="582"/>
      <w:commentRangeEnd w:id="583"/>
      <w:r w:rsidR="00804C84">
        <w:rPr>
          <w:rStyle w:val="CommentReference"/>
        </w:rPr>
        <w:commentReference w:id="582"/>
      </w:r>
      <w:r w:rsidR="00256595">
        <w:rPr>
          <w:rStyle w:val="CommentReference"/>
        </w:rPr>
        <w:commentReference w:id="583"/>
      </w:r>
      <w:r>
        <w:t>.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commentRangeStart w:id="584"/>
      <w:r>
        <w:t xml:space="preserve">Figure 5. </w:t>
      </w:r>
      <w:commentRangeEnd w:id="584"/>
      <w:r w:rsidR="00804C84">
        <w:rPr>
          <w:rStyle w:val="CommentReference"/>
        </w:rPr>
        <w:commentReference w:id="584"/>
      </w:r>
      <w:r>
        <w:t>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21">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w:t>
      </w:r>
      <w:commentRangeStart w:id="585"/>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585"/>
      <w:r w:rsidR="00D56E2F">
        <w:rPr>
          <w:rStyle w:val="CommentReference"/>
        </w:rPr>
        <w:commentReference w:id="585"/>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w:t>
      </w:r>
      <w:commentRangeStart w:id="586"/>
      <w:r>
        <w:t xml:space="preserve">variation of combined richness as it varies with rugosity </w:t>
      </w:r>
      <w:r w:rsidR="00115801">
        <w:t xml:space="preserve">(in cm) </w:t>
      </w:r>
      <w:r>
        <w:t xml:space="preserve">across 8 monitoring sites, where combined richness is the sum of </w:t>
      </w:r>
      <w:proofErr w:type="spellStart"/>
      <w:r>
        <w:t>richnesses</w:t>
      </w:r>
      <w:proofErr w:type="spellEnd"/>
      <w:r>
        <w:t xml:space="preserve"> of corals, fishes, and sponges</w:t>
      </w:r>
      <w:commentRangeEnd w:id="586"/>
      <w:r w:rsidR="00764AA6">
        <w:rPr>
          <w:rStyle w:val="CommentReference"/>
        </w:rPr>
        <w:commentReference w:id="586"/>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w:t>
      </w:r>
      <w:commentRangeStart w:id="587"/>
      <w:r>
        <w:t>combined</w:t>
      </w:r>
      <w:commentRangeEnd w:id="587"/>
      <w:r w:rsidR="00804C84">
        <w:rPr>
          <w:rStyle w:val="CommentReference"/>
        </w:rPr>
        <w:commentReference w:id="587"/>
      </w:r>
      <w:r>
        <w:t xml:space="preserve"> richness as it varies with </w:t>
      </w:r>
      <w:r w:rsidR="00662C05">
        <w:t>rugosity (in cm)</w:t>
      </w:r>
      <w:r>
        <w:t xml:space="preserve">, where combined richness is the sum of </w:t>
      </w:r>
      <w:proofErr w:type="spellStart"/>
      <w:r>
        <w:t>richnesses</w:t>
      </w:r>
      <w:proofErr w:type="spellEnd"/>
      <w:r>
        <w:t xml:space="preserve">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588" w:name="_Toc25154330"/>
      <w:r>
        <w:lastRenderedPageBreak/>
        <w:t>Appendices</w:t>
      </w:r>
      <w:bookmarkEnd w:id="588"/>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8D1BA7"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8D1BA7" w:rsidRDefault="00653D70" w:rsidP="00CC386C">
            <w:pPr>
              <w:spacing w:line="240" w:lineRule="auto"/>
              <w:ind w:firstLine="0"/>
              <w:rPr>
                <w:sz w:val="16"/>
                <w:szCs w:val="18"/>
              </w:rPr>
            </w:pPr>
            <w:r w:rsidRPr="008D1BA7">
              <w:rPr>
                <w:sz w:val="16"/>
                <w:szCs w:val="18"/>
              </w:rPr>
              <w:t>Fish species</w:t>
            </w:r>
          </w:p>
        </w:tc>
        <w:tc>
          <w:tcPr>
            <w:tcW w:w="1800" w:type="dxa"/>
            <w:shd w:val="clear" w:color="auto" w:fill="FFFFFF" w:themeFill="background1"/>
            <w:noWrap/>
            <w:hideMark/>
          </w:tcPr>
          <w:p w14:paraId="6164C515" w14:textId="77777777" w:rsidR="00653D70" w:rsidRPr="008D1BA7" w:rsidRDefault="00653D70" w:rsidP="00CC386C">
            <w:pPr>
              <w:spacing w:line="240" w:lineRule="auto"/>
              <w:ind w:firstLine="0"/>
              <w:rPr>
                <w:sz w:val="16"/>
                <w:szCs w:val="18"/>
              </w:rPr>
            </w:pPr>
            <w:r w:rsidRPr="008D1BA7">
              <w:rPr>
                <w:sz w:val="16"/>
                <w:szCs w:val="18"/>
              </w:rPr>
              <w:t>Fish common name</w:t>
            </w:r>
          </w:p>
        </w:tc>
        <w:tc>
          <w:tcPr>
            <w:tcW w:w="2160" w:type="dxa"/>
            <w:shd w:val="clear" w:color="auto" w:fill="FFFFFF" w:themeFill="background1"/>
            <w:noWrap/>
            <w:hideMark/>
          </w:tcPr>
          <w:p w14:paraId="71E99A48" w14:textId="77777777" w:rsidR="00653D70" w:rsidRPr="008D1BA7" w:rsidRDefault="00653D70" w:rsidP="00CC386C">
            <w:pPr>
              <w:spacing w:line="240" w:lineRule="auto"/>
              <w:ind w:firstLine="0"/>
              <w:rPr>
                <w:sz w:val="16"/>
                <w:szCs w:val="18"/>
              </w:rPr>
            </w:pPr>
            <w:r w:rsidRPr="008D1BA7">
              <w:rPr>
                <w:sz w:val="16"/>
                <w:szCs w:val="18"/>
              </w:rPr>
              <w:t>Fish species cont.</w:t>
            </w:r>
          </w:p>
        </w:tc>
        <w:tc>
          <w:tcPr>
            <w:tcW w:w="2204" w:type="dxa"/>
            <w:shd w:val="clear" w:color="auto" w:fill="FFFFFF" w:themeFill="background1"/>
            <w:noWrap/>
            <w:hideMark/>
          </w:tcPr>
          <w:p w14:paraId="29D0AC53" w14:textId="77777777" w:rsidR="00653D70" w:rsidRPr="008D1BA7" w:rsidRDefault="00653D70" w:rsidP="00CC386C">
            <w:pPr>
              <w:spacing w:line="240" w:lineRule="auto"/>
              <w:ind w:firstLine="0"/>
              <w:rPr>
                <w:sz w:val="16"/>
                <w:szCs w:val="18"/>
              </w:rPr>
            </w:pPr>
            <w:r w:rsidRPr="008D1BA7">
              <w:rPr>
                <w:sz w:val="16"/>
                <w:szCs w:val="18"/>
              </w:rPr>
              <w:t>Fish common name cont.</w:t>
            </w:r>
          </w:p>
        </w:tc>
      </w:tr>
      <w:tr w:rsidR="00653D70" w:rsidRPr="008D1BA7"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8D1BA7" w:rsidRDefault="00653D70" w:rsidP="00CC386C">
            <w:pPr>
              <w:spacing w:line="240" w:lineRule="auto"/>
              <w:ind w:firstLine="0"/>
              <w:rPr>
                <w:i/>
                <w:sz w:val="16"/>
                <w:szCs w:val="18"/>
              </w:rPr>
            </w:pPr>
            <w:proofErr w:type="spellStart"/>
            <w:r w:rsidRPr="008D1BA7">
              <w:rPr>
                <w:i/>
                <w:sz w:val="16"/>
                <w:szCs w:val="18"/>
              </w:rPr>
              <w:t>Abudefduf</w:t>
            </w:r>
            <w:proofErr w:type="spellEnd"/>
            <w:r w:rsidRPr="008D1BA7">
              <w:rPr>
                <w:i/>
                <w:sz w:val="16"/>
                <w:szCs w:val="18"/>
              </w:rPr>
              <w:t xml:space="preserve"> </w:t>
            </w:r>
            <w:proofErr w:type="spellStart"/>
            <w:r w:rsidRPr="008D1BA7">
              <w:rPr>
                <w:i/>
                <w:sz w:val="16"/>
                <w:szCs w:val="18"/>
              </w:rPr>
              <w:t>saxatilis</w:t>
            </w:r>
            <w:proofErr w:type="spellEnd"/>
          </w:p>
        </w:tc>
        <w:tc>
          <w:tcPr>
            <w:tcW w:w="1800" w:type="dxa"/>
            <w:shd w:val="clear" w:color="auto" w:fill="FFFFFF" w:themeFill="background1"/>
            <w:noWrap/>
            <w:hideMark/>
          </w:tcPr>
          <w:p w14:paraId="76B827E5" w14:textId="77777777" w:rsidR="00653D70" w:rsidRPr="008D1BA7" w:rsidRDefault="00653D70" w:rsidP="00CC386C">
            <w:pPr>
              <w:spacing w:line="240" w:lineRule="auto"/>
              <w:ind w:firstLine="0"/>
              <w:rPr>
                <w:sz w:val="16"/>
                <w:szCs w:val="18"/>
              </w:rPr>
            </w:pPr>
            <w:r w:rsidRPr="008D1BA7">
              <w:rPr>
                <w:sz w:val="16"/>
                <w:szCs w:val="18"/>
              </w:rPr>
              <w:t>Sergeant major</w:t>
            </w:r>
          </w:p>
        </w:tc>
        <w:tc>
          <w:tcPr>
            <w:tcW w:w="2160" w:type="dxa"/>
            <w:shd w:val="clear" w:color="auto" w:fill="FFFFFF" w:themeFill="background1"/>
            <w:noWrap/>
            <w:hideMark/>
          </w:tcPr>
          <w:p w14:paraId="11DF611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chlorurus</w:t>
            </w:r>
            <w:proofErr w:type="spellEnd"/>
          </w:p>
        </w:tc>
        <w:tc>
          <w:tcPr>
            <w:tcW w:w="2204" w:type="dxa"/>
            <w:shd w:val="clear" w:color="auto" w:fill="FFFFFF" w:themeFill="background1"/>
            <w:noWrap/>
            <w:hideMark/>
          </w:tcPr>
          <w:p w14:paraId="419DAF83" w14:textId="77777777" w:rsidR="00653D70" w:rsidRPr="008D1BA7" w:rsidRDefault="00653D70" w:rsidP="00CC386C">
            <w:pPr>
              <w:spacing w:line="240" w:lineRule="auto"/>
              <w:ind w:firstLine="0"/>
              <w:rPr>
                <w:sz w:val="16"/>
                <w:szCs w:val="18"/>
              </w:rPr>
            </w:pPr>
            <w:r w:rsidRPr="008D1BA7">
              <w:rPr>
                <w:sz w:val="16"/>
                <w:szCs w:val="18"/>
              </w:rPr>
              <w:t>yellowtail hamlet</w:t>
            </w:r>
          </w:p>
        </w:tc>
      </w:tr>
      <w:tr w:rsidR="00653D70" w:rsidRPr="008D1BA7" w14:paraId="68F64CB4" w14:textId="77777777" w:rsidTr="008818CB">
        <w:trPr>
          <w:trHeight w:val="20"/>
        </w:trPr>
        <w:tc>
          <w:tcPr>
            <w:tcW w:w="2268" w:type="dxa"/>
            <w:shd w:val="clear" w:color="auto" w:fill="FFFFFF" w:themeFill="background1"/>
            <w:noWrap/>
            <w:hideMark/>
          </w:tcPr>
          <w:p w14:paraId="49BCF1A8"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w:t>
            </w:r>
            <w:proofErr w:type="spellStart"/>
            <w:r w:rsidRPr="008D1BA7">
              <w:rPr>
                <w:i/>
                <w:sz w:val="16"/>
                <w:szCs w:val="18"/>
              </w:rPr>
              <w:t>bahianus</w:t>
            </w:r>
            <w:proofErr w:type="spellEnd"/>
          </w:p>
        </w:tc>
        <w:tc>
          <w:tcPr>
            <w:tcW w:w="1800" w:type="dxa"/>
            <w:shd w:val="clear" w:color="auto" w:fill="FFFFFF" w:themeFill="background1"/>
            <w:noWrap/>
            <w:hideMark/>
          </w:tcPr>
          <w:p w14:paraId="708F960A" w14:textId="77777777" w:rsidR="00653D70" w:rsidRPr="008D1BA7" w:rsidRDefault="00653D70" w:rsidP="00CC386C">
            <w:pPr>
              <w:spacing w:line="240" w:lineRule="auto"/>
              <w:ind w:firstLine="0"/>
              <w:rPr>
                <w:sz w:val="16"/>
                <w:szCs w:val="18"/>
              </w:rPr>
            </w:pPr>
            <w:r w:rsidRPr="008D1BA7">
              <w:rPr>
                <w:sz w:val="16"/>
                <w:szCs w:val="18"/>
              </w:rPr>
              <w:t>ocean surgeon</w:t>
            </w:r>
          </w:p>
        </w:tc>
        <w:tc>
          <w:tcPr>
            <w:tcW w:w="2160" w:type="dxa"/>
            <w:shd w:val="clear" w:color="auto" w:fill="FFFFFF" w:themeFill="background1"/>
            <w:noWrap/>
            <w:hideMark/>
          </w:tcPr>
          <w:p w14:paraId="4F7BFFE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guttavarius</w:t>
            </w:r>
            <w:proofErr w:type="spellEnd"/>
          </w:p>
        </w:tc>
        <w:tc>
          <w:tcPr>
            <w:tcW w:w="2204" w:type="dxa"/>
            <w:shd w:val="clear" w:color="auto" w:fill="FFFFFF" w:themeFill="background1"/>
            <w:noWrap/>
            <w:hideMark/>
          </w:tcPr>
          <w:p w14:paraId="631648DE" w14:textId="77777777" w:rsidR="00653D70" w:rsidRPr="008D1BA7" w:rsidRDefault="00653D70" w:rsidP="00CC386C">
            <w:pPr>
              <w:spacing w:line="240" w:lineRule="auto"/>
              <w:ind w:firstLine="0"/>
              <w:rPr>
                <w:sz w:val="16"/>
                <w:szCs w:val="18"/>
              </w:rPr>
            </w:pPr>
            <w:r w:rsidRPr="008D1BA7">
              <w:rPr>
                <w:sz w:val="16"/>
                <w:szCs w:val="18"/>
              </w:rPr>
              <w:t>shy hamlet</w:t>
            </w:r>
          </w:p>
        </w:tc>
      </w:tr>
      <w:tr w:rsidR="00653D70" w:rsidRPr="008D1BA7"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w:t>
            </w:r>
            <w:proofErr w:type="spellStart"/>
            <w:r w:rsidRPr="008D1BA7">
              <w:rPr>
                <w:i/>
                <w:sz w:val="16"/>
                <w:szCs w:val="18"/>
              </w:rPr>
              <w:t>chirurgus</w:t>
            </w:r>
            <w:proofErr w:type="spellEnd"/>
          </w:p>
        </w:tc>
        <w:tc>
          <w:tcPr>
            <w:tcW w:w="1800" w:type="dxa"/>
            <w:shd w:val="clear" w:color="auto" w:fill="FFFFFF" w:themeFill="background1"/>
            <w:noWrap/>
            <w:hideMark/>
          </w:tcPr>
          <w:p w14:paraId="5A5382F1" w14:textId="77777777" w:rsidR="00653D70" w:rsidRPr="008D1BA7" w:rsidRDefault="00653D70" w:rsidP="00CC386C">
            <w:pPr>
              <w:spacing w:line="240" w:lineRule="auto"/>
              <w:ind w:firstLine="0"/>
              <w:rPr>
                <w:sz w:val="16"/>
                <w:szCs w:val="18"/>
              </w:rPr>
            </w:pPr>
            <w:proofErr w:type="spellStart"/>
            <w:r w:rsidRPr="008D1BA7">
              <w:rPr>
                <w:sz w:val="16"/>
                <w:szCs w:val="18"/>
              </w:rPr>
              <w:t>doctorfish</w:t>
            </w:r>
            <w:proofErr w:type="spellEnd"/>
          </w:p>
        </w:tc>
        <w:tc>
          <w:tcPr>
            <w:tcW w:w="2160" w:type="dxa"/>
            <w:shd w:val="clear" w:color="auto" w:fill="FFFFFF" w:themeFill="background1"/>
            <w:noWrap/>
            <w:hideMark/>
          </w:tcPr>
          <w:p w14:paraId="50D344DF"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indigo</w:t>
            </w:r>
          </w:p>
        </w:tc>
        <w:tc>
          <w:tcPr>
            <w:tcW w:w="2204" w:type="dxa"/>
            <w:shd w:val="clear" w:color="auto" w:fill="FFFFFF" w:themeFill="background1"/>
            <w:noWrap/>
            <w:hideMark/>
          </w:tcPr>
          <w:p w14:paraId="5405F960" w14:textId="77777777" w:rsidR="00653D70" w:rsidRPr="008D1BA7" w:rsidRDefault="00653D70" w:rsidP="00CC386C">
            <w:pPr>
              <w:spacing w:line="240" w:lineRule="auto"/>
              <w:ind w:firstLine="0"/>
              <w:rPr>
                <w:sz w:val="16"/>
                <w:szCs w:val="18"/>
              </w:rPr>
            </w:pPr>
            <w:r w:rsidRPr="008D1BA7">
              <w:rPr>
                <w:sz w:val="16"/>
                <w:szCs w:val="18"/>
              </w:rPr>
              <w:t>indigo hamlet</w:t>
            </w:r>
          </w:p>
        </w:tc>
      </w:tr>
      <w:tr w:rsidR="00653D70" w:rsidRPr="008D1BA7" w14:paraId="196CB69E" w14:textId="77777777" w:rsidTr="008818CB">
        <w:trPr>
          <w:trHeight w:val="20"/>
        </w:trPr>
        <w:tc>
          <w:tcPr>
            <w:tcW w:w="2268" w:type="dxa"/>
            <w:shd w:val="clear" w:color="auto" w:fill="FFFFFF" w:themeFill="background1"/>
            <w:noWrap/>
            <w:hideMark/>
          </w:tcPr>
          <w:p w14:paraId="27D0C746" w14:textId="77777777" w:rsidR="00653D70" w:rsidRPr="008D1BA7" w:rsidRDefault="00653D70" w:rsidP="00CC386C">
            <w:pPr>
              <w:spacing w:line="240" w:lineRule="auto"/>
              <w:ind w:firstLine="0"/>
              <w:rPr>
                <w:i/>
                <w:sz w:val="16"/>
                <w:szCs w:val="18"/>
              </w:rPr>
            </w:pPr>
            <w:proofErr w:type="spellStart"/>
            <w:r w:rsidRPr="008D1BA7">
              <w:rPr>
                <w:i/>
                <w:sz w:val="16"/>
                <w:szCs w:val="18"/>
              </w:rPr>
              <w:t>Acanthurus</w:t>
            </w:r>
            <w:proofErr w:type="spellEnd"/>
            <w:r w:rsidRPr="008D1BA7">
              <w:rPr>
                <w:i/>
                <w:sz w:val="16"/>
                <w:szCs w:val="18"/>
              </w:rPr>
              <w:t xml:space="preserve"> coeruleus</w:t>
            </w:r>
          </w:p>
        </w:tc>
        <w:tc>
          <w:tcPr>
            <w:tcW w:w="1800" w:type="dxa"/>
            <w:shd w:val="clear" w:color="auto" w:fill="FFFFFF" w:themeFill="background1"/>
            <w:noWrap/>
            <w:hideMark/>
          </w:tcPr>
          <w:p w14:paraId="0F799948" w14:textId="77777777" w:rsidR="00653D70" w:rsidRPr="008D1BA7" w:rsidRDefault="00653D70" w:rsidP="00CC386C">
            <w:pPr>
              <w:spacing w:line="240" w:lineRule="auto"/>
              <w:ind w:firstLine="0"/>
              <w:rPr>
                <w:sz w:val="16"/>
                <w:szCs w:val="18"/>
              </w:rPr>
            </w:pPr>
            <w:r w:rsidRPr="008D1BA7">
              <w:rPr>
                <w:sz w:val="16"/>
                <w:szCs w:val="18"/>
              </w:rPr>
              <w:t>blue tang</w:t>
            </w:r>
          </w:p>
        </w:tc>
        <w:tc>
          <w:tcPr>
            <w:tcW w:w="2160" w:type="dxa"/>
            <w:shd w:val="clear" w:color="auto" w:fill="FFFFFF" w:themeFill="background1"/>
            <w:noWrap/>
            <w:hideMark/>
          </w:tcPr>
          <w:p w14:paraId="46FA1242"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nigricans</w:t>
            </w:r>
          </w:p>
        </w:tc>
        <w:tc>
          <w:tcPr>
            <w:tcW w:w="2204" w:type="dxa"/>
            <w:shd w:val="clear" w:color="auto" w:fill="FFFFFF" w:themeFill="background1"/>
            <w:noWrap/>
            <w:hideMark/>
          </w:tcPr>
          <w:p w14:paraId="029B432D" w14:textId="77777777" w:rsidR="00653D70" w:rsidRPr="008D1BA7" w:rsidRDefault="00653D70" w:rsidP="00CC386C">
            <w:pPr>
              <w:spacing w:line="240" w:lineRule="auto"/>
              <w:ind w:firstLine="0"/>
              <w:rPr>
                <w:sz w:val="16"/>
                <w:szCs w:val="18"/>
              </w:rPr>
            </w:pPr>
            <w:r w:rsidRPr="008D1BA7">
              <w:rPr>
                <w:sz w:val="16"/>
                <w:szCs w:val="18"/>
              </w:rPr>
              <w:t>black hamlet</w:t>
            </w:r>
          </w:p>
        </w:tc>
      </w:tr>
      <w:tr w:rsidR="00653D70" w:rsidRPr="008D1BA7"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8D1BA7" w:rsidRDefault="00653D70" w:rsidP="00CC386C">
            <w:pPr>
              <w:spacing w:line="240" w:lineRule="auto"/>
              <w:ind w:firstLine="0"/>
              <w:rPr>
                <w:i/>
                <w:sz w:val="16"/>
                <w:szCs w:val="18"/>
              </w:rPr>
            </w:pPr>
            <w:proofErr w:type="spellStart"/>
            <w:r w:rsidRPr="008D1BA7">
              <w:rPr>
                <w:i/>
                <w:sz w:val="16"/>
                <w:szCs w:val="18"/>
              </w:rPr>
              <w:t>Aluterus</w:t>
            </w:r>
            <w:proofErr w:type="spellEnd"/>
            <w:r w:rsidRPr="008D1BA7">
              <w:rPr>
                <w:i/>
                <w:sz w:val="16"/>
                <w:szCs w:val="18"/>
              </w:rPr>
              <w:t xml:space="preserve"> </w:t>
            </w:r>
            <w:proofErr w:type="spellStart"/>
            <w:r w:rsidRPr="008D1BA7">
              <w:rPr>
                <w:i/>
                <w:sz w:val="16"/>
                <w:szCs w:val="18"/>
              </w:rPr>
              <w:t>scriptus</w:t>
            </w:r>
            <w:proofErr w:type="spellEnd"/>
          </w:p>
        </w:tc>
        <w:tc>
          <w:tcPr>
            <w:tcW w:w="1800" w:type="dxa"/>
            <w:shd w:val="clear" w:color="auto" w:fill="FFFFFF" w:themeFill="background1"/>
            <w:noWrap/>
            <w:hideMark/>
          </w:tcPr>
          <w:p w14:paraId="6418951D" w14:textId="77777777" w:rsidR="00653D70" w:rsidRPr="008D1BA7" w:rsidRDefault="00653D70" w:rsidP="00CC386C">
            <w:pPr>
              <w:spacing w:line="240" w:lineRule="auto"/>
              <w:ind w:firstLine="0"/>
              <w:rPr>
                <w:sz w:val="16"/>
                <w:szCs w:val="18"/>
              </w:rPr>
            </w:pPr>
            <w:r w:rsidRPr="008D1BA7">
              <w:rPr>
                <w:sz w:val="16"/>
                <w:szCs w:val="18"/>
              </w:rPr>
              <w:t>scrawled filefish</w:t>
            </w:r>
          </w:p>
        </w:tc>
        <w:tc>
          <w:tcPr>
            <w:tcW w:w="2160" w:type="dxa"/>
            <w:shd w:val="clear" w:color="auto" w:fill="FFFFFF" w:themeFill="background1"/>
            <w:noWrap/>
            <w:hideMark/>
          </w:tcPr>
          <w:p w14:paraId="1E1D56D3"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w:t>
            </w:r>
            <w:proofErr w:type="spellStart"/>
            <w:r w:rsidRPr="008D1BA7">
              <w:rPr>
                <w:i/>
                <w:sz w:val="16"/>
                <w:szCs w:val="18"/>
              </w:rPr>
              <w:t>puella</w:t>
            </w:r>
            <w:proofErr w:type="spellEnd"/>
          </w:p>
        </w:tc>
        <w:tc>
          <w:tcPr>
            <w:tcW w:w="2204" w:type="dxa"/>
            <w:shd w:val="clear" w:color="auto" w:fill="FFFFFF" w:themeFill="background1"/>
            <w:noWrap/>
            <w:hideMark/>
          </w:tcPr>
          <w:p w14:paraId="66989599" w14:textId="77777777" w:rsidR="00653D70" w:rsidRPr="008D1BA7" w:rsidRDefault="00653D70" w:rsidP="00CC386C">
            <w:pPr>
              <w:spacing w:line="240" w:lineRule="auto"/>
              <w:ind w:firstLine="0"/>
              <w:rPr>
                <w:sz w:val="16"/>
                <w:szCs w:val="18"/>
              </w:rPr>
            </w:pPr>
            <w:r w:rsidRPr="008D1BA7">
              <w:rPr>
                <w:sz w:val="16"/>
                <w:szCs w:val="18"/>
              </w:rPr>
              <w:t>barred hamlet</w:t>
            </w:r>
          </w:p>
        </w:tc>
      </w:tr>
      <w:tr w:rsidR="00653D70" w:rsidRPr="008D1BA7" w14:paraId="6BE3B6BE" w14:textId="77777777" w:rsidTr="008818CB">
        <w:trPr>
          <w:trHeight w:val="20"/>
        </w:trPr>
        <w:tc>
          <w:tcPr>
            <w:tcW w:w="2268" w:type="dxa"/>
            <w:shd w:val="clear" w:color="auto" w:fill="FFFFFF" w:themeFill="background1"/>
            <w:noWrap/>
            <w:hideMark/>
          </w:tcPr>
          <w:p w14:paraId="25B945CE" w14:textId="77777777" w:rsidR="00653D70" w:rsidRPr="008D1BA7" w:rsidRDefault="00653D70" w:rsidP="00CC386C">
            <w:pPr>
              <w:spacing w:line="240" w:lineRule="auto"/>
              <w:ind w:firstLine="0"/>
              <w:rPr>
                <w:i/>
                <w:sz w:val="16"/>
                <w:szCs w:val="18"/>
              </w:rPr>
            </w:pPr>
            <w:proofErr w:type="spellStart"/>
            <w:r w:rsidRPr="008D1BA7">
              <w:rPr>
                <w:i/>
                <w:sz w:val="16"/>
                <w:szCs w:val="18"/>
              </w:rPr>
              <w:t>Amblycirrhitus</w:t>
            </w:r>
            <w:proofErr w:type="spellEnd"/>
            <w:r w:rsidRPr="008D1BA7">
              <w:rPr>
                <w:i/>
                <w:sz w:val="16"/>
                <w:szCs w:val="18"/>
              </w:rPr>
              <w:t xml:space="preserve"> </w:t>
            </w:r>
            <w:proofErr w:type="spellStart"/>
            <w:r w:rsidRPr="008D1BA7">
              <w:rPr>
                <w:i/>
                <w:sz w:val="16"/>
                <w:szCs w:val="18"/>
              </w:rPr>
              <w:t>pinos</w:t>
            </w:r>
            <w:proofErr w:type="spellEnd"/>
          </w:p>
        </w:tc>
        <w:tc>
          <w:tcPr>
            <w:tcW w:w="1800" w:type="dxa"/>
            <w:shd w:val="clear" w:color="auto" w:fill="FFFFFF" w:themeFill="background1"/>
            <w:noWrap/>
            <w:hideMark/>
          </w:tcPr>
          <w:p w14:paraId="4FB7B30C" w14:textId="77777777" w:rsidR="00653D70" w:rsidRPr="008D1BA7" w:rsidRDefault="00653D70" w:rsidP="00CC386C">
            <w:pPr>
              <w:spacing w:line="240" w:lineRule="auto"/>
              <w:ind w:firstLine="0"/>
              <w:rPr>
                <w:sz w:val="16"/>
                <w:szCs w:val="18"/>
              </w:rPr>
            </w:pPr>
            <w:proofErr w:type="spellStart"/>
            <w:r w:rsidRPr="008D1BA7">
              <w:rPr>
                <w:sz w:val="16"/>
                <w:szCs w:val="18"/>
              </w:rPr>
              <w:t>redspotted</w:t>
            </w:r>
            <w:proofErr w:type="spellEnd"/>
            <w:r w:rsidRPr="008D1BA7">
              <w:rPr>
                <w:sz w:val="16"/>
                <w:szCs w:val="18"/>
              </w:rPr>
              <w:t xml:space="preserve"> </w:t>
            </w:r>
            <w:proofErr w:type="spellStart"/>
            <w:r w:rsidRPr="008D1BA7">
              <w:rPr>
                <w:sz w:val="16"/>
                <w:szCs w:val="18"/>
              </w:rPr>
              <w:t>hawkfish</w:t>
            </w:r>
            <w:proofErr w:type="spellEnd"/>
          </w:p>
        </w:tc>
        <w:tc>
          <w:tcPr>
            <w:tcW w:w="2160" w:type="dxa"/>
            <w:shd w:val="clear" w:color="auto" w:fill="FFFFFF" w:themeFill="background1"/>
            <w:noWrap/>
            <w:hideMark/>
          </w:tcPr>
          <w:p w14:paraId="555CAA93"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sp.</w:t>
            </w:r>
          </w:p>
        </w:tc>
        <w:tc>
          <w:tcPr>
            <w:tcW w:w="2204" w:type="dxa"/>
            <w:shd w:val="clear" w:color="auto" w:fill="FFFFFF" w:themeFill="background1"/>
            <w:noWrap/>
            <w:hideMark/>
          </w:tcPr>
          <w:p w14:paraId="5F08B3B9" w14:textId="77777777" w:rsidR="00653D70" w:rsidRPr="008D1BA7" w:rsidRDefault="00653D70" w:rsidP="00CC386C">
            <w:pPr>
              <w:spacing w:line="240" w:lineRule="auto"/>
              <w:ind w:firstLine="0"/>
              <w:rPr>
                <w:sz w:val="16"/>
                <w:szCs w:val="18"/>
              </w:rPr>
            </w:pPr>
            <w:r w:rsidRPr="008D1BA7">
              <w:rPr>
                <w:sz w:val="16"/>
                <w:szCs w:val="18"/>
              </w:rPr>
              <w:t>tan hamlet</w:t>
            </w:r>
          </w:p>
        </w:tc>
      </w:tr>
      <w:tr w:rsidR="00653D70" w:rsidRPr="008D1BA7"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8D1BA7" w:rsidRDefault="00653D70" w:rsidP="00CC386C">
            <w:pPr>
              <w:spacing w:line="240" w:lineRule="auto"/>
              <w:ind w:firstLine="0"/>
              <w:rPr>
                <w:i/>
                <w:sz w:val="16"/>
                <w:szCs w:val="18"/>
              </w:rPr>
            </w:pPr>
            <w:proofErr w:type="spellStart"/>
            <w:r w:rsidRPr="008D1BA7">
              <w:rPr>
                <w:i/>
                <w:sz w:val="16"/>
                <w:szCs w:val="18"/>
              </w:rPr>
              <w:t>Anisotremus</w:t>
            </w:r>
            <w:proofErr w:type="spellEnd"/>
            <w:r w:rsidRPr="008D1BA7">
              <w:rPr>
                <w:i/>
                <w:sz w:val="16"/>
                <w:szCs w:val="18"/>
              </w:rPr>
              <w:t xml:space="preserve"> </w:t>
            </w:r>
            <w:proofErr w:type="spellStart"/>
            <w:r w:rsidRPr="008D1BA7">
              <w:rPr>
                <w:i/>
                <w:sz w:val="16"/>
                <w:szCs w:val="18"/>
              </w:rPr>
              <w:t>surinamensis</w:t>
            </w:r>
            <w:proofErr w:type="spellEnd"/>
          </w:p>
        </w:tc>
        <w:tc>
          <w:tcPr>
            <w:tcW w:w="1800" w:type="dxa"/>
            <w:shd w:val="clear" w:color="auto" w:fill="FFFFFF" w:themeFill="background1"/>
            <w:noWrap/>
            <w:hideMark/>
          </w:tcPr>
          <w:p w14:paraId="3A8FC87F" w14:textId="77777777" w:rsidR="00653D70" w:rsidRPr="008D1BA7" w:rsidRDefault="00653D70" w:rsidP="00CC386C">
            <w:pPr>
              <w:spacing w:line="240" w:lineRule="auto"/>
              <w:ind w:firstLine="0"/>
              <w:rPr>
                <w:sz w:val="16"/>
                <w:szCs w:val="18"/>
              </w:rPr>
            </w:pPr>
            <w:r w:rsidRPr="008D1BA7">
              <w:rPr>
                <w:sz w:val="16"/>
                <w:szCs w:val="18"/>
              </w:rPr>
              <w:t xml:space="preserve">black </w:t>
            </w:r>
            <w:proofErr w:type="spellStart"/>
            <w:r w:rsidRPr="008D1BA7">
              <w:rPr>
                <w:sz w:val="16"/>
                <w:szCs w:val="18"/>
              </w:rPr>
              <w:t>margate</w:t>
            </w:r>
            <w:proofErr w:type="spellEnd"/>
          </w:p>
        </w:tc>
        <w:tc>
          <w:tcPr>
            <w:tcW w:w="2160" w:type="dxa"/>
            <w:shd w:val="clear" w:color="auto" w:fill="FFFFFF" w:themeFill="background1"/>
            <w:noWrap/>
            <w:hideMark/>
          </w:tcPr>
          <w:p w14:paraId="390B7B5E" w14:textId="77777777" w:rsidR="00653D70" w:rsidRPr="008D1BA7" w:rsidRDefault="00653D70" w:rsidP="00CC386C">
            <w:pPr>
              <w:spacing w:line="240" w:lineRule="auto"/>
              <w:ind w:firstLine="0"/>
              <w:rPr>
                <w:i/>
                <w:sz w:val="16"/>
                <w:szCs w:val="18"/>
              </w:rPr>
            </w:pPr>
            <w:proofErr w:type="spellStart"/>
            <w:r w:rsidRPr="008D1BA7">
              <w:rPr>
                <w:i/>
                <w:sz w:val="16"/>
                <w:szCs w:val="18"/>
              </w:rPr>
              <w:t>Hypoplectrus</w:t>
            </w:r>
            <w:proofErr w:type="spellEnd"/>
            <w:r w:rsidRPr="008D1BA7">
              <w:rPr>
                <w:i/>
                <w:sz w:val="16"/>
                <w:szCs w:val="18"/>
              </w:rPr>
              <w:t xml:space="preserve"> unicolor</w:t>
            </w:r>
          </w:p>
        </w:tc>
        <w:tc>
          <w:tcPr>
            <w:tcW w:w="2204" w:type="dxa"/>
            <w:shd w:val="clear" w:color="auto" w:fill="FFFFFF" w:themeFill="background1"/>
            <w:noWrap/>
            <w:hideMark/>
          </w:tcPr>
          <w:p w14:paraId="088886B7" w14:textId="77777777" w:rsidR="00653D70" w:rsidRPr="008D1BA7" w:rsidRDefault="00653D70" w:rsidP="00CC386C">
            <w:pPr>
              <w:spacing w:line="240" w:lineRule="auto"/>
              <w:ind w:firstLine="0"/>
              <w:rPr>
                <w:sz w:val="16"/>
                <w:szCs w:val="18"/>
              </w:rPr>
            </w:pPr>
            <w:r w:rsidRPr="008D1BA7">
              <w:rPr>
                <w:sz w:val="16"/>
                <w:szCs w:val="18"/>
              </w:rPr>
              <w:t>butter hamlet</w:t>
            </w:r>
          </w:p>
        </w:tc>
      </w:tr>
      <w:tr w:rsidR="00653D70" w:rsidRPr="008D1BA7" w14:paraId="74D23D1C" w14:textId="77777777" w:rsidTr="008818CB">
        <w:trPr>
          <w:trHeight w:val="20"/>
        </w:trPr>
        <w:tc>
          <w:tcPr>
            <w:tcW w:w="2268" w:type="dxa"/>
            <w:shd w:val="clear" w:color="auto" w:fill="FFFFFF" w:themeFill="background1"/>
            <w:noWrap/>
            <w:hideMark/>
          </w:tcPr>
          <w:p w14:paraId="651F25F1" w14:textId="77777777" w:rsidR="00653D70" w:rsidRPr="008D1BA7" w:rsidRDefault="00653D70" w:rsidP="00CC386C">
            <w:pPr>
              <w:spacing w:line="240" w:lineRule="auto"/>
              <w:ind w:firstLine="0"/>
              <w:rPr>
                <w:i/>
                <w:sz w:val="16"/>
                <w:szCs w:val="18"/>
              </w:rPr>
            </w:pPr>
            <w:proofErr w:type="spellStart"/>
            <w:r w:rsidRPr="008D1BA7">
              <w:rPr>
                <w:i/>
                <w:sz w:val="16"/>
                <w:szCs w:val="18"/>
              </w:rPr>
              <w:t>Anisotremus</w:t>
            </w:r>
            <w:proofErr w:type="spellEnd"/>
            <w:r w:rsidRPr="008D1BA7">
              <w:rPr>
                <w:i/>
                <w:sz w:val="16"/>
                <w:szCs w:val="18"/>
              </w:rPr>
              <w:t xml:space="preserve"> </w:t>
            </w:r>
            <w:proofErr w:type="spellStart"/>
            <w:r w:rsidRPr="008D1BA7">
              <w:rPr>
                <w:i/>
                <w:sz w:val="16"/>
                <w:szCs w:val="18"/>
              </w:rPr>
              <w:t>virginicus</w:t>
            </w:r>
            <w:proofErr w:type="spellEnd"/>
          </w:p>
        </w:tc>
        <w:tc>
          <w:tcPr>
            <w:tcW w:w="1800" w:type="dxa"/>
            <w:shd w:val="clear" w:color="auto" w:fill="FFFFFF" w:themeFill="background1"/>
            <w:noWrap/>
            <w:hideMark/>
          </w:tcPr>
          <w:p w14:paraId="76FF7CEB" w14:textId="77777777" w:rsidR="00653D70" w:rsidRPr="008D1BA7" w:rsidRDefault="00653D70" w:rsidP="00CC386C">
            <w:pPr>
              <w:spacing w:line="240" w:lineRule="auto"/>
              <w:ind w:firstLine="0"/>
              <w:rPr>
                <w:sz w:val="16"/>
                <w:szCs w:val="18"/>
              </w:rPr>
            </w:pPr>
            <w:proofErr w:type="spellStart"/>
            <w:r w:rsidRPr="008D1BA7">
              <w:rPr>
                <w:sz w:val="16"/>
                <w:szCs w:val="18"/>
              </w:rPr>
              <w:t>porkfish</w:t>
            </w:r>
            <w:proofErr w:type="spellEnd"/>
          </w:p>
        </w:tc>
        <w:tc>
          <w:tcPr>
            <w:tcW w:w="2160" w:type="dxa"/>
            <w:shd w:val="clear" w:color="auto" w:fill="FFFFFF" w:themeFill="background1"/>
            <w:noWrap/>
            <w:hideMark/>
          </w:tcPr>
          <w:p w14:paraId="42683291" w14:textId="77777777" w:rsidR="00653D70" w:rsidRPr="008D1BA7" w:rsidRDefault="00653D70" w:rsidP="00CC386C">
            <w:pPr>
              <w:spacing w:line="240" w:lineRule="auto"/>
              <w:ind w:firstLine="0"/>
              <w:rPr>
                <w:i/>
                <w:sz w:val="16"/>
                <w:szCs w:val="18"/>
              </w:rPr>
            </w:pPr>
            <w:proofErr w:type="spellStart"/>
            <w:r w:rsidRPr="008D1BA7">
              <w:rPr>
                <w:i/>
                <w:sz w:val="16"/>
                <w:szCs w:val="18"/>
              </w:rPr>
              <w:t>Inermia</w:t>
            </w:r>
            <w:proofErr w:type="spellEnd"/>
            <w:r w:rsidRPr="008D1BA7">
              <w:rPr>
                <w:i/>
                <w:sz w:val="16"/>
                <w:szCs w:val="18"/>
              </w:rPr>
              <w:t xml:space="preserve"> </w:t>
            </w:r>
            <w:proofErr w:type="spellStart"/>
            <w:r w:rsidRPr="008D1BA7">
              <w:rPr>
                <w:i/>
                <w:sz w:val="16"/>
                <w:szCs w:val="18"/>
              </w:rPr>
              <w:t>vittata</w:t>
            </w:r>
            <w:proofErr w:type="spellEnd"/>
          </w:p>
        </w:tc>
        <w:tc>
          <w:tcPr>
            <w:tcW w:w="2204" w:type="dxa"/>
            <w:shd w:val="clear" w:color="auto" w:fill="FFFFFF" w:themeFill="background1"/>
            <w:noWrap/>
            <w:hideMark/>
          </w:tcPr>
          <w:p w14:paraId="3268AD6F" w14:textId="77777777" w:rsidR="00653D70" w:rsidRPr="008D1BA7" w:rsidRDefault="00653D70" w:rsidP="00CC386C">
            <w:pPr>
              <w:spacing w:line="240" w:lineRule="auto"/>
              <w:ind w:firstLine="0"/>
              <w:rPr>
                <w:sz w:val="16"/>
                <w:szCs w:val="18"/>
              </w:rPr>
            </w:pPr>
            <w:proofErr w:type="spellStart"/>
            <w:r w:rsidRPr="008D1BA7">
              <w:rPr>
                <w:sz w:val="16"/>
                <w:szCs w:val="18"/>
              </w:rPr>
              <w:t>boga</w:t>
            </w:r>
            <w:proofErr w:type="spellEnd"/>
          </w:p>
        </w:tc>
      </w:tr>
      <w:tr w:rsidR="00653D70" w:rsidRPr="008D1BA7"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8D1BA7" w:rsidRDefault="00653D70" w:rsidP="00CC386C">
            <w:pPr>
              <w:spacing w:line="240" w:lineRule="auto"/>
              <w:ind w:firstLine="0"/>
              <w:rPr>
                <w:i/>
                <w:sz w:val="16"/>
                <w:szCs w:val="18"/>
              </w:rPr>
            </w:pPr>
            <w:proofErr w:type="spellStart"/>
            <w:r w:rsidRPr="008D1BA7">
              <w:rPr>
                <w:i/>
                <w:sz w:val="16"/>
                <w:szCs w:val="18"/>
              </w:rPr>
              <w:t>Aulostomus</w:t>
            </w:r>
            <w:proofErr w:type="spellEnd"/>
            <w:r w:rsidRPr="008D1BA7">
              <w:rPr>
                <w:i/>
                <w:sz w:val="16"/>
                <w:szCs w:val="18"/>
              </w:rPr>
              <w:t> maculatus</w:t>
            </w:r>
          </w:p>
        </w:tc>
        <w:tc>
          <w:tcPr>
            <w:tcW w:w="1800" w:type="dxa"/>
            <w:shd w:val="clear" w:color="auto" w:fill="FFFFFF" w:themeFill="background1"/>
            <w:noWrap/>
            <w:hideMark/>
          </w:tcPr>
          <w:p w14:paraId="6DE4A605" w14:textId="77777777" w:rsidR="00653D70" w:rsidRPr="008D1BA7" w:rsidRDefault="00653D70" w:rsidP="00CC386C">
            <w:pPr>
              <w:spacing w:line="240" w:lineRule="auto"/>
              <w:ind w:firstLine="0"/>
              <w:rPr>
                <w:sz w:val="16"/>
                <w:szCs w:val="18"/>
              </w:rPr>
            </w:pPr>
            <w:r w:rsidRPr="008D1BA7">
              <w:rPr>
                <w:sz w:val="16"/>
                <w:szCs w:val="18"/>
              </w:rPr>
              <w:t>trumpetfish</w:t>
            </w:r>
          </w:p>
        </w:tc>
        <w:tc>
          <w:tcPr>
            <w:tcW w:w="2160" w:type="dxa"/>
            <w:shd w:val="clear" w:color="auto" w:fill="FFFFFF" w:themeFill="background1"/>
            <w:noWrap/>
            <w:hideMark/>
          </w:tcPr>
          <w:p w14:paraId="77C20433" w14:textId="77777777" w:rsidR="00653D70" w:rsidRPr="008D1BA7" w:rsidRDefault="00653D70" w:rsidP="00CC386C">
            <w:pPr>
              <w:spacing w:line="240" w:lineRule="auto"/>
              <w:ind w:firstLine="0"/>
              <w:rPr>
                <w:i/>
                <w:sz w:val="16"/>
                <w:szCs w:val="18"/>
              </w:rPr>
            </w:pPr>
            <w:proofErr w:type="spellStart"/>
            <w:r w:rsidRPr="008D1BA7">
              <w:rPr>
                <w:i/>
                <w:sz w:val="16"/>
                <w:szCs w:val="18"/>
              </w:rPr>
              <w:t>Kyphosus</w:t>
            </w:r>
            <w:proofErr w:type="spellEnd"/>
            <w:r w:rsidRPr="008D1BA7">
              <w:rPr>
                <w:i/>
                <w:sz w:val="16"/>
                <w:szCs w:val="18"/>
              </w:rPr>
              <w:t xml:space="preserve"> </w:t>
            </w:r>
            <w:proofErr w:type="spellStart"/>
            <w:r w:rsidRPr="008D1BA7">
              <w:rPr>
                <w:i/>
                <w:sz w:val="16"/>
                <w:szCs w:val="18"/>
              </w:rPr>
              <w:t>sectatrix</w:t>
            </w:r>
            <w:proofErr w:type="spellEnd"/>
          </w:p>
        </w:tc>
        <w:tc>
          <w:tcPr>
            <w:tcW w:w="2204" w:type="dxa"/>
            <w:shd w:val="clear" w:color="auto" w:fill="FFFFFF" w:themeFill="background1"/>
            <w:noWrap/>
            <w:hideMark/>
          </w:tcPr>
          <w:p w14:paraId="6928186E" w14:textId="77777777" w:rsidR="00653D70" w:rsidRPr="008D1BA7" w:rsidRDefault="00653D70" w:rsidP="00CC386C">
            <w:pPr>
              <w:spacing w:line="240" w:lineRule="auto"/>
              <w:ind w:firstLine="0"/>
              <w:rPr>
                <w:sz w:val="16"/>
                <w:szCs w:val="18"/>
              </w:rPr>
            </w:pPr>
            <w:r w:rsidRPr="008D1BA7">
              <w:rPr>
                <w:sz w:val="16"/>
                <w:szCs w:val="18"/>
              </w:rPr>
              <w:t>gray chub</w:t>
            </w:r>
          </w:p>
        </w:tc>
      </w:tr>
      <w:tr w:rsidR="00653D70" w:rsidRPr="008D1BA7" w14:paraId="3E0FA4CC" w14:textId="77777777" w:rsidTr="008818CB">
        <w:trPr>
          <w:trHeight w:val="20"/>
        </w:trPr>
        <w:tc>
          <w:tcPr>
            <w:tcW w:w="2268" w:type="dxa"/>
            <w:shd w:val="clear" w:color="auto" w:fill="FFFFFF" w:themeFill="background1"/>
            <w:noWrap/>
            <w:hideMark/>
          </w:tcPr>
          <w:p w14:paraId="62003F01" w14:textId="77777777" w:rsidR="00653D70" w:rsidRPr="008D1BA7" w:rsidRDefault="00653D70" w:rsidP="00CC386C">
            <w:pPr>
              <w:spacing w:line="240" w:lineRule="auto"/>
              <w:ind w:firstLine="0"/>
              <w:rPr>
                <w:i/>
                <w:sz w:val="16"/>
                <w:szCs w:val="18"/>
              </w:rPr>
            </w:pPr>
            <w:proofErr w:type="spellStart"/>
            <w:r w:rsidRPr="008D1BA7">
              <w:rPr>
                <w:i/>
                <w:sz w:val="16"/>
                <w:szCs w:val="18"/>
              </w:rPr>
              <w:t>Balistes</w:t>
            </w:r>
            <w:proofErr w:type="spellEnd"/>
            <w:r w:rsidRPr="008D1BA7">
              <w:rPr>
                <w:i/>
                <w:sz w:val="16"/>
                <w:szCs w:val="18"/>
              </w:rPr>
              <w:t xml:space="preserve"> </w:t>
            </w:r>
            <w:proofErr w:type="spellStart"/>
            <w:r w:rsidRPr="008D1BA7">
              <w:rPr>
                <w:i/>
                <w:sz w:val="16"/>
                <w:szCs w:val="18"/>
              </w:rPr>
              <w:t>capriscus</w:t>
            </w:r>
            <w:proofErr w:type="spellEnd"/>
          </w:p>
        </w:tc>
        <w:tc>
          <w:tcPr>
            <w:tcW w:w="1800" w:type="dxa"/>
            <w:shd w:val="clear" w:color="auto" w:fill="FFFFFF" w:themeFill="background1"/>
            <w:noWrap/>
            <w:hideMark/>
          </w:tcPr>
          <w:p w14:paraId="3E7DF855" w14:textId="77777777" w:rsidR="00653D70" w:rsidRPr="008D1BA7" w:rsidRDefault="00653D70" w:rsidP="00CC386C">
            <w:pPr>
              <w:spacing w:line="240" w:lineRule="auto"/>
              <w:ind w:firstLine="0"/>
              <w:rPr>
                <w:sz w:val="16"/>
                <w:szCs w:val="18"/>
              </w:rPr>
            </w:pPr>
            <w:r w:rsidRPr="008D1BA7">
              <w:rPr>
                <w:sz w:val="16"/>
                <w:szCs w:val="18"/>
              </w:rPr>
              <w:t>gray triggerfish</w:t>
            </w:r>
          </w:p>
        </w:tc>
        <w:tc>
          <w:tcPr>
            <w:tcW w:w="2160" w:type="dxa"/>
            <w:shd w:val="clear" w:color="auto" w:fill="FFFFFF" w:themeFill="background1"/>
            <w:noWrap/>
            <w:hideMark/>
          </w:tcPr>
          <w:p w14:paraId="01ACAF19" w14:textId="77777777" w:rsidR="00653D70" w:rsidRPr="008D1BA7" w:rsidRDefault="00653D70" w:rsidP="00CC386C">
            <w:pPr>
              <w:spacing w:line="240" w:lineRule="auto"/>
              <w:ind w:firstLine="0"/>
              <w:rPr>
                <w:i/>
                <w:sz w:val="16"/>
                <w:szCs w:val="18"/>
              </w:rPr>
            </w:pPr>
            <w:proofErr w:type="spellStart"/>
            <w:r w:rsidRPr="008D1BA7">
              <w:rPr>
                <w:i/>
                <w:sz w:val="16"/>
                <w:szCs w:val="18"/>
              </w:rPr>
              <w:t>Lachnolaimus</w:t>
            </w:r>
            <w:proofErr w:type="spellEnd"/>
            <w:r w:rsidRPr="008D1BA7">
              <w:rPr>
                <w:i/>
                <w:sz w:val="16"/>
                <w:szCs w:val="18"/>
              </w:rPr>
              <w:t xml:space="preserve"> maximus</w:t>
            </w:r>
          </w:p>
        </w:tc>
        <w:tc>
          <w:tcPr>
            <w:tcW w:w="2204" w:type="dxa"/>
            <w:shd w:val="clear" w:color="auto" w:fill="FFFFFF" w:themeFill="background1"/>
            <w:noWrap/>
            <w:hideMark/>
          </w:tcPr>
          <w:p w14:paraId="58C5F9DE" w14:textId="77777777" w:rsidR="00653D70" w:rsidRPr="008D1BA7" w:rsidRDefault="00653D70" w:rsidP="00CC386C">
            <w:pPr>
              <w:spacing w:line="240" w:lineRule="auto"/>
              <w:ind w:firstLine="0"/>
              <w:rPr>
                <w:sz w:val="16"/>
                <w:szCs w:val="18"/>
              </w:rPr>
            </w:pPr>
            <w:r w:rsidRPr="008D1BA7">
              <w:rPr>
                <w:sz w:val="16"/>
                <w:szCs w:val="18"/>
              </w:rPr>
              <w:t>hogfish</w:t>
            </w:r>
          </w:p>
        </w:tc>
      </w:tr>
      <w:tr w:rsidR="00653D70" w:rsidRPr="008D1BA7"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8D1BA7" w:rsidRDefault="00653D70" w:rsidP="00CC386C">
            <w:pPr>
              <w:spacing w:line="240" w:lineRule="auto"/>
              <w:ind w:firstLine="0"/>
              <w:rPr>
                <w:i/>
                <w:sz w:val="16"/>
                <w:szCs w:val="18"/>
              </w:rPr>
            </w:pPr>
            <w:proofErr w:type="spellStart"/>
            <w:r w:rsidRPr="008D1BA7">
              <w:rPr>
                <w:i/>
                <w:sz w:val="16"/>
                <w:szCs w:val="18"/>
              </w:rPr>
              <w:t>Balistes</w:t>
            </w:r>
            <w:proofErr w:type="spellEnd"/>
            <w:r w:rsidRPr="008D1BA7">
              <w:rPr>
                <w:i/>
                <w:sz w:val="16"/>
                <w:szCs w:val="18"/>
              </w:rPr>
              <w:t xml:space="preserve"> </w:t>
            </w:r>
            <w:proofErr w:type="spellStart"/>
            <w:r w:rsidRPr="008D1BA7">
              <w:rPr>
                <w:i/>
                <w:sz w:val="16"/>
                <w:szCs w:val="18"/>
              </w:rPr>
              <w:t>vetula</w:t>
            </w:r>
            <w:proofErr w:type="spellEnd"/>
          </w:p>
        </w:tc>
        <w:tc>
          <w:tcPr>
            <w:tcW w:w="1800" w:type="dxa"/>
            <w:shd w:val="clear" w:color="auto" w:fill="FFFFFF" w:themeFill="background1"/>
            <w:noWrap/>
            <w:hideMark/>
          </w:tcPr>
          <w:p w14:paraId="1031A810" w14:textId="77777777" w:rsidR="00653D70" w:rsidRPr="008D1BA7" w:rsidRDefault="00653D70" w:rsidP="00CC386C">
            <w:pPr>
              <w:spacing w:line="240" w:lineRule="auto"/>
              <w:ind w:firstLine="0"/>
              <w:rPr>
                <w:sz w:val="16"/>
                <w:szCs w:val="18"/>
              </w:rPr>
            </w:pPr>
            <w:r w:rsidRPr="008D1BA7">
              <w:rPr>
                <w:sz w:val="16"/>
                <w:szCs w:val="18"/>
              </w:rPr>
              <w:t>queen triggerfish</w:t>
            </w:r>
          </w:p>
        </w:tc>
        <w:tc>
          <w:tcPr>
            <w:tcW w:w="2160" w:type="dxa"/>
            <w:shd w:val="clear" w:color="auto" w:fill="FFFFFF" w:themeFill="background1"/>
            <w:noWrap/>
            <w:hideMark/>
          </w:tcPr>
          <w:p w14:paraId="5C092063"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bicaudalis</w:t>
            </w:r>
            <w:proofErr w:type="spellEnd"/>
          </w:p>
        </w:tc>
        <w:tc>
          <w:tcPr>
            <w:tcW w:w="2204" w:type="dxa"/>
            <w:shd w:val="clear" w:color="auto" w:fill="FFFFFF" w:themeFill="background1"/>
            <w:noWrap/>
            <w:hideMark/>
          </w:tcPr>
          <w:p w14:paraId="652C671B" w14:textId="77777777" w:rsidR="00653D70" w:rsidRPr="008D1BA7" w:rsidRDefault="00653D70" w:rsidP="00CC386C">
            <w:pPr>
              <w:spacing w:line="240" w:lineRule="auto"/>
              <w:ind w:firstLine="0"/>
              <w:rPr>
                <w:sz w:val="16"/>
                <w:szCs w:val="18"/>
              </w:rPr>
            </w:pPr>
            <w:r w:rsidRPr="008D1BA7">
              <w:rPr>
                <w:sz w:val="16"/>
                <w:szCs w:val="18"/>
              </w:rPr>
              <w:t>spotted trunkfish</w:t>
            </w:r>
          </w:p>
        </w:tc>
      </w:tr>
      <w:tr w:rsidR="00653D70" w:rsidRPr="008D1BA7" w14:paraId="3239A366" w14:textId="77777777" w:rsidTr="008818CB">
        <w:trPr>
          <w:trHeight w:val="20"/>
        </w:trPr>
        <w:tc>
          <w:tcPr>
            <w:tcW w:w="2268" w:type="dxa"/>
            <w:shd w:val="clear" w:color="auto" w:fill="FFFFFF" w:themeFill="background1"/>
            <w:noWrap/>
            <w:hideMark/>
          </w:tcPr>
          <w:p w14:paraId="04C6EF9E" w14:textId="77777777" w:rsidR="00653D70" w:rsidRPr="008D1BA7" w:rsidRDefault="00653D70" w:rsidP="00CC386C">
            <w:pPr>
              <w:spacing w:line="240" w:lineRule="auto"/>
              <w:ind w:firstLine="0"/>
              <w:rPr>
                <w:i/>
                <w:sz w:val="16"/>
                <w:szCs w:val="18"/>
              </w:rPr>
            </w:pPr>
            <w:proofErr w:type="spellStart"/>
            <w:r w:rsidRPr="008D1BA7">
              <w:rPr>
                <w:i/>
                <w:sz w:val="16"/>
                <w:szCs w:val="18"/>
              </w:rPr>
              <w:t>Bodianus</w:t>
            </w:r>
            <w:proofErr w:type="spellEnd"/>
            <w:r w:rsidRPr="008D1BA7">
              <w:rPr>
                <w:i/>
                <w:sz w:val="16"/>
                <w:szCs w:val="18"/>
              </w:rPr>
              <w:t xml:space="preserve"> </w:t>
            </w:r>
            <w:proofErr w:type="spellStart"/>
            <w:r w:rsidRPr="008D1BA7">
              <w:rPr>
                <w:i/>
                <w:sz w:val="16"/>
                <w:szCs w:val="18"/>
              </w:rPr>
              <w:t>rufus</w:t>
            </w:r>
            <w:proofErr w:type="spellEnd"/>
          </w:p>
        </w:tc>
        <w:tc>
          <w:tcPr>
            <w:tcW w:w="1800" w:type="dxa"/>
            <w:shd w:val="clear" w:color="auto" w:fill="FFFFFF" w:themeFill="background1"/>
            <w:noWrap/>
            <w:hideMark/>
          </w:tcPr>
          <w:p w14:paraId="5EE329AF" w14:textId="77777777" w:rsidR="00653D70" w:rsidRPr="008D1BA7" w:rsidRDefault="00653D70" w:rsidP="00CC386C">
            <w:pPr>
              <w:spacing w:line="240" w:lineRule="auto"/>
              <w:ind w:firstLine="0"/>
              <w:rPr>
                <w:sz w:val="16"/>
                <w:szCs w:val="18"/>
              </w:rPr>
            </w:pPr>
            <w:r w:rsidRPr="008D1BA7">
              <w:rPr>
                <w:sz w:val="16"/>
                <w:szCs w:val="18"/>
              </w:rPr>
              <w:t>Spanish hogfish</w:t>
            </w:r>
          </w:p>
        </w:tc>
        <w:tc>
          <w:tcPr>
            <w:tcW w:w="2160" w:type="dxa"/>
            <w:shd w:val="clear" w:color="auto" w:fill="FFFFFF" w:themeFill="background1"/>
            <w:noWrap/>
            <w:hideMark/>
          </w:tcPr>
          <w:p w14:paraId="4BC2FBA2"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quadricornis</w:t>
            </w:r>
            <w:proofErr w:type="spellEnd"/>
          </w:p>
        </w:tc>
        <w:tc>
          <w:tcPr>
            <w:tcW w:w="2204" w:type="dxa"/>
            <w:shd w:val="clear" w:color="auto" w:fill="FFFFFF" w:themeFill="background1"/>
            <w:noWrap/>
            <w:hideMark/>
          </w:tcPr>
          <w:p w14:paraId="123C669F" w14:textId="77777777" w:rsidR="00653D70" w:rsidRPr="008D1BA7" w:rsidRDefault="00653D70" w:rsidP="00CC386C">
            <w:pPr>
              <w:spacing w:line="240" w:lineRule="auto"/>
              <w:ind w:firstLine="0"/>
              <w:rPr>
                <w:sz w:val="16"/>
                <w:szCs w:val="18"/>
              </w:rPr>
            </w:pPr>
            <w:r w:rsidRPr="008D1BA7">
              <w:rPr>
                <w:sz w:val="16"/>
                <w:szCs w:val="18"/>
              </w:rPr>
              <w:t>scrawled cowfish</w:t>
            </w:r>
          </w:p>
        </w:tc>
      </w:tr>
      <w:tr w:rsidR="00653D70" w:rsidRPr="008D1BA7"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8D1BA7" w:rsidRDefault="00653D70" w:rsidP="00CC386C">
            <w:pPr>
              <w:spacing w:line="240" w:lineRule="auto"/>
              <w:ind w:firstLine="0"/>
              <w:rPr>
                <w:i/>
                <w:sz w:val="16"/>
                <w:szCs w:val="18"/>
              </w:rPr>
            </w:pPr>
            <w:r w:rsidRPr="008D1BA7">
              <w:rPr>
                <w:i/>
                <w:sz w:val="16"/>
                <w:szCs w:val="18"/>
              </w:rPr>
              <w:t xml:space="preserve">Calamus </w:t>
            </w:r>
            <w:proofErr w:type="spellStart"/>
            <w:r w:rsidRPr="008D1BA7">
              <w:rPr>
                <w:i/>
                <w:sz w:val="16"/>
                <w:szCs w:val="18"/>
              </w:rPr>
              <w:t>calamus</w:t>
            </w:r>
            <w:proofErr w:type="spellEnd"/>
          </w:p>
        </w:tc>
        <w:tc>
          <w:tcPr>
            <w:tcW w:w="1800" w:type="dxa"/>
            <w:shd w:val="clear" w:color="auto" w:fill="FFFFFF" w:themeFill="background1"/>
            <w:noWrap/>
            <w:hideMark/>
          </w:tcPr>
          <w:p w14:paraId="3BB7F01B" w14:textId="77777777" w:rsidR="00653D70" w:rsidRPr="008D1BA7" w:rsidRDefault="00653D70" w:rsidP="00CC386C">
            <w:pPr>
              <w:spacing w:line="240" w:lineRule="auto"/>
              <w:ind w:firstLine="0"/>
              <w:rPr>
                <w:sz w:val="16"/>
                <w:szCs w:val="18"/>
              </w:rPr>
            </w:pPr>
            <w:proofErr w:type="spellStart"/>
            <w:r w:rsidRPr="008D1BA7">
              <w:rPr>
                <w:sz w:val="16"/>
                <w:szCs w:val="18"/>
              </w:rPr>
              <w:t>saucereye</w:t>
            </w:r>
            <w:proofErr w:type="spellEnd"/>
            <w:r w:rsidRPr="008D1BA7">
              <w:rPr>
                <w:sz w:val="16"/>
                <w:szCs w:val="18"/>
              </w:rPr>
              <w:t xml:space="preserve"> porgy</w:t>
            </w:r>
          </w:p>
        </w:tc>
        <w:tc>
          <w:tcPr>
            <w:tcW w:w="2160" w:type="dxa"/>
            <w:shd w:val="clear" w:color="auto" w:fill="FFFFFF" w:themeFill="background1"/>
            <w:noWrap/>
            <w:hideMark/>
          </w:tcPr>
          <w:p w14:paraId="1A83041E" w14:textId="77777777" w:rsidR="00653D70" w:rsidRPr="008D1BA7" w:rsidRDefault="00653D70" w:rsidP="00CC386C">
            <w:pPr>
              <w:spacing w:line="240" w:lineRule="auto"/>
              <w:ind w:firstLine="0"/>
              <w:rPr>
                <w:i/>
                <w:sz w:val="16"/>
                <w:szCs w:val="18"/>
              </w:rPr>
            </w:pPr>
            <w:proofErr w:type="spellStart"/>
            <w:r w:rsidRPr="008D1BA7">
              <w:rPr>
                <w:i/>
                <w:sz w:val="16"/>
                <w:szCs w:val="18"/>
              </w:rPr>
              <w:t>Lactophrys</w:t>
            </w:r>
            <w:proofErr w:type="spellEnd"/>
            <w:r w:rsidRPr="008D1BA7">
              <w:rPr>
                <w:i/>
                <w:sz w:val="16"/>
                <w:szCs w:val="18"/>
              </w:rPr>
              <w:t xml:space="preserve"> </w:t>
            </w:r>
            <w:proofErr w:type="spellStart"/>
            <w:r w:rsidRPr="008D1BA7">
              <w:rPr>
                <w:i/>
                <w:sz w:val="16"/>
                <w:szCs w:val="18"/>
              </w:rPr>
              <w:t>triqueter</w:t>
            </w:r>
            <w:proofErr w:type="spellEnd"/>
          </w:p>
        </w:tc>
        <w:tc>
          <w:tcPr>
            <w:tcW w:w="2204" w:type="dxa"/>
            <w:shd w:val="clear" w:color="auto" w:fill="FFFFFF" w:themeFill="background1"/>
            <w:noWrap/>
            <w:hideMark/>
          </w:tcPr>
          <w:p w14:paraId="2F41B13D" w14:textId="77777777" w:rsidR="00653D70" w:rsidRPr="008D1BA7" w:rsidRDefault="00653D70" w:rsidP="00CC386C">
            <w:pPr>
              <w:spacing w:line="240" w:lineRule="auto"/>
              <w:ind w:firstLine="0"/>
              <w:rPr>
                <w:sz w:val="16"/>
                <w:szCs w:val="18"/>
              </w:rPr>
            </w:pPr>
            <w:r w:rsidRPr="008D1BA7">
              <w:rPr>
                <w:sz w:val="16"/>
                <w:szCs w:val="18"/>
              </w:rPr>
              <w:t>smooth trunkfish</w:t>
            </w:r>
          </w:p>
        </w:tc>
      </w:tr>
      <w:tr w:rsidR="00653D70" w:rsidRPr="008D1BA7" w14:paraId="470B1E04" w14:textId="77777777" w:rsidTr="008818CB">
        <w:trPr>
          <w:trHeight w:val="20"/>
        </w:trPr>
        <w:tc>
          <w:tcPr>
            <w:tcW w:w="2268" w:type="dxa"/>
            <w:shd w:val="clear" w:color="auto" w:fill="FFFFFF" w:themeFill="background1"/>
            <w:noWrap/>
            <w:hideMark/>
          </w:tcPr>
          <w:p w14:paraId="5FB70865" w14:textId="77777777" w:rsidR="00653D70" w:rsidRPr="008D1BA7" w:rsidRDefault="00653D70" w:rsidP="00CC386C">
            <w:pPr>
              <w:spacing w:line="240" w:lineRule="auto"/>
              <w:ind w:firstLine="0"/>
              <w:rPr>
                <w:i/>
                <w:sz w:val="16"/>
                <w:szCs w:val="18"/>
              </w:rPr>
            </w:pPr>
            <w:r w:rsidRPr="008D1BA7">
              <w:rPr>
                <w:i/>
                <w:sz w:val="16"/>
                <w:szCs w:val="18"/>
              </w:rPr>
              <w:t xml:space="preserve">Calamus </w:t>
            </w:r>
            <w:proofErr w:type="spellStart"/>
            <w:r w:rsidRPr="008D1BA7">
              <w:rPr>
                <w:i/>
                <w:sz w:val="16"/>
                <w:szCs w:val="18"/>
              </w:rPr>
              <w:t>pennatula</w:t>
            </w:r>
            <w:proofErr w:type="spellEnd"/>
          </w:p>
        </w:tc>
        <w:tc>
          <w:tcPr>
            <w:tcW w:w="1800" w:type="dxa"/>
            <w:shd w:val="clear" w:color="auto" w:fill="FFFFFF" w:themeFill="background1"/>
            <w:noWrap/>
            <w:hideMark/>
          </w:tcPr>
          <w:p w14:paraId="0BC9E8E1" w14:textId="77777777" w:rsidR="00653D70" w:rsidRPr="008D1BA7" w:rsidRDefault="00653D70" w:rsidP="00CC386C">
            <w:pPr>
              <w:spacing w:line="240" w:lineRule="auto"/>
              <w:ind w:firstLine="0"/>
              <w:rPr>
                <w:sz w:val="16"/>
                <w:szCs w:val="18"/>
              </w:rPr>
            </w:pPr>
            <w:proofErr w:type="spellStart"/>
            <w:r w:rsidRPr="008D1BA7">
              <w:rPr>
                <w:sz w:val="16"/>
                <w:szCs w:val="18"/>
              </w:rPr>
              <w:t>pluma</w:t>
            </w:r>
            <w:proofErr w:type="spellEnd"/>
            <w:r w:rsidRPr="008D1BA7">
              <w:rPr>
                <w:sz w:val="16"/>
                <w:szCs w:val="18"/>
              </w:rPr>
              <w:t xml:space="preserve"> porgy</w:t>
            </w:r>
          </w:p>
        </w:tc>
        <w:tc>
          <w:tcPr>
            <w:tcW w:w="2160" w:type="dxa"/>
            <w:shd w:val="clear" w:color="auto" w:fill="FFFFFF" w:themeFill="background1"/>
            <w:noWrap/>
            <w:hideMark/>
          </w:tcPr>
          <w:p w14:paraId="5BF7BF93"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apodus</w:t>
            </w:r>
            <w:proofErr w:type="spellEnd"/>
          </w:p>
        </w:tc>
        <w:tc>
          <w:tcPr>
            <w:tcW w:w="2204" w:type="dxa"/>
            <w:shd w:val="clear" w:color="auto" w:fill="FFFFFF" w:themeFill="background1"/>
            <w:noWrap/>
            <w:hideMark/>
          </w:tcPr>
          <w:p w14:paraId="4A7D6150" w14:textId="77777777" w:rsidR="00653D70" w:rsidRPr="008D1BA7" w:rsidRDefault="00653D70" w:rsidP="00CC386C">
            <w:pPr>
              <w:spacing w:line="240" w:lineRule="auto"/>
              <w:ind w:firstLine="0"/>
              <w:rPr>
                <w:sz w:val="16"/>
                <w:szCs w:val="18"/>
              </w:rPr>
            </w:pPr>
            <w:r w:rsidRPr="008D1BA7">
              <w:rPr>
                <w:sz w:val="16"/>
                <w:szCs w:val="18"/>
              </w:rPr>
              <w:t>schoolmaster snapper</w:t>
            </w:r>
          </w:p>
        </w:tc>
      </w:tr>
      <w:tr w:rsidR="00653D70" w:rsidRPr="008D1BA7"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8D1BA7" w:rsidRDefault="00653D70" w:rsidP="00CC386C">
            <w:pPr>
              <w:spacing w:line="240" w:lineRule="auto"/>
              <w:ind w:firstLine="0"/>
              <w:rPr>
                <w:i/>
                <w:sz w:val="16"/>
                <w:szCs w:val="18"/>
              </w:rPr>
            </w:pPr>
            <w:proofErr w:type="spellStart"/>
            <w:r w:rsidRPr="008D1BA7">
              <w:rPr>
                <w:i/>
                <w:sz w:val="16"/>
                <w:szCs w:val="18"/>
              </w:rPr>
              <w:t>Cantherhines</w:t>
            </w:r>
            <w:proofErr w:type="spellEnd"/>
            <w:r w:rsidRPr="008D1BA7">
              <w:rPr>
                <w:i/>
                <w:sz w:val="16"/>
                <w:szCs w:val="18"/>
              </w:rPr>
              <w:t xml:space="preserve"> </w:t>
            </w:r>
            <w:proofErr w:type="spellStart"/>
            <w:r w:rsidRPr="008D1BA7">
              <w:rPr>
                <w:i/>
                <w:sz w:val="16"/>
                <w:szCs w:val="18"/>
              </w:rPr>
              <w:t>macrocerus</w:t>
            </w:r>
            <w:proofErr w:type="spellEnd"/>
          </w:p>
        </w:tc>
        <w:tc>
          <w:tcPr>
            <w:tcW w:w="1800" w:type="dxa"/>
            <w:shd w:val="clear" w:color="auto" w:fill="FFFFFF" w:themeFill="background1"/>
            <w:noWrap/>
            <w:hideMark/>
          </w:tcPr>
          <w:p w14:paraId="4EB38F7C" w14:textId="77777777" w:rsidR="00653D70" w:rsidRPr="008D1BA7" w:rsidRDefault="00653D70" w:rsidP="00CC386C">
            <w:pPr>
              <w:spacing w:line="240" w:lineRule="auto"/>
              <w:ind w:firstLine="0"/>
              <w:rPr>
                <w:sz w:val="16"/>
                <w:szCs w:val="18"/>
              </w:rPr>
            </w:pPr>
            <w:proofErr w:type="spellStart"/>
            <w:r w:rsidRPr="008D1BA7">
              <w:rPr>
                <w:sz w:val="16"/>
                <w:szCs w:val="18"/>
              </w:rPr>
              <w:t>whitespotted</w:t>
            </w:r>
            <w:proofErr w:type="spellEnd"/>
            <w:r w:rsidRPr="008D1BA7">
              <w:rPr>
                <w:sz w:val="16"/>
                <w:szCs w:val="18"/>
              </w:rPr>
              <w:t xml:space="preserve"> filefish</w:t>
            </w:r>
          </w:p>
        </w:tc>
        <w:tc>
          <w:tcPr>
            <w:tcW w:w="2160" w:type="dxa"/>
            <w:shd w:val="clear" w:color="auto" w:fill="FFFFFF" w:themeFill="background1"/>
            <w:noWrap/>
            <w:hideMark/>
          </w:tcPr>
          <w:p w14:paraId="5994627C"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griseus</w:t>
            </w:r>
          </w:p>
        </w:tc>
        <w:tc>
          <w:tcPr>
            <w:tcW w:w="2204" w:type="dxa"/>
            <w:shd w:val="clear" w:color="auto" w:fill="FFFFFF" w:themeFill="background1"/>
            <w:noWrap/>
            <w:hideMark/>
          </w:tcPr>
          <w:p w14:paraId="2C93121B" w14:textId="77777777" w:rsidR="00653D70" w:rsidRPr="008D1BA7" w:rsidRDefault="00653D70" w:rsidP="00CC386C">
            <w:pPr>
              <w:spacing w:line="240" w:lineRule="auto"/>
              <w:ind w:firstLine="0"/>
              <w:rPr>
                <w:sz w:val="16"/>
                <w:szCs w:val="18"/>
              </w:rPr>
            </w:pPr>
            <w:r w:rsidRPr="008D1BA7">
              <w:rPr>
                <w:sz w:val="16"/>
                <w:szCs w:val="18"/>
              </w:rPr>
              <w:t>gray snapper</w:t>
            </w:r>
          </w:p>
        </w:tc>
      </w:tr>
      <w:tr w:rsidR="00653D70" w:rsidRPr="008D1BA7" w14:paraId="1095134E" w14:textId="77777777" w:rsidTr="008818CB">
        <w:trPr>
          <w:trHeight w:val="20"/>
        </w:trPr>
        <w:tc>
          <w:tcPr>
            <w:tcW w:w="2268" w:type="dxa"/>
            <w:shd w:val="clear" w:color="auto" w:fill="FFFFFF" w:themeFill="background1"/>
            <w:noWrap/>
            <w:hideMark/>
          </w:tcPr>
          <w:p w14:paraId="6F07FEA7" w14:textId="77777777" w:rsidR="00653D70" w:rsidRPr="008D1BA7" w:rsidRDefault="00653D70" w:rsidP="00CC386C">
            <w:pPr>
              <w:spacing w:line="240" w:lineRule="auto"/>
              <w:ind w:firstLine="0"/>
              <w:rPr>
                <w:i/>
                <w:sz w:val="16"/>
                <w:szCs w:val="18"/>
              </w:rPr>
            </w:pPr>
            <w:proofErr w:type="spellStart"/>
            <w:r w:rsidRPr="008D1BA7">
              <w:rPr>
                <w:i/>
                <w:sz w:val="16"/>
                <w:szCs w:val="18"/>
              </w:rPr>
              <w:t>Cantherhines</w:t>
            </w:r>
            <w:proofErr w:type="spellEnd"/>
            <w:r w:rsidRPr="008D1BA7">
              <w:rPr>
                <w:i/>
                <w:sz w:val="16"/>
                <w:szCs w:val="18"/>
              </w:rPr>
              <w:t> </w:t>
            </w:r>
            <w:proofErr w:type="spellStart"/>
            <w:r w:rsidRPr="008D1BA7">
              <w:rPr>
                <w:i/>
                <w:sz w:val="16"/>
                <w:szCs w:val="18"/>
              </w:rPr>
              <w:t>pullus</w:t>
            </w:r>
            <w:proofErr w:type="spellEnd"/>
          </w:p>
        </w:tc>
        <w:tc>
          <w:tcPr>
            <w:tcW w:w="1800" w:type="dxa"/>
            <w:shd w:val="clear" w:color="auto" w:fill="FFFFFF" w:themeFill="background1"/>
            <w:noWrap/>
            <w:hideMark/>
          </w:tcPr>
          <w:p w14:paraId="20C148FA" w14:textId="77777777" w:rsidR="00653D70" w:rsidRPr="008D1BA7" w:rsidRDefault="00653D70" w:rsidP="00CC386C">
            <w:pPr>
              <w:spacing w:line="240" w:lineRule="auto"/>
              <w:ind w:firstLine="0"/>
              <w:rPr>
                <w:sz w:val="16"/>
                <w:szCs w:val="18"/>
              </w:rPr>
            </w:pPr>
            <w:proofErr w:type="spellStart"/>
            <w:r w:rsidRPr="008D1BA7">
              <w:rPr>
                <w:sz w:val="16"/>
                <w:szCs w:val="18"/>
              </w:rPr>
              <w:t>orangespotted</w:t>
            </w:r>
            <w:proofErr w:type="spellEnd"/>
            <w:r w:rsidRPr="008D1BA7">
              <w:rPr>
                <w:sz w:val="16"/>
                <w:szCs w:val="18"/>
              </w:rPr>
              <w:t xml:space="preserve"> filefish</w:t>
            </w:r>
          </w:p>
        </w:tc>
        <w:tc>
          <w:tcPr>
            <w:tcW w:w="2160" w:type="dxa"/>
            <w:shd w:val="clear" w:color="auto" w:fill="FFFFFF" w:themeFill="background1"/>
            <w:noWrap/>
            <w:hideMark/>
          </w:tcPr>
          <w:p w14:paraId="32195F7C"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jocu</w:t>
            </w:r>
            <w:proofErr w:type="spellEnd"/>
          </w:p>
        </w:tc>
        <w:tc>
          <w:tcPr>
            <w:tcW w:w="2204" w:type="dxa"/>
            <w:shd w:val="clear" w:color="auto" w:fill="FFFFFF" w:themeFill="background1"/>
            <w:noWrap/>
            <w:hideMark/>
          </w:tcPr>
          <w:p w14:paraId="1270E886" w14:textId="77777777" w:rsidR="00653D70" w:rsidRPr="008D1BA7" w:rsidRDefault="00653D70" w:rsidP="00CC386C">
            <w:pPr>
              <w:spacing w:line="240" w:lineRule="auto"/>
              <w:ind w:firstLine="0"/>
              <w:rPr>
                <w:sz w:val="16"/>
                <w:szCs w:val="18"/>
              </w:rPr>
            </w:pPr>
            <w:r w:rsidRPr="008D1BA7">
              <w:rPr>
                <w:sz w:val="16"/>
                <w:szCs w:val="18"/>
              </w:rPr>
              <w:t>dog snapper</w:t>
            </w:r>
          </w:p>
        </w:tc>
      </w:tr>
      <w:tr w:rsidR="00653D70" w:rsidRPr="008D1BA7"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8D1BA7" w:rsidRDefault="00653D70" w:rsidP="00CC386C">
            <w:pPr>
              <w:spacing w:line="240" w:lineRule="auto"/>
              <w:ind w:firstLine="0"/>
              <w:rPr>
                <w:i/>
                <w:sz w:val="16"/>
                <w:szCs w:val="18"/>
              </w:rPr>
            </w:pPr>
            <w:proofErr w:type="spellStart"/>
            <w:r w:rsidRPr="008D1BA7">
              <w:rPr>
                <w:i/>
                <w:sz w:val="16"/>
                <w:szCs w:val="18"/>
              </w:rPr>
              <w:t>Canthigaster</w:t>
            </w:r>
            <w:proofErr w:type="spellEnd"/>
            <w:r w:rsidRPr="008D1BA7">
              <w:rPr>
                <w:i/>
                <w:sz w:val="16"/>
                <w:szCs w:val="18"/>
              </w:rPr>
              <w:t xml:space="preserve"> </w:t>
            </w:r>
            <w:proofErr w:type="spellStart"/>
            <w:r w:rsidRPr="008D1BA7">
              <w:rPr>
                <w:i/>
                <w:sz w:val="16"/>
                <w:szCs w:val="18"/>
              </w:rPr>
              <w:t>rostrata</w:t>
            </w:r>
            <w:proofErr w:type="spellEnd"/>
          </w:p>
        </w:tc>
        <w:tc>
          <w:tcPr>
            <w:tcW w:w="1800" w:type="dxa"/>
            <w:shd w:val="clear" w:color="auto" w:fill="FFFFFF" w:themeFill="background1"/>
            <w:noWrap/>
            <w:hideMark/>
          </w:tcPr>
          <w:p w14:paraId="553123B0" w14:textId="77777777" w:rsidR="00653D70" w:rsidRPr="008D1BA7" w:rsidRDefault="00653D70" w:rsidP="00CC386C">
            <w:pPr>
              <w:spacing w:line="240" w:lineRule="auto"/>
              <w:ind w:firstLine="0"/>
              <w:rPr>
                <w:sz w:val="16"/>
                <w:szCs w:val="18"/>
              </w:rPr>
            </w:pPr>
            <w:r w:rsidRPr="008D1BA7">
              <w:rPr>
                <w:sz w:val="16"/>
                <w:szCs w:val="18"/>
              </w:rPr>
              <w:t>sharp-nose puffer fish</w:t>
            </w:r>
          </w:p>
        </w:tc>
        <w:tc>
          <w:tcPr>
            <w:tcW w:w="2160" w:type="dxa"/>
            <w:shd w:val="clear" w:color="auto" w:fill="FFFFFF" w:themeFill="background1"/>
            <w:noWrap/>
            <w:hideMark/>
          </w:tcPr>
          <w:p w14:paraId="5932F4E5"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mahogoni</w:t>
            </w:r>
            <w:proofErr w:type="spellEnd"/>
          </w:p>
        </w:tc>
        <w:tc>
          <w:tcPr>
            <w:tcW w:w="2204" w:type="dxa"/>
            <w:shd w:val="clear" w:color="auto" w:fill="FFFFFF" w:themeFill="background1"/>
            <w:noWrap/>
            <w:hideMark/>
          </w:tcPr>
          <w:p w14:paraId="12E9ECDB" w14:textId="77777777" w:rsidR="00653D70" w:rsidRPr="008D1BA7" w:rsidRDefault="00653D70" w:rsidP="00CC386C">
            <w:pPr>
              <w:spacing w:line="240" w:lineRule="auto"/>
              <w:ind w:firstLine="0"/>
              <w:rPr>
                <w:sz w:val="16"/>
                <w:szCs w:val="18"/>
              </w:rPr>
            </w:pPr>
            <w:r w:rsidRPr="008D1BA7">
              <w:rPr>
                <w:sz w:val="16"/>
                <w:szCs w:val="18"/>
              </w:rPr>
              <w:t>mahogany snapper</w:t>
            </w:r>
          </w:p>
        </w:tc>
      </w:tr>
      <w:tr w:rsidR="00653D70" w:rsidRPr="008D1BA7" w14:paraId="46499481" w14:textId="77777777" w:rsidTr="008818CB">
        <w:trPr>
          <w:trHeight w:val="20"/>
        </w:trPr>
        <w:tc>
          <w:tcPr>
            <w:tcW w:w="2268" w:type="dxa"/>
            <w:shd w:val="clear" w:color="auto" w:fill="FFFFFF" w:themeFill="background1"/>
            <w:noWrap/>
            <w:hideMark/>
          </w:tcPr>
          <w:p w14:paraId="5DB1A2A3" w14:textId="77777777" w:rsidR="00653D70" w:rsidRPr="008D1BA7" w:rsidRDefault="00653D70" w:rsidP="00CC386C">
            <w:pPr>
              <w:spacing w:line="240" w:lineRule="auto"/>
              <w:ind w:firstLine="0"/>
              <w:rPr>
                <w:i/>
                <w:sz w:val="16"/>
                <w:szCs w:val="18"/>
              </w:rPr>
            </w:pPr>
            <w:proofErr w:type="spellStart"/>
            <w:r w:rsidRPr="008D1BA7">
              <w:rPr>
                <w:i/>
                <w:sz w:val="16"/>
                <w:szCs w:val="18"/>
              </w:rPr>
              <w:t>Centropyge</w:t>
            </w:r>
            <w:proofErr w:type="spellEnd"/>
            <w:r w:rsidRPr="008D1BA7">
              <w:rPr>
                <w:i/>
                <w:sz w:val="16"/>
                <w:szCs w:val="18"/>
              </w:rPr>
              <w:t xml:space="preserve"> </w:t>
            </w:r>
            <w:proofErr w:type="spellStart"/>
            <w:r w:rsidRPr="008D1BA7">
              <w:rPr>
                <w:i/>
                <w:sz w:val="16"/>
                <w:szCs w:val="18"/>
              </w:rPr>
              <w:t>argi</w:t>
            </w:r>
            <w:proofErr w:type="spellEnd"/>
          </w:p>
        </w:tc>
        <w:tc>
          <w:tcPr>
            <w:tcW w:w="1800" w:type="dxa"/>
            <w:shd w:val="clear" w:color="auto" w:fill="FFFFFF" w:themeFill="background1"/>
            <w:noWrap/>
            <w:hideMark/>
          </w:tcPr>
          <w:p w14:paraId="02B93776" w14:textId="77777777" w:rsidR="00653D70" w:rsidRPr="008D1BA7" w:rsidRDefault="00653D70" w:rsidP="00CC386C">
            <w:pPr>
              <w:spacing w:line="240" w:lineRule="auto"/>
              <w:ind w:firstLine="0"/>
              <w:rPr>
                <w:sz w:val="16"/>
                <w:szCs w:val="18"/>
              </w:rPr>
            </w:pPr>
            <w:proofErr w:type="spellStart"/>
            <w:r w:rsidRPr="008D1BA7">
              <w:rPr>
                <w:sz w:val="16"/>
                <w:szCs w:val="18"/>
              </w:rPr>
              <w:t>cherubfish</w:t>
            </w:r>
            <w:proofErr w:type="spellEnd"/>
          </w:p>
        </w:tc>
        <w:tc>
          <w:tcPr>
            <w:tcW w:w="2160" w:type="dxa"/>
            <w:shd w:val="clear" w:color="auto" w:fill="FFFFFF" w:themeFill="background1"/>
            <w:noWrap/>
            <w:hideMark/>
          </w:tcPr>
          <w:p w14:paraId="16916118" w14:textId="77777777" w:rsidR="00653D70" w:rsidRPr="008D1BA7" w:rsidRDefault="00653D70" w:rsidP="00CC386C">
            <w:pPr>
              <w:spacing w:line="240" w:lineRule="auto"/>
              <w:ind w:firstLine="0"/>
              <w:rPr>
                <w:i/>
                <w:sz w:val="16"/>
                <w:szCs w:val="18"/>
              </w:rPr>
            </w:pPr>
            <w:proofErr w:type="spellStart"/>
            <w:r w:rsidRPr="008D1BA7">
              <w:rPr>
                <w:i/>
                <w:sz w:val="16"/>
                <w:szCs w:val="18"/>
              </w:rPr>
              <w:t>Lutjanus</w:t>
            </w:r>
            <w:proofErr w:type="spellEnd"/>
            <w:r w:rsidRPr="008D1BA7">
              <w:rPr>
                <w:i/>
                <w:sz w:val="16"/>
                <w:szCs w:val="18"/>
              </w:rPr>
              <w:t xml:space="preserve"> </w:t>
            </w:r>
            <w:proofErr w:type="spellStart"/>
            <w:r w:rsidRPr="008D1BA7">
              <w:rPr>
                <w:i/>
                <w:sz w:val="16"/>
                <w:szCs w:val="18"/>
              </w:rPr>
              <w:t>synagris</w:t>
            </w:r>
            <w:proofErr w:type="spellEnd"/>
          </w:p>
        </w:tc>
        <w:tc>
          <w:tcPr>
            <w:tcW w:w="2204" w:type="dxa"/>
            <w:shd w:val="clear" w:color="auto" w:fill="FFFFFF" w:themeFill="background1"/>
            <w:noWrap/>
            <w:hideMark/>
          </w:tcPr>
          <w:p w14:paraId="6246842D" w14:textId="77777777" w:rsidR="00653D70" w:rsidRPr="008D1BA7" w:rsidRDefault="00653D70" w:rsidP="00CC386C">
            <w:pPr>
              <w:spacing w:line="240" w:lineRule="auto"/>
              <w:ind w:firstLine="0"/>
              <w:rPr>
                <w:sz w:val="16"/>
                <w:szCs w:val="18"/>
              </w:rPr>
            </w:pPr>
            <w:r w:rsidRPr="008D1BA7">
              <w:rPr>
                <w:sz w:val="16"/>
                <w:szCs w:val="18"/>
              </w:rPr>
              <w:t>lane snapper</w:t>
            </w:r>
          </w:p>
        </w:tc>
      </w:tr>
      <w:tr w:rsidR="00653D70" w:rsidRPr="008D1BA7"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8D1BA7" w:rsidRDefault="00653D70" w:rsidP="00CC386C">
            <w:pPr>
              <w:spacing w:line="240" w:lineRule="auto"/>
              <w:ind w:firstLine="0"/>
              <w:rPr>
                <w:i/>
                <w:sz w:val="16"/>
                <w:szCs w:val="18"/>
              </w:rPr>
            </w:pPr>
            <w:proofErr w:type="spellStart"/>
            <w:r w:rsidRPr="008D1BA7">
              <w:rPr>
                <w:i/>
                <w:sz w:val="16"/>
                <w:szCs w:val="18"/>
              </w:rPr>
              <w:t>Chaetodipterus</w:t>
            </w:r>
            <w:proofErr w:type="spellEnd"/>
            <w:r w:rsidRPr="008D1BA7">
              <w:rPr>
                <w:i/>
                <w:sz w:val="16"/>
                <w:szCs w:val="18"/>
              </w:rPr>
              <w:t xml:space="preserve"> </w:t>
            </w:r>
            <w:proofErr w:type="spellStart"/>
            <w:r w:rsidRPr="008D1BA7">
              <w:rPr>
                <w:i/>
                <w:sz w:val="16"/>
                <w:szCs w:val="18"/>
              </w:rPr>
              <w:t>faber</w:t>
            </w:r>
            <w:proofErr w:type="spellEnd"/>
          </w:p>
        </w:tc>
        <w:tc>
          <w:tcPr>
            <w:tcW w:w="1800" w:type="dxa"/>
            <w:shd w:val="clear" w:color="auto" w:fill="FFFFFF" w:themeFill="background1"/>
            <w:noWrap/>
            <w:hideMark/>
          </w:tcPr>
          <w:p w14:paraId="2A6AF86D" w14:textId="77777777" w:rsidR="00653D70" w:rsidRPr="008D1BA7" w:rsidRDefault="00653D70" w:rsidP="00CC386C">
            <w:pPr>
              <w:spacing w:line="240" w:lineRule="auto"/>
              <w:ind w:firstLine="0"/>
              <w:rPr>
                <w:sz w:val="16"/>
                <w:szCs w:val="18"/>
              </w:rPr>
            </w:pPr>
            <w:r w:rsidRPr="008D1BA7">
              <w:rPr>
                <w:sz w:val="16"/>
                <w:szCs w:val="18"/>
              </w:rPr>
              <w:t>Atlantic spadefish</w:t>
            </w:r>
          </w:p>
        </w:tc>
        <w:tc>
          <w:tcPr>
            <w:tcW w:w="2160" w:type="dxa"/>
            <w:shd w:val="clear" w:color="auto" w:fill="FFFFFF" w:themeFill="background1"/>
            <w:noWrap/>
            <w:hideMark/>
          </w:tcPr>
          <w:p w14:paraId="64C93F0B" w14:textId="77777777" w:rsidR="00653D70" w:rsidRPr="008D1BA7" w:rsidRDefault="00653D70" w:rsidP="00CC386C">
            <w:pPr>
              <w:spacing w:line="240" w:lineRule="auto"/>
              <w:ind w:firstLine="0"/>
              <w:rPr>
                <w:i/>
                <w:sz w:val="16"/>
                <w:szCs w:val="18"/>
              </w:rPr>
            </w:pPr>
            <w:proofErr w:type="spellStart"/>
            <w:r w:rsidRPr="008D1BA7">
              <w:rPr>
                <w:i/>
                <w:sz w:val="16"/>
                <w:szCs w:val="18"/>
              </w:rPr>
              <w:t>Melichthys</w:t>
            </w:r>
            <w:proofErr w:type="spellEnd"/>
            <w:r w:rsidRPr="008D1BA7">
              <w:rPr>
                <w:i/>
                <w:sz w:val="16"/>
                <w:szCs w:val="18"/>
              </w:rPr>
              <w:t xml:space="preserve"> </w:t>
            </w:r>
            <w:proofErr w:type="spellStart"/>
            <w:r w:rsidRPr="008D1BA7">
              <w:rPr>
                <w:i/>
                <w:sz w:val="16"/>
                <w:szCs w:val="18"/>
              </w:rPr>
              <w:t>niger</w:t>
            </w:r>
            <w:proofErr w:type="spellEnd"/>
          </w:p>
        </w:tc>
        <w:tc>
          <w:tcPr>
            <w:tcW w:w="2204" w:type="dxa"/>
            <w:shd w:val="clear" w:color="auto" w:fill="FFFFFF" w:themeFill="background1"/>
            <w:noWrap/>
            <w:hideMark/>
          </w:tcPr>
          <w:p w14:paraId="178473D9" w14:textId="77777777" w:rsidR="00653D70" w:rsidRPr="008D1BA7" w:rsidRDefault="00653D70" w:rsidP="00CC386C">
            <w:pPr>
              <w:spacing w:line="240" w:lineRule="auto"/>
              <w:ind w:firstLine="0"/>
              <w:rPr>
                <w:sz w:val="16"/>
                <w:szCs w:val="18"/>
              </w:rPr>
            </w:pPr>
            <w:r w:rsidRPr="008D1BA7">
              <w:rPr>
                <w:sz w:val="16"/>
                <w:szCs w:val="18"/>
              </w:rPr>
              <w:t xml:space="preserve">black </w:t>
            </w:r>
            <w:proofErr w:type="spellStart"/>
            <w:r w:rsidRPr="008D1BA7">
              <w:rPr>
                <w:sz w:val="16"/>
                <w:szCs w:val="18"/>
              </w:rPr>
              <w:t>durgon</w:t>
            </w:r>
            <w:proofErr w:type="spellEnd"/>
          </w:p>
        </w:tc>
      </w:tr>
      <w:tr w:rsidR="00653D70" w:rsidRPr="008D1BA7" w14:paraId="0CA2F236" w14:textId="77777777" w:rsidTr="008818CB">
        <w:trPr>
          <w:trHeight w:val="20"/>
        </w:trPr>
        <w:tc>
          <w:tcPr>
            <w:tcW w:w="2268" w:type="dxa"/>
            <w:shd w:val="clear" w:color="auto" w:fill="FFFFFF" w:themeFill="background1"/>
            <w:noWrap/>
            <w:hideMark/>
          </w:tcPr>
          <w:p w14:paraId="3DD80A14" w14:textId="77777777" w:rsidR="00653D70" w:rsidRPr="008D1BA7" w:rsidRDefault="00653D70" w:rsidP="00CC386C">
            <w:pPr>
              <w:spacing w:line="240" w:lineRule="auto"/>
              <w:ind w:firstLine="0"/>
              <w:rPr>
                <w:i/>
                <w:sz w:val="16"/>
                <w:szCs w:val="18"/>
              </w:rPr>
            </w:pPr>
            <w:r w:rsidRPr="008D1BA7">
              <w:rPr>
                <w:i/>
                <w:sz w:val="16"/>
                <w:szCs w:val="18"/>
              </w:rPr>
              <w:t xml:space="preserve">Chaetodon </w:t>
            </w:r>
            <w:proofErr w:type="spellStart"/>
            <w:r w:rsidRPr="008D1BA7">
              <w:rPr>
                <w:i/>
                <w:sz w:val="16"/>
                <w:szCs w:val="18"/>
              </w:rPr>
              <w:t>ocellatus</w:t>
            </w:r>
            <w:proofErr w:type="spellEnd"/>
          </w:p>
        </w:tc>
        <w:tc>
          <w:tcPr>
            <w:tcW w:w="1800" w:type="dxa"/>
            <w:shd w:val="clear" w:color="auto" w:fill="FFFFFF" w:themeFill="background1"/>
            <w:noWrap/>
            <w:hideMark/>
          </w:tcPr>
          <w:p w14:paraId="240777CF" w14:textId="77777777" w:rsidR="00653D70" w:rsidRPr="008D1BA7" w:rsidRDefault="00653D70" w:rsidP="00CC386C">
            <w:pPr>
              <w:spacing w:line="240" w:lineRule="auto"/>
              <w:ind w:firstLine="0"/>
              <w:rPr>
                <w:sz w:val="16"/>
                <w:szCs w:val="18"/>
              </w:rPr>
            </w:pPr>
            <w:proofErr w:type="spellStart"/>
            <w:r w:rsidRPr="008D1BA7">
              <w:rPr>
                <w:sz w:val="16"/>
                <w:szCs w:val="18"/>
              </w:rPr>
              <w:t>spotfin</w:t>
            </w:r>
            <w:proofErr w:type="spellEnd"/>
            <w:r w:rsidRPr="008D1BA7">
              <w:rPr>
                <w:sz w:val="16"/>
                <w:szCs w:val="18"/>
              </w:rPr>
              <w:t> butterflyfish</w:t>
            </w:r>
          </w:p>
        </w:tc>
        <w:tc>
          <w:tcPr>
            <w:tcW w:w="2160" w:type="dxa"/>
            <w:shd w:val="clear" w:color="auto" w:fill="FFFFFF" w:themeFill="background1"/>
            <w:noWrap/>
            <w:hideMark/>
          </w:tcPr>
          <w:p w14:paraId="4D8C122C" w14:textId="77777777" w:rsidR="00653D70" w:rsidRPr="008D1BA7" w:rsidRDefault="00653D70" w:rsidP="00CC386C">
            <w:pPr>
              <w:spacing w:line="240" w:lineRule="auto"/>
              <w:ind w:firstLine="0"/>
              <w:rPr>
                <w:i/>
                <w:sz w:val="16"/>
                <w:szCs w:val="18"/>
              </w:rPr>
            </w:pPr>
            <w:proofErr w:type="spellStart"/>
            <w:r w:rsidRPr="008D1BA7">
              <w:rPr>
                <w:i/>
                <w:sz w:val="16"/>
                <w:szCs w:val="18"/>
              </w:rPr>
              <w:t>Microspathodon</w:t>
            </w:r>
            <w:proofErr w:type="spellEnd"/>
            <w:r w:rsidRPr="008D1BA7">
              <w:rPr>
                <w:i/>
                <w:sz w:val="16"/>
                <w:szCs w:val="18"/>
              </w:rPr>
              <w:t xml:space="preserve"> </w:t>
            </w:r>
            <w:proofErr w:type="spellStart"/>
            <w:r w:rsidRPr="008D1BA7">
              <w:rPr>
                <w:i/>
                <w:sz w:val="16"/>
                <w:szCs w:val="18"/>
              </w:rPr>
              <w:t>chrysurus</w:t>
            </w:r>
            <w:proofErr w:type="spellEnd"/>
          </w:p>
        </w:tc>
        <w:tc>
          <w:tcPr>
            <w:tcW w:w="2204" w:type="dxa"/>
            <w:shd w:val="clear" w:color="auto" w:fill="FFFFFF" w:themeFill="background1"/>
            <w:noWrap/>
            <w:hideMark/>
          </w:tcPr>
          <w:p w14:paraId="11A1F0E3" w14:textId="77777777" w:rsidR="00653D70" w:rsidRPr="008D1BA7" w:rsidRDefault="00653D70" w:rsidP="00CC386C">
            <w:pPr>
              <w:spacing w:line="240" w:lineRule="auto"/>
              <w:ind w:firstLine="0"/>
              <w:rPr>
                <w:sz w:val="16"/>
                <w:szCs w:val="18"/>
              </w:rPr>
            </w:pPr>
            <w:r w:rsidRPr="008D1BA7">
              <w:rPr>
                <w:sz w:val="16"/>
                <w:szCs w:val="18"/>
              </w:rPr>
              <w:t>yellowtail damselfish</w:t>
            </w:r>
          </w:p>
        </w:tc>
      </w:tr>
      <w:tr w:rsidR="00653D70" w:rsidRPr="008D1BA7"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8D1BA7" w:rsidRDefault="00653D70" w:rsidP="00CC386C">
            <w:pPr>
              <w:spacing w:line="240" w:lineRule="auto"/>
              <w:ind w:firstLine="0"/>
              <w:rPr>
                <w:i/>
                <w:sz w:val="16"/>
                <w:szCs w:val="18"/>
              </w:rPr>
            </w:pPr>
            <w:r w:rsidRPr="008D1BA7">
              <w:rPr>
                <w:i/>
                <w:sz w:val="16"/>
                <w:szCs w:val="18"/>
              </w:rPr>
              <w:t xml:space="preserve">Chaetodon </w:t>
            </w:r>
            <w:proofErr w:type="spellStart"/>
            <w:r w:rsidRPr="008D1BA7">
              <w:rPr>
                <w:i/>
                <w:sz w:val="16"/>
                <w:szCs w:val="18"/>
              </w:rPr>
              <w:t>sedentarius</w:t>
            </w:r>
            <w:proofErr w:type="spellEnd"/>
          </w:p>
        </w:tc>
        <w:tc>
          <w:tcPr>
            <w:tcW w:w="1800" w:type="dxa"/>
            <w:shd w:val="clear" w:color="auto" w:fill="FFFFFF" w:themeFill="background1"/>
            <w:noWrap/>
            <w:hideMark/>
          </w:tcPr>
          <w:p w14:paraId="4C77411E" w14:textId="77777777" w:rsidR="00653D70" w:rsidRPr="008D1BA7" w:rsidRDefault="00653D70" w:rsidP="00CC386C">
            <w:pPr>
              <w:spacing w:line="240" w:lineRule="auto"/>
              <w:ind w:firstLine="0"/>
              <w:rPr>
                <w:sz w:val="16"/>
                <w:szCs w:val="18"/>
              </w:rPr>
            </w:pPr>
            <w:r w:rsidRPr="008D1BA7">
              <w:rPr>
                <w:sz w:val="16"/>
                <w:szCs w:val="18"/>
              </w:rPr>
              <w:t>reef butterflyfish</w:t>
            </w:r>
          </w:p>
        </w:tc>
        <w:tc>
          <w:tcPr>
            <w:tcW w:w="2160" w:type="dxa"/>
            <w:shd w:val="clear" w:color="auto" w:fill="FFFFFF" w:themeFill="background1"/>
            <w:noWrap/>
            <w:hideMark/>
          </w:tcPr>
          <w:p w14:paraId="1609F717" w14:textId="77777777" w:rsidR="00653D70" w:rsidRPr="008D1BA7" w:rsidRDefault="00653D70" w:rsidP="00CC386C">
            <w:pPr>
              <w:spacing w:line="240" w:lineRule="auto"/>
              <w:ind w:firstLine="0"/>
              <w:rPr>
                <w:i/>
                <w:sz w:val="16"/>
                <w:szCs w:val="18"/>
              </w:rPr>
            </w:pPr>
            <w:proofErr w:type="spellStart"/>
            <w:r w:rsidRPr="008D1BA7">
              <w:rPr>
                <w:i/>
                <w:sz w:val="16"/>
                <w:szCs w:val="18"/>
              </w:rPr>
              <w:t>Monacanthus</w:t>
            </w:r>
            <w:proofErr w:type="spellEnd"/>
            <w:r w:rsidRPr="008D1BA7">
              <w:rPr>
                <w:i/>
                <w:sz w:val="16"/>
                <w:szCs w:val="18"/>
              </w:rPr>
              <w:t xml:space="preserve"> </w:t>
            </w:r>
            <w:proofErr w:type="spellStart"/>
            <w:r w:rsidRPr="008D1BA7">
              <w:rPr>
                <w:i/>
                <w:sz w:val="16"/>
                <w:szCs w:val="18"/>
              </w:rPr>
              <w:t>ciliatus</w:t>
            </w:r>
            <w:proofErr w:type="spellEnd"/>
          </w:p>
        </w:tc>
        <w:tc>
          <w:tcPr>
            <w:tcW w:w="2204" w:type="dxa"/>
            <w:shd w:val="clear" w:color="auto" w:fill="FFFFFF" w:themeFill="background1"/>
            <w:noWrap/>
            <w:hideMark/>
          </w:tcPr>
          <w:p w14:paraId="1758E302" w14:textId="77777777" w:rsidR="00653D70" w:rsidRPr="008D1BA7" w:rsidRDefault="00653D70" w:rsidP="00CC386C">
            <w:pPr>
              <w:spacing w:line="240" w:lineRule="auto"/>
              <w:ind w:firstLine="0"/>
              <w:rPr>
                <w:sz w:val="16"/>
                <w:szCs w:val="18"/>
              </w:rPr>
            </w:pPr>
            <w:r w:rsidRPr="008D1BA7">
              <w:rPr>
                <w:sz w:val="16"/>
                <w:szCs w:val="18"/>
              </w:rPr>
              <w:t>fringed filefish</w:t>
            </w:r>
          </w:p>
        </w:tc>
      </w:tr>
      <w:tr w:rsidR="00653D70" w:rsidRPr="008D1BA7" w14:paraId="2630D187" w14:textId="77777777" w:rsidTr="008818CB">
        <w:trPr>
          <w:trHeight w:val="20"/>
        </w:trPr>
        <w:tc>
          <w:tcPr>
            <w:tcW w:w="2268" w:type="dxa"/>
            <w:shd w:val="clear" w:color="auto" w:fill="FFFFFF" w:themeFill="background1"/>
            <w:noWrap/>
            <w:hideMark/>
          </w:tcPr>
          <w:p w14:paraId="2E7F53F1" w14:textId="77777777" w:rsidR="00653D70" w:rsidRPr="008D1BA7" w:rsidRDefault="00653D70" w:rsidP="00CC386C">
            <w:pPr>
              <w:spacing w:line="240" w:lineRule="auto"/>
              <w:ind w:firstLine="0"/>
              <w:rPr>
                <w:i/>
                <w:sz w:val="16"/>
                <w:szCs w:val="18"/>
              </w:rPr>
            </w:pPr>
            <w:r w:rsidRPr="008D1BA7">
              <w:rPr>
                <w:i/>
                <w:sz w:val="16"/>
                <w:szCs w:val="18"/>
              </w:rPr>
              <w:t xml:space="preserve">Chaetodon </w:t>
            </w:r>
            <w:proofErr w:type="spellStart"/>
            <w:r w:rsidRPr="008D1BA7">
              <w:rPr>
                <w:i/>
                <w:sz w:val="16"/>
                <w:szCs w:val="18"/>
              </w:rPr>
              <w:t>striatus</w:t>
            </w:r>
            <w:proofErr w:type="spellEnd"/>
          </w:p>
        </w:tc>
        <w:tc>
          <w:tcPr>
            <w:tcW w:w="1800" w:type="dxa"/>
            <w:shd w:val="clear" w:color="auto" w:fill="FFFFFF" w:themeFill="background1"/>
            <w:noWrap/>
            <w:hideMark/>
          </w:tcPr>
          <w:p w14:paraId="65C41DA3" w14:textId="77777777" w:rsidR="00653D70" w:rsidRPr="008D1BA7" w:rsidRDefault="00653D70" w:rsidP="00CC386C">
            <w:pPr>
              <w:spacing w:line="240" w:lineRule="auto"/>
              <w:ind w:firstLine="0"/>
              <w:rPr>
                <w:sz w:val="16"/>
                <w:szCs w:val="18"/>
              </w:rPr>
            </w:pPr>
            <w:r w:rsidRPr="008D1BA7">
              <w:rPr>
                <w:sz w:val="16"/>
                <w:szCs w:val="18"/>
              </w:rPr>
              <w:t>banded butterflyfish</w:t>
            </w:r>
          </w:p>
        </w:tc>
        <w:tc>
          <w:tcPr>
            <w:tcW w:w="2160" w:type="dxa"/>
            <w:shd w:val="clear" w:color="auto" w:fill="FFFFFF" w:themeFill="background1"/>
            <w:noWrap/>
            <w:hideMark/>
          </w:tcPr>
          <w:p w14:paraId="2FB1F54B" w14:textId="77777777" w:rsidR="00653D70" w:rsidRPr="008D1BA7" w:rsidRDefault="00653D70" w:rsidP="00CC386C">
            <w:pPr>
              <w:spacing w:line="240" w:lineRule="auto"/>
              <w:ind w:firstLine="0"/>
              <w:rPr>
                <w:i/>
                <w:sz w:val="16"/>
                <w:szCs w:val="18"/>
              </w:rPr>
            </w:pPr>
            <w:proofErr w:type="spellStart"/>
            <w:r w:rsidRPr="008D1BA7">
              <w:rPr>
                <w:i/>
                <w:sz w:val="16"/>
                <w:szCs w:val="18"/>
              </w:rPr>
              <w:t>Monacanthus</w:t>
            </w:r>
            <w:proofErr w:type="spellEnd"/>
            <w:r w:rsidRPr="008D1BA7">
              <w:rPr>
                <w:i/>
                <w:sz w:val="16"/>
                <w:szCs w:val="18"/>
              </w:rPr>
              <w:t xml:space="preserve"> </w:t>
            </w:r>
            <w:proofErr w:type="spellStart"/>
            <w:r w:rsidRPr="008D1BA7">
              <w:rPr>
                <w:i/>
                <w:sz w:val="16"/>
                <w:szCs w:val="18"/>
              </w:rPr>
              <w:t>tuckeri</w:t>
            </w:r>
            <w:proofErr w:type="spellEnd"/>
          </w:p>
        </w:tc>
        <w:tc>
          <w:tcPr>
            <w:tcW w:w="2204" w:type="dxa"/>
            <w:shd w:val="clear" w:color="auto" w:fill="FFFFFF" w:themeFill="background1"/>
            <w:noWrap/>
            <w:hideMark/>
          </w:tcPr>
          <w:p w14:paraId="591C1A7B" w14:textId="77777777" w:rsidR="00653D70" w:rsidRPr="008D1BA7" w:rsidRDefault="00653D70" w:rsidP="00CC386C">
            <w:pPr>
              <w:spacing w:line="240" w:lineRule="auto"/>
              <w:ind w:firstLine="0"/>
              <w:rPr>
                <w:sz w:val="16"/>
                <w:szCs w:val="18"/>
              </w:rPr>
            </w:pPr>
            <w:r w:rsidRPr="008D1BA7">
              <w:rPr>
                <w:sz w:val="16"/>
                <w:szCs w:val="18"/>
              </w:rPr>
              <w:t>slender filefish</w:t>
            </w:r>
          </w:p>
        </w:tc>
      </w:tr>
      <w:tr w:rsidR="00653D70" w:rsidRPr="008D1BA7"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8D1BA7" w:rsidRDefault="00653D70" w:rsidP="00CC386C">
            <w:pPr>
              <w:spacing w:line="240" w:lineRule="auto"/>
              <w:ind w:firstLine="0"/>
              <w:rPr>
                <w:i/>
                <w:sz w:val="16"/>
                <w:szCs w:val="18"/>
              </w:rPr>
            </w:pPr>
            <w:r w:rsidRPr="008D1BA7">
              <w:rPr>
                <w:i/>
                <w:sz w:val="16"/>
                <w:szCs w:val="18"/>
              </w:rPr>
              <w:t>Chaetodon </w:t>
            </w:r>
            <w:proofErr w:type="spellStart"/>
            <w:r w:rsidRPr="008D1BA7">
              <w:rPr>
                <w:i/>
                <w:sz w:val="16"/>
                <w:szCs w:val="18"/>
              </w:rPr>
              <w:t>capistratus</w:t>
            </w:r>
            <w:proofErr w:type="spellEnd"/>
          </w:p>
        </w:tc>
        <w:tc>
          <w:tcPr>
            <w:tcW w:w="1800" w:type="dxa"/>
            <w:shd w:val="clear" w:color="auto" w:fill="FFFFFF" w:themeFill="background1"/>
            <w:noWrap/>
            <w:hideMark/>
          </w:tcPr>
          <w:p w14:paraId="5236EA84" w14:textId="77777777" w:rsidR="00653D70" w:rsidRPr="008D1BA7" w:rsidRDefault="00653D70" w:rsidP="00CC386C">
            <w:pPr>
              <w:spacing w:line="240" w:lineRule="auto"/>
              <w:ind w:firstLine="0"/>
              <w:rPr>
                <w:sz w:val="16"/>
                <w:szCs w:val="18"/>
              </w:rPr>
            </w:pPr>
            <w:proofErr w:type="spellStart"/>
            <w:r w:rsidRPr="008D1BA7">
              <w:rPr>
                <w:sz w:val="16"/>
                <w:szCs w:val="18"/>
              </w:rPr>
              <w:t>foureye</w:t>
            </w:r>
            <w:proofErr w:type="spellEnd"/>
            <w:r w:rsidRPr="008D1BA7">
              <w:rPr>
                <w:sz w:val="16"/>
                <w:szCs w:val="18"/>
              </w:rPr>
              <w:t> butterflyfish</w:t>
            </w:r>
          </w:p>
        </w:tc>
        <w:tc>
          <w:tcPr>
            <w:tcW w:w="2160" w:type="dxa"/>
            <w:shd w:val="clear" w:color="auto" w:fill="FFFFFF" w:themeFill="background1"/>
            <w:noWrap/>
            <w:hideMark/>
          </w:tcPr>
          <w:p w14:paraId="1FCFBE78" w14:textId="77777777" w:rsidR="00653D70" w:rsidRPr="008D1BA7" w:rsidRDefault="00653D70" w:rsidP="00CC386C">
            <w:pPr>
              <w:spacing w:line="240" w:lineRule="auto"/>
              <w:ind w:firstLine="0"/>
              <w:rPr>
                <w:i/>
                <w:sz w:val="16"/>
                <w:szCs w:val="18"/>
              </w:rPr>
            </w:pPr>
            <w:proofErr w:type="spellStart"/>
            <w:r w:rsidRPr="008D1BA7">
              <w:rPr>
                <w:i/>
                <w:sz w:val="16"/>
                <w:szCs w:val="18"/>
              </w:rPr>
              <w:t>Mulloidichthys</w:t>
            </w:r>
            <w:proofErr w:type="spellEnd"/>
            <w:r w:rsidRPr="008D1BA7">
              <w:rPr>
                <w:i/>
                <w:sz w:val="16"/>
                <w:szCs w:val="18"/>
              </w:rPr>
              <w:t xml:space="preserve"> </w:t>
            </w:r>
            <w:proofErr w:type="spellStart"/>
            <w:r w:rsidRPr="008D1BA7">
              <w:rPr>
                <w:i/>
                <w:sz w:val="16"/>
                <w:szCs w:val="18"/>
              </w:rPr>
              <w:t>martinicus</w:t>
            </w:r>
            <w:proofErr w:type="spellEnd"/>
          </w:p>
        </w:tc>
        <w:tc>
          <w:tcPr>
            <w:tcW w:w="2204" w:type="dxa"/>
            <w:shd w:val="clear" w:color="auto" w:fill="FFFFFF" w:themeFill="background1"/>
            <w:noWrap/>
            <w:hideMark/>
          </w:tcPr>
          <w:p w14:paraId="7FCAC660" w14:textId="77777777" w:rsidR="00653D70" w:rsidRPr="008D1BA7" w:rsidRDefault="00653D70" w:rsidP="00CC386C">
            <w:pPr>
              <w:spacing w:line="240" w:lineRule="auto"/>
              <w:ind w:firstLine="0"/>
              <w:rPr>
                <w:sz w:val="16"/>
                <w:szCs w:val="18"/>
              </w:rPr>
            </w:pPr>
            <w:r w:rsidRPr="008D1BA7">
              <w:rPr>
                <w:sz w:val="16"/>
                <w:szCs w:val="18"/>
              </w:rPr>
              <w:t>yellow goatfish</w:t>
            </w:r>
          </w:p>
        </w:tc>
      </w:tr>
      <w:tr w:rsidR="00653D70" w:rsidRPr="008D1BA7" w14:paraId="5A71920D" w14:textId="77777777" w:rsidTr="008818CB">
        <w:trPr>
          <w:trHeight w:val="20"/>
        </w:trPr>
        <w:tc>
          <w:tcPr>
            <w:tcW w:w="2268" w:type="dxa"/>
            <w:shd w:val="clear" w:color="auto" w:fill="FFFFFF" w:themeFill="background1"/>
            <w:noWrap/>
            <w:hideMark/>
          </w:tcPr>
          <w:p w14:paraId="47A28ED3"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cyanea</w:t>
            </w:r>
            <w:proofErr w:type="spellEnd"/>
          </w:p>
        </w:tc>
        <w:tc>
          <w:tcPr>
            <w:tcW w:w="1800" w:type="dxa"/>
            <w:shd w:val="clear" w:color="auto" w:fill="FFFFFF" w:themeFill="background1"/>
            <w:noWrap/>
            <w:hideMark/>
          </w:tcPr>
          <w:p w14:paraId="424E13A9" w14:textId="77777777" w:rsidR="00653D70" w:rsidRPr="008D1BA7" w:rsidRDefault="00653D70" w:rsidP="00CC386C">
            <w:pPr>
              <w:spacing w:line="240" w:lineRule="auto"/>
              <w:ind w:firstLine="0"/>
              <w:rPr>
                <w:sz w:val="16"/>
                <w:szCs w:val="18"/>
              </w:rPr>
            </w:pPr>
            <w:r w:rsidRPr="008D1BA7">
              <w:rPr>
                <w:sz w:val="16"/>
                <w:szCs w:val="18"/>
              </w:rPr>
              <w:t xml:space="preserve">blue </w:t>
            </w:r>
            <w:proofErr w:type="spellStart"/>
            <w:r w:rsidRPr="008D1BA7">
              <w:rPr>
                <w:sz w:val="16"/>
                <w:szCs w:val="18"/>
              </w:rPr>
              <w:t>chromis</w:t>
            </w:r>
            <w:proofErr w:type="spellEnd"/>
          </w:p>
        </w:tc>
        <w:tc>
          <w:tcPr>
            <w:tcW w:w="2160" w:type="dxa"/>
            <w:shd w:val="clear" w:color="auto" w:fill="FFFFFF" w:themeFill="background1"/>
            <w:noWrap/>
            <w:hideMark/>
          </w:tcPr>
          <w:p w14:paraId="48552086" w14:textId="77777777" w:rsidR="00653D70" w:rsidRPr="008D1BA7" w:rsidRDefault="00653D70" w:rsidP="00CC386C">
            <w:pPr>
              <w:spacing w:line="240" w:lineRule="auto"/>
              <w:ind w:firstLine="0"/>
              <w:rPr>
                <w:i/>
                <w:sz w:val="16"/>
                <w:szCs w:val="18"/>
              </w:rPr>
            </w:pPr>
            <w:proofErr w:type="spellStart"/>
            <w:r w:rsidRPr="008D1BA7">
              <w:rPr>
                <w:i/>
                <w:sz w:val="16"/>
                <w:szCs w:val="18"/>
              </w:rPr>
              <w:t>Mycteroperca</w:t>
            </w:r>
            <w:proofErr w:type="spellEnd"/>
            <w:r w:rsidRPr="008D1BA7">
              <w:rPr>
                <w:i/>
                <w:sz w:val="16"/>
                <w:szCs w:val="18"/>
              </w:rPr>
              <w:t xml:space="preserve"> </w:t>
            </w:r>
            <w:proofErr w:type="spellStart"/>
            <w:r w:rsidRPr="008D1BA7">
              <w:rPr>
                <w:i/>
                <w:sz w:val="16"/>
                <w:szCs w:val="18"/>
              </w:rPr>
              <w:t>tigris</w:t>
            </w:r>
            <w:proofErr w:type="spellEnd"/>
          </w:p>
        </w:tc>
        <w:tc>
          <w:tcPr>
            <w:tcW w:w="2204" w:type="dxa"/>
            <w:shd w:val="clear" w:color="auto" w:fill="FFFFFF" w:themeFill="background1"/>
            <w:noWrap/>
            <w:hideMark/>
          </w:tcPr>
          <w:p w14:paraId="04CD7E43" w14:textId="77777777" w:rsidR="00653D70" w:rsidRPr="008D1BA7" w:rsidRDefault="00653D70" w:rsidP="00CC386C">
            <w:pPr>
              <w:spacing w:line="240" w:lineRule="auto"/>
              <w:ind w:firstLine="0"/>
              <w:rPr>
                <w:sz w:val="16"/>
                <w:szCs w:val="18"/>
              </w:rPr>
            </w:pPr>
            <w:r w:rsidRPr="008D1BA7">
              <w:rPr>
                <w:sz w:val="16"/>
                <w:szCs w:val="18"/>
              </w:rPr>
              <w:t>tiger grouper</w:t>
            </w:r>
          </w:p>
        </w:tc>
      </w:tr>
      <w:tr w:rsidR="00653D70" w:rsidRPr="008D1BA7"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insolata</w:t>
            </w:r>
            <w:proofErr w:type="spellEnd"/>
          </w:p>
        </w:tc>
        <w:tc>
          <w:tcPr>
            <w:tcW w:w="1800" w:type="dxa"/>
            <w:shd w:val="clear" w:color="auto" w:fill="FFFFFF" w:themeFill="background1"/>
            <w:noWrap/>
            <w:hideMark/>
          </w:tcPr>
          <w:p w14:paraId="6D77F032" w14:textId="77777777" w:rsidR="00653D70" w:rsidRPr="008D1BA7" w:rsidRDefault="00653D70" w:rsidP="00CC386C">
            <w:pPr>
              <w:spacing w:line="240" w:lineRule="auto"/>
              <w:ind w:firstLine="0"/>
              <w:rPr>
                <w:sz w:val="16"/>
                <w:szCs w:val="18"/>
              </w:rPr>
            </w:pPr>
            <w:proofErr w:type="spellStart"/>
            <w:r w:rsidRPr="008D1BA7">
              <w:rPr>
                <w:sz w:val="16"/>
                <w:szCs w:val="18"/>
              </w:rPr>
              <w:t>sunshinefish</w:t>
            </w:r>
            <w:proofErr w:type="spellEnd"/>
          </w:p>
        </w:tc>
        <w:tc>
          <w:tcPr>
            <w:tcW w:w="2160" w:type="dxa"/>
            <w:shd w:val="clear" w:color="auto" w:fill="FFFFFF" w:themeFill="background1"/>
            <w:noWrap/>
            <w:hideMark/>
          </w:tcPr>
          <w:p w14:paraId="2D469D36" w14:textId="77777777" w:rsidR="00653D70" w:rsidRPr="008D1BA7" w:rsidRDefault="00653D70" w:rsidP="00CC386C">
            <w:pPr>
              <w:spacing w:line="240" w:lineRule="auto"/>
              <w:ind w:firstLine="0"/>
              <w:rPr>
                <w:i/>
                <w:sz w:val="16"/>
                <w:szCs w:val="18"/>
              </w:rPr>
            </w:pPr>
            <w:proofErr w:type="spellStart"/>
            <w:r w:rsidRPr="008D1BA7">
              <w:rPr>
                <w:i/>
                <w:sz w:val="16"/>
                <w:szCs w:val="18"/>
              </w:rPr>
              <w:t>Mycteroperca</w:t>
            </w:r>
            <w:proofErr w:type="spellEnd"/>
            <w:r w:rsidRPr="008D1BA7">
              <w:rPr>
                <w:i/>
                <w:sz w:val="16"/>
                <w:szCs w:val="18"/>
              </w:rPr>
              <w:t xml:space="preserve"> </w:t>
            </w:r>
            <w:proofErr w:type="spellStart"/>
            <w:r w:rsidRPr="008D1BA7">
              <w:rPr>
                <w:i/>
                <w:sz w:val="16"/>
                <w:szCs w:val="18"/>
              </w:rPr>
              <w:t>venenosa</w:t>
            </w:r>
            <w:proofErr w:type="spellEnd"/>
          </w:p>
        </w:tc>
        <w:tc>
          <w:tcPr>
            <w:tcW w:w="2204" w:type="dxa"/>
            <w:shd w:val="clear" w:color="auto" w:fill="FFFFFF" w:themeFill="background1"/>
            <w:noWrap/>
            <w:hideMark/>
          </w:tcPr>
          <w:p w14:paraId="0909DB97" w14:textId="77777777" w:rsidR="00653D70" w:rsidRPr="008D1BA7" w:rsidRDefault="00653D70" w:rsidP="00CC386C">
            <w:pPr>
              <w:spacing w:line="240" w:lineRule="auto"/>
              <w:ind w:firstLine="0"/>
              <w:rPr>
                <w:sz w:val="16"/>
                <w:szCs w:val="18"/>
              </w:rPr>
            </w:pPr>
            <w:r w:rsidRPr="008D1BA7">
              <w:rPr>
                <w:sz w:val="16"/>
                <w:szCs w:val="18"/>
              </w:rPr>
              <w:t>yellowfin grouper</w:t>
            </w:r>
          </w:p>
        </w:tc>
      </w:tr>
      <w:tr w:rsidR="00653D70" w:rsidRPr="008D1BA7" w14:paraId="6EAF4E08" w14:textId="77777777" w:rsidTr="008818CB">
        <w:trPr>
          <w:trHeight w:val="20"/>
        </w:trPr>
        <w:tc>
          <w:tcPr>
            <w:tcW w:w="2268" w:type="dxa"/>
            <w:shd w:val="clear" w:color="auto" w:fill="FFFFFF" w:themeFill="background1"/>
            <w:noWrap/>
            <w:hideMark/>
          </w:tcPr>
          <w:p w14:paraId="798B28C8" w14:textId="77777777" w:rsidR="00653D70" w:rsidRPr="008D1BA7" w:rsidRDefault="00653D70" w:rsidP="00CC386C">
            <w:pPr>
              <w:spacing w:line="240" w:lineRule="auto"/>
              <w:ind w:firstLine="0"/>
              <w:rPr>
                <w:i/>
                <w:sz w:val="16"/>
                <w:szCs w:val="18"/>
              </w:rPr>
            </w:pPr>
            <w:proofErr w:type="spellStart"/>
            <w:r w:rsidRPr="008D1BA7">
              <w:rPr>
                <w:i/>
                <w:sz w:val="16"/>
                <w:szCs w:val="18"/>
              </w:rPr>
              <w:t>Chromis</w:t>
            </w:r>
            <w:proofErr w:type="spellEnd"/>
            <w:r w:rsidRPr="008D1BA7">
              <w:rPr>
                <w:i/>
                <w:sz w:val="16"/>
                <w:szCs w:val="18"/>
              </w:rPr>
              <w:t xml:space="preserve"> </w:t>
            </w:r>
            <w:proofErr w:type="spellStart"/>
            <w:r w:rsidRPr="008D1BA7">
              <w:rPr>
                <w:i/>
                <w:sz w:val="16"/>
                <w:szCs w:val="18"/>
              </w:rPr>
              <w:t>multilineata</w:t>
            </w:r>
            <w:proofErr w:type="spellEnd"/>
          </w:p>
        </w:tc>
        <w:tc>
          <w:tcPr>
            <w:tcW w:w="1800" w:type="dxa"/>
            <w:shd w:val="clear" w:color="auto" w:fill="FFFFFF" w:themeFill="background1"/>
            <w:noWrap/>
            <w:hideMark/>
          </w:tcPr>
          <w:p w14:paraId="6AA87458" w14:textId="77777777" w:rsidR="00653D70" w:rsidRPr="008D1BA7" w:rsidRDefault="00653D70" w:rsidP="00CC386C">
            <w:pPr>
              <w:spacing w:line="240" w:lineRule="auto"/>
              <w:ind w:firstLine="0"/>
              <w:rPr>
                <w:sz w:val="16"/>
                <w:szCs w:val="18"/>
              </w:rPr>
            </w:pPr>
            <w:r w:rsidRPr="008D1BA7">
              <w:rPr>
                <w:sz w:val="16"/>
                <w:szCs w:val="18"/>
              </w:rPr>
              <w:t xml:space="preserve">brown </w:t>
            </w:r>
            <w:proofErr w:type="spellStart"/>
            <w:r w:rsidRPr="008D1BA7">
              <w:rPr>
                <w:sz w:val="16"/>
                <w:szCs w:val="18"/>
              </w:rPr>
              <w:t>chromis</w:t>
            </w:r>
            <w:proofErr w:type="spellEnd"/>
          </w:p>
        </w:tc>
        <w:tc>
          <w:tcPr>
            <w:tcW w:w="2160" w:type="dxa"/>
            <w:shd w:val="clear" w:color="auto" w:fill="FFFFFF" w:themeFill="background1"/>
            <w:noWrap/>
            <w:hideMark/>
          </w:tcPr>
          <w:p w14:paraId="5B843F31" w14:textId="77777777" w:rsidR="00653D70" w:rsidRPr="008D1BA7" w:rsidRDefault="00653D70" w:rsidP="00CC386C">
            <w:pPr>
              <w:spacing w:line="240" w:lineRule="auto"/>
              <w:ind w:firstLine="0"/>
              <w:rPr>
                <w:i/>
                <w:sz w:val="16"/>
                <w:szCs w:val="18"/>
              </w:rPr>
            </w:pPr>
            <w:proofErr w:type="spellStart"/>
            <w:r w:rsidRPr="008D1BA7">
              <w:rPr>
                <w:i/>
                <w:sz w:val="16"/>
                <w:szCs w:val="18"/>
              </w:rPr>
              <w:t>Nicholsina</w:t>
            </w:r>
            <w:proofErr w:type="spellEnd"/>
            <w:r w:rsidRPr="008D1BA7">
              <w:rPr>
                <w:i/>
                <w:sz w:val="16"/>
                <w:szCs w:val="18"/>
              </w:rPr>
              <w:t xml:space="preserve"> </w:t>
            </w:r>
            <w:proofErr w:type="spellStart"/>
            <w:r w:rsidRPr="008D1BA7">
              <w:rPr>
                <w:i/>
                <w:sz w:val="16"/>
                <w:szCs w:val="18"/>
              </w:rPr>
              <w:t>usta</w:t>
            </w:r>
            <w:proofErr w:type="spellEnd"/>
          </w:p>
        </w:tc>
        <w:tc>
          <w:tcPr>
            <w:tcW w:w="2204" w:type="dxa"/>
            <w:shd w:val="clear" w:color="auto" w:fill="FFFFFF" w:themeFill="background1"/>
            <w:noWrap/>
            <w:hideMark/>
          </w:tcPr>
          <w:p w14:paraId="7B7911DD" w14:textId="77777777" w:rsidR="00653D70" w:rsidRPr="008D1BA7" w:rsidRDefault="00653D70" w:rsidP="00CC386C">
            <w:pPr>
              <w:spacing w:line="240" w:lineRule="auto"/>
              <w:ind w:firstLine="0"/>
              <w:rPr>
                <w:sz w:val="16"/>
                <w:szCs w:val="18"/>
              </w:rPr>
            </w:pPr>
            <w:r w:rsidRPr="008D1BA7">
              <w:rPr>
                <w:sz w:val="16"/>
                <w:szCs w:val="18"/>
              </w:rPr>
              <w:t>emerald parrotfish</w:t>
            </w:r>
          </w:p>
        </w:tc>
      </w:tr>
      <w:tr w:rsidR="00653D70" w:rsidRPr="008D1BA7"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8D1BA7" w:rsidRDefault="00653D70" w:rsidP="00CC386C">
            <w:pPr>
              <w:spacing w:line="240" w:lineRule="auto"/>
              <w:ind w:firstLine="0"/>
              <w:rPr>
                <w:i/>
                <w:sz w:val="16"/>
                <w:szCs w:val="18"/>
              </w:rPr>
            </w:pPr>
            <w:proofErr w:type="spellStart"/>
            <w:r w:rsidRPr="008D1BA7">
              <w:rPr>
                <w:i/>
                <w:sz w:val="16"/>
                <w:szCs w:val="18"/>
              </w:rPr>
              <w:t>Clepticus</w:t>
            </w:r>
            <w:proofErr w:type="spellEnd"/>
            <w:r w:rsidRPr="008D1BA7">
              <w:rPr>
                <w:i/>
                <w:sz w:val="16"/>
                <w:szCs w:val="18"/>
              </w:rPr>
              <w:t xml:space="preserve"> </w:t>
            </w:r>
            <w:proofErr w:type="spellStart"/>
            <w:r w:rsidRPr="008D1BA7">
              <w:rPr>
                <w:i/>
                <w:sz w:val="16"/>
                <w:szCs w:val="18"/>
              </w:rPr>
              <w:t>parrae</w:t>
            </w:r>
            <w:proofErr w:type="spellEnd"/>
          </w:p>
        </w:tc>
        <w:tc>
          <w:tcPr>
            <w:tcW w:w="1800" w:type="dxa"/>
            <w:shd w:val="clear" w:color="auto" w:fill="FFFFFF" w:themeFill="background1"/>
            <w:noWrap/>
            <w:hideMark/>
          </w:tcPr>
          <w:p w14:paraId="10D20B40" w14:textId="77777777" w:rsidR="00653D70" w:rsidRPr="008D1BA7" w:rsidRDefault="00653D70" w:rsidP="00CC386C">
            <w:pPr>
              <w:spacing w:line="240" w:lineRule="auto"/>
              <w:ind w:firstLine="0"/>
              <w:rPr>
                <w:sz w:val="16"/>
                <w:szCs w:val="18"/>
              </w:rPr>
            </w:pPr>
            <w:r w:rsidRPr="008D1BA7">
              <w:rPr>
                <w:sz w:val="16"/>
                <w:szCs w:val="18"/>
              </w:rPr>
              <w:t>creole wrasse</w:t>
            </w:r>
          </w:p>
        </w:tc>
        <w:tc>
          <w:tcPr>
            <w:tcW w:w="2160" w:type="dxa"/>
            <w:shd w:val="clear" w:color="auto" w:fill="FFFFFF" w:themeFill="background1"/>
            <w:noWrap/>
            <w:hideMark/>
          </w:tcPr>
          <w:p w14:paraId="65064DB2" w14:textId="77777777" w:rsidR="00653D70" w:rsidRPr="008D1BA7" w:rsidRDefault="00653D70" w:rsidP="00CC386C">
            <w:pPr>
              <w:spacing w:line="240" w:lineRule="auto"/>
              <w:ind w:firstLine="0"/>
              <w:rPr>
                <w:i/>
                <w:sz w:val="16"/>
                <w:szCs w:val="18"/>
              </w:rPr>
            </w:pPr>
            <w:proofErr w:type="spellStart"/>
            <w:r w:rsidRPr="008D1BA7">
              <w:rPr>
                <w:i/>
                <w:sz w:val="16"/>
                <w:szCs w:val="18"/>
              </w:rPr>
              <w:t>Ocyurus</w:t>
            </w:r>
            <w:proofErr w:type="spellEnd"/>
            <w:r w:rsidRPr="008D1BA7">
              <w:rPr>
                <w:i/>
                <w:sz w:val="16"/>
                <w:szCs w:val="18"/>
              </w:rPr>
              <w:t xml:space="preserve"> </w:t>
            </w:r>
            <w:proofErr w:type="spellStart"/>
            <w:r w:rsidRPr="008D1BA7">
              <w:rPr>
                <w:i/>
                <w:sz w:val="16"/>
                <w:szCs w:val="18"/>
              </w:rPr>
              <w:t>chrysurus</w:t>
            </w:r>
            <w:proofErr w:type="spellEnd"/>
          </w:p>
        </w:tc>
        <w:tc>
          <w:tcPr>
            <w:tcW w:w="2204" w:type="dxa"/>
            <w:shd w:val="clear" w:color="auto" w:fill="FFFFFF" w:themeFill="background1"/>
            <w:noWrap/>
            <w:hideMark/>
          </w:tcPr>
          <w:p w14:paraId="3DDF8F63" w14:textId="77777777" w:rsidR="00653D70" w:rsidRPr="008D1BA7" w:rsidRDefault="00653D70" w:rsidP="00CC386C">
            <w:pPr>
              <w:spacing w:line="240" w:lineRule="auto"/>
              <w:ind w:firstLine="0"/>
              <w:rPr>
                <w:sz w:val="16"/>
                <w:szCs w:val="18"/>
              </w:rPr>
            </w:pPr>
            <w:r w:rsidRPr="008D1BA7">
              <w:rPr>
                <w:sz w:val="16"/>
                <w:szCs w:val="18"/>
              </w:rPr>
              <w:t>yellowtail snapper</w:t>
            </w:r>
          </w:p>
        </w:tc>
      </w:tr>
      <w:tr w:rsidR="00653D70" w:rsidRPr="008D1BA7" w14:paraId="45736C97" w14:textId="77777777" w:rsidTr="008818CB">
        <w:trPr>
          <w:trHeight w:val="20"/>
        </w:trPr>
        <w:tc>
          <w:tcPr>
            <w:tcW w:w="2268" w:type="dxa"/>
            <w:shd w:val="clear" w:color="auto" w:fill="FFFFFF" w:themeFill="background1"/>
            <w:noWrap/>
            <w:hideMark/>
          </w:tcPr>
          <w:p w14:paraId="640096FA" w14:textId="77777777" w:rsidR="00653D70" w:rsidRPr="008D1BA7" w:rsidRDefault="00653D70" w:rsidP="00CC386C">
            <w:pPr>
              <w:spacing w:line="240" w:lineRule="auto"/>
              <w:ind w:firstLine="0"/>
              <w:rPr>
                <w:i/>
                <w:sz w:val="16"/>
                <w:szCs w:val="18"/>
              </w:rPr>
            </w:pPr>
            <w:proofErr w:type="spellStart"/>
            <w:r w:rsidRPr="008D1BA7">
              <w:rPr>
                <w:i/>
                <w:sz w:val="16"/>
                <w:szCs w:val="18"/>
              </w:rPr>
              <w:t>Cryptotomus</w:t>
            </w:r>
            <w:proofErr w:type="spellEnd"/>
            <w:r w:rsidRPr="008D1BA7">
              <w:rPr>
                <w:i/>
                <w:sz w:val="16"/>
                <w:szCs w:val="18"/>
              </w:rPr>
              <w:t xml:space="preserve"> roseus</w:t>
            </w:r>
          </w:p>
        </w:tc>
        <w:tc>
          <w:tcPr>
            <w:tcW w:w="1800" w:type="dxa"/>
            <w:shd w:val="clear" w:color="auto" w:fill="FFFFFF" w:themeFill="background1"/>
            <w:noWrap/>
            <w:hideMark/>
          </w:tcPr>
          <w:p w14:paraId="05ACEC1C" w14:textId="77777777" w:rsidR="00653D70" w:rsidRPr="008D1BA7" w:rsidRDefault="00653D70" w:rsidP="00CC386C">
            <w:pPr>
              <w:spacing w:line="240" w:lineRule="auto"/>
              <w:ind w:firstLine="0"/>
              <w:rPr>
                <w:sz w:val="16"/>
                <w:szCs w:val="18"/>
              </w:rPr>
            </w:pPr>
            <w:proofErr w:type="spellStart"/>
            <w:r w:rsidRPr="008D1BA7">
              <w:rPr>
                <w:sz w:val="16"/>
                <w:szCs w:val="18"/>
              </w:rPr>
              <w:t>bluelip</w:t>
            </w:r>
            <w:proofErr w:type="spellEnd"/>
            <w:r w:rsidRPr="008D1BA7">
              <w:rPr>
                <w:sz w:val="16"/>
                <w:szCs w:val="18"/>
              </w:rPr>
              <w:t xml:space="preserve"> parrotfish</w:t>
            </w:r>
          </w:p>
        </w:tc>
        <w:tc>
          <w:tcPr>
            <w:tcW w:w="2160" w:type="dxa"/>
            <w:shd w:val="clear" w:color="auto" w:fill="FFFFFF" w:themeFill="background1"/>
            <w:noWrap/>
            <w:hideMark/>
          </w:tcPr>
          <w:p w14:paraId="55EAA83E" w14:textId="77777777" w:rsidR="00653D70" w:rsidRPr="008D1BA7" w:rsidRDefault="00653D70" w:rsidP="00CC386C">
            <w:pPr>
              <w:spacing w:line="240" w:lineRule="auto"/>
              <w:ind w:firstLine="0"/>
              <w:rPr>
                <w:i/>
                <w:sz w:val="16"/>
                <w:szCs w:val="18"/>
              </w:rPr>
            </w:pPr>
            <w:proofErr w:type="spellStart"/>
            <w:r w:rsidRPr="008D1BA7">
              <w:rPr>
                <w:i/>
                <w:sz w:val="16"/>
                <w:szCs w:val="18"/>
              </w:rPr>
              <w:t>Odontoscion</w:t>
            </w:r>
            <w:proofErr w:type="spellEnd"/>
            <w:r w:rsidRPr="008D1BA7">
              <w:rPr>
                <w:i/>
                <w:sz w:val="16"/>
                <w:szCs w:val="18"/>
              </w:rPr>
              <w:t xml:space="preserve"> dentex</w:t>
            </w:r>
          </w:p>
        </w:tc>
        <w:tc>
          <w:tcPr>
            <w:tcW w:w="2204" w:type="dxa"/>
            <w:shd w:val="clear" w:color="auto" w:fill="FFFFFF" w:themeFill="background1"/>
            <w:noWrap/>
            <w:hideMark/>
          </w:tcPr>
          <w:p w14:paraId="26452399" w14:textId="77777777" w:rsidR="00653D70" w:rsidRPr="008D1BA7" w:rsidRDefault="00653D70" w:rsidP="00CC386C">
            <w:pPr>
              <w:spacing w:line="240" w:lineRule="auto"/>
              <w:ind w:firstLine="0"/>
              <w:rPr>
                <w:sz w:val="16"/>
                <w:szCs w:val="18"/>
              </w:rPr>
            </w:pPr>
            <w:r w:rsidRPr="008D1BA7">
              <w:rPr>
                <w:sz w:val="16"/>
                <w:szCs w:val="18"/>
              </w:rPr>
              <w:t>reef croaker</w:t>
            </w:r>
          </w:p>
        </w:tc>
      </w:tr>
      <w:tr w:rsidR="00653D70" w:rsidRPr="008D1BA7"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8D1BA7" w:rsidRDefault="00653D70" w:rsidP="00CC386C">
            <w:pPr>
              <w:spacing w:line="240" w:lineRule="auto"/>
              <w:ind w:firstLine="0"/>
              <w:rPr>
                <w:i/>
                <w:sz w:val="16"/>
                <w:szCs w:val="18"/>
              </w:rPr>
            </w:pPr>
            <w:proofErr w:type="spellStart"/>
            <w:r w:rsidRPr="008D1BA7">
              <w:rPr>
                <w:i/>
                <w:sz w:val="16"/>
                <w:szCs w:val="18"/>
              </w:rPr>
              <w:t>Diodon</w:t>
            </w:r>
            <w:proofErr w:type="spellEnd"/>
            <w:r w:rsidRPr="008D1BA7">
              <w:rPr>
                <w:i/>
                <w:sz w:val="16"/>
                <w:szCs w:val="18"/>
              </w:rPr>
              <w:t xml:space="preserve"> </w:t>
            </w:r>
            <w:proofErr w:type="spellStart"/>
            <w:r w:rsidRPr="008D1BA7">
              <w:rPr>
                <w:i/>
                <w:sz w:val="16"/>
                <w:szCs w:val="18"/>
              </w:rPr>
              <w:t>hystrix</w:t>
            </w:r>
            <w:proofErr w:type="spellEnd"/>
          </w:p>
        </w:tc>
        <w:tc>
          <w:tcPr>
            <w:tcW w:w="1800" w:type="dxa"/>
            <w:shd w:val="clear" w:color="auto" w:fill="FFFFFF" w:themeFill="background1"/>
            <w:noWrap/>
            <w:hideMark/>
          </w:tcPr>
          <w:p w14:paraId="0AF619B2" w14:textId="77777777" w:rsidR="00653D70" w:rsidRPr="008D1BA7" w:rsidRDefault="00653D70" w:rsidP="00CC386C">
            <w:pPr>
              <w:spacing w:line="240" w:lineRule="auto"/>
              <w:ind w:firstLine="0"/>
              <w:rPr>
                <w:sz w:val="16"/>
                <w:szCs w:val="18"/>
              </w:rPr>
            </w:pPr>
            <w:r w:rsidRPr="008D1BA7">
              <w:rPr>
                <w:sz w:val="16"/>
                <w:szCs w:val="18"/>
              </w:rPr>
              <w:t>porcupinefish</w:t>
            </w:r>
          </w:p>
        </w:tc>
        <w:tc>
          <w:tcPr>
            <w:tcW w:w="2160" w:type="dxa"/>
            <w:shd w:val="clear" w:color="auto" w:fill="FFFFFF" w:themeFill="background1"/>
            <w:noWrap/>
            <w:hideMark/>
          </w:tcPr>
          <w:p w14:paraId="1E448387" w14:textId="77777777" w:rsidR="00653D70" w:rsidRPr="008D1BA7" w:rsidRDefault="00653D70" w:rsidP="00CC386C">
            <w:pPr>
              <w:spacing w:line="240" w:lineRule="auto"/>
              <w:ind w:firstLine="0"/>
              <w:rPr>
                <w:i/>
                <w:sz w:val="16"/>
                <w:szCs w:val="18"/>
              </w:rPr>
            </w:pPr>
            <w:proofErr w:type="spellStart"/>
            <w:r w:rsidRPr="008D1BA7">
              <w:rPr>
                <w:i/>
                <w:sz w:val="16"/>
                <w:szCs w:val="18"/>
              </w:rPr>
              <w:t>Pomacanthus</w:t>
            </w:r>
            <w:proofErr w:type="spellEnd"/>
            <w:r w:rsidRPr="008D1BA7">
              <w:rPr>
                <w:i/>
                <w:sz w:val="16"/>
                <w:szCs w:val="18"/>
              </w:rPr>
              <w:t xml:space="preserve"> </w:t>
            </w:r>
            <w:proofErr w:type="spellStart"/>
            <w:r w:rsidRPr="008D1BA7">
              <w:rPr>
                <w:i/>
                <w:sz w:val="16"/>
                <w:szCs w:val="18"/>
              </w:rPr>
              <w:t>arcuatus</w:t>
            </w:r>
            <w:proofErr w:type="spellEnd"/>
          </w:p>
        </w:tc>
        <w:tc>
          <w:tcPr>
            <w:tcW w:w="2204" w:type="dxa"/>
            <w:shd w:val="clear" w:color="auto" w:fill="FFFFFF" w:themeFill="background1"/>
            <w:noWrap/>
            <w:hideMark/>
          </w:tcPr>
          <w:p w14:paraId="45769EEB" w14:textId="77777777" w:rsidR="00653D70" w:rsidRPr="008D1BA7" w:rsidRDefault="00653D70" w:rsidP="00CC386C">
            <w:pPr>
              <w:spacing w:line="240" w:lineRule="auto"/>
              <w:ind w:firstLine="0"/>
              <w:rPr>
                <w:sz w:val="16"/>
                <w:szCs w:val="18"/>
              </w:rPr>
            </w:pPr>
            <w:r w:rsidRPr="008D1BA7">
              <w:rPr>
                <w:sz w:val="16"/>
                <w:szCs w:val="18"/>
              </w:rPr>
              <w:t>gray angelfish</w:t>
            </w:r>
          </w:p>
        </w:tc>
      </w:tr>
      <w:tr w:rsidR="00653D70" w:rsidRPr="008D1BA7" w14:paraId="177B5657" w14:textId="77777777" w:rsidTr="008818CB">
        <w:trPr>
          <w:trHeight w:val="20"/>
        </w:trPr>
        <w:tc>
          <w:tcPr>
            <w:tcW w:w="2268" w:type="dxa"/>
            <w:shd w:val="clear" w:color="auto" w:fill="FFFFFF" w:themeFill="background1"/>
            <w:noWrap/>
            <w:hideMark/>
          </w:tcPr>
          <w:p w14:paraId="1EEFCC3D"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xml:space="preserve"> </w:t>
            </w:r>
            <w:proofErr w:type="spellStart"/>
            <w:r w:rsidRPr="008D1BA7">
              <w:rPr>
                <w:i/>
                <w:sz w:val="16"/>
                <w:szCs w:val="18"/>
              </w:rPr>
              <w:t>adscensionis</w:t>
            </w:r>
            <w:proofErr w:type="spellEnd"/>
          </w:p>
        </w:tc>
        <w:tc>
          <w:tcPr>
            <w:tcW w:w="1800" w:type="dxa"/>
            <w:shd w:val="clear" w:color="auto" w:fill="FFFFFF" w:themeFill="background1"/>
            <w:noWrap/>
            <w:hideMark/>
          </w:tcPr>
          <w:p w14:paraId="707AF3EF" w14:textId="77777777" w:rsidR="00653D70" w:rsidRPr="008D1BA7" w:rsidRDefault="00653D70" w:rsidP="00CC386C">
            <w:pPr>
              <w:spacing w:line="240" w:lineRule="auto"/>
              <w:ind w:firstLine="0"/>
              <w:rPr>
                <w:sz w:val="16"/>
                <w:szCs w:val="18"/>
              </w:rPr>
            </w:pPr>
            <w:r w:rsidRPr="008D1BA7">
              <w:rPr>
                <w:sz w:val="16"/>
                <w:szCs w:val="18"/>
              </w:rPr>
              <w:t>rock hind</w:t>
            </w:r>
          </w:p>
        </w:tc>
        <w:tc>
          <w:tcPr>
            <w:tcW w:w="2160" w:type="dxa"/>
            <w:shd w:val="clear" w:color="auto" w:fill="FFFFFF" w:themeFill="background1"/>
            <w:noWrap/>
            <w:hideMark/>
          </w:tcPr>
          <w:p w14:paraId="37ED055F" w14:textId="77777777" w:rsidR="00653D70" w:rsidRPr="008D1BA7" w:rsidRDefault="00653D70" w:rsidP="00CC386C">
            <w:pPr>
              <w:spacing w:line="240" w:lineRule="auto"/>
              <w:ind w:firstLine="0"/>
              <w:rPr>
                <w:i/>
                <w:sz w:val="16"/>
                <w:szCs w:val="18"/>
              </w:rPr>
            </w:pPr>
            <w:proofErr w:type="spellStart"/>
            <w:r w:rsidRPr="008D1BA7">
              <w:rPr>
                <w:i/>
                <w:sz w:val="16"/>
                <w:szCs w:val="18"/>
              </w:rPr>
              <w:t>Pomacanthus</w:t>
            </w:r>
            <w:proofErr w:type="spellEnd"/>
            <w:r w:rsidRPr="008D1BA7">
              <w:rPr>
                <w:i/>
                <w:sz w:val="16"/>
                <w:szCs w:val="18"/>
              </w:rPr>
              <w:t xml:space="preserve"> </w:t>
            </w:r>
            <w:proofErr w:type="spellStart"/>
            <w:r w:rsidRPr="008D1BA7">
              <w:rPr>
                <w:i/>
                <w:sz w:val="16"/>
                <w:szCs w:val="18"/>
              </w:rPr>
              <w:t>paru</w:t>
            </w:r>
            <w:proofErr w:type="spellEnd"/>
          </w:p>
        </w:tc>
        <w:tc>
          <w:tcPr>
            <w:tcW w:w="2204" w:type="dxa"/>
            <w:shd w:val="clear" w:color="auto" w:fill="FFFFFF" w:themeFill="background1"/>
            <w:noWrap/>
            <w:hideMark/>
          </w:tcPr>
          <w:p w14:paraId="1AF3D692" w14:textId="77777777" w:rsidR="00653D70" w:rsidRPr="008D1BA7" w:rsidRDefault="00653D70" w:rsidP="00CC386C">
            <w:pPr>
              <w:spacing w:line="240" w:lineRule="auto"/>
              <w:ind w:firstLine="0"/>
              <w:rPr>
                <w:sz w:val="16"/>
                <w:szCs w:val="18"/>
              </w:rPr>
            </w:pPr>
            <w:r w:rsidRPr="008D1BA7">
              <w:rPr>
                <w:sz w:val="16"/>
                <w:szCs w:val="18"/>
              </w:rPr>
              <w:t>French angelfish</w:t>
            </w:r>
          </w:p>
        </w:tc>
      </w:tr>
      <w:tr w:rsidR="00653D70" w:rsidRPr="008D1BA7"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xml:space="preserve"> </w:t>
            </w:r>
            <w:proofErr w:type="spellStart"/>
            <w:r w:rsidRPr="008D1BA7">
              <w:rPr>
                <w:i/>
                <w:sz w:val="16"/>
                <w:szCs w:val="18"/>
              </w:rPr>
              <w:t>guttatus</w:t>
            </w:r>
            <w:proofErr w:type="spellEnd"/>
          </w:p>
        </w:tc>
        <w:tc>
          <w:tcPr>
            <w:tcW w:w="1800" w:type="dxa"/>
            <w:shd w:val="clear" w:color="auto" w:fill="FFFFFF" w:themeFill="background1"/>
            <w:noWrap/>
            <w:hideMark/>
          </w:tcPr>
          <w:p w14:paraId="6E16E2F0" w14:textId="77777777" w:rsidR="00653D70" w:rsidRPr="008D1BA7" w:rsidRDefault="00653D70" w:rsidP="00CC386C">
            <w:pPr>
              <w:spacing w:line="240" w:lineRule="auto"/>
              <w:ind w:firstLine="0"/>
              <w:rPr>
                <w:sz w:val="16"/>
                <w:szCs w:val="18"/>
              </w:rPr>
            </w:pPr>
            <w:r w:rsidRPr="008D1BA7">
              <w:rPr>
                <w:sz w:val="16"/>
                <w:szCs w:val="18"/>
              </w:rPr>
              <w:t>red hind</w:t>
            </w:r>
          </w:p>
        </w:tc>
        <w:tc>
          <w:tcPr>
            <w:tcW w:w="2160" w:type="dxa"/>
            <w:shd w:val="clear" w:color="auto" w:fill="FFFFFF" w:themeFill="background1"/>
            <w:noWrap/>
            <w:hideMark/>
          </w:tcPr>
          <w:p w14:paraId="7F0CF284"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diencaeus</w:t>
            </w:r>
            <w:proofErr w:type="spellEnd"/>
          </w:p>
        </w:tc>
        <w:tc>
          <w:tcPr>
            <w:tcW w:w="2204" w:type="dxa"/>
            <w:shd w:val="clear" w:color="auto" w:fill="FFFFFF" w:themeFill="background1"/>
            <w:noWrap/>
            <w:hideMark/>
          </w:tcPr>
          <w:p w14:paraId="2EC0B05C" w14:textId="77777777" w:rsidR="00653D70" w:rsidRPr="008D1BA7" w:rsidRDefault="00653D70" w:rsidP="00CC386C">
            <w:pPr>
              <w:spacing w:line="240" w:lineRule="auto"/>
              <w:ind w:firstLine="0"/>
              <w:rPr>
                <w:sz w:val="16"/>
                <w:szCs w:val="18"/>
              </w:rPr>
            </w:pPr>
            <w:r w:rsidRPr="008D1BA7">
              <w:rPr>
                <w:sz w:val="16"/>
                <w:szCs w:val="18"/>
              </w:rPr>
              <w:t>longfin damselfish</w:t>
            </w:r>
          </w:p>
        </w:tc>
      </w:tr>
      <w:tr w:rsidR="00653D70" w:rsidRPr="008D1BA7" w14:paraId="7AA12D59" w14:textId="77777777" w:rsidTr="008818CB">
        <w:trPr>
          <w:trHeight w:val="20"/>
        </w:trPr>
        <w:tc>
          <w:tcPr>
            <w:tcW w:w="2268" w:type="dxa"/>
            <w:shd w:val="clear" w:color="auto" w:fill="FFFFFF" w:themeFill="background1"/>
            <w:noWrap/>
            <w:hideMark/>
          </w:tcPr>
          <w:p w14:paraId="2BE8E8C7"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w:t>
            </w:r>
            <w:proofErr w:type="spellStart"/>
            <w:r w:rsidRPr="008D1BA7">
              <w:rPr>
                <w:i/>
                <w:sz w:val="16"/>
                <w:szCs w:val="18"/>
              </w:rPr>
              <w:t>cruentatus</w:t>
            </w:r>
            <w:proofErr w:type="spellEnd"/>
          </w:p>
        </w:tc>
        <w:tc>
          <w:tcPr>
            <w:tcW w:w="1800" w:type="dxa"/>
            <w:shd w:val="clear" w:color="auto" w:fill="FFFFFF" w:themeFill="background1"/>
            <w:noWrap/>
            <w:hideMark/>
          </w:tcPr>
          <w:p w14:paraId="2136DB68" w14:textId="77777777" w:rsidR="00653D70" w:rsidRPr="008D1BA7" w:rsidRDefault="00653D70" w:rsidP="00CC386C">
            <w:pPr>
              <w:spacing w:line="240" w:lineRule="auto"/>
              <w:ind w:firstLine="0"/>
              <w:rPr>
                <w:sz w:val="16"/>
                <w:szCs w:val="18"/>
              </w:rPr>
            </w:pPr>
            <w:r w:rsidRPr="008D1BA7">
              <w:rPr>
                <w:sz w:val="16"/>
                <w:szCs w:val="18"/>
              </w:rPr>
              <w:t>graysby</w:t>
            </w:r>
          </w:p>
        </w:tc>
        <w:tc>
          <w:tcPr>
            <w:tcW w:w="2160" w:type="dxa"/>
            <w:shd w:val="clear" w:color="auto" w:fill="FFFFFF" w:themeFill="background1"/>
            <w:noWrap/>
            <w:hideMark/>
          </w:tcPr>
          <w:p w14:paraId="508BF8B3"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leucostictus</w:t>
            </w:r>
            <w:proofErr w:type="spellEnd"/>
          </w:p>
        </w:tc>
        <w:tc>
          <w:tcPr>
            <w:tcW w:w="2204" w:type="dxa"/>
            <w:shd w:val="clear" w:color="auto" w:fill="FFFFFF" w:themeFill="background1"/>
            <w:noWrap/>
            <w:hideMark/>
          </w:tcPr>
          <w:p w14:paraId="24D0D5A7" w14:textId="77777777" w:rsidR="00653D70" w:rsidRPr="008D1BA7" w:rsidRDefault="00653D70" w:rsidP="00CC386C">
            <w:pPr>
              <w:spacing w:line="240" w:lineRule="auto"/>
              <w:ind w:firstLine="0"/>
              <w:rPr>
                <w:sz w:val="16"/>
                <w:szCs w:val="18"/>
              </w:rPr>
            </w:pPr>
            <w:r w:rsidRPr="008D1BA7">
              <w:rPr>
                <w:sz w:val="16"/>
                <w:szCs w:val="18"/>
              </w:rPr>
              <w:t>beaugregory</w:t>
            </w:r>
          </w:p>
        </w:tc>
      </w:tr>
      <w:tr w:rsidR="00653D70" w:rsidRPr="008D1BA7"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fulva</w:t>
            </w:r>
          </w:p>
        </w:tc>
        <w:tc>
          <w:tcPr>
            <w:tcW w:w="1800" w:type="dxa"/>
            <w:shd w:val="clear" w:color="auto" w:fill="FFFFFF" w:themeFill="background1"/>
            <w:noWrap/>
            <w:hideMark/>
          </w:tcPr>
          <w:p w14:paraId="35CEB16E" w14:textId="77777777" w:rsidR="00653D70" w:rsidRPr="008D1BA7" w:rsidRDefault="00653D70" w:rsidP="00CC386C">
            <w:pPr>
              <w:spacing w:line="240" w:lineRule="auto"/>
              <w:ind w:firstLine="0"/>
              <w:rPr>
                <w:sz w:val="16"/>
                <w:szCs w:val="18"/>
              </w:rPr>
            </w:pPr>
            <w:proofErr w:type="spellStart"/>
            <w:r w:rsidRPr="008D1BA7">
              <w:rPr>
                <w:sz w:val="16"/>
                <w:szCs w:val="18"/>
              </w:rPr>
              <w:t>coney</w:t>
            </w:r>
            <w:proofErr w:type="spellEnd"/>
          </w:p>
        </w:tc>
        <w:tc>
          <w:tcPr>
            <w:tcW w:w="2160" w:type="dxa"/>
            <w:shd w:val="clear" w:color="auto" w:fill="FFFFFF" w:themeFill="background1"/>
            <w:noWrap/>
            <w:hideMark/>
          </w:tcPr>
          <w:p w14:paraId="5579AC77"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xml:space="preserve"> </w:t>
            </w:r>
            <w:proofErr w:type="spellStart"/>
            <w:r w:rsidRPr="008D1BA7">
              <w:rPr>
                <w:i/>
                <w:sz w:val="16"/>
                <w:szCs w:val="18"/>
              </w:rPr>
              <w:t>variabilis</w:t>
            </w:r>
            <w:proofErr w:type="spellEnd"/>
          </w:p>
        </w:tc>
        <w:tc>
          <w:tcPr>
            <w:tcW w:w="2204" w:type="dxa"/>
            <w:shd w:val="clear" w:color="auto" w:fill="FFFFFF" w:themeFill="background1"/>
            <w:noWrap/>
            <w:hideMark/>
          </w:tcPr>
          <w:p w14:paraId="37DA3376" w14:textId="77777777" w:rsidR="00653D70" w:rsidRPr="008D1BA7" w:rsidRDefault="00653D70" w:rsidP="00CC386C">
            <w:pPr>
              <w:spacing w:line="240" w:lineRule="auto"/>
              <w:ind w:firstLine="0"/>
              <w:rPr>
                <w:sz w:val="16"/>
                <w:szCs w:val="18"/>
              </w:rPr>
            </w:pPr>
            <w:r w:rsidRPr="008D1BA7">
              <w:rPr>
                <w:sz w:val="16"/>
                <w:szCs w:val="18"/>
              </w:rPr>
              <w:t>cocoa damselfish</w:t>
            </w:r>
          </w:p>
        </w:tc>
      </w:tr>
      <w:tr w:rsidR="00653D70" w:rsidRPr="008D1BA7" w14:paraId="748DEE4D" w14:textId="77777777" w:rsidTr="008818CB">
        <w:trPr>
          <w:trHeight w:val="20"/>
        </w:trPr>
        <w:tc>
          <w:tcPr>
            <w:tcW w:w="2268" w:type="dxa"/>
            <w:shd w:val="clear" w:color="auto" w:fill="FFFFFF" w:themeFill="background1"/>
            <w:noWrap/>
            <w:hideMark/>
          </w:tcPr>
          <w:p w14:paraId="7D28FBC2" w14:textId="77777777" w:rsidR="00653D70" w:rsidRPr="008D1BA7" w:rsidRDefault="00653D70" w:rsidP="00CC386C">
            <w:pPr>
              <w:spacing w:line="240" w:lineRule="auto"/>
              <w:ind w:firstLine="0"/>
              <w:rPr>
                <w:i/>
                <w:sz w:val="16"/>
                <w:szCs w:val="18"/>
              </w:rPr>
            </w:pPr>
            <w:proofErr w:type="spellStart"/>
            <w:r w:rsidRPr="008D1BA7">
              <w:rPr>
                <w:i/>
                <w:sz w:val="16"/>
                <w:szCs w:val="18"/>
              </w:rPr>
              <w:t>Epinephelus</w:t>
            </w:r>
            <w:proofErr w:type="spellEnd"/>
            <w:r w:rsidRPr="008D1BA7">
              <w:rPr>
                <w:i/>
                <w:sz w:val="16"/>
                <w:szCs w:val="18"/>
              </w:rPr>
              <w:t> </w:t>
            </w:r>
            <w:proofErr w:type="spellStart"/>
            <w:r w:rsidRPr="008D1BA7">
              <w:rPr>
                <w:i/>
                <w:sz w:val="16"/>
                <w:szCs w:val="18"/>
              </w:rPr>
              <w:t>striatus</w:t>
            </w:r>
            <w:proofErr w:type="spellEnd"/>
          </w:p>
        </w:tc>
        <w:tc>
          <w:tcPr>
            <w:tcW w:w="1800" w:type="dxa"/>
            <w:shd w:val="clear" w:color="auto" w:fill="FFFFFF" w:themeFill="background1"/>
            <w:noWrap/>
            <w:hideMark/>
          </w:tcPr>
          <w:p w14:paraId="284F39AA" w14:textId="77777777" w:rsidR="00653D70" w:rsidRPr="008D1BA7" w:rsidRDefault="00653D70" w:rsidP="00CC386C">
            <w:pPr>
              <w:spacing w:line="240" w:lineRule="auto"/>
              <w:ind w:firstLine="0"/>
              <w:rPr>
                <w:sz w:val="16"/>
                <w:szCs w:val="18"/>
              </w:rPr>
            </w:pPr>
            <w:r w:rsidRPr="008D1BA7">
              <w:rPr>
                <w:sz w:val="16"/>
                <w:szCs w:val="18"/>
              </w:rPr>
              <w:t>Nassau grouper</w:t>
            </w:r>
          </w:p>
        </w:tc>
        <w:tc>
          <w:tcPr>
            <w:tcW w:w="2160" w:type="dxa"/>
            <w:shd w:val="clear" w:color="auto" w:fill="FFFFFF" w:themeFill="background1"/>
            <w:noWrap/>
            <w:hideMark/>
          </w:tcPr>
          <w:p w14:paraId="0263EFBA"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fuscus</w:t>
            </w:r>
            <w:proofErr w:type="spellEnd"/>
          </w:p>
        </w:tc>
        <w:tc>
          <w:tcPr>
            <w:tcW w:w="2204" w:type="dxa"/>
            <w:shd w:val="clear" w:color="auto" w:fill="FFFFFF" w:themeFill="background1"/>
            <w:noWrap/>
            <w:hideMark/>
          </w:tcPr>
          <w:p w14:paraId="4EF05231" w14:textId="77777777" w:rsidR="00653D70" w:rsidRPr="008D1BA7" w:rsidRDefault="00653D70" w:rsidP="00CC386C">
            <w:pPr>
              <w:spacing w:line="240" w:lineRule="auto"/>
              <w:ind w:firstLine="0"/>
              <w:rPr>
                <w:sz w:val="16"/>
                <w:szCs w:val="18"/>
              </w:rPr>
            </w:pPr>
            <w:r w:rsidRPr="008D1BA7">
              <w:rPr>
                <w:sz w:val="16"/>
                <w:szCs w:val="18"/>
              </w:rPr>
              <w:t>dusky damselfish</w:t>
            </w:r>
          </w:p>
        </w:tc>
      </w:tr>
      <w:tr w:rsidR="00653D70" w:rsidRPr="008D1BA7"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w:t>
            </w:r>
            <w:proofErr w:type="spellStart"/>
            <w:r w:rsidRPr="008D1BA7">
              <w:rPr>
                <w:i/>
                <w:sz w:val="16"/>
                <w:szCs w:val="18"/>
              </w:rPr>
              <w:t>acuminatus</w:t>
            </w:r>
            <w:proofErr w:type="spellEnd"/>
          </w:p>
        </w:tc>
        <w:tc>
          <w:tcPr>
            <w:tcW w:w="1800" w:type="dxa"/>
            <w:shd w:val="clear" w:color="auto" w:fill="FFFFFF" w:themeFill="background1"/>
            <w:noWrap/>
            <w:hideMark/>
          </w:tcPr>
          <w:p w14:paraId="75F00C78" w14:textId="77777777" w:rsidR="00653D70" w:rsidRPr="008D1BA7" w:rsidRDefault="00653D70" w:rsidP="00CC386C">
            <w:pPr>
              <w:spacing w:line="240" w:lineRule="auto"/>
              <w:ind w:firstLine="0"/>
              <w:rPr>
                <w:sz w:val="16"/>
                <w:szCs w:val="18"/>
              </w:rPr>
            </w:pPr>
            <w:r w:rsidRPr="008D1BA7">
              <w:rPr>
                <w:sz w:val="16"/>
                <w:szCs w:val="18"/>
              </w:rPr>
              <w:t>high-hat</w:t>
            </w:r>
          </w:p>
        </w:tc>
        <w:tc>
          <w:tcPr>
            <w:tcW w:w="2160" w:type="dxa"/>
            <w:shd w:val="clear" w:color="auto" w:fill="FFFFFF" w:themeFill="background1"/>
            <w:noWrap/>
            <w:hideMark/>
          </w:tcPr>
          <w:p w14:paraId="151B5E05"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partitus</w:t>
            </w:r>
            <w:proofErr w:type="spellEnd"/>
          </w:p>
        </w:tc>
        <w:tc>
          <w:tcPr>
            <w:tcW w:w="2204" w:type="dxa"/>
            <w:shd w:val="clear" w:color="auto" w:fill="FFFFFF" w:themeFill="background1"/>
            <w:noWrap/>
            <w:hideMark/>
          </w:tcPr>
          <w:p w14:paraId="55F29432" w14:textId="77777777" w:rsidR="00653D70" w:rsidRPr="008D1BA7" w:rsidRDefault="00653D70" w:rsidP="00CC386C">
            <w:pPr>
              <w:spacing w:line="240" w:lineRule="auto"/>
              <w:ind w:firstLine="0"/>
              <w:rPr>
                <w:sz w:val="16"/>
                <w:szCs w:val="18"/>
              </w:rPr>
            </w:pPr>
            <w:r w:rsidRPr="008D1BA7">
              <w:rPr>
                <w:sz w:val="16"/>
                <w:szCs w:val="18"/>
              </w:rPr>
              <w:t>bicolor damselfish</w:t>
            </w:r>
          </w:p>
        </w:tc>
      </w:tr>
      <w:tr w:rsidR="00653D70" w:rsidRPr="008D1BA7" w14:paraId="6384E637" w14:textId="77777777" w:rsidTr="008818CB">
        <w:trPr>
          <w:trHeight w:val="20"/>
        </w:trPr>
        <w:tc>
          <w:tcPr>
            <w:tcW w:w="2268" w:type="dxa"/>
            <w:shd w:val="clear" w:color="auto" w:fill="FFFFFF" w:themeFill="background1"/>
            <w:noWrap/>
            <w:hideMark/>
          </w:tcPr>
          <w:p w14:paraId="77BC2731"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w:t>
            </w:r>
            <w:proofErr w:type="spellStart"/>
            <w:r w:rsidRPr="008D1BA7">
              <w:rPr>
                <w:i/>
                <w:sz w:val="16"/>
                <w:szCs w:val="18"/>
              </w:rPr>
              <w:t>lanceolatus</w:t>
            </w:r>
            <w:proofErr w:type="spellEnd"/>
          </w:p>
        </w:tc>
        <w:tc>
          <w:tcPr>
            <w:tcW w:w="1800" w:type="dxa"/>
            <w:shd w:val="clear" w:color="auto" w:fill="FFFFFF" w:themeFill="background1"/>
            <w:noWrap/>
            <w:hideMark/>
          </w:tcPr>
          <w:p w14:paraId="08388448" w14:textId="77777777" w:rsidR="00653D70" w:rsidRPr="008D1BA7" w:rsidRDefault="00653D70" w:rsidP="00CC386C">
            <w:pPr>
              <w:spacing w:line="240" w:lineRule="auto"/>
              <w:ind w:firstLine="0"/>
              <w:rPr>
                <w:sz w:val="16"/>
                <w:szCs w:val="18"/>
              </w:rPr>
            </w:pPr>
            <w:proofErr w:type="spellStart"/>
            <w:r w:rsidRPr="008D1BA7">
              <w:rPr>
                <w:sz w:val="16"/>
                <w:szCs w:val="18"/>
              </w:rPr>
              <w:t>jacknife</w:t>
            </w:r>
            <w:proofErr w:type="spellEnd"/>
            <w:r w:rsidRPr="008D1BA7">
              <w:rPr>
                <w:sz w:val="16"/>
                <w:szCs w:val="18"/>
              </w:rPr>
              <w:t xml:space="preserve"> fish</w:t>
            </w:r>
          </w:p>
        </w:tc>
        <w:tc>
          <w:tcPr>
            <w:tcW w:w="2160" w:type="dxa"/>
            <w:shd w:val="clear" w:color="auto" w:fill="FFFFFF" w:themeFill="background1"/>
            <w:noWrap/>
            <w:hideMark/>
          </w:tcPr>
          <w:p w14:paraId="7B376CD5" w14:textId="77777777" w:rsidR="00653D70" w:rsidRPr="008D1BA7" w:rsidRDefault="00653D70" w:rsidP="00CC386C">
            <w:pPr>
              <w:spacing w:line="240" w:lineRule="auto"/>
              <w:ind w:firstLine="0"/>
              <w:rPr>
                <w:i/>
                <w:sz w:val="16"/>
                <w:szCs w:val="18"/>
              </w:rPr>
            </w:pPr>
            <w:proofErr w:type="spellStart"/>
            <w:r w:rsidRPr="008D1BA7">
              <w:rPr>
                <w:i/>
                <w:sz w:val="16"/>
                <w:szCs w:val="18"/>
              </w:rPr>
              <w:t>Pomacentrus</w:t>
            </w:r>
            <w:proofErr w:type="spellEnd"/>
            <w:r w:rsidRPr="008D1BA7">
              <w:rPr>
                <w:i/>
                <w:sz w:val="16"/>
                <w:szCs w:val="18"/>
              </w:rPr>
              <w:t> </w:t>
            </w:r>
            <w:proofErr w:type="spellStart"/>
            <w:r w:rsidRPr="008D1BA7">
              <w:rPr>
                <w:i/>
                <w:sz w:val="16"/>
                <w:szCs w:val="18"/>
              </w:rPr>
              <w:t>planifrons</w:t>
            </w:r>
            <w:proofErr w:type="spellEnd"/>
          </w:p>
        </w:tc>
        <w:tc>
          <w:tcPr>
            <w:tcW w:w="2204" w:type="dxa"/>
            <w:shd w:val="clear" w:color="auto" w:fill="FFFFFF" w:themeFill="background1"/>
            <w:noWrap/>
            <w:hideMark/>
          </w:tcPr>
          <w:p w14:paraId="18572DCE" w14:textId="77777777" w:rsidR="00653D70" w:rsidRPr="008D1BA7" w:rsidRDefault="00653D70" w:rsidP="00CC386C">
            <w:pPr>
              <w:spacing w:line="240" w:lineRule="auto"/>
              <w:ind w:firstLine="0"/>
              <w:rPr>
                <w:sz w:val="16"/>
                <w:szCs w:val="18"/>
              </w:rPr>
            </w:pPr>
            <w:proofErr w:type="spellStart"/>
            <w:r w:rsidRPr="008D1BA7">
              <w:rPr>
                <w:sz w:val="16"/>
                <w:szCs w:val="18"/>
              </w:rPr>
              <w:t>threespot</w:t>
            </w:r>
            <w:proofErr w:type="spellEnd"/>
            <w:r w:rsidRPr="008D1BA7">
              <w:rPr>
                <w:sz w:val="16"/>
                <w:szCs w:val="18"/>
              </w:rPr>
              <w:t xml:space="preserve"> damselfish</w:t>
            </w:r>
          </w:p>
        </w:tc>
      </w:tr>
      <w:tr w:rsidR="00653D70" w:rsidRPr="008D1BA7"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8D1BA7" w:rsidRDefault="00653D70" w:rsidP="00CC386C">
            <w:pPr>
              <w:spacing w:line="240" w:lineRule="auto"/>
              <w:ind w:firstLine="0"/>
              <w:rPr>
                <w:i/>
                <w:sz w:val="16"/>
                <w:szCs w:val="18"/>
              </w:rPr>
            </w:pPr>
            <w:proofErr w:type="spellStart"/>
            <w:r w:rsidRPr="008D1BA7">
              <w:rPr>
                <w:i/>
                <w:sz w:val="16"/>
                <w:szCs w:val="18"/>
              </w:rPr>
              <w:t>Equetus</w:t>
            </w:r>
            <w:proofErr w:type="spellEnd"/>
            <w:r w:rsidRPr="008D1BA7">
              <w:rPr>
                <w:i/>
                <w:sz w:val="16"/>
                <w:szCs w:val="18"/>
              </w:rPr>
              <w:t xml:space="preserve"> punctatus</w:t>
            </w:r>
          </w:p>
        </w:tc>
        <w:tc>
          <w:tcPr>
            <w:tcW w:w="1800" w:type="dxa"/>
            <w:shd w:val="clear" w:color="auto" w:fill="FFFFFF" w:themeFill="background1"/>
            <w:noWrap/>
            <w:hideMark/>
          </w:tcPr>
          <w:p w14:paraId="70E73E1E" w14:textId="77777777" w:rsidR="00653D70" w:rsidRPr="008D1BA7" w:rsidRDefault="00653D70" w:rsidP="00CC386C">
            <w:pPr>
              <w:spacing w:line="240" w:lineRule="auto"/>
              <w:ind w:firstLine="0"/>
              <w:rPr>
                <w:sz w:val="16"/>
                <w:szCs w:val="18"/>
              </w:rPr>
            </w:pPr>
            <w:r w:rsidRPr="008D1BA7">
              <w:rPr>
                <w:sz w:val="16"/>
                <w:szCs w:val="18"/>
              </w:rPr>
              <w:t>spotted drum</w:t>
            </w:r>
          </w:p>
        </w:tc>
        <w:tc>
          <w:tcPr>
            <w:tcW w:w="2160" w:type="dxa"/>
            <w:shd w:val="clear" w:color="auto" w:fill="FFFFFF" w:themeFill="background1"/>
            <w:noWrap/>
            <w:hideMark/>
          </w:tcPr>
          <w:p w14:paraId="72470672" w14:textId="77777777" w:rsidR="00653D70" w:rsidRPr="008D1BA7" w:rsidRDefault="00653D70" w:rsidP="00CC386C">
            <w:pPr>
              <w:spacing w:line="240" w:lineRule="auto"/>
              <w:ind w:firstLine="0"/>
              <w:rPr>
                <w:i/>
                <w:sz w:val="16"/>
                <w:szCs w:val="18"/>
              </w:rPr>
            </w:pPr>
            <w:proofErr w:type="spellStart"/>
            <w:r w:rsidRPr="008D1BA7">
              <w:rPr>
                <w:i/>
                <w:sz w:val="16"/>
                <w:szCs w:val="18"/>
              </w:rPr>
              <w:t>Pseudupeneus</w:t>
            </w:r>
            <w:proofErr w:type="spellEnd"/>
            <w:r w:rsidRPr="008D1BA7">
              <w:rPr>
                <w:i/>
                <w:sz w:val="16"/>
                <w:szCs w:val="18"/>
              </w:rPr>
              <w:t xml:space="preserve"> maculatus</w:t>
            </w:r>
          </w:p>
        </w:tc>
        <w:tc>
          <w:tcPr>
            <w:tcW w:w="2204" w:type="dxa"/>
            <w:shd w:val="clear" w:color="auto" w:fill="FFFFFF" w:themeFill="background1"/>
            <w:noWrap/>
            <w:hideMark/>
          </w:tcPr>
          <w:p w14:paraId="29CF45DE" w14:textId="77777777" w:rsidR="00653D70" w:rsidRPr="008D1BA7" w:rsidRDefault="00653D70" w:rsidP="00CC386C">
            <w:pPr>
              <w:spacing w:line="240" w:lineRule="auto"/>
              <w:ind w:firstLine="0"/>
              <w:rPr>
                <w:sz w:val="16"/>
                <w:szCs w:val="18"/>
              </w:rPr>
            </w:pPr>
            <w:r w:rsidRPr="008D1BA7">
              <w:rPr>
                <w:sz w:val="16"/>
                <w:szCs w:val="18"/>
              </w:rPr>
              <w:t>spotted goatfish</w:t>
            </w:r>
          </w:p>
        </w:tc>
      </w:tr>
      <w:tr w:rsidR="00653D70" w:rsidRPr="008D1BA7" w14:paraId="65EBCA37" w14:textId="77777777" w:rsidTr="008818CB">
        <w:trPr>
          <w:trHeight w:val="20"/>
        </w:trPr>
        <w:tc>
          <w:tcPr>
            <w:tcW w:w="2268" w:type="dxa"/>
            <w:shd w:val="clear" w:color="auto" w:fill="FFFFFF" w:themeFill="background1"/>
            <w:noWrap/>
            <w:hideMark/>
          </w:tcPr>
          <w:p w14:paraId="23A19285" w14:textId="77777777" w:rsidR="00653D70" w:rsidRPr="008D1BA7" w:rsidRDefault="00653D70" w:rsidP="00CC386C">
            <w:pPr>
              <w:spacing w:line="240" w:lineRule="auto"/>
              <w:ind w:firstLine="0"/>
              <w:rPr>
                <w:i/>
                <w:sz w:val="16"/>
                <w:szCs w:val="18"/>
              </w:rPr>
            </w:pPr>
            <w:proofErr w:type="spellStart"/>
            <w:r w:rsidRPr="008D1BA7">
              <w:rPr>
                <w:i/>
                <w:sz w:val="16"/>
                <w:szCs w:val="18"/>
              </w:rPr>
              <w:t>Gerres</w:t>
            </w:r>
            <w:proofErr w:type="spellEnd"/>
            <w:r w:rsidRPr="008D1BA7">
              <w:rPr>
                <w:i/>
                <w:sz w:val="16"/>
                <w:szCs w:val="18"/>
              </w:rPr>
              <w:t xml:space="preserve"> </w:t>
            </w:r>
            <w:proofErr w:type="spellStart"/>
            <w:r w:rsidRPr="008D1BA7">
              <w:rPr>
                <w:i/>
                <w:sz w:val="16"/>
                <w:szCs w:val="18"/>
              </w:rPr>
              <w:t>cinereus</w:t>
            </w:r>
            <w:proofErr w:type="spellEnd"/>
          </w:p>
        </w:tc>
        <w:tc>
          <w:tcPr>
            <w:tcW w:w="1800" w:type="dxa"/>
            <w:shd w:val="clear" w:color="auto" w:fill="FFFFFF" w:themeFill="background1"/>
            <w:noWrap/>
            <w:hideMark/>
          </w:tcPr>
          <w:p w14:paraId="087ECDAA" w14:textId="77777777" w:rsidR="00653D70" w:rsidRPr="008D1BA7" w:rsidRDefault="00653D70" w:rsidP="00CC386C">
            <w:pPr>
              <w:spacing w:line="240" w:lineRule="auto"/>
              <w:ind w:firstLine="0"/>
              <w:rPr>
                <w:sz w:val="16"/>
                <w:szCs w:val="18"/>
              </w:rPr>
            </w:pPr>
            <w:r w:rsidRPr="008D1BA7">
              <w:rPr>
                <w:sz w:val="16"/>
                <w:szCs w:val="18"/>
              </w:rPr>
              <w:t>yellowfin mojarra</w:t>
            </w:r>
          </w:p>
        </w:tc>
        <w:tc>
          <w:tcPr>
            <w:tcW w:w="2160" w:type="dxa"/>
            <w:shd w:val="clear" w:color="auto" w:fill="FFFFFF" w:themeFill="background1"/>
            <w:noWrap/>
            <w:hideMark/>
          </w:tcPr>
          <w:p w14:paraId="03A4A1F7" w14:textId="77777777" w:rsidR="00653D70" w:rsidRPr="008D1BA7" w:rsidRDefault="00653D70" w:rsidP="00CC386C">
            <w:pPr>
              <w:spacing w:line="240" w:lineRule="auto"/>
              <w:ind w:firstLine="0"/>
              <w:rPr>
                <w:i/>
                <w:sz w:val="16"/>
                <w:szCs w:val="18"/>
              </w:rPr>
            </w:pPr>
            <w:r w:rsidRPr="008D1BA7">
              <w:rPr>
                <w:i/>
                <w:sz w:val="16"/>
                <w:szCs w:val="18"/>
              </w:rPr>
              <w:t>Pterois volitans</w:t>
            </w:r>
          </w:p>
        </w:tc>
        <w:tc>
          <w:tcPr>
            <w:tcW w:w="2204" w:type="dxa"/>
            <w:shd w:val="clear" w:color="auto" w:fill="FFFFFF" w:themeFill="background1"/>
            <w:noWrap/>
            <w:hideMark/>
          </w:tcPr>
          <w:p w14:paraId="5DE644D7" w14:textId="77777777" w:rsidR="00653D70" w:rsidRPr="008D1BA7" w:rsidRDefault="00653D70" w:rsidP="00CC386C">
            <w:pPr>
              <w:spacing w:line="240" w:lineRule="auto"/>
              <w:ind w:firstLine="0"/>
              <w:rPr>
                <w:sz w:val="16"/>
                <w:szCs w:val="18"/>
              </w:rPr>
            </w:pPr>
            <w:r w:rsidRPr="008D1BA7">
              <w:rPr>
                <w:sz w:val="16"/>
                <w:szCs w:val="18"/>
              </w:rPr>
              <w:t>lionfish</w:t>
            </w:r>
          </w:p>
        </w:tc>
      </w:tr>
      <w:tr w:rsidR="00653D70" w:rsidRPr="008D1BA7"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8D1BA7" w:rsidRDefault="00653D70" w:rsidP="00CC386C">
            <w:pPr>
              <w:spacing w:line="240" w:lineRule="auto"/>
              <w:ind w:firstLine="0"/>
              <w:rPr>
                <w:i/>
                <w:sz w:val="16"/>
                <w:szCs w:val="18"/>
              </w:rPr>
            </w:pPr>
            <w:r w:rsidRPr="008D1BA7">
              <w:rPr>
                <w:i/>
                <w:sz w:val="16"/>
                <w:szCs w:val="18"/>
              </w:rPr>
              <w:t xml:space="preserve">Gramma </w:t>
            </w:r>
            <w:proofErr w:type="spellStart"/>
            <w:r w:rsidRPr="008D1BA7">
              <w:rPr>
                <w:i/>
                <w:sz w:val="16"/>
                <w:szCs w:val="18"/>
              </w:rPr>
              <w:t>loreto</w:t>
            </w:r>
            <w:proofErr w:type="spellEnd"/>
          </w:p>
        </w:tc>
        <w:tc>
          <w:tcPr>
            <w:tcW w:w="1800" w:type="dxa"/>
            <w:shd w:val="clear" w:color="auto" w:fill="FFFFFF" w:themeFill="background1"/>
            <w:noWrap/>
            <w:hideMark/>
          </w:tcPr>
          <w:p w14:paraId="645235A6" w14:textId="77777777" w:rsidR="00653D70" w:rsidRPr="008D1BA7" w:rsidRDefault="00653D70" w:rsidP="00CC386C">
            <w:pPr>
              <w:spacing w:line="240" w:lineRule="auto"/>
              <w:ind w:firstLine="0"/>
              <w:rPr>
                <w:sz w:val="16"/>
                <w:szCs w:val="18"/>
              </w:rPr>
            </w:pPr>
            <w:r w:rsidRPr="008D1BA7">
              <w:rPr>
                <w:sz w:val="16"/>
                <w:szCs w:val="18"/>
              </w:rPr>
              <w:t xml:space="preserve">fairy </w:t>
            </w:r>
            <w:proofErr w:type="spellStart"/>
            <w:r w:rsidRPr="008D1BA7">
              <w:rPr>
                <w:sz w:val="16"/>
                <w:szCs w:val="18"/>
              </w:rPr>
              <w:t>basslet</w:t>
            </w:r>
            <w:proofErr w:type="spellEnd"/>
          </w:p>
        </w:tc>
        <w:tc>
          <w:tcPr>
            <w:tcW w:w="2160" w:type="dxa"/>
            <w:shd w:val="clear" w:color="auto" w:fill="FFFFFF" w:themeFill="background1"/>
            <w:noWrap/>
            <w:hideMark/>
          </w:tcPr>
          <w:p w14:paraId="40E104E2"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coeruleus</w:t>
            </w:r>
          </w:p>
        </w:tc>
        <w:tc>
          <w:tcPr>
            <w:tcW w:w="2204" w:type="dxa"/>
            <w:shd w:val="clear" w:color="auto" w:fill="FFFFFF" w:themeFill="background1"/>
            <w:noWrap/>
            <w:hideMark/>
          </w:tcPr>
          <w:p w14:paraId="13853B4E" w14:textId="77777777" w:rsidR="00653D70" w:rsidRPr="008D1BA7" w:rsidRDefault="00653D70" w:rsidP="00CC386C">
            <w:pPr>
              <w:spacing w:line="240" w:lineRule="auto"/>
              <w:ind w:firstLine="0"/>
              <w:rPr>
                <w:sz w:val="16"/>
                <w:szCs w:val="18"/>
              </w:rPr>
            </w:pPr>
            <w:r w:rsidRPr="008D1BA7">
              <w:rPr>
                <w:sz w:val="16"/>
                <w:szCs w:val="18"/>
              </w:rPr>
              <w:t>blue parrotfish</w:t>
            </w:r>
          </w:p>
        </w:tc>
      </w:tr>
      <w:tr w:rsidR="00653D70" w:rsidRPr="008D1BA7" w14:paraId="3DF3A2DA" w14:textId="77777777" w:rsidTr="008818CB">
        <w:trPr>
          <w:trHeight w:val="20"/>
        </w:trPr>
        <w:tc>
          <w:tcPr>
            <w:tcW w:w="2268" w:type="dxa"/>
            <w:shd w:val="clear" w:color="auto" w:fill="FFFFFF" w:themeFill="background1"/>
            <w:noWrap/>
            <w:hideMark/>
          </w:tcPr>
          <w:p w14:paraId="4706C5AF"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aurolineatum</w:t>
            </w:r>
            <w:proofErr w:type="spellEnd"/>
          </w:p>
        </w:tc>
        <w:tc>
          <w:tcPr>
            <w:tcW w:w="1800" w:type="dxa"/>
            <w:shd w:val="clear" w:color="auto" w:fill="FFFFFF" w:themeFill="background1"/>
            <w:noWrap/>
            <w:hideMark/>
          </w:tcPr>
          <w:p w14:paraId="69DA9906" w14:textId="77777777" w:rsidR="00653D70" w:rsidRPr="008D1BA7" w:rsidRDefault="00653D70" w:rsidP="00CC386C">
            <w:pPr>
              <w:spacing w:line="240" w:lineRule="auto"/>
              <w:ind w:firstLine="0"/>
              <w:rPr>
                <w:sz w:val="16"/>
                <w:szCs w:val="18"/>
              </w:rPr>
            </w:pPr>
            <w:r w:rsidRPr="008D1BA7">
              <w:rPr>
                <w:sz w:val="16"/>
                <w:szCs w:val="18"/>
              </w:rPr>
              <w:t>tomtate grunt</w:t>
            </w:r>
          </w:p>
        </w:tc>
        <w:tc>
          <w:tcPr>
            <w:tcW w:w="2160" w:type="dxa"/>
            <w:shd w:val="clear" w:color="auto" w:fill="FFFFFF" w:themeFill="background1"/>
            <w:noWrap/>
            <w:hideMark/>
          </w:tcPr>
          <w:p w14:paraId="022D5BD7"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croicensis</w:t>
            </w:r>
            <w:proofErr w:type="spellEnd"/>
          </w:p>
        </w:tc>
        <w:tc>
          <w:tcPr>
            <w:tcW w:w="2204" w:type="dxa"/>
            <w:shd w:val="clear" w:color="auto" w:fill="FFFFFF" w:themeFill="background1"/>
            <w:noWrap/>
            <w:hideMark/>
          </w:tcPr>
          <w:p w14:paraId="212906B9" w14:textId="77777777" w:rsidR="00653D70" w:rsidRPr="008D1BA7" w:rsidRDefault="00653D70" w:rsidP="00CC386C">
            <w:pPr>
              <w:spacing w:line="240" w:lineRule="auto"/>
              <w:ind w:firstLine="0"/>
              <w:rPr>
                <w:sz w:val="16"/>
                <w:szCs w:val="18"/>
              </w:rPr>
            </w:pPr>
            <w:r w:rsidRPr="008D1BA7">
              <w:rPr>
                <w:sz w:val="16"/>
                <w:szCs w:val="18"/>
              </w:rPr>
              <w:t>striped parrotfish</w:t>
            </w:r>
          </w:p>
        </w:tc>
      </w:tr>
      <w:tr w:rsidR="00653D70" w:rsidRPr="008D1BA7"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carbonarium</w:t>
            </w:r>
            <w:proofErr w:type="spellEnd"/>
          </w:p>
        </w:tc>
        <w:tc>
          <w:tcPr>
            <w:tcW w:w="1800" w:type="dxa"/>
            <w:shd w:val="clear" w:color="auto" w:fill="FFFFFF" w:themeFill="background1"/>
            <w:noWrap/>
            <w:hideMark/>
          </w:tcPr>
          <w:p w14:paraId="1E4AC1A8" w14:textId="77777777" w:rsidR="00653D70" w:rsidRPr="008D1BA7" w:rsidRDefault="00653D70" w:rsidP="00CC386C">
            <w:pPr>
              <w:spacing w:line="240" w:lineRule="auto"/>
              <w:ind w:firstLine="0"/>
              <w:rPr>
                <w:sz w:val="16"/>
                <w:szCs w:val="18"/>
              </w:rPr>
            </w:pPr>
            <w:r w:rsidRPr="008D1BA7">
              <w:rPr>
                <w:sz w:val="16"/>
                <w:szCs w:val="18"/>
              </w:rPr>
              <w:t>Caesar grunt</w:t>
            </w:r>
          </w:p>
        </w:tc>
        <w:tc>
          <w:tcPr>
            <w:tcW w:w="2160" w:type="dxa"/>
            <w:shd w:val="clear" w:color="auto" w:fill="FFFFFF" w:themeFill="background1"/>
            <w:noWrap/>
            <w:hideMark/>
          </w:tcPr>
          <w:p w14:paraId="34F41B8E"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guacamaia</w:t>
            </w:r>
            <w:proofErr w:type="spellEnd"/>
          </w:p>
        </w:tc>
        <w:tc>
          <w:tcPr>
            <w:tcW w:w="2204" w:type="dxa"/>
            <w:shd w:val="clear" w:color="auto" w:fill="FFFFFF" w:themeFill="background1"/>
            <w:noWrap/>
            <w:hideMark/>
          </w:tcPr>
          <w:p w14:paraId="13D1E20B" w14:textId="77777777" w:rsidR="00653D70" w:rsidRPr="008D1BA7" w:rsidRDefault="00653D70" w:rsidP="00CC386C">
            <w:pPr>
              <w:spacing w:line="240" w:lineRule="auto"/>
              <w:ind w:firstLine="0"/>
              <w:rPr>
                <w:sz w:val="16"/>
                <w:szCs w:val="18"/>
              </w:rPr>
            </w:pPr>
            <w:r w:rsidRPr="008D1BA7">
              <w:rPr>
                <w:sz w:val="16"/>
                <w:szCs w:val="18"/>
              </w:rPr>
              <w:t>rainbow parrotfish</w:t>
            </w:r>
          </w:p>
        </w:tc>
      </w:tr>
      <w:tr w:rsidR="00653D70" w:rsidRPr="008D1BA7" w14:paraId="27094570" w14:textId="77777777" w:rsidTr="008818CB">
        <w:trPr>
          <w:trHeight w:val="20"/>
        </w:trPr>
        <w:tc>
          <w:tcPr>
            <w:tcW w:w="2268" w:type="dxa"/>
            <w:shd w:val="clear" w:color="auto" w:fill="FFFFFF" w:themeFill="background1"/>
            <w:noWrap/>
            <w:hideMark/>
          </w:tcPr>
          <w:p w14:paraId="31AE6073"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chrysargyreum</w:t>
            </w:r>
            <w:proofErr w:type="spellEnd"/>
          </w:p>
        </w:tc>
        <w:tc>
          <w:tcPr>
            <w:tcW w:w="1800" w:type="dxa"/>
            <w:shd w:val="clear" w:color="auto" w:fill="FFFFFF" w:themeFill="background1"/>
            <w:noWrap/>
            <w:hideMark/>
          </w:tcPr>
          <w:p w14:paraId="09B6EEE0" w14:textId="77777777" w:rsidR="00653D70" w:rsidRPr="008D1BA7" w:rsidRDefault="00653D70" w:rsidP="00CC386C">
            <w:pPr>
              <w:spacing w:line="240" w:lineRule="auto"/>
              <w:ind w:firstLine="0"/>
              <w:rPr>
                <w:sz w:val="16"/>
                <w:szCs w:val="18"/>
              </w:rPr>
            </w:pPr>
            <w:r w:rsidRPr="008D1BA7">
              <w:rPr>
                <w:sz w:val="16"/>
                <w:szCs w:val="18"/>
              </w:rPr>
              <w:t>smallmouth grunt</w:t>
            </w:r>
          </w:p>
        </w:tc>
        <w:tc>
          <w:tcPr>
            <w:tcW w:w="2160" w:type="dxa"/>
            <w:shd w:val="clear" w:color="auto" w:fill="FFFFFF" w:themeFill="background1"/>
            <w:noWrap/>
            <w:hideMark/>
          </w:tcPr>
          <w:p w14:paraId="49F6CBB6"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taeniopterus</w:t>
            </w:r>
            <w:proofErr w:type="spellEnd"/>
          </w:p>
        </w:tc>
        <w:tc>
          <w:tcPr>
            <w:tcW w:w="2204" w:type="dxa"/>
            <w:shd w:val="clear" w:color="auto" w:fill="FFFFFF" w:themeFill="background1"/>
            <w:noWrap/>
            <w:hideMark/>
          </w:tcPr>
          <w:p w14:paraId="1BF1D1C5" w14:textId="77777777" w:rsidR="00653D70" w:rsidRPr="008D1BA7" w:rsidRDefault="00653D70" w:rsidP="00CC386C">
            <w:pPr>
              <w:spacing w:line="240" w:lineRule="auto"/>
              <w:ind w:firstLine="0"/>
              <w:rPr>
                <w:sz w:val="16"/>
                <w:szCs w:val="18"/>
              </w:rPr>
            </w:pPr>
            <w:r w:rsidRPr="008D1BA7">
              <w:rPr>
                <w:sz w:val="16"/>
                <w:szCs w:val="18"/>
              </w:rPr>
              <w:t>princess parrotfish</w:t>
            </w:r>
          </w:p>
        </w:tc>
      </w:tr>
      <w:tr w:rsidR="00653D70" w:rsidRPr="008D1BA7"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flavolineatum</w:t>
            </w:r>
            <w:proofErr w:type="spellEnd"/>
          </w:p>
        </w:tc>
        <w:tc>
          <w:tcPr>
            <w:tcW w:w="1800" w:type="dxa"/>
            <w:shd w:val="clear" w:color="auto" w:fill="FFFFFF" w:themeFill="background1"/>
            <w:noWrap/>
            <w:hideMark/>
          </w:tcPr>
          <w:p w14:paraId="538DDAB3" w14:textId="77777777" w:rsidR="00653D70" w:rsidRPr="008D1BA7" w:rsidRDefault="00653D70" w:rsidP="00CC386C">
            <w:pPr>
              <w:spacing w:line="240" w:lineRule="auto"/>
              <w:ind w:firstLine="0"/>
              <w:rPr>
                <w:sz w:val="16"/>
                <w:szCs w:val="18"/>
              </w:rPr>
            </w:pPr>
            <w:r w:rsidRPr="008D1BA7">
              <w:rPr>
                <w:sz w:val="16"/>
                <w:szCs w:val="18"/>
              </w:rPr>
              <w:t>French grunt</w:t>
            </w:r>
          </w:p>
        </w:tc>
        <w:tc>
          <w:tcPr>
            <w:tcW w:w="2160" w:type="dxa"/>
            <w:shd w:val="clear" w:color="auto" w:fill="FFFFFF" w:themeFill="background1"/>
            <w:noWrap/>
            <w:hideMark/>
          </w:tcPr>
          <w:p w14:paraId="040BD6C7" w14:textId="77777777" w:rsidR="00653D70" w:rsidRPr="008D1BA7" w:rsidRDefault="00653D70" w:rsidP="00CC386C">
            <w:pPr>
              <w:spacing w:line="240" w:lineRule="auto"/>
              <w:ind w:firstLine="0"/>
              <w:rPr>
                <w:i/>
                <w:sz w:val="16"/>
                <w:szCs w:val="18"/>
              </w:rPr>
            </w:pPr>
            <w:proofErr w:type="spellStart"/>
            <w:r w:rsidRPr="008D1BA7">
              <w:rPr>
                <w:i/>
                <w:sz w:val="16"/>
                <w:szCs w:val="18"/>
              </w:rPr>
              <w:t>Scarus</w:t>
            </w:r>
            <w:proofErr w:type="spellEnd"/>
            <w:r w:rsidRPr="008D1BA7">
              <w:rPr>
                <w:i/>
                <w:sz w:val="16"/>
                <w:szCs w:val="18"/>
              </w:rPr>
              <w:t xml:space="preserve"> </w:t>
            </w:r>
            <w:proofErr w:type="spellStart"/>
            <w:r w:rsidRPr="008D1BA7">
              <w:rPr>
                <w:i/>
                <w:sz w:val="16"/>
                <w:szCs w:val="18"/>
              </w:rPr>
              <w:t>vetula</w:t>
            </w:r>
            <w:proofErr w:type="spellEnd"/>
          </w:p>
        </w:tc>
        <w:tc>
          <w:tcPr>
            <w:tcW w:w="2204" w:type="dxa"/>
            <w:shd w:val="clear" w:color="auto" w:fill="FFFFFF" w:themeFill="background1"/>
            <w:noWrap/>
            <w:hideMark/>
          </w:tcPr>
          <w:p w14:paraId="553B4A49" w14:textId="77777777" w:rsidR="00653D70" w:rsidRPr="008D1BA7" w:rsidRDefault="00653D70" w:rsidP="00CC386C">
            <w:pPr>
              <w:spacing w:line="240" w:lineRule="auto"/>
              <w:ind w:firstLine="0"/>
              <w:rPr>
                <w:sz w:val="16"/>
                <w:szCs w:val="18"/>
              </w:rPr>
            </w:pPr>
            <w:r w:rsidRPr="008D1BA7">
              <w:rPr>
                <w:sz w:val="16"/>
                <w:szCs w:val="18"/>
              </w:rPr>
              <w:t>queen parrotfish</w:t>
            </w:r>
          </w:p>
        </w:tc>
      </w:tr>
      <w:tr w:rsidR="00653D70" w:rsidRPr="008D1BA7" w14:paraId="2B1303EC" w14:textId="77777777" w:rsidTr="008818CB">
        <w:trPr>
          <w:trHeight w:val="20"/>
        </w:trPr>
        <w:tc>
          <w:tcPr>
            <w:tcW w:w="2268" w:type="dxa"/>
            <w:shd w:val="clear" w:color="auto" w:fill="FFFFFF" w:themeFill="background1"/>
            <w:noWrap/>
            <w:hideMark/>
          </w:tcPr>
          <w:p w14:paraId="654E3009"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macrostomum</w:t>
            </w:r>
            <w:proofErr w:type="spellEnd"/>
          </w:p>
        </w:tc>
        <w:tc>
          <w:tcPr>
            <w:tcW w:w="1800" w:type="dxa"/>
            <w:shd w:val="clear" w:color="auto" w:fill="FFFFFF" w:themeFill="background1"/>
            <w:noWrap/>
            <w:hideMark/>
          </w:tcPr>
          <w:p w14:paraId="0395B818" w14:textId="77777777" w:rsidR="00653D70" w:rsidRPr="008D1BA7" w:rsidRDefault="00653D70" w:rsidP="00CC386C">
            <w:pPr>
              <w:spacing w:line="240" w:lineRule="auto"/>
              <w:ind w:firstLine="0"/>
              <w:rPr>
                <w:sz w:val="16"/>
                <w:szCs w:val="18"/>
              </w:rPr>
            </w:pPr>
            <w:r w:rsidRPr="008D1BA7">
              <w:rPr>
                <w:sz w:val="16"/>
                <w:szCs w:val="18"/>
              </w:rPr>
              <w:t>Spanish grunt</w:t>
            </w:r>
          </w:p>
        </w:tc>
        <w:tc>
          <w:tcPr>
            <w:tcW w:w="2160" w:type="dxa"/>
            <w:shd w:val="clear" w:color="auto" w:fill="FFFFFF" w:themeFill="background1"/>
            <w:noWrap/>
            <w:hideMark/>
          </w:tcPr>
          <w:p w14:paraId="21C416A2" w14:textId="77777777" w:rsidR="00653D70" w:rsidRPr="008D1BA7" w:rsidRDefault="00653D70" w:rsidP="00CC386C">
            <w:pPr>
              <w:spacing w:line="240" w:lineRule="auto"/>
              <w:ind w:firstLine="0"/>
              <w:rPr>
                <w:i/>
                <w:sz w:val="16"/>
                <w:szCs w:val="18"/>
              </w:rPr>
            </w:pPr>
            <w:r w:rsidRPr="008D1BA7">
              <w:rPr>
                <w:i/>
                <w:sz w:val="16"/>
                <w:szCs w:val="18"/>
              </w:rPr>
              <w:t xml:space="preserve">Serranus </w:t>
            </w:r>
            <w:proofErr w:type="spellStart"/>
            <w:r w:rsidRPr="008D1BA7">
              <w:rPr>
                <w:i/>
                <w:sz w:val="16"/>
                <w:szCs w:val="18"/>
              </w:rPr>
              <w:t>baldwini</w:t>
            </w:r>
            <w:proofErr w:type="spellEnd"/>
          </w:p>
        </w:tc>
        <w:tc>
          <w:tcPr>
            <w:tcW w:w="2204" w:type="dxa"/>
            <w:shd w:val="clear" w:color="auto" w:fill="FFFFFF" w:themeFill="background1"/>
            <w:noWrap/>
            <w:hideMark/>
          </w:tcPr>
          <w:p w14:paraId="7AA51B3E" w14:textId="77777777" w:rsidR="00653D70" w:rsidRPr="008D1BA7" w:rsidRDefault="00653D70" w:rsidP="00CC386C">
            <w:pPr>
              <w:spacing w:line="240" w:lineRule="auto"/>
              <w:ind w:firstLine="0"/>
              <w:rPr>
                <w:sz w:val="16"/>
                <w:szCs w:val="18"/>
              </w:rPr>
            </w:pPr>
            <w:r w:rsidRPr="008D1BA7">
              <w:rPr>
                <w:sz w:val="16"/>
                <w:szCs w:val="18"/>
              </w:rPr>
              <w:t>lantern bass</w:t>
            </w:r>
          </w:p>
        </w:tc>
      </w:tr>
      <w:tr w:rsidR="00653D70" w:rsidRPr="008D1BA7"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melanurum</w:t>
            </w:r>
            <w:proofErr w:type="spellEnd"/>
          </w:p>
        </w:tc>
        <w:tc>
          <w:tcPr>
            <w:tcW w:w="1800" w:type="dxa"/>
            <w:shd w:val="clear" w:color="auto" w:fill="FFFFFF" w:themeFill="background1"/>
            <w:noWrap/>
            <w:hideMark/>
          </w:tcPr>
          <w:p w14:paraId="3B8DB3BB" w14:textId="77777777" w:rsidR="00653D70" w:rsidRPr="008D1BA7" w:rsidRDefault="00653D70" w:rsidP="00CC386C">
            <w:pPr>
              <w:spacing w:line="240" w:lineRule="auto"/>
              <w:ind w:firstLine="0"/>
              <w:rPr>
                <w:sz w:val="16"/>
                <w:szCs w:val="18"/>
              </w:rPr>
            </w:pPr>
            <w:proofErr w:type="spellStart"/>
            <w:r w:rsidRPr="008D1BA7">
              <w:rPr>
                <w:sz w:val="16"/>
                <w:szCs w:val="18"/>
              </w:rPr>
              <w:t>cottonwick</w:t>
            </w:r>
            <w:proofErr w:type="spellEnd"/>
            <w:r w:rsidRPr="008D1BA7">
              <w:rPr>
                <w:sz w:val="16"/>
                <w:szCs w:val="18"/>
              </w:rPr>
              <w:t xml:space="preserve"> grunt</w:t>
            </w:r>
          </w:p>
        </w:tc>
        <w:tc>
          <w:tcPr>
            <w:tcW w:w="2160" w:type="dxa"/>
            <w:shd w:val="clear" w:color="auto" w:fill="FFFFFF" w:themeFill="background1"/>
            <w:noWrap/>
            <w:hideMark/>
          </w:tcPr>
          <w:p w14:paraId="4634E13A" w14:textId="77777777" w:rsidR="00653D70" w:rsidRPr="008D1BA7" w:rsidRDefault="00653D70" w:rsidP="00CC386C">
            <w:pPr>
              <w:spacing w:line="240" w:lineRule="auto"/>
              <w:ind w:firstLine="0"/>
              <w:rPr>
                <w:i/>
                <w:sz w:val="16"/>
                <w:szCs w:val="18"/>
              </w:rPr>
            </w:pPr>
            <w:r w:rsidRPr="008D1BA7">
              <w:rPr>
                <w:i/>
                <w:sz w:val="16"/>
                <w:szCs w:val="18"/>
              </w:rPr>
              <w:t xml:space="preserve">Serranus </w:t>
            </w:r>
            <w:proofErr w:type="spellStart"/>
            <w:r w:rsidRPr="008D1BA7">
              <w:rPr>
                <w:i/>
                <w:sz w:val="16"/>
                <w:szCs w:val="18"/>
              </w:rPr>
              <w:t>tabacarius</w:t>
            </w:r>
            <w:proofErr w:type="spellEnd"/>
          </w:p>
        </w:tc>
        <w:tc>
          <w:tcPr>
            <w:tcW w:w="2204" w:type="dxa"/>
            <w:shd w:val="clear" w:color="auto" w:fill="FFFFFF" w:themeFill="background1"/>
            <w:noWrap/>
            <w:hideMark/>
          </w:tcPr>
          <w:p w14:paraId="75B1552B" w14:textId="77777777" w:rsidR="00653D70" w:rsidRPr="008D1BA7" w:rsidRDefault="00653D70" w:rsidP="00CC386C">
            <w:pPr>
              <w:spacing w:line="240" w:lineRule="auto"/>
              <w:ind w:firstLine="0"/>
              <w:rPr>
                <w:sz w:val="16"/>
                <w:szCs w:val="18"/>
              </w:rPr>
            </w:pPr>
            <w:r w:rsidRPr="008D1BA7">
              <w:rPr>
                <w:sz w:val="16"/>
                <w:szCs w:val="18"/>
              </w:rPr>
              <w:t>tobacco fish</w:t>
            </w:r>
          </w:p>
        </w:tc>
      </w:tr>
      <w:tr w:rsidR="00653D70" w:rsidRPr="008D1BA7" w14:paraId="5C9710B5" w14:textId="77777777" w:rsidTr="008818CB">
        <w:trPr>
          <w:trHeight w:val="20"/>
        </w:trPr>
        <w:tc>
          <w:tcPr>
            <w:tcW w:w="2268" w:type="dxa"/>
            <w:shd w:val="clear" w:color="auto" w:fill="FFFFFF" w:themeFill="background1"/>
            <w:noWrap/>
            <w:hideMark/>
          </w:tcPr>
          <w:p w14:paraId="12A33E8A"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plumierii</w:t>
            </w:r>
            <w:proofErr w:type="spellEnd"/>
          </w:p>
        </w:tc>
        <w:tc>
          <w:tcPr>
            <w:tcW w:w="1800" w:type="dxa"/>
            <w:shd w:val="clear" w:color="auto" w:fill="FFFFFF" w:themeFill="background1"/>
            <w:noWrap/>
            <w:hideMark/>
          </w:tcPr>
          <w:p w14:paraId="1BA2FEEA" w14:textId="77777777" w:rsidR="00653D70" w:rsidRPr="008D1BA7" w:rsidRDefault="00653D70" w:rsidP="00CC386C">
            <w:pPr>
              <w:spacing w:line="240" w:lineRule="auto"/>
              <w:ind w:firstLine="0"/>
              <w:rPr>
                <w:sz w:val="16"/>
                <w:szCs w:val="18"/>
              </w:rPr>
            </w:pPr>
            <w:r w:rsidRPr="008D1BA7">
              <w:rPr>
                <w:sz w:val="16"/>
                <w:szCs w:val="18"/>
              </w:rPr>
              <w:t>white grunt</w:t>
            </w:r>
          </w:p>
        </w:tc>
        <w:tc>
          <w:tcPr>
            <w:tcW w:w="2160" w:type="dxa"/>
            <w:shd w:val="clear" w:color="auto" w:fill="FFFFFF" w:themeFill="background1"/>
            <w:noWrap/>
            <w:hideMark/>
          </w:tcPr>
          <w:p w14:paraId="571A151F" w14:textId="77777777" w:rsidR="00653D70" w:rsidRPr="008D1BA7" w:rsidRDefault="00653D70" w:rsidP="00CC386C">
            <w:pPr>
              <w:spacing w:line="240" w:lineRule="auto"/>
              <w:ind w:firstLine="0"/>
              <w:rPr>
                <w:i/>
                <w:sz w:val="16"/>
                <w:szCs w:val="18"/>
              </w:rPr>
            </w:pPr>
            <w:r w:rsidRPr="008D1BA7">
              <w:rPr>
                <w:i/>
                <w:sz w:val="16"/>
                <w:szCs w:val="18"/>
              </w:rPr>
              <w:t xml:space="preserve">Serranus </w:t>
            </w:r>
            <w:proofErr w:type="spellStart"/>
            <w:r w:rsidRPr="008D1BA7">
              <w:rPr>
                <w:i/>
                <w:sz w:val="16"/>
                <w:szCs w:val="18"/>
              </w:rPr>
              <w:t>tigrinus</w:t>
            </w:r>
            <w:proofErr w:type="spellEnd"/>
          </w:p>
        </w:tc>
        <w:tc>
          <w:tcPr>
            <w:tcW w:w="2204" w:type="dxa"/>
            <w:shd w:val="clear" w:color="auto" w:fill="FFFFFF" w:themeFill="background1"/>
            <w:noWrap/>
            <w:hideMark/>
          </w:tcPr>
          <w:p w14:paraId="1EA9365B" w14:textId="77777777" w:rsidR="00653D70" w:rsidRPr="008D1BA7" w:rsidRDefault="00653D70" w:rsidP="00CC386C">
            <w:pPr>
              <w:spacing w:line="240" w:lineRule="auto"/>
              <w:ind w:firstLine="0"/>
              <w:rPr>
                <w:sz w:val="16"/>
                <w:szCs w:val="18"/>
              </w:rPr>
            </w:pPr>
            <w:r w:rsidRPr="008D1BA7">
              <w:rPr>
                <w:sz w:val="16"/>
                <w:szCs w:val="18"/>
              </w:rPr>
              <w:t>harlequin bass</w:t>
            </w:r>
          </w:p>
        </w:tc>
      </w:tr>
      <w:tr w:rsidR="00653D70" w:rsidRPr="008D1BA7"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w:t>
            </w:r>
            <w:proofErr w:type="spellStart"/>
            <w:r w:rsidRPr="008D1BA7">
              <w:rPr>
                <w:i/>
                <w:sz w:val="16"/>
                <w:szCs w:val="18"/>
              </w:rPr>
              <w:t>sciurus</w:t>
            </w:r>
            <w:proofErr w:type="spellEnd"/>
          </w:p>
        </w:tc>
        <w:tc>
          <w:tcPr>
            <w:tcW w:w="1800" w:type="dxa"/>
            <w:shd w:val="clear" w:color="auto" w:fill="FFFFFF" w:themeFill="background1"/>
            <w:noWrap/>
            <w:hideMark/>
          </w:tcPr>
          <w:p w14:paraId="11863855" w14:textId="77777777" w:rsidR="00653D70" w:rsidRPr="008D1BA7" w:rsidRDefault="00653D70" w:rsidP="00CC386C">
            <w:pPr>
              <w:spacing w:line="240" w:lineRule="auto"/>
              <w:ind w:firstLine="0"/>
              <w:rPr>
                <w:sz w:val="16"/>
                <w:szCs w:val="18"/>
              </w:rPr>
            </w:pPr>
            <w:r w:rsidRPr="008D1BA7">
              <w:rPr>
                <w:sz w:val="16"/>
                <w:szCs w:val="18"/>
              </w:rPr>
              <w:t>blue striped grunt</w:t>
            </w:r>
          </w:p>
        </w:tc>
        <w:tc>
          <w:tcPr>
            <w:tcW w:w="2160" w:type="dxa"/>
            <w:shd w:val="clear" w:color="auto" w:fill="FFFFFF" w:themeFill="background1"/>
            <w:noWrap/>
            <w:hideMark/>
          </w:tcPr>
          <w:p w14:paraId="652BD684" w14:textId="77777777" w:rsidR="00653D70" w:rsidRPr="008D1BA7" w:rsidRDefault="00653D70" w:rsidP="00CC386C">
            <w:pPr>
              <w:spacing w:line="240" w:lineRule="auto"/>
              <w:ind w:firstLine="0"/>
              <w:rPr>
                <w:i/>
                <w:sz w:val="16"/>
                <w:szCs w:val="18"/>
              </w:rPr>
            </w:pPr>
            <w:r w:rsidRPr="008D1BA7">
              <w:rPr>
                <w:i/>
                <w:sz w:val="16"/>
                <w:szCs w:val="18"/>
              </w:rPr>
              <w:t xml:space="preserve">Serranus </w:t>
            </w:r>
            <w:proofErr w:type="spellStart"/>
            <w:r w:rsidRPr="008D1BA7">
              <w:rPr>
                <w:i/>
                <w:sz w:val="16"/>
                <w:szCs w:val="18"/>
              </w:rPr>
              <w:t>tortugarum</w:t>
            </w:r>
            <w:proofErr w:type="spellEnd"/>
          </w:p>
        </w:tc>
        <w:tc>
          <w:tcPr>
            <w:tcW w:w="2204" w:type="dxa"/>
            <w:shd w:val="clear" w:color="auto" w:fill="FFFFFF" w:themeFill="background1"/>
            <w:noWrap/>
            <w:hideMark/>
          </w:tcPr>
          <w:p w14:paraId="5DD16449" w14:textId="77777777" w:rsidR="00653D70" w:rsidRPr="008D1BA7" w:rsidRDefault="00653D70" w:rsidP="00CC386C">
            <w:pPr>
              <w:spacing w:line="240" w:lineRule="auto"/>
              <w:ind w:firstLine="0"/>
              <w:rPr>
                <w:sz w:val="16"/>
                <w:szCs w:val="18"/>
              </w:rPr>
            </w:pPr>
            <w:r w:rsidRPr="008D1BA7">
              <w:rPr>
                <w:sz w:val="16"/>
                <w:szCs w:val="18"/>
              </w:rPr>
              <w:t>chalk bass</w:t>
            </w:r>
          </w:p>
        </w:tc>
      </w:tr>
      <w:tr w:rsidR="00653D70" w:rsidRPr="008D1BA7" w14:paraId="54713C35" w14:textId="77777777" w:rsidTr="008818CB">
        <w:trPr>
          <w:trHeight w:val="20"/>
        </w:trPr>
        <w:tc>
          <w:tcPr>
            <w:tcW w:w="2268" w:type="dxa"/>
            <w:shd w:val="clear" w:color="auto" w:fill="FFFFFF" w:themeFill="background1"/>
            <w:noWrap/>
            <w:hideMark/>
          </w:tcPr>
          <w:p w14:paraId="5AE773B3"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sp. unidentified</w:t>
            </w:r>
          </w:p>
        </w:tc>
        <w:tc>
          <w:tcPr>
            <w:tcW w:w="1800" w:type="dxa"/>
            <w:shd w:val="clear" w:color="auto" w:fill="FFFFFF" w:themeFill="background1"/>
            <w:noWrap/>
            <w:hideMark/>
          </w:tcPr>
          <w:p w14:paraId="7C4E7EBA" w14:textId="77777777" w:rsidR="00653D70" w:rsidRPr="008D1BA7" w:rsidRDefault="00653D70" w:rsidP="00CC386C">
            <w:pPr>
              <w:spacing w:line="240" w:lineRule="auto"/>
              <w:ind w:firstLine="0"/>
              <w:rPr>
                <w:sz w:val="16"/>
                <w:szCs w:val="18"/>
              </w:rPr>
            </w:pPr>
            <w:r w:rsidRPr="008D1BA7">
              <w:rPr>
                <w:sz w:val="16"/>
                <w:szCs w:val="18"/>
              </w:rPr>
              <w:t>unidentified grunt</w:t>
            </w:r>
          </w:p>
        </w:tc>
        <w:tc>
          <w:tcPr>
            <w:tcW w:w="2160" w:type="dxa"/>
            <w:shd w:val="clear" w:color="auto" w:fill="FFFFFF" w:themeFill="background1"/>
            <w:noWrap/>
            <w:hideMark/>
          </w:tcPr>
          <w:p w14:paraId="6A60AA91"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atomarium</w:t>
            </w:r>
            <w:proofErr w:type="spellEnd"/>
          </w:p>
        </w:tc>
        <w:tc>
          <w:tcPr>
            <w:tcW w:w="2204" w:type="dxa"/>
            <w:shd w:val="clear" w:color="auto" w:fill="FFFFFF" w:themeFill="background1"/>
            <w:noWrap/>
            <w:hideMark/>
          </w:tcPr>
          <w:p w14:paraId="197C6667" w14:textId="77777777" w:rsidR="00653D70" w:rsidRPr="008D1BA7" w:rsidRDefault="00653D70" w:rsidP="00CC386C">
            <w:pPr>
              <w:spacing w:line="240" w:lineRule="auto"/>
              <w:ind w:firstLine="0"/>
              <w:rPr>
                <w:sz w:val="16"/>
                <w:szCs w:val="18"/>
              </w:rPr>
            </w:pPr>
            <w:proofErr w:type="spellStart"/>
            <w:r w:rsidRPr="008D1BA7">
              <w:rPr>
                <w:sz w:val="16"/>
                <w:szCs w:val="18"/>
              </w:rPr>
              <w:t>greenblotch</w:t>
            </w:r>
            <w:proofErr w:type="spellEnd"/>
            <w:r w:rsidRPr="008D1BA7">
              <w:rPr>
                <w:sz w:val="16"/>
                <w:szCs w:val="18"/>
              </w:rPr>
              <w:t xml:space="preserve"> parrotfish</w:t>
            </w:r>
          </w:p>
        </w:tc>
      </w:tr>
      <w:tr w:rsidR="00653D70" w:rsidRPr="008D1BA7"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8D1BA7" w:rsidRDefault="00653D70" w:rsidP="00CC386C">
            <w:pPr>
              <w:spacing w:line="240" w:lineRule="auto"/>
              <w:ind w:firstLine="0"/>
              <w:rPr>
                <w:i/>
                <w:sz w:val="16"/>
                <w:szCs w:val="18"/>
              </w:rPr>
            </w:pPr>
            <w:proofErr w:type="spellStart"/>
            <w:r w:rsidRPr="008D1BA7">
              <w:rPr>
                <w:i/>
                <w:sz w:val="16"/>
                <w:szCs w:val="18"/>
              </w:rPr>
              <w:t>Haemulon</w:t>
            </w:r>
            <w:proofErr w:type="spellEnd"/>
            <w:r w:rsidRPr="008D1BA7">
              <w:rPr>
                <w:i/>
                <w:sz w:val="16"/>
                <w:szCs w:val="18"/>
              </w:rPr>
              <w:t xml:space="preserve"> striatum</w:t>
            </w:r>
          </w:p>
        </w:tc>
        <w:tc>
          <w:tcPr>
            <w:tcW w:w="1800" w:type="dxa"/>
            <w:shd w:val="clear" w:color="auto" w:fill="FFFFFF" w:themeFill="background1"/>
            <w:noWrap/>
            <w:hideMark/>
          </w:tcPr>
          <w:p w14:paraId="3330772A" w14:textId="77777777" w:rsidR="00653D70" w:rsidRPr="008D1BA7" w:rsidRDefault="00653D70" w:rsidP="00CC386C">
            <w:pPr>
              <w:spacing w:line="240" w:lineRule="auto"/>
              <w:ind w:firstLine="0"/>
              <w:rPr>
                <w:sz w:val="16"/>
                <w:szCs w:val="18"/>
              </w:rPr>
            </w:pPr>
            <w:r w:rsidRPr="008D1BA7">
              <w:rPr>
                <w:sz w:val="16"/>
                <w:szCs w:val="18"/>
              </w:rPr>
              <w:t>striped grunt</w:t>
            </w:r>
          </w:p>
        </w:tc>
        <w:tc>
          <w:tcPr>
            <w:tcW w:w="2160" w:type="dxa"/>
            <w:shd w:val="clear" w:color="auto" w:fill="FFFFFF" w:themeFill="background1"/>
            <w:noWrap/>
            <w:hideMark/>
          </w:tcPr>
          <w:p w14:paraId="655866B0"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aurofrenatum</w:t>
            </w:r>
            <w:proofErr w:type="spellEnd"/>
          </w:p>
        </w:tc>
        <w:tc>
          <w:tcPr>
            <w:tcW w:w="2204" w:type="dxa"/>
            <w:shd w:val="clear" w:color="auto" w:fill="FFFFFF" w:themeFill="background1"/>
            <w:noWrap/>
            <w:hideMark/>
          </w:tcPr>
          <w:p w14:paraId="0B686560" w14:textId="77777777" w:rsidR="00653D70" w:rsidRPr="008D1BA7" w:rsidRDefault="00653D70" w:rsidP="00CC386C">
            <w:pPr>
              <w:spacing w:line="240" w:lineRule="auto"/>
              <w:ind w:firstLine="0"/>
              <w:rPr>
                <w:sz w:val="16"/>
                <w:szCs w:val="18"/>
              </w:rPr>
            </w:pPr>
            <w:proofErr w:type="spellStart"/>
            <w:r w:rsidRPr="008D1BA7">
              <w:rPr>
                <w:sz w:val="16"/>
                <w:szCs w:val="18"/>
              </w:rPr>
              <w:t>redband</w:t>
            </w:r>
            <w:proofErr w:type="spellEnd"/>
            <w:r w:rsidRPr="008D1BA7">
              <w:rPr>
                <w:sz w:val="16"/>
                <w:szCs w:val="18"/>
              </w:rPr>
              <w:t xml:space="preserve"> parrotfish</w:t>
            </w:r>
          </w:p>
        </w:tc>
      </w:tr>
      <w:tr w:rsidR="00653D70" w:rsidRPr="008D1BA7" w14:paraId="4ABB37B0" w14:textId="77777777" w:rsidTr="008818CB">
        <w:trPr>
          <w:trHeight w:val="20"/>
        </w:trPr>
        <w:tc>
          <w:tcPr>
            <w:tcW w:w="2268" w:type="dxa"/>
            <w:shd w:val="clear" w:color="auto" w:fill="FFFFFF" w:themeFill="background1"/>
            <w:noWrap/>
            <w:hideMark/>
          </w:tcPr>
          <w:p w14:paraId="5ED135EE"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bivittatus</w:t>
            </w:r>
            <w:proofErr w:type="spellEnd"/>
          </w:p>
        </w:tc>
        <w:tc>
          <w:tcPr>
            <w:tcW w:w="1800" w:type="dxa"/>
            <w:shd w:val="clear" w:color="auto" w:fill="FFFFFF" w:themeFill="background1"/>
            <w:noWrap/>
            <w:hideMark/>
          </w:tcPr>
          <w:p w14:paraId="1B0EDA95" w14:textId="77777777" w:rsidR="00653D70" w:rsidRPr="008D1BA7" w:rsidRDefault="00653D70" w:rsidP="00CC386C">
            <w:pPr>
              <w:spacing w:line="240" w:lineRule="auto"/>
              <w:ind w:firstLine="0"/>
              <w:rPr>
                <w:sz w:val="16"/>
                <w:szCs w:val="18"/>
              </w:rPr>
            </w:pPr>
            <w:r w:rsidRPr="008D1BA7">
              <w:rPr>
                <w:sz w:val="16"/>
                <w:szCs w:val="18"/>
              </w:rPr>
              <w:t>slippery dick</w:t>
            </w:r>
          </w:p>
        </w:tc>
        <w:tc>
          <w:tcPr>
            <w:tcW w:w="2160" w:type="dxa"/>
            <w:shd w:val="clear" w:color="auto" w:fill="FFFFFF" w:themeFill="background1"/>
            <w:noWrap/>
            <w:hideMark/>
          </w:tcPr>
          <w:p w14:paraId="23E447EB"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chrysopterum</w:t>
            </w:r>
            <w:proofErr w:type="spellEnd"/>
          </w:p>
        </w:tc>
        <w:tc>
          <w:tcPr>
            <w:tcW w:w="2204" w:type="dxa"/>
            <w:shd w:val="clear" w:color="auto" w:fill="FFFFFF" w:themeFill="background1"/>
            <w:noWrap/>
            <w:hideMark/>
          </w:tcPr>
          <w:p w14:paraId="07A7C848" w14:textId="77777777" w:rsidR="00653D70" w:rsidRPr="008D1BA7" w:rsidRDefault="00653D70" w:rsidP="00CC386C">
            <w:pPr>
              <w:spacing w:line="240" w:lineRule="auto"/>
              <w:ind w:firstLine="0"/>
              <w:rPr>
                <w:sz w:val="16"/>
                <w:szCs w:val="18"/>
              </w:rPr>
            </w:pPr>
            <w:proofErr w:type="spellStart"/>
            <w:r w:rsidRPr="008D1BA7">
              <w:rPr>
                <w:sz w:val="16"/>
                <w:szCs w:val="18"/>
              </w:rPr>
              <w:t>redtail</w:t>
            </w:r>
            <w:proofErr w:type="spellEnd"/>
            <w:r w:rsidRPr="008D1BA7">
              <w:rPr>
                <w:sz w:val="16"/>
                <w:szCs w:val="18"/>
              </w:rPr>
              <w:t xml:space="preserve"> parrotfish</w:t>
            </w:r>
          </w:p>
        </w:tc>
      </w:tr>
      <w:tr w:rsidR="00653D70" w:rsidRPr="008D1BA7"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cyanocephalus</w:t>
            </w:r>
            <w:proofErr w:type="spellEnd"/>
          </w:p>
        </w:tc>
        <w:tc>
          <w:tcPr>
            <w:tcW w:w="1800" w:type="dxa"/>
            <w:shd w:val="clear" w:color="auto" w:fill="FFFFFF" w:themeFill="background1"/>
            <w:noWrap/>
            <w:hideMark/>
          </w:tcPr>
          <w:p w14:paraId="3BB562B8" w14:textId="77777777" w:rsidR="00653D70" w:rsidRPr="008D1BA7" w:rsidRDefault="00653D70" w:rsidP="00CC386C">
            <w:pPr>
              <w:spacing w:line="240" w:lineRule="auto"/>
              <w:ind w:firstLine="0"/>
              <w:rPr>
                <w:sz w:val="16"/>
                <w:szCs w:val="18"/>
              </w:rPr>
            </w:pPr>
            <w:proofErr w:type="spellStart"/>
            <w:r w:rsidRPr="008D1BA7">
              <w:rPr>
                <w:sz w:val="16"/>
                <w:szCs w:val="18"/>
              </w:rPr>
              <w:t>yellowcheek</w:t>
            </w:r>
            <w:proofErr w:type="spellEnd"/>
            <w:r w:rsidRPr="008D1BA7">
              <w:rPr>
                <w:sz w:val="16"/>
                <w:szCs w:val="18"/>
              </w:rPr>
              <w:t xml:space="preserve"> wrasse</w:t>
            </w:r>
          </w:p>
        </w:tc>
        <w:tc>
          <w:tcPr>
            <w:tcW w:w="2160" w:type="dxa"/>
            <w:shd w:val="clear" w:color="auto" w:fill="FFFFFF" w:themeFill="background1"/>
            <w:noWrap/>
            <w:hideMark/>
          </w:tcPr>
          <w:p w14:paraId="389908A2"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radians</w:t>
            </w:r>
          </w:p>
        </w:tc>
        <w:tc>
          <w:tcPr>
            <w:tcW w:w="2204" w:type="dxa"/>
            <w:shd w:val="clear" w:color="auto" w:fill="FFFFFF" w:themeFill="background1"/>
            <w:noWrap/>
            <w:hideMark/>
          </w:tcPr>
          <w:p w14:paraId="61ECF5E2" w14:textId="77777777" w:rsidR="00653D70" w:rsidRPr="008D1BA7" w:rsidRDefault="00653D70" w:rsidP="00CC386C">
            <w:pPr>
              <w:spacing w:line="240" w:lineRule="auto"/>
              <w:ind w:firstLine="0"/>
              <w:rPr>
                <w:sz w:val="16"/>
                <w:szCs w:val="18"/>
              </w:rPr>
            </w:pPr>
            <w:r w:rsidRPr="008D1BA7">
              <w:rPr>
                <w:sz w:val="16"/>
                <w:szCs w:val="18"/>
              </w:rPr>
              <w:t>bucktooth parrotfish</w:t>
            </w:r>
          </w:p>
        </w:tc>
      </w:tr>
      <w:tr w:rsidR="00653D70" w:rsidRPr="008D1BA7" w14:paraId="35A54AD6" w14:textId="77777777" w:rsidTr="008818CB">
        <w:trPr>
          <w:trHeight w:val="20"/>
        </w:trPr>
        <w:tc>
          <w:tcPr>
            <w:tcW w:w="2268" w:type="dxa"/>
            <w:shd w:val="clear" w:color="auto" w:fill="FFFFFF" w:themeFill="background1"/>
            <w:noWrap/>
            <w:hideMark/>
          </w:tcPr>
          <w:p w14:paraId="0A603A4B"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garnoti</w:t>
            </w:r>
            <w:proofErr w:type="spellEnd"/>
          </w:p>
        </w:tc>
        <w:tc>
          <w:tcPr>
            <w:tcW w:w="1800" w:type="dxa"/>
            <w:shd w:val="clear" w:color="auto" w:fill="FFFFFF" w:themeFill="background1"/>
            <w:noWrap/>
            <w:hideMark/>
          </w:tcPr>
          <w:p w14:paraId="28A90C2A" w14:textId="77777777" w:rsidR="00653D70" w:rsidRPr="008D1BA7" w:rsidRDefault="00653D70" w:rsidP="00CC386C">
            <w:pPr>
              <w:spacing w:line="240" w:lineRule="auto"/>
              <w:ind w:firstLine="0"/>
              <w:rPr>
                <w:sz w:val="16"/>
                <w:szCs w:val="18"/>
              </w:rPr>
            </w:pPr>
            <w:r w:rsidRPr="008D1BA7">
              <w:rPr>
                <w:sz w:val="16"/>
                <w:szCs w:val="18"/>
              </w:rPr>
              <w:t>yellowhead wrasse</w:t>
            </w:r>
          </w:p>
        </w:tc>
        <w:tc>
          <w:tcPr>
            <w:tcW w:w="2160" w:type="dxa"/>
            <w:shd w:val="clear" w:color="auto" w:fill="FFFFFF" w:themeFill="background1"/>
            <w:noWrap/>
            <w:hideMark/>
          </w:tcPr>
          <w:p w14:paraId="78447495"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rubripinne</w:t>
            </w:r>
            <w:proofErr w:type="spellEnd"/>
          </w:p>
        </w:tc>
        <w:tc>
          <w:tcPr>
            <w:tcW w:w="2204" w:type="dxa"/>
            <w:shd w:val="clear" w:color="auto" w:fill="FFFFFF" w:themeFill="background1"/>
            <w:noWrap/>
            <w:hideMark/>
          </w:tcPr>
          <w:p w14:paraId="75396359" w14:textId="77777777" w:rsidR="00653D70" w:rsidRPr="008D1BA7" w:rsidRDefault="00653D70" w:rsidP="00CC386C">
            <w:pPr>
              <w:spacing w:line="240" w:lineRule="auto"/>
              <w:ind w:firstLine="0"/>
              <w:rPr>
                <w:sz w:val="16"/>
                <w:szCs w:val="18"/>
              </w:rPr>
            </w:pPr>
            <w:r w:rsidRPr="008D1BA7">
              <w:rPr>
                <w:sz w:val="16"/>
                <w:szCs w:val="18"/>
              </w:rPr>
              <w:t>yellowtail parrotfish</w:t>
            </w:r>
          </w:p>
        </w:tc>
      </w:tr>
      <w:tr w:rsidR="00653D70" w:rsidRPr="008D1BA7"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maculipinna</w:t>
            </w:r>
            <w:proofErr w:type="spellEnd"/>
          </w:p>
        </w:tc>
        <w:tc>
          <w:tcPr>
            <w:tcW w:w="1800" w:type="dxa"/>
            <w:shd w:val="clear" w:color="auto" w:fill="FFFFFF" w:themeFill="background1"/>
            <w:noWrap/>
            <w:hideMark/>
          </w:tcPr>
          <w:p w14:paraId="032F8E40" w14:textId="77777777" w:rsidR="00653D70" w:rsidRPr="008D1BA7" w:rsidRDefault="00653D70" w:rsidP="00CC386C">
            <w:pPr>
              <w:spacing w:line="240" w:lineRule="auto"/>
              <w:ind w:firstLine="0"/>
              <w:rPr>
                <w:sz w:val="16"/>
                <w:szCs w:val="18"/>
              </w:rPr>
            </w:pPr>
            <w:r w:rsidRPr="008D1BA7">
              <w:rPr>
                <w:sz w:val="16"/>
                <w:szCs w:val="18"/>
              </w:rPr>
              <w:t>clown wrasse</w:t>
            </w:r>
          </w:p>
        </w:tc>
        <w:tc>
          <w:tcPr>
            <w:tcW w:w="2160" w:type="dxa"/>
            <w:shd w:val="clear" w:color="auto" w:fill="FFFFFF" w:themeFill="background1"/>
            <w:noWrap/>
            <w:hideMark/>
          </w:tcPr>
          <w:p w14:paraId="5270E9DE" w14:textId="77777777" w:rsidR="00653D70" w:rsidRPr="008D1BA7" w:rsidRDefault="00653D70" w:rsidP="00CC386C">
            <w:pPr>
              <w:spacing w:line="240" w:lineRule="auto"/>
              <w:ind w:firstLine="0"/>
              <w:rPr>
                <w:i/>
                <w:sz w:val="16"/>
                <w:szCs w:val="18"/>
              </w:rPr>
            </w:pPr>
            <w:proofErr w:type="spellStart"/>
            <w:r w:rsidRPr="008D1BA7">
              <w:rPr>
                <w:i/>
                <w:sz w:val="16"/>
                <w:szCs w:val="18"/>
              </w:rPr>
              <w:t>Sparisoma</w:t>
            </w:r>
            <w:proofErr w:type="spellEnd"/>
            <w:r w:rsidRPr="008D1BA7">
              <w:rPr>
                <w:i/>
                <w:sz w:val="16"/>
                <w:szCs w:val="18"/>
              </w:rPr>
              <w:t xml:space="preserve"> </w:t>
            </w:r>
            <w:proofErr w:type="spellStart"/>
            <w:r w:rsidRPr="008D1BA7">
              <w:rPr>
                <w:i/>
                <w:sz w:val="16"/>
                <w:szCs w:val="18"/>
              </w:rPr>
              <w:t>viride</w:t>
            </w:r>
            <w:proofErr w:type="spellEnd"/>
          </w:p>
        </w:tc>
        <w:tc>
          <w:tcPr>
            <w:tcW w:w="2204" w:type="dxa"/>
            <w:shd w:val="clear" w:color="auto" w:fill="FFFFFF" w:themeFill="background1"/>
            <w:noWrap/>
            <w:hideMark/>
          </w:tcPr>
          <w:p w14:paraId="50C8C177" w14:textId="77777777" w:rsidR="00653D70" w:rsidRPr="008D1BA7" w:rsidRDefault="00653D70" w:rsidP="00CC386C">
            <w:pPr>
              <w:spacing w:line="240" w:lineRule="auto"/>
              <w:ind w:firstLine="0"/>
              <w:rPr>
                <w:sz w:val="16"/>
                <w:szCs w:val="18"/>
              </w:rPr>
            </w:pPr>
            <w:r w:rsidRPr="008D1BA7">
              <w:rPr>
                <w:sz w:val="16"/>
                <w:szCs w:val="18"/>
              </w:rPr>
              <w:t>stoplight parrotfish</w:t>
            </w:r>
          </w:p>
        </w:tc>
      </w:tr>
      <w:tr w:rsidR="00653D70" w:rsidRPr="008D1BA7" w14:paraId="31A6A790" w14:textId="77777777" w:rsidTr="008818CB">
        <w:trPr>
          <w:trHeight w:val="20"/>
        </w:trPr>
        <w:tc>
          <w:tcPr>
            <w:tcW w:w="2268" w:type="dxa"/>
            <w:shd w:val="clear" w:color="auto" w:fill="FFFFFF" w:themeFill="background1"/>
            <w:noWrap/>
            <w:hideMark/>
          </w:tcPr>
          <w:p w14:paraId="2911A045"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pictus</w:t>
            </w:r>
            <w:proofErr w:type="spellEnd"/>
          </w:p>
        </w:tc>
        <w:tc>
          <w:tcPr>
            <w:tcW w:w="1800" w:type="dxa"/>
            <w:shd w:val="clear" w:color="auto" w:fill="FFFFFF" w:themeFill="background1"/>
            <w:noWrap/>
            <w:hideMark/>
          </w:tcPr>
          <w:p w14:paraId="243E3C01" w14:textId="77777777" w:rsidR="00653D70" w:rsidRPr="008D1BA7" w:rsidRDefault="00653D70" w:rsidP="00CC386C">
            <w:pPr>
              <w:spacing w:line="240" w:lineRule="auto"/>
              <w:ind w:firstLine="0"/>
              <w:rPr>
                <w:sz w:val="16"/>
                <w:szCs w:val="18"/>
              </w:rPr>
            </w:pPr>
            <w:r w:rsidRPr="008D1BA7">
              <w:rPr>
                <w:sz w:val="16"/>
                <w:szCs w:val="18"/>
              </w:rPr>
              <w:t>rainbow wrasse</w:t>
            </w:r>
          </w:p>
        </w:tc>
        <w:tc>
          <w:tcPr>
            <w:tcW w:w="2160" w:type="dxa"/>
            <w:shd w:val="clear" w:color="auto" w:fill="FFFFFF" w:themeFill="background1"/>
            <w:noWrap/>
            <w:hideMark/>
          </w:tcPr>
          <w:p w14:paraId="0290AA0A" w14:textId="77777777" w:rsidR="00653D70" w:rsidRPr="008D1BA7" w:rsidRDefault="00653D70" w:rsidP="00CC386C">
            <w:pPr>
              <w:spacing w:line="240" w:lineRule="auto"/>
              <w:ind w:firstLine="0"/>
              <w:rPr>
                <w:i/>
                <w:sz w:val="16"/>
                <w:szCs w:val="18"/>
              </w:rPr>
            </w:pPr>
            <w:proofErr w:type="spellStart"/>
            <w:r w:rsidRPr="008D1BA7">
              <w:rPr>
                <w:i/>
                <w:sz w:val="16"/>
                <w:szCs w:val="18"/>
              </w:rPr>
              <w:t>Sphoeroides</w:t>
            </w:r>
            <w:proofErr w:type="spellEnd"/>
            <w:r w:rsidRPr="008D1BA7">
              <w:rPr>
                <w:i/>
                <w:sz w:val="16"/>
                <w:szCs w:val="18"/>
              </w:rPr>
              <w:t xml:space="preserve"> dorsalis</w:t>
            </w:r>
          </w:p>
        </w:tc>
        <w:tc>
          <w:tcPr>
            <w:tcW w:w="2204" w:type="dxa"/>
            <w:shd w:val="clear" w:color="auto" w:fill="FFFFFF" w:themeFill="background1"/>
            <w:noWrap/>
            <w:hideMark/>
          </w:tcPr>
          <w:p w14:paraId="02D7F38A" w14:textId="77777777" w:rsidR="00653D70" w:rsidRPr="008D1BA7" w:rsidRDefault="00653D70" w:rsidP="00CC386C">
            <w:pPr>
              <w:spacing w:line="240" w:lineRule="auto"/>
              <w:ind w:firstLine="0"/>
              <w:rPr>
                <w:sz w:val="16"/>
                <w:szCs w:val="18"/>
              </w:rPr>
            </w:pPr>
            <w:r w:rsidRPr="008D1BA7">
              <w:rPr>
                <w:sz w:val="16"/>
                <w:szCs w:val="18"/>
              </w:rPr>
              <w:t>marbled puffer</w:t>
            </w:r>
          </w:p>
        </w:tc>
      </w:tr>
      <w:tr w:rsidR="00653D70" w:rsidRPr="008D1BA7"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w:t>
            </w:r>
            <w:proofErr w:type="spellStart"/>
            <w:r w:rsidRPr="008D1BA7">
              <w:rPr>
                <w:i/>
                <w:sz w:val="16"/>
                <w:szCs w:val="18"/>
              </w:rPr>
              <w:t>poeyi</w:t>
            </w:r>
            <w:proofErr w:type="spellEnd"/>
          </w:p>
        </w:tc>
        <w:tc>
          <w:tcPr>
            <w:tcW w:w="1800" w:type="dxa"/>
            <w:shd w:val="clear" w:color="auto" w:fill="FFFFFF" w:themeFill="background1"/>
            <w:noWrap/>
            <w:hideMark/>
          </w:tcPr>
          <w:p w14:paraId="30269B2E" w14:textId="77777777" w:rsidR="00653D70" w:rsidRPr="008D1BA7" w:rsidRDefault="00653D70" w:rsidP="00CC386C">
            <w:pPr>
              <w:spacing w:line="240" w:lineRule="auto"/>
              <w:ind w:firstLine="0"/>
              <w:rPr>
                <w:sz w:val="16"/>
                <w:szCs w:val="18"/>
              </w:rPr>
            </w:pPr>
            <w:proofErr w:type="spellStart"/>
            <w:r w:rsidRPr="008D1BA7">
              <w:rPr>
                <w:sz w:val="16"/>
                <w:szCs w:val="18"/>
              </w:rPr>
              <w:t>blackear</w:t>
            </w:r>
            <w:proofErr w:type="spellEnd"/>
            <w:r w:rsidRPr="008D1BA7">
              <w:rPr>
                <w:sz w:val="16"/>
                <w:szCs w:val="18"/>
              </w:rPr>
              <w:t xml:space="preserve"> wrasse</w:t>
            </w:r>
          </w:p>
        </w:tc>
        <w:tc>
          <w:tcPr>
            <w:tcW w:w="2160" w:type="dxa"/>
            <w:shd w:val="clear" w:color="auto" w:fill="FFFFFF" w:themeFill="background1"/>
            <w:noWrap/>
            <w:hideMark/>
          </w:tcPr>
          <w:p w14:paraId="541C0FA6" w14:textId="77777777" w:rsidR="00653D70" w:rsidRPr="008D1BA7" w:rsidRDefault="00653D70" w:rsidP="00CC386C">
            <w:pPr>
              <w:spacing w:line="240" w:lineRule="auto"/>
              <w:ind w:firstLine="0"/>
              <w:rPr>
                <w:i/>
                <w:sz w:val="16"/>
                <w:szCs w:val="18"/>
              </w:rPr>
            </w:pPr>
            <w:proofErr w:type="spellStart"/>
            <w:r w:rsidRPr="008D1BA7">
              <w:rPr>
                <w:i/>
                <w:sz w:val="16"/>
                <w:szCs w:val="18"/>
              </w:rPr>
              <w:t>Sphoeroides</w:t>
            </w:r>
            <w:proofErr w:type="spellEnd"/>
            <w:r w:rsidRPr="008D1BA7">
              <w:rPr>
                <w:i/>
                <w:sz w:val="16"/>
                <w:szCs w:val="18"/>
              </w:rPr>
              <w:t xml:space="preserve"> </w:t>
            </w:r>
            <w:proofErr w:type="spellStart"/>
            <w:r w:rsidRPr="008D1BA7">
              <w:rPr>
                <w:i/>
                <w:sz w:val="16"/>
                <w:szCs w:val="18"/>
              </w:rPr>
              <w:t>spengleri</w:t>
            </w:r>
            <w:proofErr w:type="spellEnd"/>
          </w:p>
        </w:tc>
        <w:tc>
          <w:tcPr>
            <w:tcW w:w="2204" w:type="dxa"/>
            <w:shd w:val="clear" w:color="auto" w:fill="FFFFFF" w:themeFill="background1"/>
            <w:noWrap/>
            <w:hideMark/>
          </w:tcPr>
          <w:p w14:paraId="53912846" w14:textId="77777777" w:rsidR="00653D70" w:rsidRPr="008D1BA7" w:rsidRDefault="00653D70" w:rsidP="00CC386C">
            <w:pPr>
              <w:spacing w:line="240" w:lineRule="auto"/>
              <w:ind w:firstLine="0"/>
              <w:rPr>
                <w:sz w:val="16"/>
                <w:szCs w:val="18"/>
              </w:rPr>
            </w:pPr>
            <w:proofErr w:type="spellStart"/>
            <w:r w:rsidRPr="008D1BA7">
              <w:rPr>
                <w:sz w:val="16"/>
                <w:szCs w:val="18"/>
              </w:rPr>
              <w:t>bandtail</w:t>
            </w:r>
            <w:proofErr w:type="spellEnd"/>
            <w:r w:rsidRPr="008D1BA7">
              <w:rPr>
                <w:sz w:val="16"/>
                <w:szCs w:val="18"/>
              </w:rPr>
              <w:t xml:space="preserve"> puffer</w:t>
            </w:r>
          </w:p>
        </w:tc>
      </w:tr>
      <w:tr w:rsidR="00653D70" w:rsidRPr="008D1BA7" w14:paraId="2A4CB1F0" w14:textId="77777777" w:rsidTr="008818CB">
        <w:trPr>
          <w:trHeight w:val="20"/>
        </w:trPr>
        <w:tc>
          <w:tcPr>
            <w:tcW w:w="2268" w:type="dxa"/>
            <w:shd w:val="clear" w:color="auto" w:fill="FFFFFF" w:themeFill="background1"/>
            <w:noWrap/>
            <w:hideMark/>
          </w:tcPr>
          <w:p w14:paraId="08DF6D09" w14:textId="77777777" w:rsidR="00653D70" w:rsidRPr="008D1BA7" w:rsidRDefault="00653D70" w:rsidP="00CC386C">
            <w:pPr>
              <w:spacing w:line="240" w:lineRule="auto"/>
              <w:ind w:firstLine="0"/>
              <w:rPr>
                <w:i/>
                <w:sz w:val="16"/>
                <w:szCs w:val="18"/>
              </w:rPr>
            </w:pPr>
            <w:proofErr w:type="spellStart"/>
            <w:r w:rsidRPr="008D1BA7">
              <w:rPr>
                <w:i/>
                <w:sz w:val="16"/>
                <w:szCs w:val="18"/>
              </w:rPr>
              <w:t>Halichoeres</w:t>
            </w:r>
            <w:proofErr w:type="spellEnd"/>
            <w:r w:rsidRPr="008D1BA7">
              <w:rPr>
                <w:i/>
                <w:sz w:val="16"/>
                <w:szCs w:val="18"/>
              </w:rPr>
              <w:t xml:space="preserve"> radiatus</w:t>
            </w:r>
          </w:p>
        </w:tc>
        <w:tc>
          <w:tcPr>
            <w:tcW w:w="1800" w:type="dxa"/>
            <w:shd w:val="clear" w:color="auto" w:fill="FFFFFF" w:themeFill="background1"/>
            <w:noWrap/>
            <w:hideMark/>
          </w:tcPr>
          <w:p w14:paraId="7E66A824" w14:textId="77777777" w:rsidR="00653D70" w:rsidRPr="008D1BA7" w:rsidRDefault="00653D70" w:rsidP="00CC386C">
            <w:pPr>
              <w:spacing w:line="240" w:lineRule="auto"/>
              <w:ind w:firstLine="0"/>
              <w:rPr>
                <w:sz w:val="16"/>
                <w:szCs w:val="18"/>
              </w:rPr>
            </w:pPr>
            <w:r w:rsidRPr="008D1BA7">
              <w:rPr>
                <w:sz w:val="16"/>
                <w:szCs w:val="18"/>
              </w:rPr>
              <w:t>puddingwife</w:t>
            </w:r>
          </w:p>
        </w:tc>
        <w:tc>
          <w:tcPr>
            <w:tcW w:w="2160" w:type="dxa"/>
            <w:shd w:val="clear" w:color="auto" w:fill="FFFFFF" w:themeFill="background1"/>
            <w:noWrap/>
            <w:hideMark/>
          </w:tcPr>
          <w:p w14:paraId="434D74EA"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intermedius</w:t>
            </w:r>
          </w:p>
        </w:tc>
        <w:tc>
          <w:tcPr>
            <w:tcW w:w="2204" w:type="dxa"/>
            <w:shd w:val="clear" w:color="auto" w:fill="FFFFFF" w:themeFill="background1"/>
            <w:noWrap/>
            <w:hideMark/>
          </w:tcPr>
          <w:p w14:paraId="0D8B0BB4" w14:textId="77777777" w:rsidR="00653D70" w:rsidRPr="008D1BA7" w:rsidRDefault="00653D70" w:rsidP="00CC386C">
            <w:pPr>
              <w:spacing w:line="240" w:lineRule="auto"/>
              <w:ind w:firstLine="0"/>
              <w:rPr>
                <w:sz w:val="16"/>
                <w:szCs w:val="18"/>
              </w:rPr>
            </w:pPr>
            <w:r w:rsidRPr="008D1BA7">
              <w:rPr>
                <w:sz w:val="16"/>
                <w:szCs w:val="18"/>
              </w:rPr>
              <w:t>sand diver</w:t>
            </w:r>
          </w:p>
        </w:tc>
      </w:tr>
      <w:tr w:rsidR="00653D70" w:rsidRPr="008D1BA7"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8D1BA7" w:rsidRDefault="00653D70" w:rsidP="00CC386C">
            <w:pPr>
              <w:spacing w:line="240" w:lineRule="auto"/>
              <w:ind w:firstLine="0"/>
              <w:rPr>
                <w:i/>
                <w:sz w:val="16"/>
                <w:szCs w:val="18"/>
              </w:rPr>
            </w:pPr>
            <w:proofErr w:type="spellStart"/>
            <w:r w:rsidRPr="008D1BA7">
              <w:rPr>
                <w:i/>
                <w:sz w:val="16"/>
                <w:szCs w:val="18"/>
              </w:rPr>
              <w:t>Holacanthus</w:t>
            </w:r>
            <w:proofErr w:type="spellEnd"/>
            <w:r w:rsidRPr="008D1BA7">
              <w:rPr>
                <w:i/>
                <w:sz w:val="16"/>
                <w:szCs w:val="18"/>
              </w:rPr>
              <w:t xml:space="preserve"> </w:t>
            </w:r>
            <w:proofErr w:type="spellStart"/>
            <w:r w:rsidRPr="008D1BA7">
              <w:rPr>
                <w:i/>
                <w:sz w:val="16"/>
                <w:szCs w:val="18"/>
              </w:rPr>
              <w:t>ciliaris</w:t>
            </w:r>
            <w:proofErr w:type="spellEnd"/>
          </w:p>
        </w:tc>
        <w:tc>
          <w:tcPr>
            <w:tcW w:w="1800" w:type="dxa"/>
            <w:shd w:val="clear" w:color="auto" w:fill="FFFFFF" w:themeFill="background1"/>
            <w:noWrap/>
            <w:hideMark/>
          </w:tcPr>
          <w:p w14:paraId="1BD3E553" w14:textId="77777777" w:rsidR="00653D70" w:rsidRPr="008D1BA7" w:rsidRDefault="00653D70" w:rsidP="00CC386C">
            <w:pPr>
              <w:spacing w:line="240" w:lineRule="auto"/>
              <w:ind w:firstLine="0"/>
              <w:rPr>
                <w:sz w:val="16"/>
                <w:szCs w:val="18"/>
              </w:rPr>
            </w:pPr>
            <w:r w:rsidRPr="008D1BA7">
              <w:rPr>
                <w:sz w:val="16"/>
                <w:szCs w:val="18"/>
              </w:rPr>
              <w:t>queen angelfish</w:t>
            </w:r>
          </w:p>
        </w:tc>
        <w:tc>
          <w:tcPr>
            <w:tcW w:w="2160" w:type="dxa"/>
            <w:shd w:val="clear" w:color="auto" w:fill="FFFFFF" w:themeFill="background1"/>
            <w:noWrap/>
            <w:hideMark/>
          </w:tcPr>
          <w:p w14:paraId="2B11675D"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w:t>
            </w:r>
            <w:proofErr w:type="spellStart"/>
            <w:r w:rsidRPr="008D1BA7">
              <w:rPr>
                <w:i/>
                <w:sz w:val="16"/>
                <w:szCs w:val="18"/>
              </w:rPr>
              <w:t>saurus</w:t>
            </w:r>
            <w:proofErr w:type="spellEnd"/>
          </w:p>
        </w:tc>
        <w:tc>
          <w:tcPr>
            <w:tcW w:w="2204" w:type="dxa"/>
            <w:shd w:val="clear" w:color="auto" w:fill="FFFFFF" w:themeFill="background1"/>
            <w:noWrap/>
            <w:hideMark/>
          </w:tcPr>
          <w:p w14:paraId="55B715D4" w14:textId="77777777" w:rsidR="00653D70" w:rsidRPr="008D1BA7" w:rsidRDefault="00653D70" w:rsidP="00CC386C">
            <w:pPr>
              <w:spacing w:line="240" w:lineRule="auto"/>
              <w:ind w:firstLine="0"/>
              <w:rPr>
                <w:sz w:val="16"/>
                <w:szCs w:val="18"/>
              </w:rPr>
            </w:pPr>
            <w:proofErr w:type="spellStart"/>
            <w:r w:rsidRPr="008D1BA7">
              <w:rPr>
                <w:sz w:val="16"/>
                <w:szCs w:val="18"/>
              </w:rPr>
              <w:t>bluestripe</w:t>
            </w:r>
            <w:proofErr w:type="spellEnd"/>
            <w:r w:rsidRPr="008D1BA7">
              <w:rPr>
                <w:sz w:val="16"/>
                <w:szCs w:val="18"/>
              </w:rPr>
              <w:t xml:space="preserve"> lizardfish</w:t>
            </w:r>
          </w:p>
        </w:tc>
      </w:tr>
      <w:tr w:rsidR="00653D70" w:rsidRPr="008D1BA7" w14:paraId="28E14CCC" w14:textId="77777777" w:rsidTr="008818CB">
        <w:trPr>
          <w:trHeight w:val="20"/>
        </w:trPr>
        <w:tc>
          <w:tcPr>
            <w:tcW w:w="2268" w:type="dxa"/>
            <w:shd w:val="clear" w:color="auto" w:fill="FFFFFF" w:themeFill="background1"/>
            <w:noWrap/>
            <w:hideMark/>
          </w:tcPr>
          <w:p w14:paraId="3CDAFD70" w14:textId="77777777" w:rsidR="00653D70" w:rsidRPr="008D1BA7" w:rsidRDefault="00653D70" w:rsidP="00CC386C">
            <w:pPr>
              <w:spacing w:line="240" w:lineRule="auto"/>
              <w:ind w:firstLine="0"/>
              <w:rPr>
                <w:i/>
                <w:sz w:val="16"/>
                <w:szCs w:val="18"/>
              </w:rPr>
            </w:pPr>
            <w:proofErr w:type="spellStart"/>
            <w:r w:rsidRPr="008D1BA7">
              <w:rPr>
                <w:i/>
                <w:sz w:val="16"/>
                <w:szCs w:val="18"/>
              </w:rPr>
              <w:t>Holacanthus</w:t>
            </w:r>
            <w:proofErr w:type="spellEnd"/>
            <w:r w:rsidRPr="008D1BA7">
              <w:rPr>
                <w:i/>
                <w:sz w:val="16"/>
                <w:szCs w:val="18"/>
              </w:rPr>
              <w:t xml:space="preserve"> tricolor</w:t>
            </w:r>
          </w:p>
        </w:tc>
        <w:tc>
          <w:tcPr>
            <w:tcW w:w="1800" w:type="dxa"/>
            <w:shd w:val="clear" w:color="auto" w:fill="FFFFFF" w:themeFill="background1"/>
            <w:noWrap/>
            <w:hideMark/>
          </w:tcPr>
          <w:p w14:paraId="38397F8A" w14:textId="77777777" w:rsidR="00653D70" w:rsidRPr="008D1BA7" w:rsidRDefault="00653D70" w:rsidP="00CC386C">
            <w:pPr>
              <w:spacing w:line="240" w:lineRule="auto"/>
              <w:ind w:firstLine="0"/>
              <w:rPr>
                <w:sz w:val="16"/>
                <w:szCs w:val="18"/>
              </w:rPr>
            </w:pPr>
            <w:r w:rsidRPr="008D1BA7">
              <w:rPr>
                <w:sz w:val="16"/>
                <w:szCs w:val="18"/>
              </w:rPr>
              <w:t>rock beauty</w:t>
            </w:r>
          </w:p>
        </w:tc>
        <w:tc>
          <w:tcPr>
            <w:tcW w:w="2160" w:type="dxa"/>
            <w:shd w:val="clear" w:color="auto" w:fill="FFFFFF" w:themeFill="background1"/>
            <w:noWrap/>
            <w:hideMark/>
          </w:tcPr>
          <w:p w14:paraId="10DEA069" w14:textId="77777777" w:rsidR="00653D70" w:rsidRPr="008D1BA7" w:rsidRDefault="00653D70" w:rsidP="00CC386C">
            <w:pPr>
              <w:spacing w:line="240" w:lineRule="auto"/>
              <w:ind w:firstLine="0"/>
              <w:rPr>
                <w:i/>
                <w:sz w:val="16"/>
                <w:szCs w:val="18"/>
              </w:rPr>
            </w:pPr>
            <w:proofErr w:type="spellStart"/>
            <w:r w:rsidRPr="008D1BA7">
              <w:rPr>
                <w:i/>
                <w:sz w:val="16"/>
                <w:szCs w:val="18"/>
              </w:rPr>
              <w:t>Synodus</w:t>
            </w:r>
            <w:proofErr w:type="spellEnd"/>
            <w:r w:rsidRPr="008D1BA7">
              <w:rPr>
                <w:i/>
                <w:sz w:val="16"/>
                <w:szCs w:val="18"/>
              </w:rPr>
              <w:t xml:space="preserve"> </w:t>
            </w:r>
            <w:proofErr w:type="spellStart"/>
            <w:r w:rsidRPr="008D1BA7">
              <w:rPr>
                <w:i/>
                <w:sz w:val="16"/>
                <w:szCs w:val="18"/>
              </w:rPr>
              <w:t>synodus</w:t>
            </w:r>
            <w:proofErr w:type="spellEnd"/>
          </w:p>
        </w:tc>
        <w:tc>
          <w:tcPr>
            <w:tcW w:w="2204" w:type="dxa"/>
            <w:shd w:val="clear" w:color="auto" w:fill="FFFFFF" w:themeFill="background1"/>
            <w:noWrap/>
            <w:hideMark/>
          </w:tcPr>
          <w:p w14:paraId="47BC965D" w14:textId="77777777" w:rsidR="00653D70" w:rsidRPr="008D1BA7" w:rsidRDefault="00653D70" w:rsidP="00CC386C">
            <w:pPr>
              <w:spacing w:line="240" w:lineRule="auto"/>
              <w:ind w:firstLine="0"/>
              <w:rPr>
                <w:sz w:val="16"/>
                <w:szCs w:val="18"/>
              </w:rPr>
            </w:pPr>
            <w:r w:rsidRPr="008D1BA7">
              <w:rPr>
                <w:sz w:val="16"/>
                <w:szCs w:val="18"/>
              </w:rPr>
              <w:t>red lizardfish</w:t>
            </w:r>
          </w:p>
        </w:tc>
      </w:tr>
      <w:tr w:rsidR="00653D70" w:rsidRPr="008D1BA7"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1800" w:type="dxa"/>
            <w:shd w:val="clear" w:color="auto" w:fill="FFFFFF" w:themeFill="background1"/>
            <w:noWrap/>
            <w:hideMark/>
          </w:tcPr>
          <w:p w14:paraId="09F173F5" w14:textId="77777777" w:rsidR="00653D70" w:rsidRPr="008D1BA7" w:rsidRDefault="00653D70" w:rsidP="00CC386C">
            <w:pPr>
              <w:spacing w:line="240" w:lineRule="auto"/>
              <w:ind w:firstLine="0"/>
              <w:rPr>
                <w:rFonts w:ascii="Calibri" w:hAnsi="Calibri" w:cs="Calibri"/>
                <w:sz w:val="16"/>
                <w:szCs w:val="18"/>
              </w:rPr>
            </w:pPr>
            <w:r w:rsidRPr="008D1BA7">
              <w:rPr>
                <w:rFonts w:ascii="Calibri" w:hAnsi="Calibri" w:cs="Calibri"/>
                <w:sz w:val="16"/>
                <w:szCs w:val="18"/>
              </w:rPr>
              <w:t> </w:t>
            </w:r>
          </w:p>
        </w:tc>
        <w:tc>
          <w:tcPr>
            <w:tcW w:w="2160" w:type="dxa"/>
            <w:shd w:val="clear" w:color="auto" w:fill="FFFFFF" w:themeFill="background1"/>
            <w:noWrap/>
            <w:hideMark/>
          </w:tcPr>
          <w:p w14:paraId="0EFA3FB8" w14:textId="77777777" w:rsidR="00653D70" w:rsidRPr="008D1BA7" w:rsidRDefault="00653D70" w:rsidP="00CC386C">
            <w:pPr>
              <w:spacing w:line="240" w:lineRule="auto"/>
              <w:ind w:firstLine="0"/>
              <w:rPr>
                <w:i/>
                <w:sz w:val="16"/>
                <w:szCs w:val="18"/>
              </w:rPr>
            </w:pPr>
            <w:proofErr w:type="spellStart"/>
            <w:r w:rsidRPr="008D1BA7">
              <w:rPr>
                <w:i/>
                <w:sz w:val="16"/>
                <w:szCs w:val="18"/>
              </w:rPr>
              <w:t>Thalassoma</w:t>
            </w:r>
            <w:proofErr w:type="spellEnd"/>
            <w:r w:rsidRPr="008D1BA7">
              <w:rPr>
                <w:i/>
                <w:sz w:val="16"/>
                <w:szCs w:val="18"/>
              </w:rPr>
              <w:t xml:space="preserve"> </w:t>
            </w:r>
            <w:proofErr w:type="spellStart"/>
            <w:r w:rsidRPr="008D1BA7">
              <w:rPr>
                <w:i/>
                <w:sz w:val="16"/>
                <w:szCs w:val="18"/>
              </w:rPr>
              <w:t>bifasciatum</w:t>
            </w:r>
            <w:proofErr w:type="spellEnd"/>
          </w:p>
        </w:tc>
        <w:tc>
          <w:tcPr>
            <w:tcW w:w="2204" w:type="dxa"/>
            <w:shd w:val="clear" w:color="auto" w:fill="FFFFFF" w:themeFill="background1"/>
            <w:noWrap/>
            <w:hideMark/>
          </w:tcPr>
          <w:p w14:paraId="316B34C9" w14:textId="77777777" w:rsidR="00653D70" w:rsidRPr="008D1BA7" w:rsidRDefault="00653D70" w:rsidP="00CC386C">
            <w:pPr>
              <w:spacing w:line="240" w:lineRule="auto"/>
              <w:ind w:firstLine="0"/>
              <w:rPr>
                <w:sz w:val="16"/>
                <w:szCs w:val="18"/>
              </w:rPr>
            </w:pPr>
            <w:r w:rsidRPr="008D1BA7">
              <w:rPr>
                <w:sz w:val="16"/>
                <w:szCs w:val="18"/>
              </w:rPr>
              <w:t>bluehead wrasse</w:t>
            </w:r>
          </w:p>
        </w:tc>
      </w:tr>
    </w:tbl>
    <w:p w14:paraId="18977018" w14:textId="77777777" w:rsidR="008D1BA7" w:rsidRDefault="008D1BA7" w:rsidP="00CC386C">
      <w:pPr>
        <w:widowControl w:val="0"/>
        <w:spacing w:line="240" w:lineRule="auto"/>
        <w:ind w:left="480" w:hanging="480"/>
      </w:pPr>
    </w:p>
    <w:p w14:paraId="04B40AFF" w14:textId="77777777" w:rsidR="008D1BA7" w:rsidRDefault="008D1BA7" w:rsidP="00CC386C">
      <w:pPr>
        <w:widowControl w:val="0"/>
        <w:spacing w:line="240" w:lineRule="auto"/>
        <w:ind w:left="480" w:hanging="480"/>
      </w:pPr>
    </w:p>
    <w:p w14:paraId="0A16924C" w14:textId="77777777" w:rsidR="008D1BA7" w:rsidRDefault="008D1BA7" w:rsidP="00CC386C">
      <w:pPr>
        <w:widowControl w:val="0"/>
        <w:spacing w:line="240" w:lineRule="auto"/>
        <w:ind w:left="480" w:hanging="480"/>
      </w:pPr>
    </w:p>
    <w:p w14:paraId="1EF72B8A" w14:textId="77777777" w:rsidR="008D1BA7" w:rsidRDefault="008D1BA7" w:rsidP="00CC386C">
      <w:pPr>
        <w:widowControl w:val="0"/>
        <w:spacing w:line="240" w:lineRule="auto"/>
        <w:ind w:left="480" w:hanging="480"/>
      </w:pPr>
    </w:p>
    <w:p w14:paraId="0B4E18A0" w14:textId="77777777" w:rsidR="008D1BA7" w:rsidRDefault="008D1BA7" w:rsidP="00CC386C">
      <w:pPr>
        <w:widowControl w:val="0"/>
        <w:spacing w:line="240" w:lineRule="auto"/>
        <w:ind w:left="480" w:hanging="480"/>
      </w:pPr>
    </w:p>
    <w:p w14:paraId="16BCD188" w14:textId="53F02B2E"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589"/>
      <w:r w:rsidR="00A679EA">
        <w:t>ulation</w:t>
      </w:r>
      <w:commentRangeEnd w:id="589"/>
      <w:r w:rsidR="00BE6CB6">
        <w:rPr>
          <w:rStyle w:val="CommentReference"/>
        </w:rPr>
        <w:commentReference w:id="589"/>
      </w:r>
      <w:r w:rsidR="00A679EA">
        <w:t>s.</w:t>
      </w:r>
      <w:r w:rsidR="007C6425">
        <w:t xml:space="preserve"> * indicates recognizable taxonomic unit.</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C6425"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C6425" w:rsidRDefault="0073571E" w:rsidP="0073571E">
            <w:pPr>
              <w:spacing w:line="240" w:lineRule="auto"/>
              <w:ind w:firstLine="0"/>
              <w:rPr>
                <w:b/>
                <w:bCs/>
                <w:sz w:val="16"/>
                <w:szCs w:val="18"/>
              </w:rPr>
            </w:pPr>
            <w:r w:rsidRPr="007C6425">
              <w:rPr>
                <w:b/>
                <w:bCs/>
                <w:sz w:val="16"/>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C6425" w:rsidRDefault="0073571E" w:rsidP="0073571E">
            <w:pPr>
              <w:spacing w:line="240" w:lineRule="auto"/>
              <w:ind w:firstLine="0"/>
              <w:rPr>
                <w:b/>
                <w:bCs/>
                <w:sz w:val="16"/>
                <w:szCs w:val="18"/>
              </w:rPr>
            </w:pPr>
            <w:r w:rsidRPr="007C6425">
              <w:rPr>
                <w:b/>
                <w:bCs/>
                <w:sz w:val="16"/>
                <w:szCs w:val="18"/>
              </w:rPr>
              <w:t>Sponge species</w:t>
            </w:r>
          </w:p>
        </w:tc>
      </w:tr>
      <w:tr w:rsidR="0073571E" w:rsidRPr="007C6425"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C6425" w:rsidRDefault="0073571E" w:rsidP="0073571E">
            <w:pPr>
              <w:spacing w:line="240" w:lineRule="auto"/>
              <w:ind w:firstLine="0"/>
              <w:rPr>
                <w:i/>
                <w:sz w:val="16"/>
                <w:szCs w:val="18"/>
              </w:rPr>
            </w:pPr>
            <w:r w:rsidRPr="007C6425">
              <w:rPr>
                <w:i/>
                <w:sz w:val="16"/>
                <w:szCs w:val="18"/>
              </w:rPr>
              <w:t xml:space="preserve">Acropora </w:t>
            </w:r>
            <w:proofErr w:type="spellStart"/>
            <w:r w:rsidRPr="007C6425">
              <w:rPr>
                <w:i/>
                <w:sz w:val="16"/>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66BCF9D6"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Agelas</w:t>
            </w:r>
            <w:proofErr w:type="spellEnd"/>
            <w:r w:rsidR="0073571E" w:rsidRPr="007C6425">
              <w:rPr>
                <w:i/>
                <w:sz w:val="16"/>
                <w:szCs w:val="18"/>
              </w:rPr>
              <w:t xml:space="preserve"> </w:t>
            </w:r>
            <w:proofErr w:type="spellStart"/>
            <w:r w:rsidR="0073571E" w:rsidRPr="007C6425">
              <w:rPr>
                <w:i/>
                <w:sz w:val="16"/>
                <w:szCs w:val="18"/>
              </w:rPr>
              <w:t>citrina</w:t>
            </w:r>
            <w:proofErr w:type="spellEnd"/>
            <w:r w:rsidR="0073571E" w:rsidRPr="007C6425">
              <w:rPr>
                <w:sz w:val="16"/>
                <w:szCs w:val="18"/>
              </w:rPr>
              <w:t xml:space="preserve">, </w:t>
            </w:r>
            <w:proofErr w:type="spellStart"/>
            <w:r w:rsidR="0073571E" w:rsidRPr="007C6425">
              <w:rPr>
                <w:i/>
                <w:sz w:val="16"/>
                <w:szCs w:val="18"/>
              </w:rPr>
              <w:t>Agelas</w:t>
            </w:r>
            <w:proofErr w:type="spellEnd"/>
            <w:r w:rsidR="0073571E" w:rsidRPr="007C6425">
              <w:rPr>
                <w:i/>
                <w:sz w:val="16"/>
                <w:szCs w:val="18"/>
              </w:rPr>
              <w:t xml:space="preserve"> </w:t>
            </w:r>
            <w:proofErr w:type="spellStart"/>
            <w:r w:rsidR="0073571E" w:rsidRPr="007C6425">
              <w:rPr>
                <w:i/>
                <w:sz w:val="16"/>
                <w:szCs w:val="18"/>
              </w:rPr>
              <w:t>clathrodes</w:t>
            </w:r>
            <w:proofErr w:type="spellEnd"/>
            <w:r w:rsidR="0073571E" w:rsidRPr="007C6425">
              <w:rPr>
                <w:sz w:val="16"/>
                <w:szCs w:val="18"/>
              </w:rPr>
              <w:t xml:space="preserve">, or </w:t>
            </w:r>
            <w:proofErr w:type="spellStart"/>
            <w:r w:rsidR="0073571E" w:rsidRPr="007C6425">
              <w:rPr>
                <w:i/>
                <w:sz w:val="16"/>
                <w:szCs w:val="18"/>
              </w:rPr>
              <w:t>Clathria</w:t>
            </w:r>
            <w:proofErr w:type="spellEnd"/>
            <w:r w:rsidR="0073571E" w:rsidRPr="007C6425">
              <w:rPr>
                <w:i/>
                <w:sz w:val="16"/>
                <w:szCs w:val="18"/>
              </w:rPr>
              <w:t xml:space="preserve"> </w:t>
            </w:r>
            <w:proofErr w:type="spellStart"/>
            <w:r w:rsidR="0073571E" w:rsidRPr="007C6425">
              <w:rPr>
                <w:i/>
                <w:sz w:val="16"/>
                <w:szCs w:val="18"/>
              </w:rPr>
              <w:t>faviformis</w:t>
            </w:r>
            <w:proofErr w:type="spellEnd"/>
          </w:p>
        </w:tc>
      </w:tr>
      <w:tr w:rsidR="0073571E" w:rsidRPr="007C6425"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C6425" w:rsidRDefault="0073571E" w:rsidP="0073571E">
            <w:pPr>
              <w:spacing w:line="240" w:lineRule="auto"/>
              <w:ind w:firstLine="0"/>
              <w:rPr>
                <w:i/>
                <w:sz w:val="16"/>
                <w:szCs w:val="18"/>
              </w:rPr>
            </w:pPr>
            <w:r w:rsidRPr="007C6425">
              <w:rPr>
                <w:i/>
                <w:sz w:val="16"/>
                <w:szCs w:val="18"/>
              </w:rPr>
              <w:t xml:space="preserve">Acropora </w:t>
            </w:r>
            <w:proofErr w:type="spellStart"/>
            <w:r w:rsidRPr="007C6425">
              <w:rPr>
                <w:i/>
                <w:sz w:val="16"/>
                <w:szCs w:val="18"/>
              </w:rPr>
              <w:t>palmata</w:t>
            </w:r>
            <w:proofErr w:type="spellEnd"/>
          </w:p>
        </w:tc>
        <w:tc>
          <w:tcPr>
            <w:tcW w:w="4450" w:type="dxa"/>
            <w:shd w:val="clear" w:color="auto" w:fill="FFFFFF" w:themeFill="background1"/>
            <w:noWrap/>
            <w:vAlign w:val="bottom"/>
            <w:hideMark/>
          </w:tcPr>
          <w:p w14:paraId="5B3555EA" w14:textId="7952E374" w:rsidR="0073571E" w:rsidRPr="007C6425" w:rsidRDefault="0073571E" w:rsidP="0073571E">
            <w:pPr>
              <w:spacing w:line="240" w:lineRule="auto"/>
              <w:ind w:firstLine="0"/>
              <w:rPr>
                <w:i/>
                <w:sz w:val="16"/>
                <w:szCs w:val="18"/>
              </w:rPr>
            </w:pPr>
            <w:proofErr w:type="spellStart"/>
            <w:r w:rsidRPr="007C6425">
              <w:rPr>
                <w:i/>
                <w:sz w:val="16"/>
                <w:szCs w:val="18"/>
              </w:rPr>
              <w:t>Agelas</w:t>
            </w:r>
            <w:proofErr w:type="spellEnd"/>
            <w:r w:rsidRPr="007C6425">
              <w:rPr>
                <w:i/>
                <w:sz w:val="16"/>
                <w:szCs w:val="18"/>
              </w:rPr>
              <w:t xml:space="preserve"> </w:t>
            </w:r>
            <w:proofErr w:type="spellStart"/>
            <w:r w:rsidRPr="007C6425">
              <w:rPr>
                <w:i/>
                <w:sz w:val="16"/>
                <w:szCs w:val="18"/>
              </w:rPr>
              <w:t>conifera</w:t>
            </w:r>
            <w:proofErr w:type="spellEnd"/>
          </w:p>
        </w:tc>
      </w:tr>
      <w:tr w:rsidR="0073571E" w:rsidRPr="007C6425"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C6425" w:rsidRDefault="0073571E" w:rsidP="0073571E">
            <w:pPr>
              <w:spacing w:line="240" w:lineRule="auto"/>
              <w:ind w:firstLine="0"/>
              <w:rPr>
                <w:i/>
                <w:sz w:val="16"/>
                <w:szCs w:val="18"/>
              </w:rPr>
            </w:pPr>
            <w:proofErr w:type="spellStart"/>
            <w:r w:rsidRPr="007C6425">
              <w:rPr>
                <w:i/>
                <w:sz w:val="16"/>
                <w:szCs w:val="18"/>
              </w:rPr>
              <w:t>Agaricia</w:t>
            </w:r>
            <w:proofErr w:type="spellEnd"/>
            <w:r w:rsidRPr="007C6425">
              <w:rPr>
                <w:i/>
                <w:sz w:val="16"/>
                <w:szCs w:val="18"/>
              </w:rPr>
              <w:t xml:space="preserve"> </w:t>
            </w:r>
            <w:proofErr w:type="spellStart"/>
            <w:r w:rsidRPr="007C6425">
              <w:rPr>
                <w:i/>
                <w:sz w:val="16"/>
                <w:szCs w:val="18"/>
              </w:rPr>
              <w:t>agaricites</w:t>
            </w:r>
            <w:proofErr w:type="spellEnd"/>
          </w:p>
        </w:tc>
        <w:tc>
          <w:tcPr>
            <w:tcW w:w="4450" w:type="dxa"/>
            <w:shd w:val="clear" w:color="auto" w:fill="FFFFFF" w:themeFill="background1"/>
            <w:noWrap/>
            <w:vAlign w:val="bottom"/>
            <w:hideMark/>
          </w:tcPr>
          <w:p w14:paraId="368EC974" w14:textId="7AC965F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Agelas</w:t>
            </w:r>
            <w:proofErr w:type="spellEnd"/>
            <w:r w:rsidR="0073571E" w:rsidRPr="007C6425">
              <w:rPr>
                <w:sz w:val="16"/>
                <w:szCs w:val="18"/>
              </w:rPr>
              <w:t xml:space="preserve"> spp.</w:t>
            </w:r>
          </w:p>
        </w:tc>
      </w:tr>
      <w:tr w:rsidR="0073571E" w:rsidRPr="007C6425" w14:paraId="1294F4DB" w14:textId="77777777" w:rsidTr="0073571E">
        <w:trPr>
          <w:trHeight w:val="21"/>
        </w:trPr>
        <w:tc>
          <w:tcPr>
            <w:tcW w:w="3845" w:type="dxa"/>
            <w:shd w:val="clear" w:color="auto" w:fill="FFFFFF" w:themeFill="background1"/>
            <w:noWrap/>
            <w:vAlign w:val="bottom"/>
            <w:hideMark/>
          </w:tcPr>
          <w:p w14:paraId="293CF12F" w14:textId="3FB56E6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Agaricia</w:t>
            </w:r>
            <w:proofErr w:type="spellEnd"/>
            <w:r w:rsidR="0073571E" w:rsidRPr="007C6425">
              <w:rPr>
                <w:sz w:val="16"/>
                <w:szCs w:val="18"/>
              </w:rPr>
              <w:t xml:space="preserve"> spp. (mostly </w:t>
            </w:r>
            <w:proofErr w:type="spellStart"/>
            <w:r w:rsidR="0073571E" w:rsidRPr="007C6425">
              <w:rPr>
                <w:i/>
                <w:sz w:val="16"/>
                <w:szCs w:val="18"/>
              </w:rPr>
              <w:t>Agaricia</w:t>
            </w:r>
            <w:proofErr w:type="spellEnd"/>
            <w:r w:rsidR="0073571E" w:rsidRPr="007C6425">
              <w:rPr>
                <w:i/>
                <w:sz w:val="16"/>
                <w:szCs w:val="18"/>
              </w:rPr>
              <w:t xml:space="preserve"> humilis</w:t>
            </w:r>
          </w:p>
        </w:tc>
        <w:tc>
          <w:tcPr>
            <w:tcW w:w="4450" w:type="dxa"/>
            <w:shd w:val="clear" w:color="auto" w:fill="FFFFFF" w:themeFill="background1"/>
            <w:noWrap/>
            <w:vAlign w:val="bottom"/>
            <w:hideMark/>
          </w:tcPr>
          <w:p w14:paraId="21FD6EEB" w14:textId="1B59FC7E"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Aiolochroia</w:t>
            </w:r>
            <w:proofErr w:type="spellEnd"/>
            <w:r w:rsidR="0073571E" w:rsidRPr="007C6425">
              <w:rPr>
                <w:i/>
                <w:sz w:val="16"/>
                <w:szCs w:val="18"/>
              </w:rPr>
              <w:t xml:space="preserve"> </w:t>
            </w:r>
            <w:proofErr w:type="spellStart"/>
            <w:r w:rsidR="0073571E" w:rsidRPr="007C6425">
              <w:rPr>
                <w:i/>
                <w:sz w:val="16"/>
                <w:szCs w:val="18"/>
              </w:rPr>
              <w:t>crassa</w:t>
            </w:r>
            <w:proofErr w:type="spellEnd"/>
            <w:r w:rsidR="0073571E" w:rsidRPr="007C6425">
              <w:rPr>
                <w:sz w:val="16"/>
                <w:szCs w:val="18"/>
              </w:rPr>
              <w:t xml:space="preserve"> and </w:t>
            </w:r>
            <w:proofErr w:type="spellStart"/>
            <w:r w:rsidR="0073571E" w:rsidRPr="007C6425">
              <w:rPr>
                <w:i/>
                <w:sz w:val="16"/>
                <w:szCs w:val="18"/>
              </w:rPr>
              <w:t>Verongula</w:t>
            </w:r>
            <w:proofErr w:type="spellEnd"/>
            <w:r w:rsidR="0073571E" w:rsidRPr="007C6425">
              <w:rPr>
                <w:i/>
                <w:sz w:val="16"/>
                <w:szCs w:val="18"/>
              </w:rPr>
              <w:t xml:space="preserve"> </w:t>
            </w:r>
            <w:proofErr w:type="spellStart"/>
            <w:r w:rsidR="0073571E" w:rsidRPr="007C6425">
              <w:rPr>
                <w:i/>
                <w:sz w:val="16"/>
                <w:szCs w:val="18"/>
              </w:rPr>
              <w:t>rigida</w:t>
            </w:r>
            <w:proofErr w:type="spellEnd"/>
          </w:p>
        </w:tc>
      </w:tr>
      <w:tr w:rsidR="0073571E" w:rsidRPr="007C6425"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C6425" w:rsidRDefault="0073571E" w:rsidP="0073571E">
            <w:pPr>
              <w:spacing w:line="240" w:lineRule="auto"/>
              <w:ind w:firstLine="0"/>
              <w:rPr>
                <w:sz w:val="16"/>
                <w:szCs w:val="18"/>
              </w:rPr>
            </w:pPr>
            <w:r w:rsidRPr="007C6425">
              <w:rPr>
                <w:sz w:val="16"/>
                <w:szCs w:val="18"/>
              </w:rPr>
              <w:t xml:space="preserve">   and </w:t>
            </w:r>
            <w:proofErr w:type="spellStart"/>
            <w:r w:rsidRPr="007C6425">
              <w:rPr>
                <w:i/>
                <w:sz w:val="16"/>
                <w:szCs w:val="18"/>
              </w:rPr>
              <w:t>Agaricia</w:t>
            </w:r>
            <w:proofErr w:type="spellEnd"/>
            <w:r w:rsidRPr="007C6425">
              <w:rPr>
                <w:i/>
                <w:sz w:val="16"/>
                <w:szCs w:val="18"/>
              </w:rPr>
              <w:t xml:space="preserve"> </w:t>
            </w:r>
            <w:proofErr w:type="spellStart"/>
            <w:r w:rsidRPr="007C6425">
              <w:rPr>
                <w:i/>
                <w:sz w:val="16"/>
                <w:szCs w:val="18"/>
              </w:rPr>
              <w:t>lamarcki</w:t>
            </w:r>
            <w:proofErr w:type="spellEnd"/>
            <w:r w:rsidRPr="007C6425">
              <w:rPr>
                <w:sz w:val="16"/>
                <w:szCs w:val="18"/>
              </w:rPr>
              <w:t>)</w:t>
            </w:r>
          </w:p>
        </w:tc>
        <w:tc>
          <w:tcPr>
            <w:tcW w:w="4450" w:type="dxa"/>
            <w:shd w:val="clear" w:color="auto" w:fill="FFFFFF" w:themeFill="background1"/>
            <w:noWrap/>
            <w:vAlign w:val="bottom"/>
            <w:hideMark/>
          </w:tcPr>
          <w:p w14:paraId="5910BD0F" w14:textId="3C8BAD0F" w:rsidR="0073571E" w:rsidRPr="007C6425" w:rsidRDefault="0073571E" w:rsidP="0073571E">
            <w:pPr>
              <w:spacing w:line="240" w:lineRule="auto"/>
              <w:ind w:firstLine="0"/>
              <w:rPr>
                <w:i/>
                <w:sz w:val="16"/>
                <w:szCs w:val="18"/>
              </w:rPr>
            </w:pPr>
            <w:proofErr w:type="spellStart"/>
            <w:r w:rsidRPr="007C6425">
              <w:rPr>
                <w:i/>
                <w:sz w:val="16"/>
                <w:szCs w:val="18"/>
              </w:rPr>
              <w:t>Amphimedon</w:t>
            </w:r>
            <w:proofErr w:type="spellEnd"/>
            <w:r w:rsidRPr="007C6425">
              <w:rPr>
                <w:i/>
                <w:sz w:val="16"/>
                <w:szCs w:val="18"/>
              </w:rPr>
              <w:t xml:space="preserve"> </w:t>
            </w:r>
            <w:proofErr w:type="spellStart"/>
            <w:r w:rsidRPr="007C6425">
              <w:rPr>
                <w:i/>
                <w:sz w:val="16"/>
                <w:szCs w:val="18"/>
              </w:rPr>
              <w:t>compressa</w:t>
            </w:r>
            <w:proofErr w:type="spellEnd"/>
          </w:p>
        </w:tc>
      </w:tr>
      <w:tr w:rsidR="0073571E" w:rsidRPr="007C6425"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C6425" w:rsidRDefault="0073571E" w:rsidP="0073571E">
            <w:pPr>
              <w:spacing w:line="240" w:lineRule="auto"/>
              <w:ind w:firstLine="0"/>
              <w:rPr>
                <w:i/>
                <w:sz w:val="16"/>
                <w:szCs w:val="18"/>
              </w:rPr>
            </w:pPr>
            <w:proofErr w:type="spellStart"/>
            <w:r w:rsidRPr="007C6425">
              <w:rPr>
                <w:i/>
                <w:sz w:val="16"/>
                <w:szCs w:val="18"/>
              </w:rPr>
              <w:t>Cladocora</w:t>
            </w:r>
            <w:proofErr w:type="spellEnd"/>
            <w:r w:rsidRPr="007C6425">
              <w:rPr>
                <w:i/>
                <w:sz w:val="16"/>
                <w:szCs w:val="18"/>
              </w:rPr>
              <w:t xml:space="preserve"> </w:t>
            </w:r>
            <w:proofErr w:type="spellStart"/>
            <w:r w:rsidRPr="007C6425">
              <w:rPr>
                <w:i/>
                <w:sz w:val="16"/>
                <w:szCs w:val="18"/>
              </w:rPr>
              <w:t>arbuscula</w:t>
            </w:r>
            <w:proofErr w:type="spellEnd"/>
          </w:p>
        </w:tc>
        <w:tc>
          <w:tcPr>
            <w:tcW w:w="4450" w:type="dxa"/>
            <w:shd w:val="clear" w:color="auto" w:fill="FFFFFF" w:themeFill="background1"/>
            <w:noWrap/>
            <w:vAlign w:val="bottom"/>
            <w:hideMark/>
          </w:tcPr>
          <w:p w14:paraId="557541EB" w14:textId="66382AFD"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Amphimedon</w:t>
            </w:r>
            <w:proofErr w:type="spellEnd"/>
            <w:r w:rsidR="0073571E" w:rsidRPr="007C6425">
              <w:rPr>
                <w:sz w:val="16"/>
                <w:szCs w:val="18"/>
              </w:rPr>
              <w:t xml:space="preserve"> sp. (maybe </w:t>
            </w:r>
            <w:proofErr w:type="spellStart"/>
            <w:r w:rsidR="0073571E" w:rsidRPr="007C6425">
              <w:rPr>
                <w:i/>
                <w:sz w:val="16"/>
                <w:szCs w:val="18"/>
              </w:rPr>
              <w:t>Amphimedon</w:t>
            </w:r>
            <w:proofErr w:type="spellEnd"/>
            <w:r w:rsidR="0073571E" w:rsidRPr="007C6425">
              <w:rPr>
                <w:i/>
                <w:sz w:val="16"/>
                <w:szCs w:val="18"/>
              </w:rPr>
              <w:t xml:space="preserve"> </w:t>
            </w:r>
            <w:proofErr w:type="spellStart"/>
            <w:r w:rsidR="0073571E" w:rsidRPr="007C6425">
              <w:rPr>
                <w:i/>
                <w:sz w:val="16"/>
                <w:szCs w:val="18"/>
              </w:rPr>
              <w:t>complanata</w:t>
            </w:r>
            <w:proofErr w:type="spellEnd"/>
            <w:r w:rsidR="0073571E" w:rsidRPr="007C6425">
              <w:rPr>
                <w:sz w:val="16"/>
                <w:szCs w:val="18"/>
              </w:rPr>
              <w:t>)</w:t>
            </w:r>
          </w:p>
        </w:tc>
      </w:tr>
      <w:tr w:rsidR="0073571E" w:rsidRPr="007C6425"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C6425" w:rsidRDefault="0073571E" w:rsidP="0073571E">
            <w:pPr>
              <w:spacing w:line="240" w:lineRule="auto"/>
              <w:ind w:firstLine="0"/>
              <w:rPr>
                <w:i/>
                <w:sz w:val="16"/>
                <w:szCs w:val="18"/>
              </w:rPr>
            </w:pPr>
            <w:proofErr w:type="spellStart"/>
            <w:r w:rsidRPr="007C6425">
              <w:rPr>
                <w:i/>
                <w:sz w:val="16"/>
                <w:szCs w:val="18"/>
              </w:rPr>
              <w:t>Colpophyllia</w:t>
            </w:r>
            <w:proofErr w:type="spellEnd"/>
            <w:r w:rsidRPr="007C6425">
              <w:rPr>
                <w:i/>
                <w:sz w:val="16"/>
                <w:szCs w:val="18"/>
              </w:rPr>
              <w:t xml:space="preserve"> </w:t>
            </w:r>
            <w:proofErr w:type="spellStart"/>
            <w:r w:rsidRPr="007C6425">
              <w:rPr>
                <w:i/>
                <w:sz w:val="16"/>
                <w:szCs w:val="18"/>
              </w:rPr>
              <w:t>natans</w:t>
            </w:r>
            <w:proofErr w:type="spellEnd"/>
          </w:p>
        </w:tc>
        <w:tc>
          <w:tcPr>
            <w:tcW w:w="4450" w:type="dxa"/>
            <w:shd w:val="clear" w:color="auto" w:fill="FFFFFF" w:themeFill="background1"/>
            <w:noWrap/>
            <w:vAlign w:val="bottom"/>
            <w:hideMark/>
          </w:tcPr>
          <w:p w14:paraId="04FE5AD0" w14:textId="6318BE53" w:rsidR="0073571E" w:rsidRPr="007C6425" w:rsidRDefault="0073571E" w:rsidP="0073571E">
            <w:pPr>
              <w:spacing w:line="240" w:lineRule="auto"/>
              <w:ind w:firstLine="0"/>
              <w:rPr>
                <w:i/>
                <w:sz w:val="16"/>
                <w:szCs w:val="18"/>
              </w:rPr>
            </w:pPr>
            <w:proofErr w:type="spellStart"/>
            <w:r w:rsidRPr="007C6425">
              <w:rPr>
                <w:i/>
                <w:sz w:val="16"/>
                <w:szCs w:val="18"/>
              </w:rPr>
              <w:t>Amphimedon</w:t>
            </w:r>
            <w:proofErr w:type="spellEnd"/>
            <w:r w:rsidRPr="007C6425">
              <w:rPr>
                <w:i/>
                <w:sz w:val="16"/>
                <w:szCs w:val="18"/>
              </w:rPr>
              <w:t xml:space="preserve"> </w:t>
            </w:r>
            <w:proofErr w:type="spellStart"/>
            <w:r w:rsidRPr="007C6425">
              <w:rPr>
                <w:i/>
                <w:sz w:val="16"/>
                <w:szCs w:val="18"/>
              </w:rPr>
              <w:t>viridis</w:t>
            </w:r>
            <w:proofErr w:type="spellEnd"/>
          </w:p>
        </w:tc>
      </w:tr>
      <w:tr w:rsidR="0073571E" w:rsidRPr="007C6425"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C6425" w:rsidRDefault="0073571E" w:rsidP="0073571E">
            <w:pPr>
              <w:spacing w:line="240" w:lineRule="auto"/>
              <w:ind w:firstLine="0"/>
              <w:rPr>
                <w:i/>
                <w:sz w:val="16"/>
                <w:szCs w:val="18"/>
              </w:rPr>
            </w:pPr>
            <w:proofErr w:type="spellStart"/>
            <w:r w:rsidRPr="007C6425">
              <w:rPr>
                <w:i/>
                <w:sz w:val="16"/>
                <w:szCs w:val="18"/>
              </w:rPr>
              <w:t>Dendrogyra</w:t>
            </w:r>
            <w:proofErr w:type="spellEnd"/>
            <w:r w:rsidRPr="007C6425">
              <w:rPr>
                <w:i/>
                <w:sz w:val="16"/>
                <w:szCs w:val="18"/>
              </w:rPr>
              <w:t xml:space="preserve"> </w:t>
            </w:r>
            <w:proofErr w:type="spellStart"/>
            <w:r w:rsidRPr="007C6425">
              <w:rPr>
                <w:i/>
                <w:sz w:val="16"/>
                <w:szCs w:val="18"/>
              </w:rPr>
              <w:t>cylindrus</w:t>
            </w:r>
            <w:proofErr w:type="spellEnd"/>
          </w:p>
        </w:tc>
        <w:tc>
          <w:tcPr>
            <w:tcW w:w="4450" w:type="dxa"/>
            <w:shd w:val="clear" w:color="auto" w:fill="FFFFFF" w:themeFill="background1"/>
            <w:noWrap/>
            <w:vAlign w:val="bottom"/>
            <w:hideMark/>
          </w:tcPr>
          <w:p w14:paraId="5E00B054" w14:textId="13D6151D"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fistularis</w:t>
            </w:r>
            <w:proofErr w:type="spellEnd"/>
            <w:r w:rsidR="0073571E" w:rsidRPr="007C6425">
              <w:rPr>
                <w:sz w:val="16"/>
                <w:szCs w:val="18"/>
              </w:rPr>
              <w:t xml:space="preserve">, </w:t>
            </w:r>
            <w:proofErr w:type="spellStart"/>
            <w:r w:rsidR="0073571E" w:rsidRPr="007C6425">
              <w:rPr>
                <w:i/>
                <w:sz w:val="16"/>
                <w:szCs w:val="18"/>
              </w:rPr>
              <w:t>Aplysina</w:t>
            </w:r>
            <w:proofErr w:type="spellEnd"/>
            <w:r w:rsidR="0073571E" w:rsidRPr="007C6425">
              <w:rPr>
                <w:i/>
                <w:sz w:val="16"/>
                <w:szCs w:val="18"/>
              </w:rPr>
              <w:t xml:space="preserve"> fulva</w:t>
            </w:r>
            <w:r w:rsidR="0073571E" w:rsidRPr="007C6425">
              <w:rPr>
                <w:sz w:val="16"/>
                <w:szCs w:val="18"/>
              </w:rPr>
              <w:t xml:space="preserve">, and </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insularis</w:t>
            </w:r>
            <w:proofErr w:type="spellEnd"/>
          </w:p>
        </w:tc>
      </w:tr>
      <w:tr w:rsidR="0073571E" w:rsidRPr="007C6425"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C6425" w:rsidRDefault="0073571E" w:rsidP="0073571E">
            <w:pPr>
              <w:spacing w:line="240" w:lineRule="auto"/>
              <w:ind w:firstLine="0"/>
              <w:rPr>
                <w:i/>
                <w:sz w:val="16"/>
                <w:szCs w:val="18"/>
              </w:rPr>
            </w:pPr>
            <w:proofErr w:type="spellStart"/>
            <w:r w:rsidRPr="007C6425">
              <w:rPr>
                <w:i/>
                <w:sz w:val="16"/>
                <w:szCs w:val="18"/>
              </w:rPr>
              <w:t>Diploria</w:t>
            </w:r>
            <w:proofErr w:type="spellEnd"/>
            <w:r w:rsidRPr="007C6425">
              <w:rPr>
                <w:i/>
                <w:sz w:val="16"/>
                <w:szCs w:val="18"/>
              </w:rPr>
              <w:t xml:space="preserve"> </w:t>
            </w:r>
            <w:proofErr w:type="spellStart"/>
            <w:r w:rsidRPr="007C6425">
              <w:rPr>
                <w:i/>
                <w:sz w:val="16"/>
                <w:szCs w:val="18"/>
              </w:rPr>
              <w:t>labyrinthiformis</w:t>
            </w:r>
            <w:proofErr w:type="spellEnd"/>
          </w:p>
        </w:tc>
        <w:tc>
          <w:tcPr>
            <w:tcW w:w="4450" w:type="dxa"/>
            <w:shd w:val="clear" w:color="auto" w:fill="FFFFFF" w:themeFill="background1"/>
            <w:noWrap/>
            <w:vAlign w:val="bottom"/>
            <w:hideMark/>
          </w:tcPr>
          <w:p w14:paraId="58C83956" w14:textId="5FD89E79" w:rsidR="0073571E" w:rsidRPr="007C6425" w:rsidRDefault="0073571E" w:rsidP="0073571E">
            <w:pPr>
              <w:spacing w:line="240" w:lineRule="auto"/>
              <w:ind w:firstLine="0"/>
              <w:rPr>
                <w:i/>
                <w:sz w:val="16"/>
                <w:szCs w:val="18"/>
              </w:rPr>
            </w:pPr>
            <w:proofErr w:type="spellStart"/>
            <w:r w:rsidRPr="007C6425">
              <w:rPr>
                <w:i/>
                <w:sz w:val="16"/>
                <w:szCs w:val="18"/>
              </w:rPr>
              <w:t>Aplysina</w:t>
            </w:r>
            <w:proofErr w:type="spellEnd"/>
            <w:r w:rsidRPr="007C6425">
              <w:rPr>
                <w:i/>
                <w:sz w:val="16"/>
                <w:szCs w:val="18"/>
              </w:rPr>
              <w:t xml:space="preserve"> </w:t>
            </w:r>
            <w:proofErr w:type="spellStart"/>
            <w:r w:rsidRPr="007C6425">
              <w:rPr>
                <w:i/>
                <w:sz w:val="16"/>
                <w:szCs w:val="18"/>
              </w:rPr>
              <w:t>cauliformis</w:t>
            </w:r>
            <w:proofErr w:type="spellEnd"/>
          </w:p>
        </w:tc>
      </w:tr>
      <w:tr w:rsidR="0073571E" w:rsidRPr="007C6425" w14:paraId="6B5E9C71" w14:textId="77777777" w:rsidTr="0073571E">
        <w:trPr>
          <w:trHeight w:val="21"/>
        </w:trPr>
        <w:tc>
          <w:tcPr>
            <w:tcW w:w="3845" w:type="dxa"/>
            <w:shd w:val="clear" w:color="auto" w:fill="FFFFFF" w:themeFill="background1"/>
            <w:noWrap/>
            <w:vAlign w:val="bottom"/>
            <w:hideMark/>
          </w:tcPr>
          <w:p w14:paraId="5653A3AF" w14:textId="2E597ECC"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Diploria</w:t>
            </w:r>
            <w:proofErr w:type="spellEnd"/>
            <w:r w:rsidR="0073571E" w:rsidRPr="007C6425">
              <w:rPr>
                <w:i/>
                <w:sz w:val="16"/>
                <w:szCs w:val="18"/>
              </w:rPr>
              <w:t xml:space="preserve"> </w:t>
            </w:r>
            <w:proofErr w:type="spellStart"/>
            <w:r w:rsidR="0073571E" w:rsidRPr="007C6425">
              <w:rPr>
                <w:i/>
                <w:sz w:val="16"/>
                <w:szCs w:val="18"/>
              </w:rPr>
              <w:t>strigosa</w:t>
            </w:r>
            <w:proofErr w:type="spellEnd"/>
            <w:r w:rsidR="0073571E" w:rsidRPr="007C6425">
              <w:rPr>
                <w:sz w:val="16"/>
                <w:szCs w:val="18"/>
              </w:rPr>
              <w:t xml:space="preserve"> and </w:t>
            </w:r>
            <w:proofErr w:type="spellStart"/>
            <w:r w:rsidR="0073571E" w:rsidRPr="007C6425">
              <w:rPr>
                <w:i/>
                <w:sz w:val="16"/>
                <w:szCs w:val="18"/>
              </w:rPr>
              <w:t>Diploria</w:t>
            </w:r>
            <w:proofErr w:type="spellEnd"/>
            <w:r w:rsidR="0073571E" w:rsidRPr="007C6425">
              <w:rPr>
                <w:i/>
                <w:sz w:val="16"/>
                <w:szCs w:val="18"/>
              </w:rPr>
              <w:t xml:space="preserve"> </w:t>
            </w:r>
            <w:proofErr w:type="spellStart"/>
            <w:r w:rsidR="0073571E" w:rsidRPr="007C6425">
              <w:rPr>
                <w:i/>
                <w:sz w:val="16"/>
                <w:szCs w:val="18"/>
              </w:rPr>
              <w:t>clivosa</w:t>
            </w:r>
            <w:proofErr w:type="spellEnd"/>
          </w:p>
        </w:tc>
        <w:tc>
          <w:tcPr>
            <w:tcW w:w="4450" w:type="dxa"/>
            <w:shd w:val="clear" w:color="auto" w:fill="FFFFFF" w:themeFill="background1"/>
            <w:noWrap/>
            <w:vAlign w:val="bottom"/>
            <w:hideMark/>
          </w:tcPr>
          <w:p w14:paraId="61BB5952" w14:textId="16F4ADEA"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Aplysina</w:t>
            </w:r>
            <w:proofErr w:type="spellEnd"/>
            <w:r w:rsidR="0073571E" w:rsidRPr="007C6425">
              <w:rPr>
                <w:i/>
                <w:sz w:val="16"/>
                <w:szCs w:val="18"/>
              </w:rPr>
              <w:t xml:space="preserve"> </w:t>
            </w:r>
            <w:proofErr w:type="spellStart"/>
            <w:r w:rsidR="0073571E" w:rsidRPr="007C6425">
              <w:rPr>
                <w:i/>
                <w:sz w:val="16"/>
                <w:szCs w:val="18"/>
              </w:rPr>
              <w:t>lacunosa</w:t>
            </w:r>
            <w:proofErr w:type="spellEnd"/>
            <w:r w:rsidR="0073571E" w:rsidRPr="007C6425">
              <w:rPr>
                <w:sz w:val="16"/>
                <w:szCs w:val="18"/>
              </w:rPr>
              <w:t xml:space="preserve">, </w:t>
            </w:r>
            <w:proofErr w:type="spellStart"/>
            <w:r w:rsidR="0073571E" w:rsidRPr="007C6425">
              <w:rPr>
                <w:i/>
                <w:sz w:val="16"/>
                <w:szCs w:val="18"/>
              </w:rPr>
              <w:t>Suberea</w:t>
            </w:r>
            <w:proofErr w:type="spellEnd"/>
            <w:r w:rsidR="0073571E" w:rsidRPr="007C6425">
              <w:rPr>
                <w:sz w:val="16"/>
                <w:szCs w:val="18"/>
              </w:rPr>
              <w:t xml:space="preserve"> sp., and </w:t>
            </w:r>
            <w:proofErr w:type="spellStart"/>
            <w:r w:rsidR="0073571E" w:rsidRPr="007C6425">
              <w:rPr>
                <w:i/>
                <w:sz w:val="16"/>
                <w:szCs w:val="18"/>
              </w:rPr>
              <w:t>Verongula</w:t>
            </w:r>
            <w:proofErr w:type="spellEnd"/>
            <w:r w:rsidR="0073571E" w:rsidRPr="007C6425">
              <w:rPr>
                <w:i/>
                <w:sz w:val="16"/>
                <w:szCs w:val="18"/>
              </w:rPr>
              <w:t xml:space="preserve"> </w:t>
            </w:r>
            <w:proofErr w:type="spellStart"/>
            <w:r w:rsidR="0073571E" w:rsidRPr="007C6425">
              <w:rPr>
                <w:i/>
                <w:sz w:val="16"/>
                <w:szCs w:val="18"/>
              </w:rPr>
              <w:t>reiswigi</w:t>
            </w:r>
            <w:proofErr w:type="spellEnd"/>
          </w:p>
        </w:tc>
      </w:tr>
      <w:tr w:rsidR="0073571E" w:rsidRPr="007C6425"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C6425" w:rsidRDefault="0073571E" w:rsidP="0073571E">
            <w:pPr>
              <w:spacing w:line="240" w:lineRule="auto"/>
              <w:ind w:firstLine="0"/>
              <w:rPr>
                <w:i/>
                <w:sz w:val="16"/>
                <w:szCs w:val="18"/>
              </w:rPr>
            </w:pPr>
            <w:proofErr w:type="spellStart"/>
            <w:r w:rsidRPr="007C6425">
              <w:rPr>
                <w:i/>
                <w:sz w:val="16"/>
                <w:szCs w:val="18"/>
              </w:rPr>
              <w:t>Dichocoenia</w:t>
            </w:r>
            <w:proofErr w:type="spellEnd"/>
            <w:r w:rsidRPr="007C6425">
              <w:rPr>
                <w:i/>
                <w:sz w:val="16"/>
                <w:szCs w:val="18"/>
              </w:rPr>
              <w:t xml:space="preserve"> </w:t>
            </w:r>
            <w:proofErr w:type="spellStart"/>
            <w:r w:rsidRPr="007C6425">
              <w:rPr>
                <w:i/>
                <w:sz w:val="16"/>
                <w:szCs w:val="18"/>
              </w:rPr>
              <w:t>stokesi</w:t>
            </w:r>
            <w:proofErr w:type="spellEnd"/>
          </w:p>
        </w:tc>
        <w:tc>
          <w:tcPr>
            <w:tcW w:w="4450" w:type="dxa"/>
            <w:shd w:val="clear" w:color="auto" w:fill="FFFFFF" w:themeFill="background1"/>
            <w:noWrap/>
            <w:vAlign w:val="bottom"/>
            <w:hideMark/>
          </w:tcPr>
          <w:p w14:paraId="6EA8D805" w14:textId="43C09C36"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Artemisina</w:t>
            </w:r>
            <w:proofErr w:type="spellEnd"/>
            <w:r w:rsidR="0073571E" w:rsidRPr="007C6425">
              <w:rPr>
                <w:i/>
                <w:sz w:val="16"/>
                <w:szCs w:val="18"/>
              </w:rPr>
              <w:t xml:space="preserve"> </w:t>
            </w:r>
            <w:proofErr w:type="spellStart"/>
            <w:r w:rsidR="0073571E" w:rsidRPr="007C6425">
              <w:rPr>
                <w:i/>
                <w:sz w:val="16"/>
                <w:szCs w:val="18"/>
              </w:rPr>
              <w:t>melana</w:t>
            </w:r>
            <w:proofErr w:type="spellEnd"/>
            <w:r w:rsidR="0073571E" w:rsidRPr="007C6425">
              <w:rPr>
                <w:sz w:val="16"/>
                <w:szCs w:val="18"/>
              </w:rPr>
              <w:t xml:space="preserve"> or </w:t>
            </w:r>
            <w:proofErr w:type="spellStart"/>
            <w:r w:rsidR="0073571E" w:rsidRPr="007C6425">
              <w:rPr>
                <w:i/>
                <w:sz w:val="16"/>
                <w:szCs w:val="18"/>
              </w:rPr>
              <w:t>Iotrochota</w:t>
            </w:r>
            <w:proofErr w:type="spellEnd"/>
            <w:r w:rsidR="0073571E" w:rsidRPr="007C6425">
              <w:rPr>
                <w:i/>
                <w:sz w:val="16"/>
                <w:szCs w:val="18"/>
              </w:rPr>
              <w:t xml:space="preserve"> </w:t>
            </w:r>
            <w:proofErr w:type="spellStart"/>
            <w:r w:rsidR="0073571E" w:rsidRPr="007C6425">
              <w:rPr>
                <w:i/>
                <w:sz w:val="16"/>
                <w:szCs w:val="18"/>
              </w:rPr>
              <w:t>arenosa</w:t>
            </w:r>
            <w:proofErr w:type="spellEnd"/>
          </w:p>
        </w:tc>
      </w:tr>
      <w:tr w:rsidR="0073571E" w:rsidRPr="007C6425"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C6425" w:rsidRDefault="0073571E" w:rsidP="0073571E">
            <w:pPr>
              <w:spacing w:line="240" w:lineRule="auto"/>
              <w:ind w:firstLine="0"/>
              <w:rPr>
                <w:i/>
                <w:sz w:val="16"/>
                <w:szCs w:val="18"/>
              </w:rPr>
            </w:pPr>
            <w:proofErr w:type="spellStart"/>
            <w:r w:rsidRPr="007C6425">
              <w:rPr>
                <w:i/>
                <w:sz w:val="16"/>
                <w:szCs w:val="18"/>
              </w:rPr>
              <w:t>Eusmilia</w:t>
            </w:r>
            <w:proofErr w:type="spellEnd"/>
            <w:r w:rsidRPr="007C6425">
              <w:rPr>
                <w:i/>
                <w:sz w:val="16"/>
                <w:szCs w:val="18"/>
              </w:rPr>
              <w:t xml:space="preserve"> </w:t>
            </w:r>
            <w:proofErr w:type="spellStart"/>
            <w:r w:rsidRPr="007C6425">
              <w:rPr>
                <w:i/>
                <w:sz w:val="16"/>
                <w:szCs w:val="18"/>
              </w:rPr>
              <w:t>fastigiata</w:t>
            </w:r>
            <w:proofErr w:type="spellEnd"/>
          </w:p>
        </w:tc>
        <w:tc>
          <w:tcPr>
            <w:tcW w:w="4450" w:type="dxa"/>
            <w:shd w:val="clear" w:color="auto" w:fill="FFFFFF" w:themeFill="background1"/>
            <w:noWrap/>
            <w:vAlign w:val="bottom"/>
            <w:hideMark/>
          </w:tcPr>
          <w:p w14:paraId="31C6CB56" w14:textId="4F3591EB"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Black, spiny, purple exudate, but not slimy</w:t>
            </w:r>
          </w:p>
        </w:tc>
      </w:tr>
      <w:tr w:rsidR="0073571E" w:rsidRPr="007C6425"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C6425" w:rsidRDefault="0073571E" w:rsidP="0073571E">
            <w:pPr>
              <w:spacing w:line="240" w:lineRule="auto"/>
              <w:ind w:firstLine="0"/>
              <w:rPr>
                <w:i/>
                <w:sz w:val="16"/>
                <w:szCs w:val="18"/>
              </w:rPr>
            </w:pPr>
            <w:proofErr w:type="spellStart"/>
            <w:r w:rsidRPr="007C6425">
              <w:rPr>
                <w:i/>
                <w:sz w:val="16"/>
                <w:szCs w:val="18"/>
              </w:rPr>
              <w:t>Favia</w:t>
            </w:r>
            <w:proofErr w:type="spellEnd"/>
            <w:r w:rsidRPr="007C6425">
              <w:rPr>
                <w:i/>
                <w:sz w:val="16"/>
                <w:szCs w:val="18"/>
              </w:rPr>
              <w:t xml:space="preserve"> </w:t>
            </w:r>
            <w:proofErr w:type="spellStart"/>
            <w:r w:rsidRPr="007C6425">
              <w:rPr>
                <w:i/>
                <w:sz w:val="16"/>
                <w:szCs w:val="18"/>
              </w:rPr>
              <w:t>fragum</w:t>
            </w:r>
            <w:proofErr w:type="spellEnd"/>
          </w:p>
        </w:tc>
        <w:tc>
          <w:tcPr>
            <w:tcW w:w="4450" w:type="dxa"/>
            <w:shd w:val="clear" w:color="auto" w:fill="FFFFFF" w:themeFill="background1"/>
            <w:noWrap/>
            <w:vAlign w:val="bottom"/>
            <w:hideMark/>
          </w:tcPr>
          <w:p w14:paraId="16AA8D0B" w14:textId="552BB717"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Breadcrumb (</w:t>
            </w:r>
            <w:r w:rsidR="0073571E" w:rsidRPr="007C6425">
              <w:rPr>
                <w:i/>
                <w:sz w:val="16"/>
                <w:szCs w:val="18"/>
              </w:rPr>
              <w:t xml:space="preserve">Calyx </w:t>
            </w:r>
            <w:proofErr w:type="spellStart"/>
            <w:r w:rsidR="0073571E" w:rsidRPr="007C6425">
              <w:rPr>
                <w:i/>
                <w:sz w:val="16"/>
                <w:szCs w:val="18"/>
              </w:rPr>
              <w:t>podatypa</w:t>
            </w:r>
            <w:proofErr w:type="spellEnd"/>
            <w:r w:rsidR="0073571E" w:rsidRPr="007C6425">
              <w:rPr>
                <w:sz w:val="16"/>
                <w:szCs w:val="18"/>
              </w:rPr>
              <w:t xml:space="preserve">, </w:t>
            </w:r>
            <w:proofErr w:type="spellStart"/>
            <w:r w:rsidR="0073571E" w:rsidRPr="007C6425">
              <w:rPr>
                <w:i/>
                <w:sz w:val="16"/>
                <w:szCs w:val="18"/>
              </w:rPr>
              <w:t>Svenzea</w:t>
            </w:r>
            <w:proofErr w:type="spellEnd"/>
          </w:p>
        </w:tc>
      </w:tr>
      <w:tr w:rsidR="0073571E" w:rsidRPr="007C6425"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C6425" w:rsidRDefault="0073571E" w:rsidP="0073571E">
            <w:pPr>
              <w:spacing w:line="240" w:lineRule="auto"/>
              <w:ind w:firstLine="0"/>
              <w:rPr>
                <w:i/>
                <w:sz w:val="16"/>
                <w:szCs w:val="18"/>
              </w:rPr>
            </w:pPr>
            <w:proofErr w:type="spellStart"/>
            <w:r w:rsidRPr="007C6425">
              <w:rPr>
                <w:i/>
                <w:sz w:val="16"/>
                <w:szCs w:val="18"/>
              </w:rPr>
              <w:t>Helioceris</w:t>
            </w:r>
            <w:proofErr w:type="spellEnd"/>
            <w:r w:rsidRPr="007C6425">
              <w:rPr>
                <w:i/>
                <w:sz w:val="16"/>
                <w:szCs w:val="18"/>
              </w:rPr>
              <w:t xml:space="preserve"> </w:t>
            </w:r>
            <w:proofErr w:type="spellStart"/>
            <w:r w:rsidRPr="007C6425">
              <w:rPr>
                <w:i/>
                <w:sz w:val="16"/>
                <w:szCs w:val="18"/>
              </w:rPr>
              <w:t>cucullata</w:t>
            </w:r>
            <w:proofErr w:type="spellEnd"/>
          </w:p>
        </w:tc>
        <w:tc>
          <w:tcPr>
            <w:tcW w:w="4450" w:type="dxa"/>
            <w:shd w:val="clear" w:color="auto" w:fill="FFFFFF" w:themeFill="background1"/>
            <w:noWrap/>
            <w:vAlign w:val="bottom"/>
            <w:hideMark/>
          </w:tcPr>
          <w:p w14:paraId="0B337B47" w14:textId="4DB8AE45" w:rsidR="0073571E" w:rsidRPr="007C6425" w:rsidRDefault="0073571E" w:rsidP="0073571E">
            <w:pPr>
              <w:spacing w:line="240" w:lineRule="auto"/>
              <w:ind w:firstLine="0"/>
              <w:rPr>
                <w:sz w:val="16"/>
                <w:szCs w:val="18"/>
              </w:rPr>
            </w:pPr>
            <w:r w:rsidRPr="007C6425">
              <w:rPr>
                <w:sz w:val="16"/>
                <w:szCs w:val="18"/>
              </w:rPr>
              <w:t xml:space="preserve">   </w:t>
            </w:r>
            <w:proofErr w:type="spellStart"/>
            <w:r w:rsidRPr="007C6425">
              <w:rPr>
                <w:i/>
                <w:sz w:val="16"/>
                <w:szCs w:val="18"/>
              </w:rPr>
              <w:t>cristinae</w:t>
            </w:r>
            <w:proofErr w:type="spellEnd"/>
            <w:r w:rsidRPr="007C6425">
              <w:rPr>
                <w:sz w:val="16"/>
                <w:szCs w:val="18"/>
              </w:rPr>
              <w:t xml:space="preserve">, or </w:t>
            </w:r>
            <w:proofErr w:type="spellStart"/>
            <w:r w:rsidRPr="007C6425">
              <w:rPr>
                <w:i/>
                <w:sz w:val="16"/>
                <w:szCs w:val="18"/>
              </w:rPr>
              <w:t>Svenzea</w:t>
            </w:r>
            <w:proofErr w:type="spellEnd"/>
            <w:r w:rsidRPr="007C6425">
              <w:rPr>
                <w:i/>
                <w:sz w:val="16"/>
                <w:szCs w:val="18"/>
              </w:rPr>
              <w:t xml:space="preserve"> </w:t>
            </w:r>
            <w:proofErr w:type="spellStart"/>
            <w:r w:rsidRPr="007C6425">
              <w:rPr>
                <w:i/>
                <w:sz w:val="16"/>
                <w:szCs w:val="18"/>
              </w:rPr>
              <w:t>zeai</w:t>
            </w:r>
            <w:proofErr w:type="spellEnd"/>
            <w:r w:rsidRPr="007C6425">
              <w:rPr>
                <w:sz w:val="16"/>
                <w:szCs w:val="18"/>
              </w:rPr>
              <w:t>)</w:t>
            </w:r>
          </w:p>
        </w:tc>
      </w:tr>
      <w:tr w:rsidR="0073571E" w:rsidRPr="007C6425"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C6425" w:rsidRDefault="0073571E" w:rsidP="0073571E">
            <w:pPr>
              <w:spacing w:line="240" w:lineRule="auto"/>
              <w:ind w:firstLine="0"/>
              <w:rPr>
                <w:i/>
                <w:sz w:val="16"/>
                <w:szCs w:val="18"/>
              </w:rPr>
            </w:pPr>
            <w:proofErr w:type="spellStart"/>
            <w:r w:rsidRPr="007C6425">
              <w:rPr>
                <w:i/>
                <w:sz w:val="16"/>
                <w:szCs w:val="18"/>
              </w:rPr>
              <w:t>Isophyllia</w:t>
            </w:r>
            <w:proofErr w:type="spellEnd"/>
            <w:r w:rsidRPr="007C6425">
              <w:rPr>
                <w:i/>
                <w:sz w:val="16"/>
                <w:szCs w:val="18"/>
              </w:rPr>
              <w:t xml:space="preserve"> </w:t>
            </w:r>
            <w:proofErr w:type="spellStart"/>
            <w:r w:rsidRPr="007C6425">
              <w:rPr>
                <w:i/>
                <w:sz w:val="16"/>
                <w:szCs w:val="18"/>
              </w:rPr>
              <w:t>sinuosa</w:t>
            </w:r>
            <w:proofErr w:type="spellEnd"/>
          </w:p>
        </w:tc>
        <w:tc>
          <w:tcPr>
            <w:tcW w:w="4450" w:type="dxa"/>
            <w:shd w:val="clear" w:color="auto" w:fill="FFFFFF" w:themeFill="background1"/>
            <w:noWrap/>
            <w:vAlign w:val="bottom"/>
            <w:hideMark/>
          </w:tcPr>
          <w:p w14:paraId="0F1F7EF7" w14:textId="1585D4B2"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w:t>
            </w:r>
            <w:proofErr w:type="spellStart"/>
            <w:r w:rsidRPr="007C6425">
              <w:rPr>
                <w:i/>
                <w:sz w:val="16"/>
                <w:szCs w:val="18"/>
              </w:rPr>
              <w:t>fallax</w:t>
            </w:r>
            <w:proofErr w:type="spellEnd"/>
          </w:p>
        </w:tc>
      </w:tr>
      <w:tr w:rsidR="0073571E" w:rsidRPr="007C6425"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C6425" w:rsidRDefault="0073571E" w:rsidP="0073571E">
            <w:pPr>
              <w:spacing w:line="240" w:lineRule="auto"/>
              <w:ind w:firstLine="0"/>
              <w:rPr>
                <w:i/>
                <w:sz w:val="16"/>
                <w:szCs w:val="18"/>
              </w:rPr>
            </w:pPr>
            <w:proofErr w:type="spellStart"/>
            <w:r w:rsidRPr="007C6425">
              <w:rPr>
                <w:i/>
                <w:sz w:val="16"/>
                <w:szCs w:val="18"/>
              </w:rPr>
              <w:t>Manicina</w:t>
            </w:r>
            <w:proofErr w:type="spellEnd"/>
            <w:r w:rsidRPr="007C6425">
              <w:rPr>
                <w:i/>
                <w:sz w:val="16"/>
                <w:szCs w:val="18"/>
              </w:rPr>
              <w:t xml:space="preserve"> </w:t>
            </w:r>
            <w:proofErr w:type="spellStart"/>
            <w:r w:rsidRPr="007C6425">
              <w:rPr>
                <w:i/>
                <w:sz w:val="16"/>
                <w:szCs w:val="18"/>
              </w:rPr>
              <w:t>areolata</w:t>
            </w:r>
            <w:proofErr w:type="spellEnd"/>
          </w:p>
        </w:tc>
        <w:tc>
          <w:tcPr>
            <w:tcW w:w="4450" w:type="dxa"/>
            <w:shd w:val="clear" w:color="auto" w:fill="FFFFFF" w:themeFill="background1"/>
            <w:noWrap/>
            <w:vAlign w:val="bottom"/>
            <w:hideMark/>
          </w:tcPr>
          <w:p w14:paraId="3451E9DD" w14:textId="091BDB9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 xml:space="preserve">Like </w:t>
            </w:r>
            <w:proofErr w:type="spellStart"/>
            <w:r w:rsidR="0073571E" w:rsidRPr="007C6425">
              <w:rPr>
                <w:i/>
                <w:sz w:val="16"/>
                <w:szCs w:val="18"/>
              </w:rPr>
              <w:t>Callyspongia</w:t>
            </w:r>
            <w:proofErr w:type="spellEnd"/>
            <w:r w:rsidR="0073571E" w:rsidRPr="007C6425">
              <w:rPr>
                <w:i/>
                <w:sz w:val="16"/>
                <w:szCs w:val="18"/>
              </w:rPr>
              <w:t xml:space="preserve"> </w:t>
            </w:r>
            <w:proofErr w:type="spellStart"/>
            <w:r w:rsidR="0073571E" w:rsidRPr="007C6425">
              <w:rPr>
                <w:i/>
                <w:sz w:val="16"/>
                <w:szCs w:val="18"/>
              </w:rPr>
              <w:t>fallax</w:t>
            </w:r>
            <w:proofErr w:type="spellEnd"/>
            <w:r w:rsidR="0073571E" w:rsidRPr="007C6425">
              <w:rPr>
                <w:sz w:val="16"/>
                <w:szCs w:val="18"/>
              </w:rPr>
              <w:t xml:space="preserve"> but soft with pinched tube ends</w:t>
            </w:r>
          </w:p>
        </w:tc>
      </w:tr>
      <w:tr w:rsidR="0073571E" w:rsidRPr="007C6425"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C6425" w:rsidRDefault="0073571E" w:rsidP="0073571E">
            <w:pPr>
              <w:spacing w:line="240" w:lineRule="auto"/>
              <w:ind w:firstLine="0"/>
              <w:rPr>
                <w:i/>
                <w:sz w:val="16"/>
                <w:szCs w:val="18"/>
              </w:rPr>
            </w:pPr>
            <w:proofErr w:type="spellStart"/>
            <w:r w:rsidRPr="007C6425">
              <w:rPr>
                <w:i/>
                <w:sz w:val="16"/>
                <w:szCs w:val="18"/>
              </w:rPr>
              <w:t>Montastraea</w:t>
            </w:r>
            <w:proofErr w:type="spellEnd"/>
            <w:r w:rsidRPr="007C6425">
              <w:rPr>
                <w:i/>
                <w:sz w:val="16"/>
                <w:szCs w:val="18"/>
              </w:rPr>
              <w:t xml:space="preserve"> cavernosa</w:t>
            </w:r>
          </w:p>
        </w:tc>
        <w:tc>
          <w:tcPr>
            <w:tcW w:w="4450" w:type="dxa"/>
            <w:shd w:val="clear" w:color="auto" w:fill="FFFFFF" w:themeFill="background1"/>
            <w:noWrap/>
            <w:vAlign w:val="bottom"/>
            <w:hideMark/>
          </w:tcPr>
          <w:p w14:paraId="46437AB7" w14:textId="25A51E2A"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w:t>
            </w:r>
            <w:proofErr w:type="spellStart"/>
            <w:r w:rsidRPr="007C6425">
              <w:rPr>
                <w:i/>
                <w:sz w:val="16"/>
                <w:szCs w:val="18"/>
              </w:rPr>
              <w:t>plicifera</w:t>
            </w:r>
            <w:proofErr w:type="spellEnd"/>
          </w:p>
        </w:tc>
      </w:tr>
      <w:tr w:rsidR="0073571E" w:rsidRPr="007C6425" w14:paraId="4E67DB1E" w14:textId="77777777" w:rsidTr="0073571E">
        <w:trPr>
          <w:trHeight w:val="21"/>
        </w:trPr>
        <w:tc>
          <w:tcPr>
            <w:tcW w:w="3845" w:type="dxa"/>
            <w:shd w:val="clear" w:color="auto" w:fill="FFFFFF" w:themeFill="background1"/>
            <w:noWrap/>
            <w:vAlign w:val="bottom"/>
            <w:hideMark/>
          </w:tcPr>
          <w:p w14:paraId="7744DB46" w14:textId="3A622AFB"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Madracis</w:t>
            </w:r>
            <w:proofErr w:type="spellEnd"/>
            <w:r w:rsidR="0073571E" w:rsidRPr="007C6425">
              <w:rPr>
                <w:i/>
                <w:sz w:val="16"/>
                <w:szCs w:val="18"/>
              </w:rPr>
              <w:t xml:space="preserve"> mirabilis</w:t>
            </w:r>
            <w:r w:rsidR="0073571E" w:rsidRPr="007C6425">
              <w:rPr>
                <w:sz w:val="16"/>
                <w:szCs w:val="18"/>
              </w:rPr>
              <w:t xml:space="preserve"> and </w:t>
            </w:r>
            <w:proofErr w:type="spellStart"/>
            <w:r w:rsidR="0073571E" w:rsidRPr="007C6425">
              <w:rPr>
                <w:i/>
                <w:sz w:val="16"/>
                <w:szCs w:val="18"/>
              </w:rPr>
              <w:t>Madracis</w:t>
            </w:r>
            <w:proofErr w:type="spellEnd"/>
            <w:r w:rsidR="0073571E" w:rsidRPr="007C6425">
              <w:rPr>
                <w:i/>
                <w:sz w:val="16"/>
                <w:szCs w:val="18"/>
              </w:rPr>
              <w:t xml:space="preserve"> </w:t>
            </w:r>
            <w:proofErr w:type="spellStart"/>
            <w:r w:rsidR="0073571E" w:rsidRPr="007C6425">
              <w:rPr>
                <w:i/>
                <w:sz w:val="16"/>
                <w:szCs w:val="18"/>
              </w:rPr>
              <w:t>decactis</w:t>
            </w:r>
            <w:proofErr w:type="spellEnd"/>
          </w:p>
        </w:tc>
        <w:tc>
          <w:tcPr>
            <w:tcW w:w="4450" w:type="dxa"/>
            <w:shd w:val="clear" w:color="auto" w:fill="FFFFFF" w:themeFill="background1"/>
            <w:noWrap/>
            <w:vAlign w:val="bottom"/>
            <w:hideMark/>
          </w:tcPr>
          <w:p w14:paraId="279D08D0" w14:textId="1D3FB2EF" w:rsidR="0073571E" w:rsidRPr="007C6425" w:rsidRDefault="0073571E" w:rsidP="0073571E">
            <w:pPr>
              <w:spacing w:line="240" w:lineRule="auto"/>
              <w:ind w:firstLine="0"/>
              <w:rPr>
                <w:i/>
                <w:sz w:val="16"/>
                <w:szCs w:val="18"/>
              </w:rPr>
            </w:pPr>
            <w:proofErr w:type="spellStart"/>
            <w:r w:rsidRPr="007C6425">
              <w:rPr>
                <w:i/>
                <w:sz w:val="16"/>
                <w:szCs w:val="18"/>
              </w:rPr>
              <w:t>Callyspongia</w:t>
            </w:r>
            <w:proofErr w:type="spellEnd"/>
            <w:r w:rsidRPr="007C6425">
              <w:rPr>
                <w:i/>
                <w:sz w:val="16"/>
                <w:szCs w:val="18"/>
              </w:rPr>
              <w:t xml:space="preserve"> vaginalis</w:t>
            </w:r>
          </w:p>
        </w:tc>
      </w:tr>
      <w:tr w:rsidR="0073571E" w:rsidRPr="007C6425"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C6425" w:rsidRDefault="0073571E" w:rsidP="0073571E">
            <w:pPr>
              <w:spacing w:line="240" w:lineRule="auto"/>
              <w:ind w:firstLine="0"/>
              <w:rPr>
                <w:i/>
                <w:sz w:val="16"/>
                <w:szCs w:val="18"/>
              </w:rPr>
            </w:pPr>
            <w:proofErr w:type="spellStart"/>
            <w:r w:rsidRPr="007C6425">
              <w:rPr>
                <w:i/>
                <w:sz w:val="16"/>
                <w:szCs w:val="18"/>
              </w:rPr>
              <w:t>Meandrina</w:t>
            </w:r>
            <w:proofErr w:type="spellEnd"/>
            <w:r w:rsidRPr="007C6425">
              <w:rPr>
                <w:i/>
                <w:sz w:val="16"/>
                <w:szCs w:val="18"/>
              </w:rPr>
              <w:t xml:space="preserve"> </w:t>
            </w:r>
            <w:proofErr w:type="spellStart"/>
            <w:r w:rsidRPr="007C6425">
              <w:rPr>
                <w:i/>
                <w:sz w:val="16"/>
                <w:szCs w:val="18"/>
              </w:rPr>
              <w:t>meandrites</w:t>
            </w:r>
            <w:proofErr w:type="spellEnd"/>
          </w:p>
        </w:tc>
        <w:tc>
          <w:tcPr>
            <w:tcW w:w="4450" w:type="dxa"/>
            <w:shd w:val="clear" w:color="auto" w:fill="FFFFFF" w:themeFill="background1"/>
            <w:noWrap/>
            <w:vAlign w:val="bottom"/>
            <w:hideMark/>
          </w:tcPr>
          <w:p w14:paraId="276F106D" w14:textId="7BEDC3EF" w:rsidR="0073571E" w:rsidRPr="007C6425" w:rsidRDefault="0073571E" w:rsidP="0073571E">
            <w:pPr>
              <w:spacing w:line="240" w:lineRule="auto"/>
              <w:ind w:firstLine="0"/>
              <w:rPr>
                <w:i/>
                <w:sz w:val="16"/>
                <w:szCs w:val="18"/>
              </w:rPr>
            </w:pPr>
            <w:proofErr w:type="spellStart"/>
            <w:r w:rsidRPr="007C6425">
              <w:rPr>
                <w:i/>
                <w:sz w:val="16"/>
                <w:szCs w:val="18"/>
              </w:rPr>
              <w:t>Cervicornia</w:t>
            </w:r>
            <w:proofErr w:type="spellEnd"/>
            <w:r w:rsidRPr="007C6425">
              <w:rPr>
                <w:i/>
                <w:sz w:val="16"/>
                <w:szCs w:val="18"/>
              </w:rPr>
              <w:t xml:space="preserve"> </w:t>
            </w:r>
            <w:proofErr w:type="spellStart"/>
            <w:r w:rsidRPr="007C6425">
              <w:rPr>
                <w:i/>
                <w:sz w:val="16"/>
                <w:szCs w:val="18"/>
              </w:rPr>
              <w:t>cuspidifera</w:t>
            </w:r>
            <w:proofErr w:type="spellEnd"/>
          </w:p>
        </w:tc>
      </w:tr>
      <w:tr w:rsidR="0073571E" w:rsidRPr="007C6425" w14:paraId="7ECFCFE5" w14:textId="77777777" w:rsidTr="0073571E">
        <w:trPr>
          <w:trHeight w:val="21"/>
        </w:trPr>
        <w:tc>
          <w:tcPr>
            <w:tcW w:w="3845" w:type="dxa"/>
            <w:shd w:val="clear" w:color="auto" w:fill="FFFFFF" w:themeFill="background1"/>
            <w:noWrap/>
            <w:vAlign w:val="bottom"/>
            <w:hideMark/>
          </w:tcPr>
          <w:p w14:paraId="2AC45641" w14:textId="6317B4FA" w:rsidR="0073571E" w:rsidRPr="007C6425" w:rsidRDefault="007C6425" w:rsidP="0073571E">
            <w:pPr>
              <w:spacing w:line="240" w:lineRule="auto"/>
              <w:ind w:firstLine="0"/>
              <w:rPr>
                <w:i/>
                <w:sz w:val="16"/>
                <w:szCs w:val="18"/>
              </w:rPr>
            </w:pPr>
            <w:r w:rsidRPr="007C6425">
              <w:rPr>
                <w:i/>
                <w:sz w:val="16"/>
                <w:szCs w:val="18"/>
              </w:rPr>
              <w:t>*</w:t>
            </w:r>
            <w:proofErr w:type="spellStart"/>
            <w:r w:rsidR="0073571E" w:rsidRPr="007C6425">
              <w:rPr>
                <w:i/>
                <w:sz w:val="16"/>
                <w:szCs w:val="18"/>
              </w:rPr>
              <w:t>Montastraea</w:t>
            </w:r>
            <w:proofErr w:type="spellEnd"/>
            <w:r w:rsidR="0073571E" w:rsidRPr="007C6425">
              <w:rPr>
                <w:i/>
                <w:sz w:val="16"/>
                <w:szCs w:val="18"/>
              </w:rPr>
              <w:t xml:space="preserve"> </w:t>
            </w:r>
            <w:proofErr w:type="spellStart"/>
            <w:r w:rsidR="0073571E" w:rsidRPr="007C6425">
              <w:rPr>
                <w:i/>
                <w:sz w:val="16"/>
                <w:szCs w:val="18"/>
              </w:rPr>
              <w:t>annularis</w:t>
            </w:r>
            <w:proofErr w:type="spellEnd"/>
            <w:r w:rsidR="0073571E" w:rsidRPr="007C6425">
              <w:rPr>
                <w:i/>
                <w:sz w:val="16"/>
                <w:szCs w:val="18"/>
              </w:rPr>
              <w:t xml:space="preserve">, M. </w:t>
            </w:r>
            <w:proofErr w:type="spellStart"/>
            <w:r w:rsidR="0073571E" w:rsidRPr="007C6425">
              <w:rPr>
                <w:i/>
                <w:sz w:val="16"/>
                <w:szCs w:val="18"/>
              </w:rPr>
              <w:t>franksi</w:t>
            </w:r>
            <w:proofErr w:type="spellEnd"/>
            <w:r w:rsidR="0073571E" w:rsidRPr="007C6425">
              <w:rPr>
                <w:i/>
                <w:sz w:val="16"/>
                <w:szCs w:val="18"/>
              </w:rPr>
              <w:t xml:space="preserve">, M. </w:t>
            </w:r>
            <w:proofErr w:type="spellStart"/>
            <w:r w:rsidR="0073571E" w:rsidRPr="007C6425">
              <w:rPr>
                <w:i/>
                <w:sz w:val="16"/>
                <w:szCs w:val="18"/>
              </w:rPr>
              <w:t>faveolata</w:t>
            </w:r>
            <w:proofErr w:type="spellEnd"/>
          </w:p>
        </w:tc>
        <w:tc>
          <w:tcPr>
            <w:tcW w:w="4450" w:type="dxa"/>
            <w:shd w:val="clear" w:color="auto" w:fill="FFFFFF" w:themeFill="background1"/>
            <w:noWrap/>
            <w:vAlign w:val="bottom"/>
            <w:hideMark/>
          </w:tcPr>
          <w:p w14:paraId="492DD84D" w14:textId="0C2A80AD" w:rsidR="0073571E" w:rsidRPr="007C6425" w:rsidRDefault="0073571E" w:rsidP="0073571E">
            <w:pPr>
              <w:spacing w:line="240" w:lineRule="auto"/>
              <w:ind w:firstLine="0"/>
              <w:rPr>
                <w:i/>
                <w:sz w:val="16"/>
                <w:szCs w:val="18"/>
              </w:rPr>
            </w:pPr>
            <w:proofErr w:type="spellStart"/>
            <w:r w:rsidRPr="007C6425">
              <w:rPr>
                <w:i/>
                <w:sz w:val="16"/>
                <w:szCs w:val="18"/>
              </w:rPr>
              <w:t>Chondrilla</w:t>
            </w:r>
            <w:proofErr w:type="spellEnd"/>
            <w:r w:rsidRPr="007C6425">
              <w:rPr>
                <w:i/>
                <w:sz w:val="16"/>
                <w:szCs w:val="18"/>
              </w:rPr>
              <w:t xml:space="preserve"> </w:t>
            </w:r>
            <w:proofErr w:type="spellStart"/>
            <w:r w:rsidRPr="007C6425">
              <w:rPr>
                <w:i/>
                <w:sz w:val="16"/>
                <w:szCs w:val="18"/>
              </w:rPr>
              <w:t>caribensis</w:t>
            </w:r>
            <w:proofErr w:type="spellEnd"/>
          </w:p>
        </w:tc>
      </w:tr>
      <w:tr w:rsidR="0073571E" w:rsidRPr="007C6425"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C6425" w:rsidRDefault="0073571E" w:rsidP="0073571E">
            <w:pPr>
              <w:spacing w:line="240" w:lineRule="auto"/>
              <w:ind w:firstLine="0"/>
              <w:rPr>
                <w:sz w:val="16"/>
                <w:szCs w:val="18"/>
              </w:rPr>
            </w:pPr>
            <w:r w:rsidRPr="007C6425">
              <w:rPr>
                <w:sz w:val="16"/>
                <w:szCs w:val="18"/>
              </w:rPr>
              <w:t xml:space="preserve">   (genus name now </w:t>
            </w:r>
            <w:proofErr w:type="spellStart"/>
            <w:r w:rsidRPr="007C6425">
              <w:rPr>
                <w:sz w:val="16"/>
                <w:szCs w:val="18"/>
              </w:rPr>
              <w:t>Orbicella</w:t>
            </w:r>
            <w:proofErr w:type="spellEnd"/>
            <w:r w:rsidRPr="007C6425">
              <w:rPr>
                <w:sz w:val="16"/>
                <w:szCs w:val="18"/>
              </w:rPr>
              <w:t>)</w:t>
            </w:r>
          </w:p>
        </w:tc>
        <w:tc>
          <w:tcPr>
            <w:tcW w:w="4450" w:type="dxa"/>
            <w:shd w:val="clear" w:color="auto" w:fill="FFFFFF" w:themeFill="background1"/>
            <w:noWrap/>
            <w:vAlign w:val="bottom"/>
            <w:hideMark/>
          </w:tcPr>
          <w:p w14:paraId="6EC4EEA5" w14:textId="223E5C23" w:rsidR="0073571E" w:rsidRPr="007C6425" w:rsidRDefault="0073571E" w:rsidP="0073571E">
            <w:pPr>
              <w:spacing w:line="240" w:lineRule="auto"/>
              <w:ind w:firstLine="0"/>
              <w:rPr>
                <w:i/>
                <w:sz w:val="16"/>
                <w:szCs w:val="18"/>
              </w:rPr>
            </w:pPr>
            <w:proofErr w:type="spellStart"/>
            <w:r w:rsidRPr="007C6425">
              <w:rPr>
                <w:i/>
                <w:sz w:val="16"/>
                <w:szCs w:val="18"/>
              </w:rPr>
              <w:t>Cinachyrella</w:t>
            </w:r>
            <w:proofErr w:type="spellEnd"/>
            <w:r w:rsidRPr="007C6425">
              <w:rPr>
                <w:i/>
                <w:sz w:val="16"/>
                <w:szCs w:val="18"/>
              </w:rPr>
              <w:t xml:space="preserve"> </w:t>
            </w:r>
            <w:proofErr w:type="spellStart"/>
            <w:r w:rsidRPr="007C6425">
              <w:rPr>
                <w:i/>
                <w:sz w:val="16"/>
                <w:szCs w:val="18"/>
              </w:rPr>
              <w:t>kuekenthali</w:t>
            </w:r>
            <w:proofErr w:type="spellEnd"/>
          </w:p>
        </w:tc>
      </w:tr>
      <w:tr w:rsidR="0073571E" w:rsidRPr="007C6425"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C6425" w:rsidRDefault="0073571E" w:rsidP="0073571E">
            <w:pPr>
              <w:spacing w:line="240" w:lineRule="auto"/>
              <w:ind w:firstLine="0"/>
              <w:rPr>
                <w:i/>
                <w:sz w:val="16"/>
                <w:szCs w:val="18"/>
              </w:rPr>
            </w:pPr>
            <w:proofErr w:type="spellStart"/>
            <w:r w:rsidRPr="007C6425">
              <w:rPr>
                <w:i/>
                <w:sz w:val="16"/>
                <w:szCs w:val="18"/>
              </w:rPr>
              <w:t>Mussa</w:t>
            </w:r>
            <w:proofErr w:type="spellEnd"/>
            <w:r w:rsidRPr="007C6425">
              <w:rPr>
                <w:i/>
                <w:sz w:val="16"/>
                <w:szCs w:val="18"/>
              </w:rPr>
              <w:t xml:space="preserve"> </w:t>
            </w:r>
            <w:proofErr w:type="spellStart"/>
            <w:r w:rsidRPr="007C6425">
              <w:rPr>
                <w:i/>
                <w:sz w:val="16"/>
                <w:szCs w:val="18"/>
              </w:rPr>
              <w:t>angulosa</w:t>
            </w:r>
            <w:proofErr w:type="spellEnd"/>
          </w:p>
        </w:tc>
        <w:tc>
          <w:tcPr>
            <w:tcW w:w="4450" w:type="dxa"/>
            <w:shd w:val="clear" w:color="auto" w:fill="FFFFFF" w:themeFill="background1"/>
            <w:noWrap/>
            <w:vAlign w:val="bottom"/>
            <w:hideMark/>
          </w:tcPr>
          <w:p w14:paraId="2C5FF6A6" w14:textId="2CE87E25" w:rsidR="0073571E" w:rsidRPr="007C6425" w:rsidRDefault="0073571E" w:rsidP="0073571E">
            <w:pPr>
              <w:spacing w:line="240" w:lineRule="auto"/>
              <w:ind w:firstLine="0"/>
              <w:rPr>
                <w:i/>
                <w:sz w:val="16"/>
                <w:szCs w:val="18"/>
              </w:rPr>
            </w:pPr>
            <w:proofErr w:type="spellStart"/>
            <w:r w:rsidRPr="007C6425">
              <w:rPr>
                <w:i/>
                <w:sz w:val="16"/>
                <w:szCs w:val="18"/>
              </w:rPr>
              <w:t>Clathria</w:t>
            </w:r>
            <w:proofErr w:type="spellEnd"/>
            <w:r w:rsidRPr="007C6425">
              <w:rPr>
                <w:i/>
                <w:sz w:val="16"/>
                <w:szCs w:val="18"/>
              </w:rPr>
              <w:t xml:space="preserve"> </w:t>
            </w:r>
            <w:proofErr w:type="spellStart"/>
            <w:r w:rsidRPr="007C6425">
              <w:rPr>
                <w:i/>
                <w:sz w:val="16"/>
                <w:szCs w:val="18"/>
              </w:rPr>
              <w:t>venosa</w:t>
            </w:r>
            <w:proofErr w:type="spellEnd"/>
          </w:p>
        </w:tc>
      </w:tr>
      <w:tr w:rsidR="0073571E" w:rsidRPr="007C6425" w14:paraId="279BD693" w14:textId="77777777" w:rsidTr="0073571E">
        <w:trPr>
          <w:trHeight w:val="21"/>
        </w:trPr>
        <w:tc>
          <w:tcPr>
            <w:tcW w:w="3845" w:type="dxa"/>
            <w:shd w:val="clear" w:color="auto" w:fill="FFFFFF" w:themeFill="background1"/>
            <w:noWrap/>
            <w:vAlign w:val="bottom"/>
            <w:hideMark/>
          </w:tcPr>
          <w:p w14:paraId="477C419A" w14:textId="1F86B3D6" w:rsidR="0073571E" w:rsidRPr="007C6425" w:rsidRDefault="007C6425" w:rsidP="0073571E">
            <w:pPr>
              <w:spacing w:line="240" w:lineRule="auto"/>
              <w:ind w:firstLine="0"/>
              <w:rPr>
                <w:i/>
                <w:sz w:val="16"/>
                <w:szCs w:val="18"/>
              </w:rPr>
            </w:pPr>
            <w:r w:rsidRPr="007C6425">
              <w:rPr>
                <w:i/>
                <w:sz w:val="16"/>
                <w:szCs w:val="18"/>
              </w:rPr>
              <w:t>*</w:t>
            </w:r>
            <w:proofErr w:type="spellStart"/>
            <w:r w:rsidR="0073571E" w:rsidRPr="007C6425">
              <w:rPr>
                <w:i/>
                <w:sz w:val="16"/>
                <w:szCs w:val="18"/>
              </w:rPr>
              <w:t>Mycetophyllia</w:t>
            </w:r>
            <w:proofErr w:type="spellEnd"/>
            <w:r w:rsidR="0073571E" w:rsidRPr="007C6425">
              <w:rPr>
                <w:i/>
                <w:sz w:val="16"/>
                <w:szCs w:val="18"/>
              </w:rPr>
              <w:t xml:space="preserve"> ferox, </w:t>
            </w:r>
            <w:proofErr w:type="spellStart"/>
            <w:r w:rsidR="0073571E" w:rsidRPr="007C6425">
              <w:rPr>
                <w:i/>
                <w:sz w:val="16"/>
                <w:szCs w:val="18"/>
              </w:rPr>
              <w:t>Mycetophyllia</w:t>
            </w:r>
            <w:proofErr w:type="spellEnd"/>
            <w:r w:rsidR="0073571E" w:rsidRPr="007C6425">
              <w:rPr>
                <w:i/>
                <w:sz w:val="16"/>
                <w:szCs w:val="18"/>
              </w:rPr>
              <w:t xml:space="preserve"> </w:t>
            </w:r>
            <w:proofErr w:type="spellStart"/>
            <w:r w:rsidR="0073571E" w:rsidRPr="007C6425">
              <w:rPr>
                <w:i/>
                <w:sz w:val="16"/>
                <w:szCs w:val="18"/>
              </w:rPr>
              <w:t>lamarckiana</w:t>
            </w:r>
            <w:proofErr w:type="spellEnd"/>
          </w:p>
        </w:tc>
        <w:tc>
          <w:tcPr>
            <w:tcW w:w="4450" w:type="dxa"/>
            <w:shd w:val="clear" w:color="auto" w:fill="FFFFFF" w:themeFill="background1"/>
            <w:noWrap/>
            <w:vAlign w:val="bottom"/>
            <w:hideMark/>
          </w:tcPr>
          <w:p w14:paraId="04ED888A" w14:textId="12FF55BB" w:rsidR="0073571E" w:rsidRPr="007C6425" w:rsidRDefault="0073571E" w:rsidP="0073571E">
            <w:pPr>
              <w:spacing w:line="240" w:lineRule="auto"/>
              <w:ind w:firstLine="0"/>
              <w:rPr>
                <w:i/>
                <w:sz w:val="16"/>
                <w:szCs w:val="18"/>
              </w:rPr>
            </w:pPr>
            <w:proofErr w:type="spellStart"/>
            <w:r w:rsidRPr="007C6425">
              <w:rPr>
                <w:i/>
                <w:sz w:val="16"/>
                <w:szCs w:val="18"/>
              </w:rPr>
              <w:t>Clathria</w:t>
            </w:r>
            <w:proofErr w:type="spellEnd"/>
            <w:r w:rsidRPr="007C6425">
              <w:rPr>
                <w:i/>
                <w:sz w:val="16"/>
                <w:szCs w:val="18"/>
              </w:rPr>
              <w:t xml:space="preserve"> </w:t>
            </w:r>
            <w:proofErr w:type="spellStart"/>
            <w:r w:rsidRPr="007C6425">
              <w:rPr>
                <w:i/>
                <w:sz w:val="16"/>
                <w:szCs w:val="18"/>
              </w:rPr>
              <w:t>virgultosa</w:t>
            </w:r>
            <w:proofErr w:type="spellEnd"/>
          </w:p>
        </w:tc>
      </w:tr>
      <w:tr w:rsidR="0073571E" w:rsidRPr="007C6425" w14:paraId="07E03EBB" w14:textId="77777777" w:rsidTr="0073571E">
        <w:trPr>
          <w:trHeight w:val="21"/>
        </w:trPr>
        <w:tc>
          <w:tcPr>
            <w:tcW w:w="3845" w:type="dxa"/>
            <w:shd w:val="clear" w:color="auto" w:fill="FFFFFF" w:themeFill="background1"/>
            <w:noWrap/>
            <w:vAlign w:val="bottom"/>
            <w:hideMark/>
          </w:tcPr>
          <w:p w14:paraId="208380F9" w14:textId="0DADEA7E" w:rsidR="0073571E" w:rsidRPr="007C6425" w:rsidRDefault="007C6425" w:rsidP="0073571E">
            <w:pPr>
              <w:spacing w:line="240" w:lineRule="auto"/>
              <w:ind w:firstLine="0"/>
              <w:rPr>
                <w:sz w:val="16"/>
                <w:szCs w:val="18"/>
              </w:rPr>
            </w:pPr>
            <w:r w:rsidRPr="007C6425">
              <w:rPr>
                <w:i/>
                <w:sz w:val="16"/>
                <w:szCs w:val="18"/>
              </w:rPr>
              <w:t>*</w:t>
            </w:r>
            <w:r w:rsidR="0073571E" w:rsidRPr="007C6425">
              <w:rPr>
                <w:i/>
                <w:sz w:val="16"/>
                <w:szCs w:val="18"/>
              </w:rPr>
              <w:t>Oculina</w:t>
            </w:r>
            <w:r w:rsidR="0073571E" w:rsidRPr="007C6425">
              <w:rPr>
                <w:sz w:val="16"/>
                <w:szCs w:val="18"/>
              </w:rPr>
              <w:t xml:space="preserve"> spp.</w:t>
            </w:r>
          </w:p>
        </w:tc>
        <w:tc>
          <w:tcPr>
            <w:tcW w:w="4450" w:type="dxa"/>
            <w:shd w:val="clear" w:color="auto" w:fill="FFFFFF" w:themeFill="background1"/>
            <w:noWrap/>
            <w:vAlign w:val="bottom"/>
            <w:hideMark/>
          </w:tcPr>
          <w:p w14:paraId="6FF79371" w14:textId="5D8129D4"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delitrix</w:t>
            </w:r>
            <w:proofErr w:type="spellEnd"/>
          </w:p>
        </w:tc>
      </w:tr>
      <w:tr w:rsidR="0073571E" w:rsidRPr="007C6425"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astreoides</w:t>
            </w:r>
            <w:proofErr w:type="spellEnd"/>
          </w:p>
        </w:tc>
        <w:tc>
          <w:tcPr>
            <w:tcW w:w="4450" w:type="dxa"/>
            <w:shd w:val="clear" w:color="auto" w:fill="FFFFFF" w:themeFill="background1"/>
            <w:noWrap/>
            <w:vAlign w:val="bottom"/>
            <w:hideMark/>
          </w:tcPr>
          <w:p w14:paraId="01CA411E" w14:textId="7AB28A1E"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laticavicola</w:t>
            </w:r>
            <w:proofErr w:type="spellEnd"/>
          </w:p>
        </w:tc>
      </w:tr>
      <w:tr w:rsidR="0073571E" w:rsidRPr="007C6425"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colonensis</w:t>
            </w:r>
            <w:proofErr w:type="spellEnd"/>
          </w:p>
        </w:tc>
        <w:tc>
          <w:tcPr>
            <w:tcW w:w="4450" w:type="dxa"/>
            <w:shd w:val="clear" w:color="auto" w:fill="FFFFFF" w:themeFill="background1"/>
            <w:noWrap/>
            <w:vAlign w:val="bottom"/>
            <w:hideMark/>
          </w:tcPr>
          <w:p w14:paraId="41C468EE" w14:textId="257E7262" w:rsidR="0073571E" w:rsidRPr="007C6425" w:rsidRDefault="0073571E" w:rsidP="0073571E">
            <w:pPr>
              <w:spacing w:line="240" w:lineRule="auto"/>
              <w:ind w:firstLine="0"/>
              <w:rPr>
                <w:i/>
                <w:sz w:val="16"/>
                <w:szCs w:val="18"/>
              </w:rPr>
            </w:pPr>
            <w:r w:rsidRPr="007C6425">
              <w:rPr>
                <w:i/>
                <w:sz w:val="16"/>
                <w:szCs w:val="18"/>
              </w:rPr>
              <w:t xml:space="preserve">Cliona </w:t>
            </w:r>
            <w:proofErr w:type="spellStart"/>
            <w:r w:rsidRPr="007C6425">
              <w:rPr>
                <w:i/>
                <w:sz w:val="16"/>
                <w:szCs w:val="18"/>
              </w:rPr>
              <w:t>varians</w:t>
            </w:r>
            <w:proofErr w:type="spellEnd"/>
          </w:p>
        </w:tc>
      </w:tr>
      <w:tr w:rsidR="0073571E" w:rsidRPr="007C6425"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furcata</w:t>
            </w:r>
            <w:proofErr w:type="spellEnd"/>
          </w:p>
        </w:tc>
        <w:tc>
          <w:tcPr>
            <w:tcW w:w="4450" w:type="dxa"/>
            <w:shd w:val="clear" w:color="auto" w:fill="FFFFFF" w:themeFill="background1"/>
            <w:noWrap/>
            <w:vAlign w:val="bottom"/>
            <w:hideMark/>
          </w:tcPr>
          <w:p w14:paraId="6422D9F5" w14:textId="0CC377AA"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Cribochalina</w:t>
            </w:r>
            <w:proofErr w:type="spellEnd"/>
            <w:r w:rsidR="0073571E" w:rsidRPr="007C6425">
              <w:rPr>
                <w:i/>
                <w:sz w:val="16"/>
                <w:szCs w:val="18"/>
              </w:rPr>
              <w:t xml:space="preserve"> vasculum</w:t>
            </w:r>
            <w:r w:rsidR="0073571E" w:rsidRPr="007C6425">
              <w:rPr>
                <w:sz w:val="16"/>
                <w:szCs w:val="18"/>
              </w:rPr>
              <w:t xml:space="preserve"> and </w:t>
            </w:r>
            <w:proofErr w:type="spellStart"/>
            <w:r w:rsidR="0073571E" w:rsidRPr="007C6425">
              <w:rPr>
                <w:i/>
                <w:sz w:val="16"/>
                <w:szCs w:val="18"/>
              </w:rPr>
              <w:t>Petrosia</w:t>
            </w:r>
            <w:proofErr w:type="spellEnd"/>
            <w:r w:rsidR="0073571E" w:rsidRPr="007C6425">
              <w:rPr>
                <w:i/>
                <w:sz w:val="16"/>
                <w:szCs w:val="18"/>
              </w:rPr>
              <w:t xml:space="preserve"> </w:t>
            </w:r>
            <w:proofErr w:type="spellStart"/>
            <w:r w:rsidR="0073571E" w:rsidRPr="007C6425">
              <w:rPr>
                <w:i/>
                <w:sz w:val="16"/>
                <w:szCs w:val="18"/>
              </w:rPr>
              <w:t>pellasarca</w:t>
            </w:r>
            <w:proofErr w:type="spellEnd"/>
          </w:p>
        </w:tc>
      </w:tr>
      <w:tr w:rsidR="0073571E" w:rsidRPr="007C6425"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C6425" w:rsidRDefault="0073571E" w:rsidP="0073571E">
            <w:pPr>
              <w:spacing w:line="240" w:lineRule="auto"/>
              <w:ind w:firstLine="0"/>
              <w:rPr>
                <w:i/>
                <w:sz w:val="16"/>
                <w:szCs w:val="18"/>
              </w:rPr>
            </w:pPr>
            <w:r w:rsidRPr="007C6425">
              <w:rPr>
                <w:i/>
                <w:sz w:val="16"/>
                <w:szCs w:val="18"/>
              </w:rPr>
              <w:t xml:space="preserve">Porites </w:t>
            </w:r>
            <w:proofErr w:type="spellStart"/>
            <w:r w:rsidRPr="007C6425">
              <w:rPr>
                <w:i/>
                <w:sz w:val="16"/>
                <w:szCs w:val="18"/>
              </w:rPr>
              <w:t>porites</w:t>
            </w:r>
            <w:proofErr w:type="spellEnd"/>
          </w:p>
        </w:tc>
        <w:tc>
          <w:tcPr>
            <w:tcW w:w="4450" w:type="dxa"/>
            <w:shd w:val="clear" w:color="auto" w:fill="FFFFFF" w:themeFill="background1"/>
            <w:noWrap/>
            <w:vAlign w:val="bottom"/>
            <w:hideMark/>
          </w:tcPr>
          <w:p w14:paraId="6AB40270" w14:textId="7D5C9200" w:rsidR="0073571E" w:rsidRPr="007C6425" w:rsidRDefault="0073571E" w:rsidP="0073571E">
            <w:pPr>
              <w:spacing w:line="240" w:lineRule="auto"/>
              <w:ind w:firstLine="0"/>
              <w:rPr>
                <w:i/>
                <w:sz w:val="16"/>
                <w:szCs w:val="18"/>
              </w:rPr>
            </w:pPr>
            <w:proofErr w:type="spellStart"/>
            <w:r w:rsidRPr="007C6425">
              <w:rPr>
                <w:i/>
                <w:sz w:val="16"/>
                <w:szCs w:val="18"/>
              </w:rPr>
              <w:t>Desmapsamma</w:t>
            </w:r>
            <w:proofErr w:type="spellEnd"/>
            <w:r w:rsidRPr="007C6425">
              <w:rPr>
                <w:i/>
                <w:sz w:val="16"/>
                <w:szCs w:val="18"/>
              </w:rPr>
              <w:t xml:space="preserve"> </w:t>
            </w:r>
            <w:proofErr w:type="spellStart"/>
            <w:r w:rsidRPr="007C6425">
              <w:rPr>
                <w:i/>
                <w:sz w:val="16"/>
                <w:szCs w:val="18"/>
              </w:rPr>
              <w:t>anchorata</w:t>
            </w:r>
            <w:proofErr w:type="spellEnd"/>
          </w:p>
        </w:tc>
      </w:tr>
      <w:tr w:rsidR="0073571E" w:rsidRPr="007C6425" w14:paraId="0F1F0173" w14:textId="77777777" w:rsidTr="0073571E">
        <w:trPr>
          <w:trHeight w:val="21"/>
        </w:trPr>
        <w:tc>
          <w:tcPr>
            <w:tcW w:w="3845" w:type="dxa"/>
            <w:shd w:val="clear" w:color="auto" w:fill="FFFFFF" w:themeFill="background1"/>
            <w:noWrap/>
            <w:vAlign w:val="bottom"/>
            <w:hideMark/>
          </w:tcPr>
          <w:p w14:paraId="06980F05" w14:textId="64099DC4"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Scolymia</w:t>
            </w:r>
            <w:proofErr w:type="spellEnd"/>
            <w:r w:rsidR="0073571E" w:rsidRPr="007C6425">
              <w:rPr>
                <w:sz w:val="16"/>
                <w:szCs w:val="18"/>
              </w:rPr>
              <w:t xml:space="preserve"> spp.</w:t>
            </w:r>
          </w:p>
        </w:tc>
        <w:tc>
          <w:tcPr>
            <w:tcW w:w="4450" w:type="dxa"/>
            <w:shd w:val="clear" w:color="auto" w:fill="FFFFFF" w:themeFill="background1"/>
            <w:noWrap/>
            <w:vAlign w:val="bottom"/>
            <w:hideMark/>
          </w:tcPr>
          <w:p w14:paraId="1284E3AC" w14:textId="118DEFE6" w:rsidR="0073571E" w:rsidRPr="007C6425" w:rsidRDefault="0073571E" w:rsidP="0073571E">
            <w:pPr>
              <w:spacing w:line="240" w:lineRule="auto"/>
              <w:ind w:firstLine="0"/>
              <w:rPr>
                <w:i/>
                <w:sz w:val="16"/>
                <w:szCs w:val="18"/>
              </w:rPr>
            </w:pPr>
            <w:proofErr w:type="spellStart"/>
            <w:r w:rsidRPr="007C6425">
              <w:rPr>
                <w:i/>
                <w:sz w:val="16"/>
                <w:szCs w:val="18"/>
              </w:rPr>
              <w:t>Dictyonella</w:t>
            </w:r>
            <w:proofErr w:type="spellEnd"/>
            <w:r w:rsidRPr="007C6425">
              <w:rPr>
                <w:i/>
                <w:sz w:val="16"/>
                <w:szCs w:val="18"/>
              </w:rPr>
              <w:t xml:space="preserve"> </w:t>
            </w:r>
            <w:proofErr w:type="spellStart"/>
            <w:r w:rsidRPr="007C6425">
              <w:rPr>
                <w:i/>
                <w:sz w:val="16"/>
                <w:szCs w:val="18"/>
              </w:rPr>
              <w:t>funicularis</w:t>
            </w:r>
            <w:proofErr w:type="spellEnd"/>
            <w:r w:rsidRPr="007C6425">
              <w:rPr>
                <w:i/>
                <w:sz w:val="16"/>
                <w:szCs w:val="18"/>
              </w:rPr>
              <w:t xml:space="preserve"> </w:t>
            </w:r>
          </w:p>
        </w:tc>
      </w:tr>
      <w:tr w:rsidR="0073571E" w:rsidRPr="007C6425" w14:paraId="465F0D03" w14:textId="77777777" w:rsidTr="0073571E">
        <w:trPr>
          <w:trHeight w:val="21"/>
        </w:trPr>
        <w:tc>
          <w:tcPr>
            <w:tcW w:w="3845" w:type="dxa"/>
            <w:shd w:val="clear" w:color="auto" w:fill="FFFFFF" w:themeFill="background1"/>
            <w:noWrap/>
            <w:vAlign w:val="bottom"/>
            <w:hideMark/>
          </w:tcPr>
          <w:p w14:paraId="33874297" w14:textId="23F41B03"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Siderastrea</w:t>
            </w:r>
            <w:proofErr w:type="spellEnd"/>
            <w:r w:rsidR="0073571E" w:rsidRPr="007C6425">
              <w:rPr>
                <w:i/>
                <w:sz w:val="16"/>
                <w:szCs w:val="18"/>
              </w:rPr>
              <w:t xml:space="preserve"> </w:t>
            </w:r>
            <w:proofErr w:type="spellStart"/>
            <w:r w:rsidR="0073571E" w:rsidRPr="007C6425">
              <w:rPr>
                <w:i/>
                <w:sz w:val="16"/>
                <w:szCs w:val="18"/>
              </w:rPr>
              <w:t>siderea</w:t>
            </w:r>
            <w:proofErr w:type="spellEnd"/>
            <w:r w:rsidR="0073571E" w:rsidRPr="007C6425">
              <w:rPr>
                <w:sz w:val="16"/>
                <w:szCs w:val="18"/>
              </w:rPr>
              <w:t xml:space="preserve"> and </w:t>
            </w:r>
            <w:proofErr w:type="spellStart"/>
            <w:r w:rsidR="0073571E" w:rsidRPr="007C6425">
              <w:rPr>
                <w:i/>
                <w:sz w:val="16"/>
                <w:szCs w:val="18"/>
              </w:rPr>
              <w:t>Siderastrea</w:t>
            </w:r>
            <w:proofErr w:type="spellEnd"/>
            <w:r w:rsidR="0073571E" w:rsidRPr="007C6425">
              <w:rPr>
                <w:i/>
                <w:sz w:val="16"/>
                <w:szCs w:val="18"/>
              </w:rPr>
              <w:t xml:space="preserve"> radians</w:t>
            </w:r>
          </w:p>
        </w:tc>
        <w:tc>
          <w:tcPr>
            <w:tcW w:w="4450" w:type="dxa"/>
            <w:shd w:val="clear" w:color="auto" w:fill="FFFFFF" w:themeFill="background1"/>
            <w:noWrap/>
            <w:vAlign w:val="bottom"/>
            <w:hideMark/>
          </w:tcPr>
          <w:p w14:paraId="67125BF7" w14:textId="5E062F9F" w:rsidR="0073571E" w:rsidRPr="007C6425" w:rsidRDefault="0073571E" w:rsidP="0073571E">
            <w:pPr>
              <w:spacing w:line="240" w:lineRule="auto"/>
              <w:ind w:firstLine="0"/>
              <w:rPr>
                <w:i/>
                <w:sz w:val="16"/>
                <w:szCs w:val="18"/>
              </w:rPr>
            </w:pPr>
            <w:proofErr w:type="spellStart"/>
            <w:r w:rsidRPr="007C6425">
              <w:rPr>
                <w:i/>
                <w:sz w:val="16"/>
                <w:szCs w:val="18"/>
              </w:rPr>
              <w:t>Dragmacidon</w:t>
            </w:r>
            <w:proofErr w:type="spellEnd"/>
            <w:r w:rsidRPr="007C6425">
              <w:rPr>
                <w:i/>
                <w:sz w:val="16"/>
                <w:szCs w:val="18"/>
              </w:rPr>
              <w:t xml:space="preserve"> </w:t>
            </w:r>
            <w:proofErr w:type="spellStart"/>
            <w:r w:rsidRPr="007C6425">
              <w:rPr>
                <w:i/>
                <w:sz w:val="16"/>
                <w:szCs w:val="18"/>
              </w:rPr>
              <w:t>reticulatum</w:t>
            </w:r>
            <w:proofErr w:type="spellEnd"/>
          </w:p>
        </w:tc>
      </w:tr>
      <w:tr w:rsidR="0073571E" w:rsidRPr="007C6425"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C6425" w:rsidRDefault="0073571E" w:rsidP="0073571E">
            <w:pPr>
              <w:spacing w:line="240" w:lineRule="auto"/>
              <w:ind w:firstLine="0"/>
              <w:rPr>
                <w:i/>
                <w:sz w:val="16"/>
                <w:szCs w:val="18"/>
              </w:rPr>
            </w:pPr>
            <w:proofErr w:type="spellStart"/>
            <w:r w:rsidRPr="007C6425">
              <w:rPr>
                <w:i/>
                <w:sz w:val="16"/>
                <w:szCs w:val="18"/>
              </w:rPr>
              <w:t>Solenastrea</w:t>
            </w:r>
            <w:proofErr w:type="spellEnd"/>
            <w:r w:rsidRPr="007C6425">
              <w:rPr>
                <w:i/>
                <w:sz w:val="16"/>
                <w:szCs w:val="18"/>
              </w:rPr>
              <w:t xml:space="preserve"> </w:t>
            </w:r>
            <w:proofErr w:type="spellStart"/>
            <w:r w:rsidRPr="007C6425">
              <w:rPr>
                <w:i/>
                <w:sz w:val="16"/>
                <w:szCs w:val="18"/>
              </w:rPr>
              <w:t>bournoni</w:t>
            </w:r>
            <w:proofErr w:type="spellEnd"/>
          </w:p>
        </w:tc>
        <w:tc>
          <w:tcPr>
            <w:tcW w:w="4450" w:type="dxa"/>
            <w:shd w:val="clear" w:color="auto" w:fill="FFFFFF" w:themeFill="background1"/>
            <w:noWrap/>
            <w:vAlign w:val="bottom"/>
            <w:hideMark/>
          </w:tcPr>
          <w:p w14:paraId="0B0B302B" w14:textId="5EB839D9" w:rsidR="0073571E" w:rsidRPr="007C6425" w:rsidRDefault="0073571E" w:rsidP="0073571E">
            <w:pPr>
              <w:spacing w:line="240" w:lineRule="auto"/>
              <w:ind w:firstLine="0"/>
              <w:rPr>
                <w:i/>
                <w:sz w:val="16"/>
                <w:szCs w:val="18"/>
              </w:rPr>
            </w:pPr>
            <w:proofErr w:type="spellStart"/>
            <w:r w:rsidRPr="007C6425">
              <w:rPr>
                <w:i/>
                <w:sz w:val="16"/>
                <w:szCs w:val="18"/>
              </w:rPr>
              <w:t>Dysidea</w:t>
            </w:r>
            <w:proofErr w:type="spellEnd"/>
            <w:r w:rsidRPr="007C6425">
              <w:rPr>
                <w:i/>
                <w:sz w:val="16"/>
                <w:szCs w:val="18"/>
              </w:rPr>
              <w:t xml:space="preserve"> </w:t>
            </w:r>
            <w:proofErr w:type="spellStart"/>
            <w:r w:rsidRPr="007C6425">
              <w:rPr>
                <w:i/>
                <w:sz w:val="16"/>
                <w:szCs w:val="18"/>
              </w:rPr>
              <w:t>janiae</w:t>
            </w:r>
            <w:proofErr w:type="spellEnd"/>
          </w:p>
        </w:tc>
      </w:tr>
      <w:tr w:rsidR="0073571E" w:rsidRPr="007C6425"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C6425" w:rsidRDefault="0073571E" w:rsidP="0073571E">
            <w:pPr>
              <w:spacing w:line="240" w:lineRule="auto"/>
              <w:ind w:firstLine="0"/>
              <w:rPr>
                <w:i/>
                <w:sz w:val="16"/>
                <w:szCs w:val="18"/>
              </w:rPr>
            </w:pPr>
            <w:proofErr w:type="spellStart"/>
            <w:r w:rsidRPr="007C6425">
              <w:rPr>
                <w:i/>
                <w:sz w:val="16"/>
                <w:szCs w:val="18"/>
              </w:rPr>
              <w:t>Stephanocoenia</w:t>
            </w:r>
            <w:proofErr w:type="spellEnd"/>
            <w:r w:rsidRPr="007C6425">
              <w:rPr>
                <w:i/>
                <w:sz w:val="16"/>
                <w:szCs w:val="18"/>
              </w:rPr>
              <w:t xml:space="preserve"> </w:t>
            </w:r>
            <w:proofErr w:type="spellStart"/>
            <w:r w:rsidRPr="007C6425">
              <w:rPr>
                <w:i/>
                <w:sz w:val="16"/>
                <w:szCs w:val="18"/>
              </w:rPr>
              <w:t>intersepta</w:t>
            </w:r>
            <w:proofErr w:type="spellEnd"/>
          </w:p>
        </w:tc>
        <w:tc>
          <w:tcPr>
            <w:tcW w:w="4450" w:type="dxa"/>
            <w:shd w:val="clear" w:color="auto" w:fill="FFFFFF" w:themeFill="background1"/>
            <w:noWrap/>
            <w:vAlign w:val="bottom"/>
            <w:hideMark/>
          </w:tcPr>
          <w:p w14:paraId="0B2B5AA9" w14:textId="41D25F64"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Dysidea</w:t>
            </w:r>
            <w:proofErr w:type="spellEnd"/>
            <w:r w:rsidR="0073571E" w:rsidRPr="007C6425">
              <w:rPr>
                <w:sz w:val="16"/>
                <w:szCs w:val="18"/>
              </w:rPr>
              <w:t xml:space="preserve"> sp. (maybe </w:t>
            </w:r>
            <w:proofErr w:type="spellStart"/>
            <w:r w:rsidR="0073571E" w:rsidRPr="007C6425">
              <w:rPr>
                <w:sz w:val="16"/>
                <w:szCs w:val="18"/>
              </w:rPr>
              <w:t>etheria</w:t>
            </w:r>
            <w:proofErr w:type="spellEnd"/>
            <w:r w:rsidR="0073571E" w:rsidRPr="007C6425">
              <w:rPr>
                <w:sz w:val="16"/>
                <w:szCs w:val="18"/>
              </w:rPr>
              <w:t>)</w:t>
            </w:r>
          </w:p>
        </w:tc>
      </w:tr>
      <w:tr w:rsidR="0073571E" w:rsidRPr="007C6425"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93B6AB4" w14:textId="629E240F" w:rsidR="0073571E" w:rsidRPr="007C6425" w:rsidRDefault="0073571E" w:rsidP="0073571E">
            <w:pPr>
              <w:spacing w:line="240" w:lineRule="auto"/>
              <w:ind w:firstLine="0"/>
              <w:rPr>
                <w:i/>
                <w:sz w:val="16"/>
                <w:szCs w:val="18"/>
              </w:rPr>
            </w:pPr>
            <w:proofErr w:type="spellStart"/>
            <w:r w:rsidRPr="007C6425">
              <w:rPr>
                <w:i/>
                <w:sz w:val="16"/>
                <w:szCs w:val="18"/>
              </w:rPr>
              <w:t>Ectyoplasia</w:t>
            </w:r>
            <w:proofErr w:type="spellEnd"/>
            <w:r w:rsidRPr="007C6425">
              <w:rPr>
                <w:i/>
                <w:sz w:val="16"/>
                <w:szCs w:val="18"/>
              </w:rPr>
              <w:t xml:space="preserve"> ferox</w:t>
            </w:r>
          </w:p>
        </w:tc>
      </w:tr>
      <w:tr w:rsidR="0073571E" w:rsidRPr="007C6425"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43F84D5" w14:textId="3BA2F80B" w:rsidR="0073571E" w:rsidRPr="007C6425" w:rsidRDefault="0073571E" w:rsidP="0073571E">
            <w:pPr>
              <w:spacing w:line="240" w:lineRule="auto"/>
              <w:ind w:firstLine="0"/>
              <w:rPr>
                <w:i/>
                <w:sz w:val="16"/>
                <w:szCs w:val="18"/>
              </w:rPr>
            </w:pPr>
            <w:proofErr w:type="spellStart"/>
            <w:r w:rsidRPr="007C6425">
              <w:rPr>
                <w:i/>
                <w:sz w:val="16"/>
                <w:szCs w:val="18"/>
              </w:rPr>
              <w:t>Halisarca</w:t>
            </w:r>
            <w:proofErr w:type="spellEnd"/>
            <w:r w:rsidRPr="007C6425">
              <w:rPr>
                <w:i/>
                <w:sz w:val="16"/>
                <w:szCs w:val="18"/>
              </w:rPr>
              <w:t xml:space="preserve"> </w:t>
            </w:r>
            <w:proofErr w:type="spellStart"/>
            <w:r w:rsidRPr="007C6425">
              <w:rPr>
                <w:i/>
                <w:sz w:val="16"/>
                <w:szCs w:val="18"/>
              </w:rPr>
              <w:t>caerulea</w:t>
            </w:r>
            <w:proofErr w:type="spellEnd"/>
          </w:p>
        </w:tc>
      </w:tr>
      <w:tr w:rsidR="0073571E" w:rsidRPr="007C6425"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DC382CC" w14:textId="3EA266BB"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Higginsia</w:t>
            </w:r>
            <w:proofErr w:type="spellEnd"/>
            <w:r w:rsidR="0073571E" w:rsidRPr="007C6425">
              <w:rPr>
                <w:i/>
                <w:sz w:val="16"/>
                <w:szCs w:val="18"/>
              </w:rPr>
              <w:t xml:space="preserve"> </w:t>
            </w:r>
            <w:proofErr w:type="spellStart"/>
            <w:r w:rsidR="0073571E" w:rsidRPr="007C6425">
              <w:rPr>
                <w:i/>
                <w:sz w:val="16"/>
                <w:szCs w:val="18"/>
              </w:rPr>
              <w:t>coralloides</w:t>
            </w:r>
            <w:proofErr w:type="spellEnd"/>
            <w:r w:rsidR="0073571E" w:rsidRPr="007C6425">
              <w:rPr>
                <w:sz w:val="16"/>
                <w:szCs w:val="18"/>
              </w:rPr>
              <w:t xml:space="preserve"> (may include </w:t>
            </w:r>
            <w:proofErr w:type="spellStart"/>
            <w:r w:rsidR="0073571E" w:rsidRPr="007C6425">
              <w:rPr>
                <w:i/>
                <w:sz w:val="16"/>
                <w:szCs w:val="18"/>
              </w:rPr>
              <w:t>Ptilocaulis</w:t>
            </w:r>
            <w:proofErr w:type="spellEnd"/>
            <w:r w:rsidR="0073571E" w:rsidRPr="007C6425">
              <w:rPr>
                <w:i/>
                <w:sz w:val="16"/>
                <w:szCs w:val="18"/>
              </w:rPr>
              <w:t xml:space="preserve"> </w:t>
            </w:r>
            <w:proofErr w:type="spellStart"/>
            <w:r w:rsidR="0073571E" w:rsidRPr="007C6425">
              <w:rPr>
                <w:i/>
                <w:sz w:val="16"/>
                <w:szCs w:val="18"/>
              </w:rPr>
              <w:t>walpersii</w:t>
            </w:r>
            <w:proofErr w:type="spellEnd"/>
            <w:r w:rsidR="0073571E" w:rsidRPr="007C6425">
              <w:rPr>
                <w:sz w:val="16"/>
                <w:szCs w:val="18"/>
              </w:rPr>
              <w:t>)</w:t>
            </w:r>
          </w:p>
        </w:tc>
      </w:tr>
      <w:tr w:rsidR="0073571E" w:rsidRPr="007C6425"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233779" w14:textId="774BE0E2"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Hyrtios</w:t>
            </w:r>
            <w:proofErr w:type="spellEnd"/>
            <w:r w:rsidR="0073571E" w:rsidRPr="007C6425">
              <w:rPr>
                <w:sz w:val="16"/>
                <w:szCs w:val="18"/>
              </w:rPr>
              <w:t xml:space="preserve"> sp. or </w:t>
            </w:r>
            <w:proofErr w:type="spellStart"/>
            <w:r w:rsidR="0073571E" w:rsidRPr="007C6425">
              <w:rPr>
                <w:i/>
                <w:sz w:val="16"/>
                <w:szCs w:val="18"/>
              </w:rPr>
              <w:t>Spheciospongia</w:t>
            </w:r>
            <w:proofErr w:type="spellEnd"/>
            <w:r w:rsidR="0073571E" w:rsidRPr="007C6425">
              <w:rPr>
                <w:i/>
                <w:sz w:val="16"/>
                <w:szCs w:val="18"/>
              </w:rPr>
              <w:t xml:space="preserve"> </w:t>
            </w:r>
            <w:proofErr w:type="spellStart"/>
            <w:r w:rsidR="0073571E" w:rsidRPr="007C6425">
              <w:rPr>
                <w:i/>
                <w:sz w:val="16"/>
                <w:szCs w:val="18"/>
              </w:rPr>
              <w:t>vesparium</w:t>
            </w:r>
            <w:proofErr w:type="spellEnd"/>
          </w:p>
        </w:tc>
      </w:tr>
      <w:tr w:rsidR="0073571E" w:rsidRPr="007C6425"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ECE18F9" w14:textId="53C3DEFF" w:rsidR="0073571E" w:rsidRPr="007C6425" w:rsidRDefault="0073571E" w:rsidP="0073571E">
            <w:pPr>
              <w:spacing w:line="240" w:lineRule="auto"/>
              <w:ind w:firstLine="0"/>
              <w:rPr>
                <w:i/>
                <w:sz w:val="16"/>
                <w:szCs w:val="18"/>
              </w:rPr>
            </w:pPr>
            <w:proofErr w:type="spellStart"/>
            <w:r w:rsidRPr="007C6425">
              <w:rPr>
                <w:i/>
                <w:sz w:val="16"/>
                <w:szCs w:val="18"/>
              </w:rPr>
              <w:t>Iotrochota</w:t>
            </w:r>
            <w:proofErr w:type="spellEnd"/>
            <w:r w:rsidRPr="007C6425">
              <w:rPr>
                <w:i/>
                <w:sz w:val="16"/>
                <w:szCs w:val="18"/>
              </w:rPr>
              <w:t xml:space="preserve"> </w:t>
            </w:r>
            <w:proofErr w:type="spellStart"/>
            <w:r w:rsidRPr="007C6425">
              <w:rPr>
                <w:i/>
                <w:sz w:val="16"/>
                <w:szCs w:val="18"/>
              </w:rPr>
              <w:t>birotulata</w:t>
            </w:r>
            <w:proofErr w:type="spellEnd"/>
          </w:p>
        </w:tc>
      </w:tr>
      <w:tr w:rsidR="0073571E" w:rsidRPr="007C6425"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13A6348" w14:textId="34FF2CD9"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Iotrochota</w:t>
            </w:r>
            <w:proofErr w:type="spellEnd"/>
            <w:r w:rsidR="0073571E" w:rsidRPr="007C6425">
              <w:rPr>
                <w:sz w:val="16"/>
                <w:szCs w:val="18"/>
              </w:rPr>
              <w:t xml:space="preserve"> sp.</w:t>
            </w:r>
          </w:p>
        </w:tc>
      </w:tr>
      <w:tr w:rsidR="0073571E" w:rsidRPr="007C6425"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68A3414" w14:textId="46E220D0"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campana</w:t>
            </w:r>
          </w:p>
        </w:tc>
      </w:tr>
      <w:tr w:rsidR="0073571E" w:rsidRPr="007C6425"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43D8AF6" w14:textId="7BA1767C"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w:t>
            </w:r>
            <w:proofErr w:type="spellStart"/>
            <w:r w:rsidRPr="007C6425">
              <w:rPr>
                <w:i/>
                <w:sz w:val="16"/>
                <w:szCs w:val="18"/>
              </w:rPr>
              <w:t>felix</w:t>
            </w:r>
            <w:proofErr w:type="spellEnd"/>
          </w:p>
        </w:tc>
      </w:tr>
      <w:tr w:rsidR="0073571E" w:rsidRPr="007C6425"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EA1ABCC" w14:textId="738047CA" w:rsidR="0073571E" w:rsidRPr="007C6425" w:rsidRDefault="0073571E" w:rsidP="0073571E">
            <w:pPr>
              <w:spacing w:line="240" w:lineRule="auto"/>
              <w:ind w:firstLine="0"/>
              <w:rPr>
                <w:i/>
                <w:sz w:val="16"/>
                <w:szCs w:val="18"/>
              </w:rPr>
            </w:pPr>
            <w:proofErr w:type="spellStart"/>
            <w:r w:rsidRPr="007C6425">
              <w:rPr>
                <w:i/>
                <w:sz w:val="16"/>
                <w:szCs w:val="18"/>
              </w:rPr>
              <w:t>Ircinia</w:t>
            </w:r>
            <w:proofErr w:type="spellEnd"/>
            <w:r w:rsidRPr="007C6425">
              <w:rPr>
                <w:i/>
                <w:sz w:val="16"/>
                <w:szCs w:val="18"/>
              </w:rPr>
              <w:t xml:space="preserve"> </w:t>
            </w:r>
            <w:proofErr w:type="spellStart"/>
            <w:r w:rsidRPr="007C6425">
              <w:rPr>
                <w:i/>
                <w:sz w:val="16"/>
                <w:szCs w:val="18"/>
              </w:rPr>
              <w:t>strobilina</w:t>
            </w:r>
            <w:proofErr w:type="spellEnd"/>
          </w:p>
        </w:tc>
      </w:tr>
      <w:tr w:rsidR="0073571E" w:rsidRPr="007C6425"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7EE1844" w14:textId="3C68462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Maybe "</w:t>
            </w:r>
            <w:proofErr w:type="spellStart"/>
            <w:r w:rsidR="0073571E" w:rsidRPr="007C6425">
              <w:rPr>
                <w:sz w:val="16"/>
                <w:szCs w:val="18"/>
              </w:rPr>
              <w:t>Ircinia</w:t>
            </w:r>
            <w:proofErr w:type="spellEnd"/>
            <w:r w:rsidR="0073571E" w:rsidRPr="007C6425">
              <w:rPr>
                <w:sz w:val="16"/>
                <w:szCs w:val="18"/>
              </w:rPr>
              <w:t xml:space="preserve"> smooth" or </w:t>
            </w:r>
            <w:proofErr w:type="spellStart"/>
            <w:r w:rsidR="0073571E" w:rsidRPr="007C6425">
              <w:rPr>
                <w:sz w:val="16"/>
                <w:szCs w:val="18"/>
              </w:rPr>
              <w:t>Spongia</w:t>
            </w:r>
            <w:proofErr w:type="spellEnd"/>
          </w:p>
        </w:tc>
      </w:tr>
      <w:tr w:rsidR="0073571E" w:rsidRPr="007C6425"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5A43FEF" w14:textId="5C0C21EE" w:rsidR="0073571E" w:rsidRPr="007C6425" w:rsidRDefault="0073571E" w:rsidP="0073571E">
            <w:pPr>
              <w:spacing w:line="240" w:lineRule="auto"/>
              <w:ind w:firstLine="0"/>
              <w:rPr>
                <w:i/>
                <w:sz w:val="16"/>
                <w:szCs w:val="18"/>
              </w:rPr>
            </w:pPr>
            <w:proofErr w:type="spellStart"/>
            <w:r w:rsidRPr="007C6425">
              <w:rPr>
                <w:i/>
                <w:sz w:val="16"/>
                <w:szCs w:val="18"/>
              </w:rPr>
              <w:t>Monanchora</w:t>
            </w:r>
            <w:proofErr w:type="spellEnd"/>
            <w:r w:rsidRPr="007C6425">
              <w:rPr>
                <w:i/>
                <w:sz w:val="16"/>
                <w:szCs w:val="18"/>
              </w:rPr>
              <w:t xml:space="preserve"> </w:t>
            </w:r>
            <w:proofErr w:type="spellStart"/>
            <w:r w:rsidRPr="007C6425">
              <w:rPr>
                <w:i/>
                <w:sz w:val="16"/>
                <w:szCs w:val="18"/>
              </w:rPr>
              <w:t>arbuscula</w:t>
            </w:r>
            <w:proofErr w:type="spellEnd"/>
          </w:p>
        </w:tc>
      </w:tr>
      <w:tr w:rsidR="0073571E" w:rsidRPr="007C6425"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DD0D4ED" w14:textId="0B88F23D" w:rsidR="0073571E" w:rsidRPr="007C6425" w:rsidRDefault="0073571E" w:rsidP="0073571E">
            <w:pPr>
              <w:spacing w:line="240" w:lineRule="auto"/>
              <w:ind w:firstLine="0"/>
              <w:rPr>
                <w:i/>
                <w:sz w:val="16"/>
                <w:szCs w:val="18"/>
              </w:rPr>
            </w:pPr>
            <w:r w:rsidRPr="007C6425">
              <w:rPr>
                <w:i/>
                <w:sz w:val="16"/>
                <w:szCs w:val="18"/>
              </w:rPr>
              <w:t xml:space="preserve">Mycale </w:t>
            </w:r>
            <w:proofErr w:type="spellStart"/>
            <w:r w:rsidRPr="007C6425">
              <w:rPr>
                <w:i/>
                <w:sz w:val="16"/>
                <w:szCs w:val="18"/>
              </w:rPr>
              <w:t>laevis</w:t>
            </w:r>
            <w:proofErr w:type="spellEnd"/>
          </w:p>
        </w:tc>
      </w:tr>
      <w:tr w:rsidR="0073571E" w:rsidRPr="007C6425"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360E711" w14:textId="67A9F653" w:rsidR="0073571E" w:rsidRPr="007C6425" w:rsidRDefault="0073571E" w:rsidP="0073571E">
            <w:pPr>
              <w:spacing w:line="240" w:lineRule="auto"/>
              <w:ind w:firstLine="0"/>
              <w:rPr>
                <w:i/>
                <w:sz w:val="16"/>
                <w:szCs w:val="18"/>
              </w:rPr>
            </w:pPr>
            <w:r w:rsidRPr="007C6425">
              <w:rPr>
                <w:i/>
                <w:sz w:val="16"/>
                <w:szCs w:val="18"/>
              </w:rPr>
              <w:t xml:space="preserve">Mycale </w:t>
            </w:r>
            <w:proofErr w:type="spellStart"/>
            <w:r w:rsidRPr="007C6425">
              <w:rPr>
                <w:i/>
                <w:sz w:val="16"/>
                <w:szCs w:val="18"/>
              </w:rPr>
              <w:t>laxissima</w:t>
            </w:r>
            <w:proofErr w:type="spellEnd"/>
          </w:p>
        </w:tc>
      </w:tr>
      <w:tr w:rsidR="0073571E" w:rsidRPr="007C6425"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CB3AFC7" w14:textId="1F67D481" w:rsidR="0073571E" w:rsidRPr="007C6425" w:rsidRDefault="0073571E" w:rsidP="0073571E">
            <w:pPr>
              <w:spacing w:line="240" w:lineRule="auto"/>
              <w:ind w:firstLine="0"/>
              <w:rPr>
                <w:i/>
                <w:sz w:val="16"/>
                <w:szCs w:val="18"/>
              </w:rPr>
            </w:pPr>
            <w:proofErr w:type="spellStart"/>
            <w:r w:rsidRPr="007C6425">
              <w:rPr>
                <w:i/>
                <w:sz w:val="16"/>
                <w:szCs w:val="18"/>
              </w:rPr>
              <w:t>Neofibularia</w:t>
            </w:r>
            <w:proofErr w:type="spellEnd"/>
            <w:r w:rsidRPr="007C6425">
              <w:rPr>
                <w:i/>
                <w:sz w:val="16"/>
                <w:szCs w:val="18"/>
              </w:rPr>
              <w:t xml:space="preserve"> </w:t>
            </w:r>
            <w:proofErr w:type="spellStart"/>
            <w:r w:rsidRPr="007C6425">
              <w:rPr>
                <w:i/>
                <w:sz w:val="16"/>
                <w:szCs w:val="18"/>
              </w:rPr>
              <w:t>nolitangere</w:t>
            </w:r>
            <w:proofErr w:type="spellEnd"/>
          </w:p>
        </w:tc>
      </w:tr>
      <w:tr w:rsidR="0073571E" w:rsidRPr="007C6425"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21CE169" w14:textId="0757AD98"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Neopetrosia</w:t>
            </w:r>
            <w:proofErr w:type="spellEnd"/>
            <w:r w:rsidR="0073571E" w:rsidRPr="007C6425">
              <w:rPr>
                <w:i/>
                <w:sz w:val="16"/>
                <w:szCs w:val="18"/>
              </w:rPr>
              <w:t xml:space="preserve"> </w:t>
            </w:r>
            <w:proofErr w:type="spellStart"/>
            <w:r w:rsidR="0073571E" w:rsidRPr="007C6425">
              <w:rPr>
                <w:i/>
                <w:sz w:val="16"/>
                <w:szCs w:val="18"/>
              </w:rPr>
              <w:t>proxima</w:t>
            </w:r>
            <w:proofErr w:type="spellEnd"/>
            <w:r w:rsidR="0073571E" w:rsidRPr="007C6425">
              <w:rPr>
                <w:sz w:val="16"/>
                <w:szCs w:val="18"/>
              </w:rPr>
              <w:t xml:space="preserve"> (may include</w:t>
            </w:r>
          </w:p>
        </w:tc>
      </w:tr>
      <w:tr w:rsidR="0073571E" w:rsidRPr="007C6425"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205ED7FD" w14:textId="4B04B8AC" w:rsidR="0073571E" w:rsidRPr="007C6425" w:rsidRDefault="0073571E" w:rsidP="0073571E">
            <w:pPr>
              <w:spacing w:line="240" w:lineRule="auto"/>
              <w:ind w:firstLine="0"/>
              <w:rPr>
                <w:sz w:val="16"/>
                <w:szCs w:val="18"/>
              </w:rPr>
            </w:pPr>
            <w:r w:rsidRPr="007C6425">
              <w:rPr>
                <w:sz w:val="16"/>
                <w:szCs w:val="18"/>
              </w:rPr>
              <w:t xml:space="preserve">   </w:t>
            </w:r>
            <w:r w:rsidRPr="007C6425">
              <w:rPr>
                <w:i/>
                <w:sz w:val="16"/>
                <w:szCs w:val="18"/>
              </w:rPr>
              <w:t xml:space="preserve">Xestospongia </w:t>
            </w:r>
            <w:proofErr w:type="spellStart"/>
            <w:r w:rsidRPr="007C6425">
              <w:rPr>
                <w:i/>
                <w:sz w:val="16"/>
                <w:szCs w:val="18"/>
              </w:rPr>
              <w:t>subtriangularis</w:t>
            </w:r>
            <w:proofErr w:type="spellEnd"/>
            <w:r w:rsidRPr="007C6425">
              <w:rPr>
                <w:sz w:val="16"/>
                <w:szCs w:val="18"/>
              </w:rPr>
              <w:t>)</w:t>
            </w:r>
          </w:p>
        </w:tc>
      </w:tr>
      <w:tr w:rsidR="0073571E" w:rsidRPr="007C6425"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62D6C0E4" w14:textId="49AB63E1"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Niphates</w:t>
            </w:r>
            <w:proofErr w:type="spellEnd"/>
            <w:r w:rsidR="0073571E" w:rsidRPr="007C6425">
              <w:rPr>
                <w:i/>
                <w:sz w:val="16"/>
                <w:szCs w:val="18"/>
              </w:rPr>
              <w:t xml:space="preserve"> </w:t>
            </w:r>
            <w:proofErr w:type="spellStart"/>
            <w:r w:rsidR="0073571E" w:rsidRPr="007C6425">
              <w:rPr>
                <w:i/>
                <w:sz w:val="16"/>
                <w:szCs w:val="18"/>
              </w:rPr>
              <w:t>erecta</w:t>
            </w:r>
            <w:proofErr w:type="spellEnd"/>
            <w:r w:rsidR="0073571E" w:rsidRPr="007C6425">
              <w:rPr>
                <w:sz w:val="16"/>
                <w:szCs w:val="18"/>
              </w:rPr>
              <w:t xml:space="preserve"> (may include</w:t>
            </w:r>
            <w:r w:rsidR="0073571E" w:rsidRPr="007C6425">
              <w:rPr>
                <w:color w:val="000000"/>
                <w:sz w:val="16"/>
                <w:szCs w:val="18"/>
              </w:rPr>
              <w:t xml:space="preserve"> </w:t>
            </w:r>
            <w:proofErr w:type="spellStart"/>
            <w:r w:rsidR="0073571E" w:rsidRPr="007C6425">
              <w:rPr>
                <w:i/>
                <w:color w:val="000000"/>
                <w:sz w:val="16"/>
                <w:szCs w:val="18"/>
              </w:rPr>
              <w:t>Niphates</w:t>
            </w:r>
            <w:proofErr w:type="spellEnd"/>
            <w:r w:rsidR="0073571E" w:rsidRPr="007C6425">
              <w:rPr>
                <w:i/>
                <w:color w:val="000000"/>
                <w:sz w:val="16"/>
                <w:szCs w:val="18"/>
              </w:rPr>
              <w:t xml:space="preserve"> </w:t>
            </w:r>
            <w:proofErr w:type="spellStart"/>
            <w:r w:rsidR="0073571E" w:rsidRPr="007C6425">
              <w:rPr>
                <w:i/>
                <w:color w:val="000000"/>
                <w:sz w:val="16"/>
                <w:szCs w:val="18"/>
              </w:rPr>
              <w:t>amorpha</w:t>
            </w:r>
            <w:proofErr w:type="spellEnd"/>
            <w:r w:rsidR="0073571E" w:rsidRPr="007C6425">
              <w:rPr>
                <w:color w:val="000000"/>
                <w:sz w:val="16"/>
                <w:szCs w:val="18"/>
              </w:rPr>
              <w:t>)</w:t>
            </w:r>
          </w:p>
        </w:tc>
      </w:tr>
      <w:tr w:rsidR="0073571E" w:rsidRPr="007C6425"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B33B4F1" w14:textId="4F238967"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Niphates</w:t>
            </w:r>
            <w:proofErr w:type="spellEnd"/>
            <w:r w:rsidR="0073571E" w:rsidRPr="007C6425">
              <w:rPr>
                <w:sz w:val="16"/>
                <w:szCs w:val="18"/>
              </w:rPr>
              <w:t xml:space="preserve"> sp. or </w:t>
            </w:r>
            <w:proofErr w:type="spellStart"/>
            <w:r w:rsidR="0073571E" w:rsidRPr="007C6425">
              <w:rPr>
                <w:i/>
                <w:sz w:val="16"/>
                <w:szCs w:val="18"/>
              </w:rPr>
              <w:t>Lissodendoryx</w:t>
            </w:r>
            <w:proofErr w:type="spellEnd"/>
            <w:r w:rsidR="0073571E" w:rsidRPr="007C6425">
              <w:rPr>
                <w:sz w:val="16"/>
                <w:szCs w:val="18"/>
              </w:rPr>
              <w:t xml:space="preserve"> sp.?</w:t>
            </w:r>
          </w:p>
        </w:tc>
      </w:tr>
      <w:tr w:rsidR="0073571E" w:rsidRPr="007C6425"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5909EF4F" w14:textId="215B0604"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Orange encrusting</w:t>
            </w:r>
          </w:p>
        </w:tc>
      </w:tr>
      <w:tr w:rsidR="0073571E" w:rsidRPr="007C6425"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3492EBC2" w14:textId="2B57709B" w:rsidR="0073571E" w:rsidRPr="007C6425" w:rsidRDefault="0073571E" w:rsidP="0073571E">
            <w:pPr>
              <w:spacing w:line="240" w:lineRule="auto"/>
              <w:ind w:firstLine="0"/>
              <w:rPr>
                <w:i/>
                <w:sz w:val="16"/>
                <w:szCs w:val="18"/>
              </w:rPr>
            </w:pPr>
            <w:proofErr w:type="spellStart"/>
            <w:r w:rsidRPr="007C6425">
              <w:rPr>
                <w:i/>
                <w:sz w:val="16"/>
                <w:szCs w:val="18"/>
              </w:rPr>
              <w:t>Pandaros</w:t>
            </w:r>
            <w:proofErr w:type="spellEnd"/>
            <w:r w:rsidRPr="007C6425">
              <w:rPr>
                <w:i/>
                <w:sz w:val="16"/>
                <w:szCs w:val="18"/>
              </w:rPr>
              <w:t xml:space="preserve"> </w:t>
            </w:r>
            <w:proofErr w:type="spellStart"/>
            <w:r w:rsidRPr="007C6425">
              <w:rPr>
                <w:i/>
                <w:sz w:val="16"/>
                <w:szCs w:val="18"/>
              </w:rPr>
              <w:t>acanthifolium</w:t>
            </w:r>
            <w:proofErr w:type="spellEnd"/>
          </w:p>
        </w:tc>
      </w:tr>
      <w:tr w:rsidR="0073571E" w:rsidRPr="007C6425"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6396B13" w14:textId="3C0299E0" w:rsidR="0073571E" w:rsidRPr="007C6425" w:rsidRDefault="007C6425" w:rsidP="0073571E">
            <w:pPr>
              <w:spacing w:line="240" w:lineRule="auto"/>
              <w:ind w:firstLine="0"/>
              <w:rPr>
                <w:sz w:val="16"/>
                <w:szCs w:val="18"/>
              </w:rPr>
            </w:pPr>
            <w:r w:rsidRPr="007C6425">
              <w:rPr>
                <w:i/>
                <w:sz w:val="16"/>
                <w:szCs w:val="18"/>
              </w:rPr>
              <w:t>*</w:t>
            </w:r>
            <w:proofErr w:type="spellStart"/>
            <w:r w:rsidR="0073571E" w:rsidRPr="007C6425">
              <w:rPr>
                <w:i/>
                <w:sz w:val="16"/>
                <w:szCs w:val="18"/>
              </w:rPr>
              <w:t>Plakortis</w:t>
            </w:r>
            <w:proofErr w:type="spellEnd"/>
            <w:r w:rsidR="0073571E" w:rsidRPr="007C6425">
              <w:rPr>
                <w:sz w:val="16"/>
                <w:szCs w:val="18"/>
              </w:rPr>
              <w:t xml:space="preserve"> sp.</w:t>
            </w:r>
          </w:p>
        </w:tc>
      </w:tr>
      <w:tr w:rsidR="0073571E" w:rsidRPr="007C6425"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32D5D0A" w14:textId="4AD5F8B9"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Red Encrusting</w:t>
            </w:r>
          </w:p>
        </w:tc>
      </w:tr>
      <w:tr w:rsidR="0073571E" w:rsidRPr="007C6425"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EDDCB9E" w14:textId="2AF2BBE6" w:rsidR="0073571E" w:rsidRPr="007C6425" w:rsidRDefault="0073571E" w:rsidP="0073571E">
            <w:pPr>
              <w:spacing w:line="240" w:lineRule="auto"/>
              <w:ind w:firstLine="0"/>
              <w:rPr>
                <w:i/>
                <w:sz w:val="16"/>
                <w:szCs w:val="18"/>
              </w:rPr>
            </w:pPr>
            <w:proofErr w:type="spellStart"/>
            <w:r w:rsidRPr="007C6425">
              <w:rPr>
                <w:i/>
                <w:sz w:val="16"/>
                <w:szCs w:val="18"/>
              </w:rPr>
              <w:t>Scopalina</w:t>
            </w:r>
            <w:proofErr w:type="spellEnd"/>
            <w:r w:rsidRPr="007C6425">
              <w:rPr>
                <w:i/>
                <w:sz w:val="16"/>
                <w:szCs w:val="18"/>
              </w:rPr>
              <w:t xml:space="preserve"> </w:t>
            </w:r>
            <w:proofErr w:type="spellStart"/>
            <w:r w:rsidRPr="007C6425">
              <w:rPr>
                <w:i/>
                <w:sz w:val="16"/>
                <w:szCs w:val="18"/>
              </w:rPr>
              <w:t>ruetzleri</w:t>
            </w:r>
            <w:proofErr w:type="spellEnd"/>
          </w:p>
        </w:tc>
      </w:tr>
      <w:tr w:rsidR="0073571E" w:rsidRPr="007C6425"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147B0AF3" w14:textId="0DB39C97" w:rsidR="0073571E" w:rsidRPr="007C6425" w:rsidRDefault="007C6425" w:rsidP="0073571E">
            <w:pPr>
              <w:spacing w:line="240" w:lineRule="auto"/>
              <w:ind w:firstLine="0"/>
              <w:rPr>
                <w:color w:val="000000"/>
                <w:sz w:val="16"/>
                <w:szCs w:val="18"/>
              </w:rPr>
            </w:pPr>
            <w:r w:rsidRPr="007C6425">
              <w:rPr>
                <w:i/>
                <w:sz w:val="16"/>
                <w:szCs w:val="18"/>
              </w:rPr>
              <w:t>*</w:t>
            </w:r>
            <w:proofErr w:type="spellStart"/>
            <w:r w:rsidR="0073571E" w:rsidRPr="007C6425">
              <w:rPr>
                <w:i/>
                <w:sz w:val="16"/>
                <w:szCs w:val="18"/>
              </w:rPr>
              <w:t>Spirastrella</w:t>
            </w:r>
            <w:proofErr w:type="spellEnd"/>
            <w:r w:rsidR="0073571E" w:rsidRPr="007C6425">
              <w:rPr>
                <w:i/>
                <w:sz w:val="16"/>
                <w:szCs w:val="18"/>
              </w:rPr>
              <w:t xml:space="preserve"> coccinea</w:t>
            </w:r>
            <w:r w:rsidR="0073571E" w:rsidRPr="007C6425">
              <w:rPr>
                <w:sz w:val="16"/>
                <w:szCs w:val="18"/>
              </w:rPr>
              <w:t xml:space="preserve"> and </w:t>
            </w:r>
            <w:proofErr w:type="spellStart"/>
            <w:r w:rsidR="0073571E" w:rsidRPr="007C6425">
              <w:rPr>
                <w:i/>
                <w:sz w:val="16"/>
                <w:szCs w:val="18"/>
              </w:rPr>
              <w:t>Spirastrella</w:t>
            </w:r>
            <w:proofErr w:type="spellEnd"/>
            <w:r w:rsidR="0073571E" w:rsidRPr="007C6425">
              <w:rPr>
                <w:i/>
                <w:sz w:val="16"/>
                <w:szCs w:val="18"/>
              </w:rPr>
              <w:t xml:space="preserve"> </w:t>
            </w:r>
            <w:proofErr w:type="spellStart"/>
            <w:r w:rsidR="0073571E" w:rsidRPr="007C6425">
              <w:rPr>
                <w:i/>
                <w:sz w:val="16"/>
                <w:szCs w:val="18"/>
              </w:rPr>
              <w:t>hartmani</w:t>
            </w:r>
            <w:proofErr w:type="spellEnd"/>
          </w:p>
        </w:tc>
      </w:tr>
      <w:tr w:rsidR="0073571E" w:rsidRPr="007C6425"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74DD5F4F" w14:textId="631DF82B" w:rsidR="0073571E" w:rsidRPr="007C6425" w:rsidRDefault="0073571E" w:rsidP="0073571E">
            <w:pPr>
              <w:spacing w:line="240" w:lineRule="auto"/>
              <w:ind w:firstLine="0"/>
              <w:rPr>
                <w:i/>
                <w:sz w:val="16"/>
                <w:szCs w:val="18"/>
              </w:rPr>
            </w:pPr>
            <w:proofErr w:type="spellStart"/>
            <w:r w:rsidRPr="007C6425">
              <w:rPr>
                <w:i/>
                <w:sz w:val="16"/>
                <w:szCs w:val="18"/>
              </w:rPr>
              <w:t>Spongosorites</w:t>
            </w:r>
            <w:proofErr w:type="spellEnd"/>
            <w:r w:rsidRPr="007C6425">
              <w:rPr>
                <w:i/>
                <w:sz w:val="16"/>
                <w:szCs w:val="18"/>
              </w:rPr>
              <w:t xml:space="preserve"> </w:t>
            </w:r>
            <w:proofErr w:type="spellStart"/>
            <w:r w:rsidRPr="007C6425">
              <w:rPr>
                <w:i/>
                <w:sz w:val="16"/>
                <w:szCs w:val="18"/>
              </w:rPr>
              <w:t>coralliphaga</w:t>
            </w:r>
            <w:proofErr w:type="spellEnd"/>
          </w:p>
        </w:tc>
      </w:tr>
      <w:tr w:rsidR="0073571E" w:rsidRPr="007C6425"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83CFB98" w14:textId="4E51B8F2" w:rsidR="0073571E" w:rsidRPr="007C6425" w:rsidRDefault="0073571E" w:rsidP="0073571E">
            <w:pPr>
              <w:spacing w:line="240" w:lineRule="auto"/>
              <w:ind w:firstLine="0"/>
              <w:rPr>
                <w:i/>
                <w:sz w:val="16"/>
                <w:szCs w:val="18"/>
              </w:rPr>
            </w:pPr>
            <w:proofErr w:type="spellStart"/>
            <w:r w:rsidRPr="007C6425">
              <w:rPr>
                <w:i/>
                <w:sz w:val="16"/>
                <w:szCs w:val="18"/>
              </w:rPr>
              <w:t>Tectitethya</w:t>
            </w:r>
            <w:proofErr w:type="spellEnd"/>
            <w:r w:rsidRPr="007C6425">
              <w:rPr>
                <w:i/>
                <w:sz w:val="16"/>
                <w:szCs w:val="18"/>
              </w:rPr>
              <w:t xml:space="preserve"> crypta</w:t>
            </w:r>
          </w:p>
        </w:tc>
      </w:tr>
      <w:tr w:rsidR="0073571E" w:rsidRPr="007C6425"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428F817A" w14:textId="3E8AF5FE" w:rsidR="0073571E" w:rsidRPr="007C6425" w:rsidRDefault="007C6425" w:rsidP="0073571E">
            <w:pPr>
              <w:spacing w:line="240" w:lineRule="auto"/>
              <w:ind w:firstLine="0"/>
              <w:rPr>
                <w:sz w:val="16"/>
                <w:szCs w:val="18"/>
              </w:rPr>
            </w:pPr>
            <w:r w:rsidRPr="007C6425">
              <w:rPr>
                <w:sz w:val="16"/>
                <w:szCs w:val="18"/>
              </w:rPr>
              <w:t>*</w:t>
            </w:r>
            <w:r w:rsidR="0073571E" w:rsidRPr="007C6425">
              <w:rPr>
                <w:sz w:val="16"/>
                <w:szCs w:val="18"/>
              </w:rPr>
              <w:t>Unidentified</w:t>
            </w:r>
          </w:p>
        </w:tc>
      </w:tr>
      <w:tr w:rsidR="0073571E" w:rsidRPr="007C6425"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C6425" w:rsidRDefault="0073571E" w:rsidP="0073571E">
            <w:pPr>
              <w:spacing w:line="240" w:lineRule="auto"/>
              <w:ind w:firstLine="0"/>
              <w:rPr>
                <w:sz w:val="16"/>
                <w:szCs w:val="18"/>
              </w:rPr>
            </w:pPr>
          </w:p>
        </w:tc>
        <w:tc>
          <w:tcPr>
            <w:tcW w:w="4450" w:type="dxa"/>
            <w:shd w:val="clear" w:color="auto" w:fill="FFFFFF" w:themeFill="background1"/>
            <w:noWrap/>
            <w:vAlign w:val="bottom"/>
            <w:hideMark/>
          </w:tcPr>
          <w:p w14:paraId="09BA712B" w14:textId="1A9B2FF7" w:rsidR="0073571E" w:rsidRPr="007C6425" w:rsidRDefault="0073571E" w:rsidP="0073571E">
            <w:pPr>
              <w:spacing w:line="240" w:lineRule="auto"/>
              <w:ind w:firstLine="0"/>
              <w:rPr>
                <w:i/>
                <w:sz w:val="16"/>
                <w:szCs w:val="18"/>
              </w:rPr>
            </w:pPr>
            <w:r w:rsidRPr="007C6425">
              <w:rPr>
                <w:i/>
                <w:sz w:val="16"/>
                <w:szCs w:val="18"/>
              </w:rPr>
              <w:t xml:space="preserve">Xestospongia </w:t>
            </w:r>
            <w:proofErr w:type="spellStart"/>
            <w:r w:rsidRPr="007C6425">
              <w:rPr>
                <w:i/>
                <w:sz w:val="16"/>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5">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commentRangeStart w:id="590"/>
      <w:r w:rsidR="00C11451">
        <w:t xml:space="preserve">Traditional r-squared </w:t>
      </w:r>
      <w:commentRangeEnd w:id="590"/>
      <w:r w:rsidR="00347B94">
        <w:rPr>
          <w:rStyle w:val="CommentReference"/>
        </w:rPr>
        <w:commentReference w:id="590"/>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6">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p w14:paraId="2930966D" w14:textId="00E2B5D5" w:rsidR="00D813D1" w:rsidRDefault="00D813D1" w:rsidP="00932256">
      <w:pPr>
        <w:pStyle w:val="Tableheading"/>
      </w:pPr>
      <w:r>
        <w:lastRenderedPageBreak/>
        <w:t xml:space="preserve">Appendix 6. </w:t>
      </w:r>
    </w:p>
    <w:p w14:paraId="5ED49AF6" w14:textId="6D469AD4" w:rsidR="00D813D1" w:rsidRDefault="00D813D1" w:rsidP="00D813D1">
      <w:pPr>
        <w:pStyle w:val="Tableheading"/>
      </w:pPr>
      <w:r>
        <w:t>Top Model for Coral Richness</w:t>
      </w:r>
    </w:p>
    <w:p w14:paraId="1D49B559" w14:textId="77777777" w:rsidR="00D813D1" w:rsidRDefault="00D813D1" w:rsidP="00D813D1">
      <w:pPr>
        <w:pStyle w:val="Tableheading"/>
      </w:pPr>
      <w:r>
        <w:t>Call:</w:t>
      </w:r>
    </w:p>
    <w:p w14:paraId="2FBED2FA" w14:textId="77777777" w:rsidR="00D813D1" w:rsidRDefault="00D813D1" w:rsidP="00D813D1">
      <w:pPr>
        <w:pStyle w:val="Tableheading"/>
      </w:pPr>
      <w:proofErr w:type="spellStart"/>
      <w:proofErr w:type="gramStart"/>
      <w:r>
        <w:t>glm.nb</w:t>
      </w:r>
      <w:proofErr w:type="spellEnd"/>
      <w:proofErr w:type="gramEnd"/>
      <w:r>
        <w:t xml:space="preserve">(formula = </w:t>
      </w:r>
      <w:proofErr w:type="spellStart"/>
      <w:r>
        <w:t>Coral_Richness</w:t>
      </w:r>
      <w:proofErr w:type="spellEnd"/>
      <w:r>
        <w:t xml:space="preserve"> ~ </w:t>
      </w:r>
      <w:proofErr w:type="spellStart"/>
      <w:r>
        <w:t>Percent_Coral_Cover</w:t>
      </w:r>
      <w:proofErr w:type="spellEnd"/>
      <w:r>
        <w:t xml:space="preserve"> + Year, </w:t>
      </w:r>
    </w:p>
    <w:p w14:paraId="46B08AC6" w14:textId="77777777" w:rsidR="00D813D1" w:rsidRDefault="00D813D1" w:rsidP="00D813D1">
      <w:pPr>
        <w:pStyle w:val="Tableheading"/>
      </w:pPr>
      <w:r>
        <w:t xml:space="preserve">    data = variables, </w:t>
      </w:r>
      <w:proofErr w:type="spellStart"/>
      <w:proofErr w:type="gramStart"/>
      <w:r>
        <w:t>init.theta</w:t>
      </w:r>
      <w:proofErr w:type="spellEnd"/>
      <w:proofErr w:type="gramEnd"/>
      <w:r>
        <w:t xml:space="preserve"> = 523703.6138, link = log)</w:t>
      </w:r>
    </w:p>
    <w:p w14:paraId="2CA5A235" w14:textId="77777777" w:rsidR="00D813D1" w:rsidRDefault="00D813D1" w:rsidP="00D813D1">
      <w:pPr>
        <w:pStyle w:val="Tableheading"/>
      </w:pPr>
      <w:r>
        <w:t>Coefficients:</w:t>
      </w:r>
    </w:p>
    <w:p w14:paraId="694CA7F1" w14:textId="14284012" w:rsidR="00D813D1" w:rsidRDefault="00D813D1" w:rsidP="00D813D1">
      <w:pPr>
        <w:pStyle w:val="Tableheading"/>
      </w:pPr>
      <w:r>
        <w:t xml:space="preserve">                    </w:t>
      </w:r>
      <w:r>
        <w:tab/>
      </w:r>
      <w:r>
        <w:tab/>
        <w:t xml:space="preserve">Estimate </w:t>
      </w:r>
      <w:r>
        <w:tab/>
        <w:t xml:space="preserve">Std. Error </w:t>
      </w:r>
      <w:r>
        <w:tab/>
        <w:t xml:space="preserve">z value </w:t>
      </w:r>
      <w:r>
        <w:tab/>
      </w:r>
      <w:proofErr w:type="spellStart"/>
      <w:r>
        <w:t>Pr</w:t>
      </w:r>
      <w:proofErr w:type="spellEnd"/>
      <w:r>
        <w:t xml:space="preserve">(&gt;|z|)    </w:t>
      </w:r>
    </w:p>
    <w:p w14:paraId="3CD3AD7B" w14:textId="37EFAB58" w:rsidR="00D813D1" w:rsidRDefault="00D813D1" w:rsidP="00D813D1">
      <w:pPr>
        <w:pStyle w:val="Tableheading"/>
      </w:pPr>
      <w:r>
        <w:t>(</w:t>
      </w:r>
      <w:proofErr w:type="gramStart"/>
      <w:r>
        <w:t xml:space="preserve">Intercept)   </w:t>
      </w:r>
      <w:proofErr w:type="gramEnd"/>
      <w:r>
        <w:t xml:space="preserve">      </w:t>
      </w:r>
      <w:r>
        <w:tab/>
        <w:t xml:space="preserve">2.0751   </w:t>
      </w:r>
      <w:r>
        <w:tab/>
        <w:t>0.057</w:t>
      </w:r>
      <w:r w:rsidR="00221D67">
        <w:t>1</w:t>
      </w:r>
      <w:r>
        <w:t xml:space="preserve">  </w:t>
      </w:r>
      <w:r>
        <w:tab/>
        <w:t xml:space="preserve">36.350  </w:t>
      </w:r>
      <w:r>
        <w:tab/>
        <w:t>&lt; 2e-16 ***</w:t>
      </w:r>
    </w:p>
    <w:p w14:paraId="1FB314DD" w14:textId="008D10D6" w:rsidR="00D813D1" w:rsidRDefault="00D813D1" w:rsidP="00D813D1">
      <w:pPr>
        <w:pStyle w:val="Tableheading"/>
      </w:pPr>
      <w:proofErr w:type="spellStart"/>
      <w:r>
        <w:t>Percent_Coral_Cover</w:t>
      </w:r>
      <w:proofErr w:type="spellEnd"/>
      <w:r>
        <w:t xml:space="preserve"> </w:t>
      </w:r>
      <w:r>
        <w:tab/>
        <w:t>0.015</w:t>
      </w:r>
      <w:r w:rsidR="00221D67">
        <w:t>2</w:t>
      </w:r>
      <w:r>
        <w:t xml:space="preserve">   </w:t>
      </w:r>
      <w:r>
        <w:tab/>
        <w:t>0.</w:t>
      </w:r>
      <w:proofErr w:type="gramStart"/>
      <w:r>
        <w:t xml:space="preserve">0013  </w:t>
      </w:r>
      <w:r>
        <w:tab/>
      </w:r>
      <w:proofErr w:type="gramEnd"/>
      <w:r>
        <w:t xml:space="preserve">11.275  </w:t>
      </w:r>
      <w:r>
        <w:tab/>
        <w:t>&lt; 2e-16 ***</w:t>
      </w:r>
    </w:p>
    <w:p w14:paraId="34341935" w14:textId="21370D64" w:rsidR="00D813D1" w:rsidRDefault="00D813D1" w:rsidP="00D813D1">
      <w:pPr>
        <w:pStyle w:val="Tableheading"/>
      </w:pPr>
      <w:r>
        <w:t xml:space="preserve">Year                </w:t>
      </w:r>
      <w:r>
        <w:tab/>
      </w:r>
      <w:r>
        <w:tab/>
        <w:t xml:space="preserve">0.0103   </w:t>
      </w:r>
      <w:r>
        <w:tab/>
        <w:t>0.002</w:t>
      </w:r>
      <w:r w:rsidR="00221D67">
        <w:t>6</w:t>
      </w:r>
      <w:r>
        <w:t xml:space="preserve">   </w:t>
      </w:r>
      <w:r>
        <w:tab/>
        <w:t xml:space="preserve">4.012 </w:t>
      </w:r>
      <w:r>
        <w:tab/>
      </w:r>
      <w:r>
        <w:tab/>
        <w:t>6.03e-05 ***</w:t>
      </w:r>
    </w:p>
    <w:p w14:paraId="4DB7E590" w14:textId="77777777" w:rsidR="00D813D1" w:rsidRDefault="00D813D1" w:rsidP="00D813D1">
      <w:pPr>
        <w:pStyle w:val="Tableheading"/>
      </w:pPr>
      <w:r>
        <w:t>---</w:t>
      </w:r>
    </w:p>
    <w:p w14:paraId="22EEA0F4" w14:textId="07AFFB73" w:rsidR="00DA5066" w:rsidRDefault="00D813D1" w:rsidP="00D813D1">
      <w:pPr>
        <w:pStyle w:val="Tableheading"/>
      </w:pPr>
      <w:r>
        <w:t xml:space="preserve">Significance codes:  0 ‘***’ 0.001 ‘**’ 0.01 ‘*’ 0.05 ‘.’ 0.1 </w:t>
      </w:r>
      <w:proofErr w:type="gramStart"/>
      <w:r>
        <w:t>‘ ’</w:t>
      </w:r>
      <w:proofErr w:type="gramEnd"/>
      <w:r>
        <w:t xml:space="preserve"> 1</w:t>
      </w:r>
    </w:p>
    <w:p w14:paraId="054E21DB" w14:textId="77777777" w:rsidR="00DA5066" w:rsidRDefault="00DA5066">
      <w:pPr>
        <w:spacing w:after="200" w:line="276" w:lineRule="auto"/>
        <w:ind w:firstLine="0"/>
      </w:pPr>
      <w:r>
        <w:br w:type="page"/>
      </w:r>
    </w:p>
    <w:p w14:paraId="21756F14" w14:textId="1238A49B" w:rsidR="00DA5066" w:rsidRDefault="00DA5066" w:rsidP="00DA5066">
      <w:pPr>
        <w:pStyle w:val="Tableheading"/>
      </w:pPr>
      <w:r>
        <w:lastRenderedPageBreak/>
        <w:t xml:space="preserve">Appendix 7. </w:t>
      </w:r>
    </w:p>
    <w:p w14:paraId="1E28DB1A" w14:textId="3C3DD7C0" w:rsidR="00DA5066" w:rsidRDefault="00DA5066" w:rsidP="00DA5066">
      <w:pPr>
        <w:pStyle w:val="Tableheading"/>
      </w:pPr>
      <w:r>
        <w:t>Top Model for Coral Richness with Interaction</w:t>
      </w:r>
    </w:p>
    <w:p w14:paraId="206A4957" w14:textId="77777777" w:rsidR="00DA5066" w:rsidRDefault="00DA5066" w:rsidP="00DA5066">
      <w:pPr>
        <w:pStyle w:val="Tableheading"/>
      </w:pPr>
      <w:r>
        <w:t>Call:</w:t>
      </w:r>
    </w:p>
    <w:p w14:paraId="288C60BB" w14:textId="77777777" w:rsidR="00DA5066" w:rsidRDefault="00DA5066" w:rsidP="00DA5066">
      <w:pPr>
        <w:pStyle w:val="Tableheading"/>
      </w:pPr>
      <w:proofErr w:type="spellStart"/>
      <w:proofErr w:type="gramStart"/>
      <w:r>
        <w:t>glm.nb</w:t>
      </w:r>
      <w:proofErr w:type="spellEnd"/>
      <w:proofErr w:type="gramEnd"/>
      <w:r>
        <w:t xml:space="preserve">(formula = </w:t>
      </w:r>
      <w:proofErr w:type="spellStart"/>
      <w:r>
        <w:t>Coral_Richness</w:t>
      </w:r>
      <w:proofErr w:type="spellEnd"/>
      <w:r>
        <w:t xml:space="preserve"> ~ </w:t>
      </w:r>
      <w:proofErr w:type="spellStart"/>
      <w:r>
        <w:t>Percent_Coral_Cover</w:t>
      </w:r>
      <w:proofErr w:type="spellEnd"/>
      <w:r>
        <w:t xml:space="preserve"> + Year + </w:t>
      </w:r>
    </w:p>
    <w:p w14:paraId="2C679C68" w14:textId="77777777" w:rsidR="00DA5066" w:rsidRDefault="00DA5066" w:rsidP="00DA5066">
      <w:pPr>
        <w:pStyle w:val="Tableheading"/>
      </w:pPr>
      <w:r>
        <w:t xml:space="preserve">    Year * </w:t>
      </w:r>
      <w:proofErr w:type="spellStart"/>
      <w:r>
        <w:t>Percent_Coral_Cover</w:t>
      </w:r>
      <w:proofErr w:type="spellEnd"/>
      <w:r>
        <w:t xml:space="preserve">, data = variables, </w:t>
      </w:r>
      <w:proofErr w:type="spellStart"/>
      <w:proofErr w:type="gramStart"/>
      <w:r>
        <w:t>init.theta</w:t>
      </w:r>
      <w:proofErr w:type="spellEnd"/>
      <w:proofErr w:type="gramEnd"/>
      <w:r>
        <w:t xml:space="preserve"> = 525025.0814, </w:t>
      </w:r>
    </w:p>
    <w:p w14:paraId="1DE81DA5" w14:textId="77777777" w:rsidR="00DA5066" w:rsidRDefault="00DA5066" w:rsidP="00DA5066">
      <w:pPr>
        <w:pStyle w:val="Tableheading"/>
      </w:pPr>
      <w:r>
        <w:t xml:space="preserve">    link = log)</w:t>
      </w:r>
    </w:p>
    <w:p w14:paraId="36BA2EF2" w14:textId="77777777" w:rsidR="00DA5066" w:rsidRDefault="00DA5066" w:rsidP="00DA5066">
      <w:pPr>
        <w:pStyle w:val="Tableheading"/>
      </w:pPr>
      <w:r>
        <w:t>Coefficients:</w:t>
      </w:r>
    </w:p>
    <w:p w14:paraId="1FA7BF60" w14:textId="31797032" w:rsidR="00DA5066" w:rsidRDefault="00DA5066" w:rsidP="00DA5066">
      <w:pPr>
        <w:pStyle w:val="Tableheading"/>
      </w:pPr>
      <w:r>
        <w:t xml:space="preserve">                          </w:t>
      </w:r>
      <w:r>
        <w:tab/>
      </w:r>
      <w:r>
        <w:tab/>
        <w:t>Estimate     Std. Error     z value</w:t>
      </w:r>
      <w:r>
        <w:tab/>
      </w:r>
      <w:proofErr w:type="spellStart"/>
      <w:r>
        <w:t>Pr</w:t>
      </w:r>
      <w:proofErr w:type="spellEnd"/>
      <w:r>
        <w:t xml:space="preserve">(&gt;|z|)    </w:t>
      </w:r>
    </w:p>
    <w:p w14:paraId="016587F7" w14:textId="1AD1FC77" w:rsidR="00DA5066" w:rsidRDefault="00DA5066" w:rsidP="00DA5066">
      <w:pPr>
        <w:pStyle w:val="Tableheading"/>
      </w:pPr>
      <w:r>
        <w:t>(</w:t>
      </w:r>
      <w:proofErr w:type="gramStart"/>
      <w:r>
        <w:t xml:space="preserve">Intercept)   </w:t>
      </w:r>
      <w:proofErr w:type="gramEnd"/>
      <w:r>
        <w:t xml:space="preserve">           </w:t>
      </w:r>
      <w:r>
        <w:tab/>
      </w:r>
      <w:r>
        <w:tab/>
        <w:t>2.1163        0.0757         27.950</w:t>
      </w:r>
      <w:r>
        <w:tab/>
        <w:t>&lt; 2e-16 ***</w:t>
      </w:r>
    </w:p>
    <w:p w14:paraId="2F1DCA26" w14:textId="12E90754" w:rsidR="00DA5066" w:rsidRDefault="00DA5066" w:rsidP="00DA5066">
      <w:pPr>
        <w:pStyle w:val="Tableheading"/>
      </w:pPr>
      <w:proofErr w:type="spellStart"/>
      <w:r>
        <w:t>Percent_Coral_Cover</w:t>
      </w:r>
      <w:proofErr w:type="spellEnd"/>
      <w:r>
        <w:tab/>
      </w:r>
      <w:r>
        <w:tab/>
        <w:t xml:space="preserve">0.0136        0.0024         5.763 </w:t>
      </w:r>
      <w:r>
        <w:tab/>
        <w:t>8.25e-09 ***</w:t>
      </w:r>
    </w:p>
    <w:p w14:paraId="24E0EF38" w14:textId="39132099" w:rsidR="00DA5066" w:rsidRDefault="00DA5066" w:rsidP="00DA5066">
      <w:pPr>
        <w:pStyle w:val="Tableheading"/>
      </w:pPr>
      <w:r>
        <w:t xml:space="preserve">Year                    </w:t>
      </w:r>
      <w:r>
        <w:tab/>
      </w:r>
      <w:r>
        <w:tab/>
        <w:t>0.0070        0.0048         1.478</w:t>
      </w:r>
      <w:r>
        <w:tab/>
        <w:t xml:space="preserve">0.139    </w:t>
      </w:r>
    </w:p>
    <w:p w14:paraId="64460D66" w14:textId="2DD6578A" w:rsidR="00DA5066" w:rsidRDefault="00DA5066" w:rsidP="00DA5066">
      <w:pPr>
        <w:pStyle w:val="Tableheading"/>
      </w:pPr>
      <w:proofErr w:type="spellStart"/>
      <w:r>
        <w:t>Percent_Coral_</w:t>
      </w:r>
      <w:proofErr w:type="gramStart"/>
      <w:r>
        <w:t>Cover:Year</w:t>
      </w:r>
      <w:proofErr w:type="spellEnd"/>
      <w:proofErr w:type="gramEnd"/>
      <w:r>
        <w:t xml:space="preserve"> </w:t>
      </w:r>
      <w:r>
        <w:tab/>
        <w:t>0.0001        0.0002         0.823</w:t>
      </w:r>
      <w:r>
        <w:tab/>
        <w:t xml:space="preserve">0.411    </w:t>
      </w:r>
    </w:p>
    <w:p w14:paraId="6E7CE046" w14:textId="77777777" w:rsidR="00DA5066" w:rsidRDefault="00DA5066" w:rsidP="00DA5066">
      <w:pPr>
        <w:pStyle w:val="Tableheading"/>
      </w:pPr>
      <w:r>
        <w:t>---</w:t>
      </w:r>
    </w:p>
    <w:p w14:paraId="2715BAE7" w14:textId="03859BD4" w:rsidR="00DA5066" w:rsidRDefault="00DA5066" w:rsidP="00DA5066">
      <w:pPr>
        <w:pStyle w:val="Tableheading"/>
      </w:pPr>
      <w:r>
        <w:t xml:space="preserve">Significance codes:  0 ‘***’ 0.001 ‘**’ 0.01 ‘*’ 0.05 ‘.’ 0.1 </w:t>
      </w:r>
      <w:proofErr w:type="gramStart"/>
      <w:r>
        <w:t>‘ ’</w:t>
      </w:r>
      <w:proofErr w:type="gramEnd"/>
      <w:r>
        <w:t xml:space="preserve"> 1</w:t>
      </w:r>
    </w:p>
    <w:p w14:paraId="37B7C10C" w14:textId="77777777" w:rsidR="00DA5066" w:rsidRDefault="00DA5066">
      <w:pPr>
        <w:spacing w:after="200" w:line="276" w:lineRule="auto"/>
        <w:ind w:firstLine="0"/>
      </w:pPr>
      <w:r>
        <w:br w:type="page"/>
      </w:r>
    </w:p>
    <w:p w14:paraId="1F75C992" w14:textId="39D59FA0" w:rsidR="00DA5066" w:rsidRDefault="00DA5066" w:rsidP="00DA5066">
      <w:pPr>
        <w:pStyle w:val="Tableheading"/>
      </w:pPr>
      <w:r>
        <w:lastRenderedPageBreak/>
        <w:t xml:space="preserve">Appendix 8. </w:t>
      </w:r>
    </w:p>
    <w:p w14:paraId="5FDCA15F" w14:textId="09016384" w:rsidR="00DA5066" w:rsidRDefault="00DA5066" w:rsidP="00DA5066">
      <w:pPr>
        <w:pStyle w:val="Tableheading"/>
      </w:pPr>
      <w:r>
        <w:t>Top Model for Sponge Richness</w:t>
      </w:r>
    </w:p>
    <w:p w14:paraId="2E27B020" w14:textId="77777777" w:rsidR="00DA5066" w:rsidRDefault="00DA5066" w:rsidP="00DA5066">
      <w:pPr>
        <w:pStyle w:val="Tableheading"/>
      </w:pPr>
      <w:r>
        <w:t>Call:</w:t>
      </w:r>
    </w:p>
    <w:p w14:paraId="439C83B5" w14:textId="77777777" w:rsidR="00DA5066" w:rsidRDefault="00DA5066" w:rsidP="00DA5066">
      <w:pPr>
        <w:pStyle w:val="Tableheading"/>
      </w:pPr>
      <w:proofErr w:type="spellStart"/>
      <w:proofErr w:type="gramStart"/>
      <w:r>
        <w:t>glm.nb</w:t>
      </w:r>
      <w:proofErr w:type="spellEnd"/>
      <w:proofErr w:type="gramEnd"/>
      <w:r>
        <w:t xml:space="preserve">(formula = </w:t>
      </w:r>
      <w:proofErr w:type="spellStart"/>
      <w:r>
        <w:t>Sponge_Richness</w:t>
      </w:r>
      <w:proofErr w:type="spellEnd"/>
      <w:r>
        <w:t xml:space="preserve"> ~ </w:t>
      </w:r>
      <w:proofErr w:type="spellStart"/>
      <w:r>
        <w:t>Percent_Coral_Cover</w:t>
      </w:r>
      <w:proofErr w:type="spellEnd"/>
      <w:r>
        <w:t xml:space="preserve"> + Year + </w:t>
      </w:r>
    </w:p>
    <w:p w14:paraId="6675868D" w14:textId="77777777" w:rsidR="00DA5066" w:rsidRDefault="00DA5066" w:rsidP="00DA5066">
      <w:pPr>
        <w:pStyle w:val="Tableheading"/>
      </w:pPr>
      <w:r>
        <w:t xml:space="preserve">    Site, data = variables, </w:t>
      </w:r>
      <w:proofErr w:type="spellStart"/>
      <w:proofErr w:type="gramStart"/>
      <w:r>
        <w:t>init.theta</w:t>
      </w:r>
      <w:proofErr w:type="spellEnd"/>
      <w:proofErr w:type="gramEnd"/>
      <w:r>
        <w:t xml:space="preserve"> = 758421.4871, link = log)</w:t>
      </w:r>
    </w:p>
    <w:p w14:paraId="04E51265" w14:textId="77777777" w:rsidR="00DA5066" w:rsidRDefault="00DA5066" w:rsidP="00DA5066">
      <w:pPr>
        <w:pStyle w:val="Tableheading"/>
      </w:pPr>
      <w:r>
        <w:t>Coefficients:</w:t>
      </w:r>
    </w:p>
    <w:p w14:paraId="62FF6E2D" w14:textId="28081BE4" w:rsidR="00DA5066" w:rsidRDefault="00DA5066" w:rsidP="00DA5066">
      <w:pPr>
        <w:pStyle w:val="Tableheading"/>
      </w:pPr>
      <w:r>
        <w:t xml:space="preserve">                     </w:t>
      </w:r>
      <w:r>
        <w:tab/>
      </w:r>
      <w:r>
        <w:tab/>
        <w:t xml:space="preserve">Estimate </w:t>
      </w:r>
      <w:r>
        <w:tab/>
        <w:t xml:space="preserve">Std. Error </w:t>
      </w:r>
      <w:r w:rsidR="00221D67">
        <w:tab/>
      </w:r>
      <w:r>
        <w:t xml:space="preserve">z value </w:t>
      </w:r>
      <w:r w:rsidR="00221D67">
        <w:tab/>
      </w:r>
      <w:proofErr w:type="spellStart"/>
      <w:r>
        <w:t>Pr</w:t>
      </w:r>
      <w:proofErr w:type="spellEnd"/>
      <w:r>
        <w:t xml:space="preserve">(&gt;|z|)    </w:t>
      </w:r>
    </w:p>
    <w:p w14:paraId="7C32AB1B" w14:textId="0F30BBCB" w:rsidR="00DA5066" w:rsidRDefault="00DA5066" w:rsidP="00DA5066">
      <w:pPr>
        <w:pStyle w:val="Tableheading"/>
      </w:pPr>
      <w:r>
        <w:t>(</w:t>
      </w:r>
      <w:proofErr w:type="gramStart"/>
      <w:r>
        <w:t xml:space="preserve">Intercept)   </w:t>
      </w:r>
      <w:proofErr w:type="gramEnd"/>
      <w:r>
        <w:t xml:space="preserve">       </w:t>
      </w:r>
      <w:r>
        <w:tab/>
        <w:t xml:space="preserve">3.0204   </w:t>
      </w:r>
      <w:r w:rsidR="00221D67">
        <w:tab/>
      </w:r>
      <w:r>
        <w:t xml:space="preserve">0.0901  </w:t>
      </w:r>
      <w:r w:rsidR="00221D67">
        <w:tab/>
      </w:r>
      <w:r>
        <w:t xml:space="preserve">33.511  </w:t>
      </w:r>
      <w:r w:rsidR="00221D67">
        <w:tab/>
      </w:r>
      <w:r>
        <w:t>&lt; 2e-16 ***</w:t>
      </w:r>
    </w:p>
    <w:p w14:paraId="3EDB2731" w14:textId="4A618CF2" w:rsidR="00DA5066" w:rsidRDefault="00DA5066" w:rsidP="00DA5066">
      <w:pPr>
        <w:pStyle w:val="Tableheading"/>
      </w:pPr>
      <w:proofErr w:type="spellStart"/>
      <w:r>
        <w:t>Percent_Coral_Cover</w:t>
      </w:r>
      <w:proofErr w:type="spellEnd"/>
      <w:r>
        <w:tab/>
        <w:t xml:space="preserve">0.0041   </w:t>
      </w:r>
      <w:r w:rsidR="00221D67">
        <w:tab/>
      </w:r>
      <w:r>
        <w:t>0.002</w:t>
      </w:r>
      <w:r w:rsidR="00221D67">
        <w:t>9</w:t>
      </w:r>
      <w:r>
        <w:t xml:space="preserve">   </w:t>
      </w:r>
      <w:r w:rsidR="00221D67">
        <w:tab/>
      </w:r>
      <w:r>
        <w:t xml:space="preserve">1.443 </w:t>
      </w:r>
      <w:r w:rsidR="00221D67">
        <w:tab/>
      </w:r>
      <w:r w:rsidR="00221D67">
        <w:tab/>
      </w:r>
      <w:r>
        <w:t xml:space="preserve">0.148955    </w:t>
      </w:r>
    </w:p>
    <w:p w14:paraId="787B4A5B" w14:textId="235988C6" w:rsidR="00DA5066" w:rsidRDefault="00DA5066" w:rsidP="00DA5066">
      <w:pPr>
        <w:pStyle w:val="Tableheading"/>
      </w:pPr>
      <w:r>
        <w:t xml:space="preserve">Year                 </w:t>
      </w:r>
      <w:r>
        <w:tab/>
        <w:t xml:space="preserve">0.0106   </w:t>
      </w:r>
      <w:r w:rsidR="00221D67">
        <w:tab/>
      </w:r>
      <w:r>
        <w:t xml:space="preserve">0.0027   </w:t>
      </w:r>
      <w:r w:rsidR="00221D67">
        <w:tab/>
      </w:r>
      <w:r>
        <w:t xml:space="preserve">3.885 </w:t>
      </w:r>
      <w:r w:rsidR="00221D67">
        <w:tab/>
      </w:r>
      <w:r w:rsidR="00221D67">
        <w:tab/>
      </w:r>
      <w:r>
        <w:t>0.000102 ***</w:t>
      </w:r>
    </w:p>
    <w:p w14:paraId="2CE070CF" w14:textId="17BEA1E7" w:rsidR="00DA5066" w:rsidRDefault="00DA5066" w:rsidP="00DA5066">
      <w:pPr>
        <w:pStyle w:val="Tableheading"/>
      </w:pPr>
      <w:proofErr w:type="spellStart"/>
      <w:r>
        <w:t>Sitecrab</w:t>
      </w:r>
      <w:proofErr w:type="spellEnd"/>
      <w:r>
        <w:t xml:space="preserve">            </w:t>
      </w:r>
      <w:r>
        <w:tab/>
        <w:t>-0.370</w:t>
      </w:r>
      <w:r w:rsidR="00221D67">
        <w:t>9</w:t>
      </w:r>
      <w:r>
        <w:t xml:space="preserve">   </w:t>
      </w:r>
      <w:r w:rsidR="00221D67">
        <w:tab/>
      </w:r>
      <w:r>
        <w:t>0.</w:t>
      </w:r>
      <w:proofErr w:type="gramStart"/>
      <w:r>
        <w:t>068</w:t>
      </w:r>
      <w:r w:rsidR="00221D67">
        <w:t>8</w:t>
      </w:r>
      <w:r>
        <w:t xml:space="preserve">  </w:t>
      </w:r>
      <w:r w:rsidR="00221D67">
        <w:tab/>
      </w:r>
      <w:proofErr w:type="gramEnd"/>
      <w:r>
        <w:t xml:space="preserve">-5.392 </w:t>
      </w:r>
      <w:r w:rsidR="00221D67">
        <w:tab/>
      </w:r>
      <w:r w:rsidR="00221D67">
        <w:tab/>
      </w:r>
      <w:r>
        <w:t>6.95e-08 ***</w:t>
      </w:r>
    </w:p>
    <w:p w14:paraId="39547052" w14:textId="033A7A97" w:rsidR="00DA5066" w:rsidRDefault="00DA5066" w:rsidP="00DA5066">
      <w:pPr>
        <w:pStyle w:val="Tableheading"/>
      </w:pPr>
      <w:proofErr w:type="spellStart"/>
      <w:r>
        <w:t>Sitegrand</w:t>
      </w:r>
      <w:proofErr w:type="spellEnd"/>
      <w:r>
        <w:t xml:space="preserve">           </w:t>
      </w:r>
      <w:r>
        <w:tab/>
        <w:t>-0.080</w:t>
      </w:r>
      <w:r w:rsidR="00221D67">
        <w:t>2</w:t>
      </w:r>
      <w:r>
        <w:t xml:space="preserve">   </w:t>
      </w:r>
      <w:r w:rsidR="00221D67">
        <w:tab/>
      </w:r>
      <w:r>
        <w:t>0.</w:t>
      </w:r>
      <w:proofErr w:type="gramStart"/>
      <w:r>
        <w:t xml:space="preserve">0628  </w:t>
      </w:r>
      <w:r w:rsidR="00221D67">
        <w:tab/>
      </w:r>
      <w:proofErr w:type="gramEnd"/>
      <w:r>
        <w:t xml:space="preserve">-1.276 </w:t>
      </w:r>
      <w:r w:rsidR="00221D67">
        <w:tab/>
      </w:r>
      <w:r w:rsidR="00221D67">
        <w:tab/>
      </w:r>
      <w:r>
        <w:t xml:space="preserve">0.201957    </w:t>
      </w:r>
    </w:p>
    <w:p w14:paraId="7765B953" w14:textId="6FB6644F" w:rsidR="00DA5066" w:rsidRDefault="00DA5066" w:rsidP="00DA5066">
      <w:pPr>
        <w:pStyle w:val="Tableheading"/>
      </w:pPr>
      <w:proofErr w:type="spellStart"/>
      <w:r>
        <w:t>Siteiguana</w:t>
      </w:r>
      <w:proofErr w:type="spellEnd"/>
      <w:r>
        <w:t xml:space="preserve">          </w:t>
      </w:r>
      <w:r>
        <w:tab/>
        <w:t>-0.396</w:t>
      </w:r>
      <w:r w:rsidR="00221D67">
        <w:t>4</w:t>
      </w:r>
      <w:r>
        <w:t xml:space="preserve">   </w:t>
      </w:r>
      <w:r w:rsidR="00221D67">
        <w:tab/>
      </w:r>
      <w:r>
        <w:t>0.</w:t>
      </w:r>
      <w:proofErr w:type="gramStart"/>
      <w:r>
        <w:t xml:space="preserve">0964  </w:t>
      </w:r>
      <w:r w:rsidR="00221D67">
        <w:tab/>
      </w:r>
      <w:proofErr w:type="gramEnd"/>
      <w:r>
        <w:t xml:space="preserve">-4.110 </w:t>
      </w:r>
      <w:r w:rsidR="00221D67">
        <w:tab/>
      </w:r>
      <w:r w:rsidR="00221D67">
        <w:tab/>
      </w:r>
      <w:r>
        <w:t>3.96e-05 ***</w:t>
      </w:r>
    </w:p>
    <w:p w14:paraId="1483A68E" w14:textId="1D2FAF99" w:rsidR="00DA5066" w:rsidRDefault="00DA5066" w:rsidP="00DA5066">
      <w:pPr>
        <w:pStyle w:val="Tableheading"/>
      </w:pPr>
      <w:proofErr w:type="spellStart"/>
      <w:r>
        <w:t>Sitemonkey</w:t>
      </w:r>
      <w:proofErr w:type="spellEnd"/>
      <w:r>
        <w:t xml:space="preserve">          </w:t>
      </w:r>
      <w:r>
        <w:tab/>
        <w:t xml:space="preserve"> 0.1110   </w:t>
      </w:r>
      <w:r w:rsidR="00221D67">
        <w:tab/>
      </w:r>
      <w:r>
        <w:t xml:space="preserve">0.0671   </w:t>
      </w:r>
      <w:r w:rsidR="00221D67">
        <w:tab/>
      </w:r>
      <w:r>
        <w:t xml:space="preserve">1.655 </w:t>
      </w:r>
      <w:r w:rsidR="00221D67">
        <w:tab/>
      </w:r>
      <w:r w:rsidR="00221D67">
        <w:tab/>
      </w:r>
      <w:r>
        <w:t>0.</w:t>
      </w:r>
      <w:proofErr w:type="gramStart"/>
      <w:r>
        <w:t>097956 .</w:t>
      </w:r>
      <w:proofErr w:type="gramEnd"/>
      <w:r>
        <w:t xml:space="preserve">  </w:t>
      </w:r>
    </w:p>
    <w:p w14:paraId="199963BD" w14:textId="48514588" w:rsidR="00DA5066" w:rsidRDefault="00DA5066" w:rsidP="00DA5066">
      <w:pPr>
        <w:pStyle w:val="Tableheading"/>
      </w:pPr>
      <w:proofErr w:type="spellStart"/>
      <w:r>
        <w:t>SitemuskN</w:t>
      </w:r>
      <w:proofErr w:type="spellEnd"/>
      <w:r>
        <w:t xml:space="preserve">           </w:t>
      </w:r>
      <w:r>
        <w:tab/>
        <w:t>-0.441</w:t>
      </w:r>
      <w:r w:rsidR="00221D67">
        <w:t>7</w:t>
      </w:r>
      <w:r>
        <w:t xml:space="preserve">   </w:t>
      </w:r>
      <w:r w:rsidR="00221D67">
        <w:tab/>
      </w:r>
      <w:r>
        <w:t>0.</w:t>
      </w:r>
      <w:proofErr w:type="gramStart"/>
      <w:r>
        <w:t>086</w:t>
      </w:r>
      <w:r w:rsidR="00221D67">
        <w:t>2</w:t>
      </w:r>
      <w:r>
        <w:t xml:space="preserve">  </w:t>
      </w:r>
      <w:r w:rsidR="00221D67">
        <w:tab/>
      </w:r>
      <w:proofErr w:type="gramEnd"/>
      <w:r>
        <w:t xml:space="preserve">-5.124 </w:t>
      </w:r>
      <w:r w:rsidR="00221D67">
        <w:tab/>
      </w:r>
      <w:r w:rsidR="00221D67">
        <w:tab/>
      </w:r>
      <w:r>
        <w:t>2.99e-07 ***</w:t>
      </w:r>
    </w:p>
    <w:p w14:paraId="2C940E72" w14:textId="4D92C640" w:rsidR="00DA5066" w:rsidRDefault="00DA5066" w:rsidP="00DA5066">
      <w:pPr>
        <w:pStyle w:val="Tableheading"/>
      </w:pPr>
      <w:proofErr w:type="spellStart"/>
      <w:r>
        <w:t>Sitepelican</w:t>
      </w:r>
      <w:proofErr w:type="spellEnd"/>
      <w:r>
        <w:t xml:space="preserve">         </w:t>
      </w:r>
      <w:r>
        <w:tab/>
        <w:t xml:space="preserve">-0.0650   </w:t>
      </w:r>
      <w:r w:rsidR="00221D67">
        <w:tab/>
      </w:r>
      <w:r>
        <w:t>0.</w:t>
      </w:r>
      <w:proofErr w:type="gramStart"/>
      <w:r>
        <w:t xml:space="preserve">0694  </w:t>
      </w:r>
      <w:r w:rsidR="00221D67">
        <w:tab/>
      </w:r>
      <w:proofErr w:type="gramEnd"/>
      <w:r>
        <w:t xml:space="preserve">-0.937 </w:t>
      </w:r>
      <w:r w:rsidR="00221D67">
        <w:tab/>
      </w:r>
      <w:r w:rsidR="00221D67">
        <w:tab/>
      </w:r>
      <w:r>
        <w:t xml:space="preserve">0.348668    </w:t>
      </w:r>
    </w:p>
    <w:p w14:paraId="46FAFB83" w14:textId="5A8C6395" w:rsidR="00DA5066" w:rsidRDefault="00DA5066" w:rsidP="00DA5066">
      <w:pPr>
        <w:pStyle w:val="Tableheading"/>
      </w:pPr>
      <w:proofErr w:type="spellStart"/>
      <w:r>
        <w:t>Sitewhite</w:t>
      </w:r>
      <w:proofErr w:type="spellEnd"/>
      <w:r>
        <w:t xml:space="preserve">           </w:t>
      </w:r>
      <w:r>
        <w:tab/>
        <w:t>-0.333</w:t>
      </w:r>
      <w:r w:rsidR="00221D67">
        <w:t>5</w:t>
      </w:r>
      <w:r>
        <w:t xml:space="preserve">   </w:t>
      </w:r>
      <w:r w:rsidR="00221D67">
        <w:tab/>
      </w:r>
      <w:r>
        <w:t>0.</w:t>
      </w:r>
      <w:proofErr w:type="gramStart"/>
      <w:r>
        <w:t>067</w:t>
      </w:r>
      <w:r w:rsidR="00221D67">
        <w:t>3</w:t>
      </w:r>
      <w:r>
        <w:t xml:space="preserve">  </w:t>
      </w:r>
      <w:r w:rsidR="00221D67">
        <w:tab/>
      </w:r>
      <w:proofErr w:type="gramEnd"/>
      <w:r>
        <w:t xml:space="preserve">-4.957 </w:t>
      </w:r>
      <w:r w:rsidR="00221D67">
        <w:tab/>
      </w:r>
      <w:r w:rsidR="00221D67">
        <w:tab/>
      </w:r>
      <w:r>
        <w:t>7.16e-07 ***</w:t>
      </w:r>
    </w:p>
    <w:p w14:paraId="258FB119" w14:textId="77777777" w:rsidR="00DA5066" w:rsidRDefault="00DA5066" w:rsidP="00DA5066">
      <w:pPr>
        <w:pStyle w:val="Tableheading"/>
      </w:pPr>
      <w:r>
        <w:t>---</w:t>
      </w:r>
    </w:p>
    <w:p w14:paraId="1648D7A5" w14:textId="26632E42" w:rsidR="00221D67" w:rsidRDefault="00DA5066" w:rsidP="00DA5066">
      <w:pPr>
        <w:pStyle w:val="Tableheading"/>
      </w:pPr>
      <w:r>
        <w:t xml:space="preserve">Significance codes:  0 ‘***’ 0.001 ‘**’ 0.01 ‘*’ 0.05 ‘.’ 0.1 </w:t>
      </w:r>
      <w:proofErr w:type="gramStart"/>
      <w:r>
        <w:t>‘ ’</w:t>
      </w:r>
      <w:proofErr w:type="gramEnd"/>
      <w:r>
        <w:t xml:space="preserve"> 1</w:t>
      </w:r>
    </w:p>
    <w:p w14:paraId="45F26A26" w14:textId="77777777" w:rsidR="00221D67" w:rsidRDefault="00221D67">
      <w:pPr>
        <w:spacing w:after="200" w:line="276" w:lineRule="auto"/>
        <w:ind w:firstLine="0"/>
      </w:pPr>
      <w:r>
        <w:br w:type="page"/>
      </w:r>
    </w:p>
    <w:p w14:paraId="7FDF1B47" w14:textId="36335C87" w:rsidR="00221D67" w:rsidRDefault="00221D67" w:rsidP="00221D67">
      <w:pPr>
        <w:pStyle w:val="Tableheading"/>
      </w:pPr>
      <w:r>
        <w:lastRenderedPageBreak/>
        <w:t xml:space="preserve">Appendix 9. </w:t>
      </w:r>
    </w:p>
    <w:p w14:paraId="04C653C4" w14:textId="6A0CA2C5" w:rsidR="00221D67" w:rsidRDefault="00221D67" w:rsidP="00221D67">
      <w:pPr>
        <w:pStyle w:val="Tableheading"/>
      </w:pPr>
      <w:r>
        <w:t>Top Model for Fish Richness</w:t>
      </w:r>
    </w:p>
    <w:p w14:paraId="47883EEC" w14:textId="77777777" w:rsidR="00221D67" w:rsidRDefault="00221D67" w:rsidP="00221D67">
      <w:pPr>
        <w:pStyle w:val="Tableheading"/>
      </w:pPr>
      <w:r>
        <w:t>Call:</w:t>
      </w:r>
    </w:p>
    <w:p w14:paraId="50E2D0D4" w14:textId="77777777" w:rsidR="00221D67" w:rsidRDefault="00221D67" w:rsidP="00221D67">
      <w:pPr>
        <w:pStyle w:val="Tableheading"/>
      </w:pPr>
      <w:proofErr w:type="spellStart"/>
      <w:proofErr w:type="gramStart"/>
      <w:r>
        <w:t>glm.nb</w:t>
      </w:r>
      <w:proofErr w:type="spellEnd"/>
      <w:proofErr w:type="gramEnd"/>
      <w:r>
        <w:t xml:space="preserve">(formula = </w:t>
      </w:r>
      <w:proofErr w:type="spellStart"/>
      <w:r>
        <w:t>Fish_Richness</w:t>
      </w:r>
      <w:proofErr w:type="spellEnd"/>
      <w:r>
        <w:t xml:space="preserve"> ~ Rugosity + Site, data = variables, </w:t>
      </w:r>
    </w:p>
    <w:p w14:paraId="287240D7" w14:textId="77777777" w:rsidR="00221D67" w:rsidRDefault="00221D67" w:rsidP="00221D67">
      <w:pPr>
        <w:pStyle w:val="Tableheading"/>
      </w:pPr>
      <w:r>
        <w:t xml:space="preserve">    </w:t>
      </w:r>
      <w:proofErr w:type="spellStart"/>
      <w:proofErr w:type="gramStart"/>
      <w:r>
        <w:t>init.theta</w:t>
      </w:r>
      <w:proofErr w:type="spellEnd"/>
      <w:proofErr w:type="gramEnd"/>
      <w:r>
        <w:t xml:space="preserve"> = 861139.6088, link = log)</w:t>
      </w:r>
    </w:p>
    <w:p w14:paraId="27B92900" w14:textId="77777777" w:rsidR="00221D67" w:rsidRDefault="00221D67" w:rsidP="00221D67">
      <w:pPr>
        <w:pStyle w:val="Tableheading"/>
      </w:pPr>
      <w:r>
        <w:t>Coefficients:</w:t>
      </w:r>
    </w:p>
    <w:p w14:paraId="0566B45A" w14:textId="3C705857" w:rsidR="00221D67" w:rsidRDefault="00221D67" w:rsidP="00221D67">
      <w:pPr>
        <w:pStyle w:val="Tableheading"/>
      </w:pPr>
      <w:r>
        <w:t xml:space="preserve">             </w:t>
      </w:r>
      <w:r>
        <w:tab/>
        <w:t xml:space="preserve">Estimate </w:t>
      </w:r>
      <w:r>
        <w:tab/>
        <w:t xml:space="preserve">Std. Error </w:t>
      </w:r>
      <w:r>
        <w:tab/>
        <w:t xml:space="preserve">z value </w:t>
      </w:r>
      <w:r>
        <w:tab/>
      </w:r>
      <w:proofErr w:type="spellStart"/>
      <w:r>
        <w:t>Pr</w:t>
      </w:r>
      <w:proofErr w:type="spellEnd"/>
      <w:r>
        <w:t xml:space="preserve">(&gt;|z|)    </w:t>
      </w:r>
    </w:p>
    <w:p w14:paraId="5021A1E2" w14:textId="2A87E16F" w:rsidR="00221D67" w:rsidRDefault="00221D67" w:rsidP="00221D67">
      <w:pPr>
        <w:pStyle w:val="Tableheading"/>
      </w:pPr>
      <w:r>
        <w:t>(</w:t>
      </w:r>
      <w:proofErr w:type="gramStart"/>
      <w:r>
        <w:t xml:space="preserve">Intercept)  </w:t>
      </w:r>
      <w:r>
        <w:tab/>
      </w:r>
      <w:proofErr w:type="gramEnd"/>
      <w:r>
        <w:t xml:space="preserve">3.0322   </w:t>
      </w:r>
      <w:r>
        <w:tab/>
        <w:t xml:space="preserve">0.0908  </w:t>
      </w:r>
      <w:r>
        <w:tab/>
        <w:t xml:space="preserve">33.394  </w:t>
      </w:r>
      <w:r>
        <w:tab/>
        <w:t>&lt; 2e-16 ***</w:t>
      </w:r>
    </w:p>
    <w:p w14:paraId="354C35FE" w14:textId="66FE5475" w:rsidR="00221D67" w:rsidRDefault="00221D67" w:rsidP="00221D67">
      <w:pPr>
        <w:pStyle w:val="Tableheading"/>
      </w:pPr>
      <w:r>
        <w:t xml:space="preserve">Rugosity     </w:t>
      </w:r>
      <w:r>
        <w:tab/>
        <w:t xml:space="preserve">0.0024   </w:t>
      </w:r>
      <w:r>
        <w:tab/>
        <w:t xml:space="preserve">0.0019   </w:t>
      </w:r>
      <w:r>
        <w:tab/>
        <w:t xml:space="preserve">1.309 </w:t>
      </w:r>
      <w:r>
        <w:tab/>
      </w:r>
      <w:r>
        <w:tab/>
        <w:t xml:space="preserve">0.190702    </w:t>
      </w:r>
    </w:p>
    <w:p w14:paraId="47C01169" w14:textId="45FB000B" w:rsidR="00221D67" w:rsidRDefault="00221D67" w:rsidP="00221D67">
      <w:pPr>
        <w:pStyle w:val="Tableheading"/>
      </w:pPr>
      <w:proofErr w:type="spellStart"/>
      <w:r>
        <w:t>Sitecrab</w:t>
      </w:r>
      <w:proofErr w:type="spellEnd"/>
      <w:r>
        <w:t xml:space="preserve">     </w:t>
      </w:r>
      <w:r>
        <w:tab/>
        <w:t xml:space="preserve">0.1161   </w:t>
      </w:r>
      <w:r>
        <w:tab/>
        <w:t xml:space="preserve">0.0552   </w:t>
      </w:r>
      <w:r>
        <w:tab/>
        <w:t xml:space="preserve">2.103 </w:t>
      </w:r>
      <w:r>
        <w:tab/>
      </w:r>
      <w:r>
        <w:tab/>
        <w:t xml:space="preserve">0.035468 *  </w:t>
      </w:r>
    </w:p>
    <w:p w14:paraId="2E68D591" w14:textId="57E24077" w:rsidR="00221D67" w:rsidRDefault="00221D67" w:rsidP="00221D67">
      <w:pPr>
        <w:pStyle w:val="Tableheading"/>
      </w:pPr>
      <w:proofErr w:type="spellStart"/>
      <w:r>
        <w:t>Sitegrand</w:t>
      </w:r>
      <w:proofErr w:type="spellEnd"/>
      <w:r>
        <w:t xml:space="preserve">    </w:t>
      </w:r>
      <w:r>
        <w:tab/>
        <w:t xml:space="preserve">0.0932   </w:t>
      </w:r>
      <w:r>
        <w:tab/>
        <w:t xml:space="preserve">0.0706   </w:t>
      </w:r>
      <w:r>
        <w:tab/>
        <w:t xml:space="preserve">1.321 </w:t>
      </w:r>
      <w:r>
        <w:tab/>
      </w:r>
      <w:r>
        <w:tab/>
        <w:t xml:space="preserve">0.186509    </w:t>
      </w:r>
    </w:p>
    <w:p w14:paraId="06D5EF26" w14:textId="1DCFF0DF" w:rsidR="00221D67" w:rsidRDefault="00221D67" w:rsidP="00221D67">
      <w:pPr>
        <w:pStyle w:val="Tableheading"/>
      </w:pPr>
      <w:proofErr w:type="spellStart"/>
      <w:r>
        <w:t>Siteiguana</w:t>
      </w:r>
      <w:proofErr w:type="spellEnd"/>
      <w:r>
        <w:t xml:space="preserve">   </w:t>
      </w:r>
      <w:r>
        <w:tab/>
        <w:t xml:space="preserve">0.2199   </w:t>
      </w:r>
      <w:r>
        <w:tab/>
        <w:t xml:space="preserve">0.0575   </w:t>
      </w:r>
      <w:r>
        <w:tab/>
        <w:t xml:space="preserve">3.822 </w:t>
      </w:r>
      <w:r>
        <w:tab/>
      </w:r>
      <w:r>
        <w:tab/>
        <w:t>0.000132 ***</w:t>
      </w:r>
    </w:p>
    <w:p w14:paraId="5844459E" w14:textId="4D58541B" w:rsidR="00221D67" w:rsidRDefault="00221D67" w:rsidP="00221D67">
      <w:pPr>
        <w:pStyle w:val="Tableheading"/>
      </w:pPr>
      <w:proofErr w:type="spellStart"/>
      <w:proofErr w:type="gramStart"/>
      <w:r>
        <w:t>Sitemonkey</w:t>
      </w:r>
      <w:proofErr w:type="spellEnd"/>
      <w:r>
        <w:t xml:space="preserve">  </w:t>
      </w:r>
      <w:r>
        <w:tab/>
      </w:r>
      <w:proofErr w:type="gramEnd"/>
      <w:r>
        <w:t xml:space="preserve">-0.1508   </w:t>
      </w:r>
      <w:r>
        <w:tab/>
        <w:t xml:space="preserve">0.0648  </w:t>
      </w:r>
      <w:r>
        <w:tab/>
        <w:t xml:space="preserve">-2.325 </w:t>
      </w:r>
      <w:r>
        <w:tab/>
      </w:r>
      <w:r>
        <w:tab/>
        <w:t xml:space="preserve">0.020081 *  </w:t>
      </w:r>
    </w:p>
    <w:p w14:paraId="4E2F9CCF" w14:textId="509F7962" w:rsidR="00221D67" w:rsidRDefault="00221D67" w:rsidP="00221D67">
      <w:pPr>
        <w:pStyle w:val="Tableheading"/>
      </w:pPr>
      <w:proofErr w:type="spellStart"/>
      <w:r>
        <w:t>SitemuskN</w:t>
      </w:r>
      <w:proofErr w:type="spellEnd"/>
      <w:r>
        <w:t xml:space="preserve">    </w:t>
      </w:r>
      <w:r>
        <w:tab/>
        <w:t xml:space="preserve">0.2524   </w:t>
      </w:r>
      <w:r>
        <w:tab/>
        <w:t xml:space="preserve">0.0600   </w:t>
      </w:r>
      <w:r>
        <w:tab/>
        <w:t xml:space="preserve">4.206 </w:t>
      </w:r>
      <w:r>
        <w:tab/>
      </w:r>
      <w:r>
        <w:tab/>
        <w:t>2.60e-05 ***</w:t>
      </w:r>
    </w:p>
    <w:p w14:paraId="139F85F2" w14:textId="11007BD2" w:rsidR="00221D67" w:rsidRDefault="00221D67" w:rsidP="00221D67">
      <w:pPr>
        <w:pStyle w:val="Tableheading"/>
      </w:pPr>
      <w:proofErr w:type="spellStart"/>
      <w:r>
        <w:t>Sitepelican</w:t>
      </w:r>
      <w:proofErr w:type="spellEnd"/>
      <w:r>
        <w:t xml:space="preserve"> </w:t>
      </w:r>
      <w:r>
        <w:tab/>
        <w:t xml:space="preserve">-0.3540   </w:t>
      </w:r>
      <w:r>
        <w:tab/>
        <w:t>0.</w:t>
      </w:r>
      <w:proofErr w:type="gramStart"/>
      <w:r>
        <w:t xml:space="preserve">0739  </w:t>
      </w:r>
      <w:r>
        <w:tab/>
      </w:r>
      <w:proofErr w:type="gramEnd"/>
      <w:r>
        <w:t xml:space="preserve">-4.790 </w:t>
      </w:r>
      <w:r>
        <w:tab/>
      </w:r>
      <w:r>
        <w:tab/>
        <w:t>1.67e-06 ***</w:t>
      </w:r>
    </w:p>
    <w:p w14:paraId="69E25919" w14:textId="5A9AEB3F" w:rsidR="00221D67" w:rsidRDefault="00221D67" w:rsidP="00221D67">
      <w:pPr>
        <w:pStyle w:val="Tableheading"/>
      </w:pPr>
      <w:proofErr w:type="spellStart"/>
      <w:r>
        <w:t>Sitewhite</w:t>
      </w:r>
      <w:proofErr w:type="spellEnd"/>
      <w:r>
        <w:t xml:space="preserve">   </w:t>
      </w:r>
      <w:r>
        <w:tab/>
        <w:t>-0.</w:t>
      </w:r>
      <w:proofErr w:type="gramStart"/>
      <w:r>
        <w:t xml:space="preserve">0193  </w:t>
      </w:r>
      <w:r>
        <w:tab/>
      </w:r>
      <w:proofErr w:type="gramEnd"/>
      <w:r>
        <w:t xml:space="preserve">0.0572  </w:t>
      </w:r>
      <w:r>
        <w:tab/>
        <w:t xml:space="preserve">-0.337 </w:t>
      </w:r>
      <w:r>
        <w:tab/>
      </w:r>
      <w:r>
        <w:tab/>
        <w:t xml:space="preserve">0.736017    </w:t>
      </w:r>
    </w:p>
    <w:p w14:paraId="2B80F929" w14:textId="77777777" w:rsidR="00221D67" w:rsidRDefault="00221D67" w:rsidP="00221D67">
      <w:pPr>
        <w:pStyle w:val="Tableheading"/>
      </w:pPr>
      <w:r>
        <w:t>---</w:t>
      </w:r>
    </w:p>
    <w:p w14:paraId="044356BC" w14:textId="2479EBF4" w:rsidR="00221D67" w:rsidRDefault="00221D67" w:rsidP="00221D67">
      <w:pPr>
        <w:pStyle w:val="Tableheading"/>
      </w:pPr>
      <w:r>
        <w:t xml:space="preserve">Significance codes:  0 ‘***’ 0.001 ‘**’ 0.01 ‘*’ 0.05 ‘.’ 0.1 </w:t>
      </w:r>
      <w:proofErr w:type="gramStart"/>
      <w:r>
        <w:t>‘ ’</w:t>
      </w:r>
      <w:proofErr w:type="gramEnd"/>
      <w:r>
        <w:t xml:space="preserve"> 1</w:t>
      </w:r>
    </w:p>
    <w:p w14:paraId="745DA73C" w14:textId="77777777" w:rsidR="00221D67" w:rsidRDefault="00221D67">
      <w:pPr>
        <w:spacing w:after="200" w:line="276" w:lineRule="auto"/>
        <w:ind w:firstLine="0"/>
      </w:pPr>
      <w:r>
        <w:br w:type="page"/>
      </w:r>
    </w:p>
    <w:p w14:paraId="47E5A075" w14:textId="5292F635" w:rsidR="00221D67" w:rsidRDefault="00221D67" w:rsidP="00221D67">
      <w:pPr>
        <w:pStyle w:val="Tableheading"/>
      </w:pPr>
      <w:r>
        <w:lastRenderedPageBreak/>
        <w:t xml:space="preserve">Appendix 10. </w:t>
      </w:r>
    </w:p>
    <w:p w14:paraId="44C1942E" w14:textId="62C99AAF" w:rsidR="005A78E1" w:rsidRDefault="005A78E1" w:rsidP="005A78E1">
      <w:pPr>
        <w:pStyle w:val="Tableheading"/>
      </w:pPr>
      <w:r>
        <w:t>Top Model for Combined Richness</w:t>
      </w:r>
    </w:p>
    <w:p w14:paraId="515E707E" w14:textId="77777777" w:rsidR="005A78E1" w:rsidRDefault="005A78E1" w:rsidP="005A78E1">
      <w:pPr>
        <w:pStyle w:val="Tableheading"/>
      </w:pPr>
      <w:r>
        <w:t>Call:</w:t>
      </w:r>
    </w:p>
    <w:p w14:paraId="2F0E6C10" w14:textId="77777777" w:rsidR="005A78E1" w:rsidRDefault="005A78E1" w:rsidP="005A78E1">
      <w:pPr>
        <w:pStyle w:val="Tableheading"/>
      </w:pPr>
      <w:proofErr w:type="spellStart"/>
      <w:proofErr w:type="gramStart"/>
      <w:r>
        <w:t>glm.nb</w:t>
      </w:r>
      <w:proofErr w:type="spellEnd"/>
      <w:proofErr w:type="gramEnd"/>
      <w:r>
        <w:t xml:space="preserve">(formula = </w:t>
      </w:r>
      <w:proofErr w:type="spellStart"/>
      <w:r>
        <w:t>Combined_Richness</w:t>
      </w:r>
      <w:proofErr w:type="spellEnd"/>
      <w:r>
        <w:t xml:space="preserve"> ~ Rugosity + Year + Site, </w:t>
      </w:r>
    </w:p>
    <w:p w14:paraId="575476EE" w14:textId="77777777" w:rsidR="005A78E1" w:rsidRDefault="005A78E1" w:rsidP="005A78E1">
      <w:pPr>
        <w:pStyle w:val="Tableheading"/>
      </w:pPr>
      <w:r>
        <w:t xml:space="preserve">    data = variables, </w:t>
      </w:r>
      <w:proofErr w:type="spellStart"/>
      <w:proofErr w:type="gramStart"/>
      <w:r>
        <w:t>init.theta</w:t>
      </w:r>
      <w:proofErr w:type="spellEnd"/>
      <w:proofErr w:type="gramEnd"/>
      <w:r>
        <w:t xml:space="preserve"> = 1954589.094, link = log)</w:t>
      </w:r>
    </w:p>
    <w:p w14:paraId="5F3281D2" w14:textId="77777777" w:rsidR="005A78E1" w:rsidRDefault="005A78E1" w:rsidP="005A78E1">
      <w:pPr>
        <w:pStyle w:val="Tableheading"/>
      </w:pPr>
      <w:r>
        <w:t>Coefficients:</w:t>
      </w:r>
    </w:p>
    <w:p w14:paraId="2FAB4CF3" w14:textId="4877A76F" w:rsidR="005A78E1" w:rsidRDefault="005A78E1" w:rsidP="005A78E1">
      <w:pPr>
        <w:pStyle w:val="Tableheading"/>
      </w:pPr>
      <w:r>
        <w:t xml:space="preserve">             </w:t>
      </w:r>
      <w:r>
        <w:tab/>
        <w:t xml:space="preserve">Estimate </w:t>
      </w:r>
      <w:r>
        <w:tab/>
        <w:t xml:space="preserve">Std. Error </w:t>
      </w:r>
      <w:r>
        <w:tab/>
        <w:t xml:space="preserve">z value </w:t>
      </w:r>
      <w:r>
        <w:tab/>
      </w:r>
      <w:proofErr w:type="spellStart"/>
      <w:r>
        <w:t>Pr</w:t>
      </w:r>
      <w:proofErr w:type="spellEnd"/>
      <w:r>
        <w:t xml:space="preserve">(&gt;|z|)    </w:t>
      </w:r>
    </w:p>
    <w:p w14:paraId="59B3E330" w14:textId="315F33AD" w:rsidR="005A78E1" w:rsidRDefault="005A78E1" w:rsidP="005A78E1">
      <w:pPr>
        <w:pStyle w:val="Tableheading"/>
      </w:pPr>
      <w:r>
        <w:t>(</w:t>
      </w:r>
      <w:proofErr w:type="gramStart"/>
      <w:r>
        <w:t xml:space="preserve">Intercept)  </w:t>
      </w:r>
      <w:r>
        <w:tab/>
      </w:r>
      <w:proofErr w:type="gramEnd"/>
      <w:r>
        <w:t xml:space="preserve">3.8663   </w:t>
      </w:r>
      <w:r>
        <w:tab/>
        <w:t xml:space="preserve">0.0991  </w:t>
      </w:r>
      <w:r>
        <w:tab/>
        <w:t xml:space="preserve">39.023  </w:t>
      </w:r>
      <w:r>
        <w:tab/>
        <w:t>&lt; 2e-16 ***</w:t>
      </w:r>
    </w:p>
    <w:p w14:paraId="651F8B44" w14:textId="53B96297" w:rsidR="005A78E1" w:rsidRDefault="005A78E1" w:rsidP="005A78E1">
      <w:pPr>
        <w:pStyle w:val="Tableheading"/>
      </w:pPr>
      <w:r>
        <w:t xml:space="preserve">Rugosity     </w:t>
      </w:r>
      <w:r>
        <w:tab/>
        <w:t xml:space="preserve">0.0043   </w:t>
      </w:r>
      <w:r>
        <w:tab/>
        <w:t xml:space="preserve">0.0018   </w:t>
      </w:r>
      <w:r>
        <w:tab/>
        <w:t xml:space="preserve">2.383 </w:t>
      </w:r>
      <w:r>
        <w:tab/>
      </w:r>
      <w:r>
        <w:tab/>
        <w:t xml:space="preserve">0.017150 *  </w:t>
      </w:r>
    </w:p>
    <w:p w14:paraId="062E9FF3" w14:textId="74F1AC9B" w:rsidR="005A78E1" w:rsidRDefault="005A78E1" w:rsidP="005A78E1">
      <w:pPr>
        <w:pStyle w:val="Tableheading"/>
      </w:pPr>
      <w:r>
        <w:t xml:space="preserve">Year         </w:t>
      </w:r>
      <w:r>
        <w:tab/>
        <w:t xml:space="preserve">0.0052   </w:t>
      </w:r>
      <w:r>
        <w:tab/>
        <w:t xml:space="preserve">0.0017   </w:t>
      </w:r>
      <w:r>
        <w:tab/>
        <w:t xml:space="preserve">3.002 </w:t>
      </w:r>
      <w:r>
        <w:tab/>
      </w:r>
      <w:r>
        <w:tab/>
        <w:t xml:space="preserve">0.002678 ** </w:t>
      </w:r>
    </w:p>
    <w:p w14:paraId="45BAE480" w14:textId="694B5537" w:rsidR="005A78E1" w:rsidRDefault="005A78E1" w:rsidP="005A78E1">
      <w:pPr>
        <w:pStyle w:val="Tableheading"/>
      </w:pPr>
      <w:proofErr w:type="spellStart"/>
      <w:r>
        <w:t>Sitecrab</w:t>
      </w:r>
      <w:proofErr w:type="spellEnd"/>
      <w:r>
        <w:t xml:space="preserve">    </w:t>
      </w:r>
      <w:r>
        <w:tab/>
        <w:t xml:space="preserve">-0.0706   </w:t>
      </w:r>
      <w:r>
        <w:tab/>
        <w:t>0.</w:t>
      </w:r>
      <w:proofErr w:type="gramStart"/>
      <w:r>
        <w:t xml:space="preserve">0418  </w:t>
      </w:r>
      <w:r>
        <w:tab/>
      </w:r>
      <w:proofErr w:type="gramEnd"/>
      <w:r>
        <w:t xml:space="preserve">-1.690 </w:t>
      </w:r>
      <w:r>
        <w:tab/>
      </w:r>
      <w:r>
        <w:tab/>
        <w:t xml:space="preserve">0.090956 .  </w:t>
      </w:r>
    </w:p>
    <w:p w14:paraId="2DDCD752" w14:textId="4A6B07D6" w:rsidR="005A78E1" w:rsidRDefault="005A78E1" w:rsidP="005A78E1">
      <w:pPr>
        <w:pStyle w:val="Tableheading"/>
      </w:pPr>
      <w:proofErr w:type="spellStart"/>
      <w:r>
        <w:t>Sitegrand</w:t>
      </w:r>
      <w:proofErr w:type="spellEnd"/>
      <w:r>
        <w:t xml:space="preserve">   </w:t>
      </w:r>
      <w:r>
        <w:tab/>
        <w:t xml:space="preserve">-0.0986   </w:t>
      </w:r>
      <w:r>
        <w:tab/>
        <w:t>0.</w:t>
      </w:r>
      <w:proofErr w:type="gramStart"/>
      <w:r>
        <w:t xml:space="preserve">0594  </w:t>
      </w:r>
      <w:r>
        <w:tab/>
      </w:r>
      <w:proofErr w:type="gramEnd"/>
      <w:r>
        <w:t xml:space="preserve">-1.659 </w:t>
      </w:r>
      <w:r>
        <w:tab/>
      </w:r>
      <w:r>
        <w:tab/>
        <w:t xml:space="preserve">0.097162 .  </w:t>
      </w:r>
    </w:p>
    <w:p w14:paraId="0C3D2FF2" w14:textId="523370A9" w:rsidR="005A78E1" w:rsidRDefault="005A78E1" w:rsidP="005A78E1">
      <w:pPr>
        <w:pStyle w:val="Tableheading"/>
      </w:pPr>
      <w:proofErr w:type="spellStart"/>
      <w:r>
        <w:t>Siteiguana</w:t>
      </w:r>
      <w:proofErr w:type="spellEnd"/>
      <w:r>
        <w:t xml:space="preserve">   </w:t>
      </w:r>
      <w:r>
        <w:tab/>
        <w:t xml:space="preserve">0.0016   </w:t>
      </w:r>
      <w:r>
        <w:tab/>
        <w:t xml:space="preserve">0.0434   </w:t>
      </w:r>
      <w:r>
        <w:tab/>
        <w:t xml:space="preserve">0.037 </w:t>
      </w:r>
      <w:r>
        <w:tab/>
      </w:r>
      <w:r>
        <w:tab/>
        <w:t xml:space="preserve">0.970659    </w:t>
      </w:r>
    </w:p>
    <w:p w14:paraId="22651183" w14:textId="37395285" w:rsidR="005A78E1" w:rsidRDefault="005A78E1" w:rsidP="005A78E1">
      <w:pPr>
        <w:pStyle w:val="Tableheading"/>
      </w:pPr>
      <w:proofErr w:type="spellStart"/>
      <w:proofErr w:type="gramStart"/>
      <w:r>
        <w:t>Sitemonkey</w:t>
      </w:r>
      <w:proofErr w:type="spellEnd"/>
      <w:r>
        <w:t xml:space="preserve">  </w:t>
      </w:r>
      <w:r>
        <w:tab/>
      </w:r>
      <w:proofErr w:type="gramEnd"/>
      <w:r>
        <w:t xml:space="preserve">-0.0275   </w:t>
      </w:r>
      <w:r>
        <w:tab/>
        <w:t xml:space="preserve">0.0469  </w:t>
      </w:r>
      <w:r>
        <w:tab/>
        <w:t xml:space="preserve">-0.587 </w:t>
      </w:r>
      <w:r>
        <w:tab/>
      </w:r>
      <w:r>
        <w:tab/>
        <w:t xml:space="preserve">0.556993    </w:t>
      </w:r>
    </w:p>
    <w:p w14:paraId="1A5D83B7" w14:textId="2F7BD71A" w:rsidR="005A78E1" w:rsidRDefault="005A78E1" w:rsidP="005A78E1">
      <w:pPr>
        <w:pStyle w:val="Tableheading"/>
      </w:pPr>
      <w:proofErr w:type="spellStart"/>
      <w:r>
        <w:t>SitemuskN</w:t>
      </w:r>
      <w:proofErr w:type="spellEnd"/>
      <w:r>
        <w:t xml:space="preserve">   </w:t>
      </w:r>
      <w:r>
        <w:tab/>
        <w:t xml:space="preserve">-0.0314   </w:t>
      </w:r>
      <w:r>
        <w:tab/>
        <w:t>0.</w:t>
      </w:r>
      <w:proofErr w:type="gramStart"/>
      <w:r>
        <w:t xml:space="preserve">0474  </w:t>
      </w:r>
      <w:r>
        <w:tab/>
      </w:r>
      <w:proofErr w:type="gramEnd"/>
      <w:r>
        <w:t xml:space="preserve">-0.661 </w:t>
      </w:r>
      <w:r>
        <w:tab/>
      </w:r>
      <w:r>
        <w:tab/>
        <w:t xml:space="preserve">0.508411    </w:t>
      </w:r>
    </w:p>
    <w:p w14:paraId="1092D501" w14:textId="0819DB40" w:rsidR="005A78E1" w:rsidRDefault="005A78E1" w:rsidP="005A78E1">
      <w:pPr>
        <w:pStyle w:val="Tableheading"/>
      </w:pPr>
      <w:proofErr w:type="spellStart"/>
      <w:r>
        <w:t>Sitepelican</w:t>
      </w:r>
      <w:proofErr w:type="spellEnd"/>
      <w:r>
        <w:t xml:space="preserve"> </w:t>
      </w:r>
      <w:r>
        <w:tab/>
        <w:t xml:space="preserve">-0.1573   </w:t>
      </w:r>
      <w:r>
        <w:tab/>
        <w:t>0.</w:t>
      </w:r>
      <w:proofErr w:type="gramStart"/>
      <w:r>
        <w:t xml:space="preserve">0565  </w:t>
      </w:r>
      <w:r>
        <w:tab/>
      </w:r>
      <w:proofErr w:type="gramEnd"/>
      <w:r>
        <w:t xml:space="preserve">-2.783 </w:t>
      </w:r>
      <w:r>
        <w:tab/>
      </w:r>
      <w:r>
        <w:tab/>
        <w:t xml:space="preserve">0.005388 ** </w:t>
      </w:r>
    </w:p>
    <w:p w14:paraId="6C0252D0" w14:textId="1BB1E9CB" w:rsidR="005A78E1" w:rsidRDefault="005A78E1" w:rsidP="005A78E1">
      <w:pPr>
        <w:pStyle w:val="Tableheading"/>
      </w:pPr>
      <w:proofErr w:type="spellStart"/>
      <w:r>
        <w:t>Sitewhite</w:t>
      </w:r>
      <w:proofErr w:type="spellEnd"/>
      <w:r>
        <w:t xml:space="preserve">   </w:t>
      </w:r>
      <w:r>
        <w:tab/>
        <w:t xml:space="preserve">-0.1422   </w:t>
      </w:r>
      <w:r>
        <w:tab/>
        <w:t>0.</w:t>
      </w:r>
      <w:proofErr w:type="gramStart"/>
      <w:r>
        <w:t xml:space="preserve">0423  </w:t>
      </w:r>
      <w:r>
        <w:tab/>
      </w:r>
      <w:proofErr w:type="gramEnd"/>
      <w:r>
        <w:t xml:space="preserve">-3.366 </w:t>
      </w:r>
      <w:r>
        <w:tab/>
      </w:r>
      <w:r>
        <w:tab/>
        <w:t>0.000764 ***</w:t>
      </w:r>
    </w:p>
    <w:p w14:paraId="302FF265" w14:textId="77777777" w:rsidR="005A78E1" w:rsidRDefault="005A78E1" w:rsidP="005A78E1">
      <w:pPr>
        <w:pStyle w:val="Tableheading"/>
      </w:pPr>
      <w:r>
        <w:t>---</w:t>
      </w:r>
    </w:p>
    <w:p w14:paraId="337ED9E5" w14:textId="145F8170" w:rsidR="00D813D1" w:rsidRDefault="005A78E1" w:rsidP="005A78E1">
      <w:pPr>
        <w:pStyle w:val="Tableheading"/>
      </w:pPr>
      <w:r>
        <w:t xml:space="preserve">Significance codes:  0 ‘***’ 0.001 ‘**’ 0.01 ‘*’ 0.05 ‘.’ 0.1 </w:t>
      </w:r>
      <w:proofErr w:type="gramStart"/>
      <w:r>
        <w:t>‘ ’</w:t>
      </w:r>
      <w:proofErr w:type="gramEnd"/>
      <w:r>
        <w:t xml:space="preserve"> 1</w:t>
      </w:r>
    </w:p>
    <w:p w14:paraId="7D13EFC8" w14:textId="48AEB3FF" w:rsidR="00D813D1" w:rsidRDefault="00D813D1" w:rsidP="00D813D1">
      <w:pPr>
        <w:pStyle w:val="Tableheading"/>
      </w:pPr>
    </w:p>
    <w:sectPr w:rsidR="00D813D1"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ole" w:date="2019-12-07T12:35:00Z" w:initials="N">
    <w:p w14:paraId="73ACD26E" w14:textId="791A6CE0" w:rsidR="001A70EC" w:rsidRDefault="001A70EC">
      <w:pPr>
        <w:pStyle w:val="CommentText"/>
      </w:pPr>
      <w:r>
        <w:rPr>
          <w:rStyle w:val="CommentReference"/>
        </w:rPr>
        <w:annotationRef/>
      </w:r>
      <w:r>
        <w:t xml:space="preserve">Rachel: 1) clean up GitHub 2) add readme file 3) include </w:t>
      </w:r>
      <w:proofErr w:type="spellStart"/>
      <w:r>
        <w:t>Github</w:t>
      </w:r>
      <w:proofErr w:type="spellEnd"/>
      <w:r>
        <w:t xml:space="preserve"> info in manuscript</w:t>
      </w:r>
    </w:p>
  </w:comment>
  <w:comment w:id="2" w:author="Nicole" w:date="2019-12-06T23:10:00Z" w:initials="N">
    <w:p w14:paraId="47DEFF18" w14:textId="128266C3" w:rsidR="001A70EC" w:rsidRDefault="001A70EC">
      <w:pPr>
        <w:pStyle w:val="CommentText"/>
      </w:pPr>
      <w:r>
        <w:rPr>
          <w:rStyle w:val="CommentReference"/>
        </w:rPr>
        <w:annotationRef/>
      </w:r>
      <w:r>
        <w:t>Make edits to other abstract and copy changes here</w:t>
      </w:r>
    </w:p>
  </w:comment>
  <w:comment w:id="8" w:author="Nicole" w:date="2019-12-06T23:32:00Z" w:initials="N">
    <w:p w14:paraId="7FB43B6B" w14:textId="6C072D4E" w:rsidR="001A70EC" w:rsidRDefault="001A70EC">
      <w:pPr>
        <w:pStyle w:val="CommentText"/>
      </w:pPr>
      <w:r>
        <w:rPr>
          <w:rStyle w:val="CommentReference"/>
        </w:rPr>
        <w:annotationRef/>
      </w:r>
      <w:r>
        <w:t>Brian: combined what?</w:t>
      </w:r>
    </w:p>
  </w:comment>
  <w:comment w:id="9" w:author="Nicole" w:date="2019-12-06T23:33:00Z" w:initials="N">
    <w:p w14:paraId="6A6209B0" w14:textId="63029D4D" w:rsidR="001A70EC" w:rsidRDefault="001A70EC">
      <w:pPr>
        <w:pStyle w:val="CommentText"/>
      </w:pPr>
      <w:r>
        <w:rPr>
          <w:rStyle w:val="CommentReference"/>
        </w:rPr>
        <w:annotationRef/>
      </w:r>
      <w:r>
        <w:t>Brian: combined what?</w:t>
      </w:r>
    </w:p>
  </w:comment>
  <w:comment w:id="12" w:author="Nicole" w:date="2019-12-06T23:34:00Z" w:initials="N">
    <w:p w14:paraId="76597EF1" w14:textId="5E60D57B" w:rsidR="001A70EC" w:rsidRDefault="001A70EC">
      <w:pPr>
        <w:pStyle w:val="CommentText"/>
      </w:pPr>
      <w:r>
        <w:rPr>
          <w:rStyle w:val="CommentReference"/>
        </w:rPr>
        <w:annotationRef/>
      </w:r>
      <w:r>
        <w:t>Brian: GOF are usually statistical tests. Looks like these are lines of best fits under a single model.</w:t>
      </w:r>
    </w:p>
  </w:comment>
  <w:comment w:id="14" w:author="Graham Forrester" w:date="2019-12-03T12:24:00Z" w:initials="GF">
    <w:p w14:paraId="69C615C1" w14:textId="7812C849" w:rsidR="001A70EC" w:rsidRDefault="001A70EC">
      <w:pPr>
        <w:pStyle w:val="CommentText"/>
      </w:pPr>
      <w:r>
        <w:rPr>
          <w:rStyle w:val="CommentReference"/>
        </w:rPr>
        <w:annotationRef/>
      </w:r>
      <w:r>
        <w:t>To discuss later</w:t>
      </w:r>
      <w:proofErr w:type="gramStart"/>
      <w:r>
        <w:t>…..</w:t>
      </w:r>
      <w:proofErr w:type="gramEnd"/>
      <w:r>
        <w:t xml:space="preserve">I believe </w:t>
      </w:r>
      <w:proofErr w:type="spellStart"/>
      <w:r>
        <w:t>Lianna</w:t>
      </w:r>
      <w:proofErr w:type="spellEnd"/>
      <w:r>
        <w:t xml:space="preserve">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1A70EC" w:rsidRDefault="001A70EC">
      <w:pPr>
        <w:pStyle w:val="CommentText"/>
      </w:pPr>
    </w:p>
    <w:p w14:paraId="2DBA917A" w14:textId="6F3D8F09" w:rsidR="001A70EC" w:rsidRDefault="001A70EC">
      <w:pPr>
        <w:pStyle w:val="CommentText"/>
      </w:pPr>
    </w:p>
  </w:comment>
  <w:comment w:id="16" w:author="Nicole" w:date="2019-12-06T23:08:00Z" w:initials="N">
    <w:p w14:paraId="6AF0B8B8" w14:textId="59F37D85" w:rsidR="001A70EC" w:rsidRDefault="001A70EC">
      <w:pPr>
        <w:pStyle w:val="CommentText"/>
      </w:pPr>
      <w:r>
        <w:rPr>
          <w:rStyle w:val="CommentReference"/>
        </w:rPr>
        <w:annotationRef/>
      </w:r>
      <w:proofErr w:type="spellStart"/>
      <w:r>
        <w:t>Gavino</w:t>
      </w:r>
      <w:proofErr w:type="spellEnd"/>
      <w:r>
        <w:t xml:space="preserve">: Revise abstract, introduction, and conclusions, to make them </w:t>
      </w:r>
      <w:proofErr w:type="gramStart"/>
      <w:r>
        <w:t>more clear</w:t>
      </w:r>
      <w:proofErr w:type="gramEnd"/>
      <w:r>
        <w:t xml:space="preserve"> about your findings were.</w:t>
      </w:r>
    </w:p>
  </w:comment>
  <w:comment w:id="17" w:author="Nicole" w:date="2019-12-06T23:35:00Z" w:initials="N">
    <w:p w14:paraId="31C9E31F" w14:textId="77777777" w:rsidR="001A70EC" w:rsidRDefault="001A70EC" w:rsidP="00226D8D">
      <w:pPr>
        <w:pStyle w:val="CommentText"/>
      </w:pPr>
      <w:r>
        <w:rPr>
          <w:rStyle w:val="CommentReference"/>
        </w:rPr>
        <w:annotationRef/>
      </w:r>
      <w:r>
        <w:t>Brian: There is no indication of where the study occurs, what the methods were, the major findings, or why they matter.</w:t>
      </w:r>
    </w:p>
    <w:p w14:paraId="291AF08F" w14:textId="77777777" w:rsidR="001A70EC" w:rsidRDefault="001A70EC" w:rsidP="00226D8D">
      <w:pPr>
        <w:pStyle w:val="CommentText"/>
      </w:pPr>
    </w:p>
    <w:p w14:paraId="79ACD2B7" w14:textId="4F572B1A" w:rsidR="001A70EC" w:rsidRDefault="001A70EC" w:rsidP="00226D8D">
      <w:pPr>
        <w:pStyle w:val="CommentText"/>
      </w:pPr>
      <w:r>
        <w:t>All are basic elements of a standard abstract for a journal manuscript.</w:t>
      </w:r>
    </w:p>
  </w:comment>
  <w:comment w:id="18" w:author="Nicole" w:date="2019-12-06T23:35:00Z" w:initials="N">
    <w:p w14:paraId="1CE0A692" w14:textId="7162E309" w:rsidR="001A70EC" w:rsidRDefault="001A70EC" w:rsidP="00226D8D">
      <w:r>
        <w:rPr>
          <w:rStyle w:val="CommentReference"/>
        </w:rPr>
        <w:annotationRef/>
      </w:r>
      <w:r>
        <w:t xml:space="preserve">Brian: </w:t>
      </w:r>
      <w:r w:rsidRPr="00EF3546">
        <w:t>The abstract needs considerable work on expressing what you found and why people should care. What is the main take away? Be definitive.</w:t>
      </w:r>
    </w:p>
  </w:comment>
  <w:comment w:id="19" w:author="Nicole" w:date="2019-12-06T23:32:00Z" w:initials="N">
    <w:p w14:paraId="3B628A17" w14:textId="76EF200E" w:rsidR="001A70EC" w:rsidRDefault="001A70EC">
      <w:pPr>
        <w:pStyle w:val="CommentText"/>
      </w:pPr>
      <w:r>
        <w:rPr>
          <w:rStyle w:val="CommentReference"/>
        </w:rPr>
        <w:annotationRef/>
      </w:r>
      <w:r>
        <w:t>Brian: What is the spatial context of this statement? Global?</w:t>
      </w:r>
    </w:p>
  </w:comment>
  <w:comment w:id="20" w:author="Nicole" w:date="2019-12-06T23:21:00Z" w:initials="N">
    <w:p w14:paraId="250372F4" w14:textId="2D469264" w:rsidR="001A70EC" w:rsidRDefault="001A70EC">
      <w:pPr>
        <w:pStyle w:val="CommentText"/>
      </w:pPr>
      <w:r>
        <w:rPr>
          <w:rStyle w:val="CommentReference"/>
        </w:rPr>
        <w:annotationRef/>
      </w:r>
      <w:r>
        <w:t>Carlos: replace with “such as”</w:t>
      </w:r>
    </w:p>
  </w:comment>
  <w:comment w:id="21" w:author="Nicole" w:date="2019-12-06T23:20:00Z" w:initials="N">
    <w:p w14:paraId="54D9CB19" w14:textId="6B48C98E" w:rsidR="001A70EC" w:rsidRDefault="001A70EC">
      <w:pPr>
        <w:pStyle w:val="CommentText"/>
      </w:pPr>
      <w:r>
        <w:rPr>
          <w:rStyle w:val="CommentReference"/>
        </w:rPr>
        <w:annotationRef/>
      </w:r>
      <w:r>
        <w:t>Carlos: delete</w:t>
      </w:r>
    </w:p>
  </w:comment>
  <w:comment w:id="22" w:author="Nicole" w:date="2019-12-06T23:22:00Z" w:initials="N">
    <w:p w14:paraId="00CC0771" w14:textId="4A8FE1CE" w:rsidR="001A70EC" w:rsidRDefault="001A70EC">
      <w:pPr>
        <w:pStyle w:val="CommentText"/>
      </w:pPr>
      <w:r>
        <w:rPr>
          <w:rStyle w:val="CommentReference"/>
        </w:rPr>
        <w:annotationRef/>
      </w:r>
      <w:r>
        <w:t>Carlos: delete</w:t>
      </w:r>
    </w:p>
  </w:comment>
  <w:comment w:id="23" w:author="Nicole" w:date="2019-12-06T23:36:00Z" w:initials="N">
    <w:p w14:paraId="4EADB099" w14:textId="0F90673B" w:rsidR="001A70EC" w:rsidRPr="00226D8D" w:rsidRDefault="001A70EC">
      <w:pPr>
        <w:pStyle w:val="CommentText"/>
        <w:rPr>
          <w:b/>
        </w:rPr>
      </w:pPr>
      <w:r>
        <w:rPr>
          <w:rStyle w:val="CommentReference"/>
        </w:rPr>
        <w:annotationRef/>
      </w:r>
      <w:r>
        <w:t>Brian: don’t know what “top” is. Top of what?</w:t>
      </w:r>
    </w:p>
  </w:comment>
  <w:comment w:id="24" w:author="Nicole" w:date="2019-12-07T12:36:00Z" w:initials="N">
    <w:p w14:paraId="05CFB561" w14:textId="4F4A6C1C" w:rsidR="001A70EC" w:rsidRDefault="001A70EC">
      <w:pPr>
        <w:pStyle w:val="CommentText"/>
      </w:pPr>
      <w:r>
        <w:rPr>
          <w:rStyle w:val="CommentReference"/>
        </w:rPr>
        <w:annotationRef/>
      </w:r>
      <w:r>
        <w:t>Rachel: insert main results here</w:t>
      </w:r>
    </w:p>
  </w:comment>
  <w:comment w:id="25" w:author="Nicole" w:date="2019-12-06T23:36:00Z" w:initials="N">
    <w:p w14:paraId="5EC92C64" w14:textId="77777777" w:rsidR="001A70EC" w:rsidRDefault="001A70EC" w:rsidP="00226D8D">
      <w:pPr>
        <w:pStyle w:val="CommentText"/>
      </w:pPr>
      <w:r>
        <w:rPr>
          <w:rStyle w:val="CommentReference"/>
        </w:rPr>
        <w:annotationRef/>
      </w:r>
      <w:r>
        <w:t>Brian: This sentence doesn't say anything. Your finding is that space and time should be considered because you learn about these relationships.</w:t>
      </w:r>
    </w:p>
    <w:p w14:paraId="66B8D6A9" w14:textId="77777777" w:rsidR="001A70EC" w:rsidRDefault="001A70EC" w:rsidP="00226D8D">
      <w:pPr>
        <w:pStyle w:val="CommentText"/>
      </w:pPr>
    </w:p>
    <w:p w14:paraId="5C100588" w14:textId="77777777" w:rsidR="001A70EC" w:rsidRDefault="001A70EC" w:rsidP="00226D8D">
      <w:pPr>
        <w:pStyle w:val="CommentText"/>
      </w:pPr>
      <w:r>
        <w:t>It would be much better to have concrete statements about your findings. And a clarity of why they matter.</w:t>
      </w:r>
    </w:p>
    <w:p w14:paraId="6DB12113" w14:textId="77777777" w:rsidR="001A70EC" w:rsidRDefault="001A70EC" w:rsidP="00226D8D">
      <w:pPr>
        <w:pStyle w:val="CommentText"/>
      </w:pPr>
    </w:p>
    <w:p w14:paraId="31D50DBD" w14:textId="2BD687B7" w:rsidR="001A70EC" w:rsidRDefault="001A70EC" w:rsidP="00226D8D">
      <w:pPr>
        <w:pStyle w:val="CommentText"/>
      </w:pPr>
      <w:r>
        <w:t>This is perhaps the longest study available to examine surrogate relationships for coral reefs. You should communicate whether commonly assumed surrogate relationships are stable or not.</w:t>
      </w:r>
    </w:p>
  </w:comment>
  <w:comment w:id="26" w:author="Nicole" w:date="2019-12-06T23:37:00Z" w:initials="N">
    <w:p w14:paraId="32F150C9" w14:textId="77777777" w:rsidR="001A70EC" w:rsidRDefault="001A70EC" w:rsidP="00226D8D">
      <w:pPr>
        <w:pStyle w:val="CommentText"/>
      </w:pPr>
      <w:r>
        <w:rPr>
          <w:rStyle w:val="CommentReference"/>
        </w:rPr>
        <w:annotationRef/>
      </w:r>
      <w:r>
        <w:t>Brian: I read this sentence as</w:t>
      </w:r>
      <w:proofErr w:type="gramStart"/>
      <w:r>
        <w:t>....if</w:t>
      </w:r>
      <w:proofErr w:type="gramEnd"/>
      <w:r>
        <w:t xml:space="preserve"> you collect data on more things you MAY learn how coral reefs are changing.</w:t>
      </w:r>
    </w:p>
    <w:p w14:paraId="6EB4F17A" w14:textId="77777777" w:rsidR="001A70EC" w:rsidRDefault="001A70EC" w:rsidP="00226D8D">
      <w:pPr>
        <w:pStyle w:val="CommentText"/>
      </w:pPr>
    </w:p>
    <w:p w14:paraId="2EA0D9F2" w14:textId="77777777" w:rsidR="001A70EC" w:rsidRDefault="001A70EC" w:rsidP="00226D8D">
      <w:pPr>
        <w:pStyle w:val="CommentText"/>
      </w:pPr>
      <w:r>
        <w:t>Is that an informative sentence?</w:t>
      </w:r>
    </w:p>
    <w:p w14:paraId="6BD5DFB8" w14:textId="77777777" w:rsidR="001A70EC" w:rsidRDefault="001A70EC" w:rsidP="00226D8D">
      <w:pPr>
        <w:pStyle w:val="CommentText"/>
      </w:pPr>
    </w:p>
    <w:p w14:paraId="06F488A3" w14:textId="77777777" w:rsidR="001A70EC" w:rsidRDefault="001A70EC" w:rsidP="00226D8D">
      <w:pPr>
        <w:pStyle w:val="CommentText"/>
      </w:pPr>
      <w:r>
        <w:t>You should end abstract with a conclusion sentence or two to place your major findings in the context of the current state of knowledge.</w:t>
      </w:r>
    </w:p>
    <w:p w14:paraId="6E2A932E" w14:textId="77777777" w:rsidR="001A70EC" w:rsidRDefault="001A70EC" w:rsidP="00226D8D">
      <w:pPr>
        <w:pStyle w:val="CommentText"/>
      </w:pPr>
    </w:p>
    <w:p w14:paraId="60213765" w14:textId="725D2DDD" w:rsidR="001A70EC" w:rsidRDefault="001A70EC" w:rsidP="00226D8D">
      <w:pPr>
        <w:pStyle w:val="CommentText"/>
      </w:pPr>
      <w:r>
        <w:t>I would like to see more definitive statements of your findings and conclusions.</w:t>
      </w:r>
    </w:p>
  </w:comment>
  <w:comment w:id="28" w:author="Graham Forrester" w:date="2019-12-03T11:31:00Z" w:initials="GF">
    <w:p w14:paraId="30382E06" w14:textId="6ABD36DB" w:rsidR="001A70EC" w:rsidRDefault="001A70EC">
      <w:pPr>
        <w:pStyle w:val="CommentText"/>
      </w:pPr>
      <w:r>
        <w:rPr>
          <w:rStyle w:val="CommentReference"/>
        </w:rPr>
        <w:annotationRef/>
      </w:r>
      <w:r>
        <w:t>Consider rearranging so the general issues come first, then introduce coral reefs later.</w:t>
      </w:r>
    </w:p>
  </w:comment>
  <w:comment w:id="31" w:author="Nicole" w:date="2019-11-18T00:11:00Z" w:initials="N">
    <w:p w14:paraId="2DE7AC69" w14:textId="1975A548" w:rsidR="001A70EC" w:rsidRDefault="001A70EC" w:rsidP="00A679EA">
      <w:pPr>
        <w:pStyle w:val="CommentText"/>
        <w:ind w:firstLine="0"/>
      </w:pPr>
      <w:r>
        <w:rPr>
          <w:rStyle w:val="CommentReference"/>
        </w:rPr>
        <w:annotationRef/>
      </w:r>
      <w:r>
        <w:t>Main Point: Biodiversity is declining globally and that’s bad. We use richness to study these declines.</w:t>
      </w:r>
    </w:p>
  </w:comment>
  <w:comment w:id="33" w:author="Nicole" w:date="2019-12-06T23:38:00Z" w:initials="N">
    <w:p w14:paraId="049A3EC9" w14:textId="77777777" w:rsidR="001A70EC" w:rsidRDefault="001A70EC" w:rsidP="00226D8D">
      <w:pPr>
        <w:pStyle w:val="CommentText"/>
      </w:pPr>
      <w:r>
        <w:rPr>
          <w:rStyle w:val="CommentReference"/>
        </w:rPr>
        <w:annotationRef/>
      </w:r>
      <w:r>
        <w:t>Brian: stress? word choice?</w:t>
      </w:r>
    </w:p>
    <w:p w14:paraId="2C6750C7" w14:textId="77777777" w:rsidR="001A70EC" w:rsidRDefault="001A70EC" w:rsidP="00226D8D">
      <w:pPr>
        <w:pStyle w:val="CommentText"/>
      </w:pPr>
    </w:p>
    <w:p w14:paraId="7BB57589" w14:textId="1292BF22" w:rsidR="001A70EC" w:rsidRDefault="001A70EC" w:rsidP="00226D8D">
      <w:pPr>
        <w:pStyle w:val="CommentText"/>
      </w:pPr>
      <w:r>
        <w:t>anthropogenic activity?</w:t>
      </w:r>
    </w:p>
  </w:comment>
  <w:comment w:id="35" w:author="Nicole" w:date="2019-11-18T00:11:00Z" w:initials="N">
    <w:p w14:paraId="2D513D92" w14:textId="2C2C4F19" w:rsidR="001A70EC" w:rsidRDefault="001A70EC">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42" w:author="Nicole" w:date="2019-11-18T00:11:00Z" w:initials="N">
    <w:p w14:paraId="3AE34301" w14:textId="30B9D9EB" w:rsidR="001A70EC" w:rsidRDefault="001A70EC">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1A70EC" w:rsidRDefault="001A70EC">
      <w:pPr>
        <w:pStyle w:val="CommentText"/>
      </w:pPr>
    </w:p>
    <w:p w14:paraId="535203B4" w14:textId="1A92ABAD" w:rsidR="001A70EC" w:rsidRDefault="001A70EC">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45" w:author="Nicole" w:date="2019-11-18T00:11:00Z" w:initials="N">
    <w:p w14:paraId="22EFE346" w14:textId="4FA2BD8C" w:rsidR="001A70EC" w:rsidRDefault="001A70EC">
      <w:pPr>
        <w:pStyle w:val="CommentText"/>
      </w:pPr>
      <w:r>
        <w:rPr>
          <w:rStyle w:val="CommentReference"/>
        </w:rPr>
        <w:annotationRef/>
      </w:r>
      <w:r>
        <w:t xml:space="preserve">Takeaway from these papers: richness can be used to compare biodiversity across </w:t>
      </w:r>
      <w:proofErr w:type="gramStart"/>
      <w:r>
        <w:t>small and large scale</w:t>
      </w:r>
      <w:proofErr w:type="gramEnd"/>
      <w:r>
        <w:t xml:space="preserve"> spatial gradients (both of these have to do with bird species richness)</w:t>
      </w:r>
    </w:p>
  </w:comment>
  <w:comment w:id="48" w:author="Graham Forrester" w:date="2019-12-03T11:34:00Z" w:initials="GF">
    <w:p w14:paraId="4DAD7A81" w14:textId="77777777" w:rsidR="001A70EC" w:rsidRDefault="001A70EC" w:rsidP="00FB6DD0">
      <w:pPr>
        <w:pStyle w:val="CommentText"/>
      </w:pPr>
      <w:r>
        <w:rPr>
          <w:rStyle w:val="CommentReference"/>
        </w:rPr>
        <w:annotationRef/>
      </w:r>
      <w:r>
        <w:t xml:space="preserve">Before introducing coral reefs, could add a new paragraph about various ways to choose surrogates (e.g. higher taxa, cross-taxa, subset taxa from </w:t>
      </w:r>
      <w:proofErr w:type="spellStart"/>
      <w:r>
        <w:t>Melin</w:t>
      </w:r>
      <w:proofErr w:type="spellEnd"/>
      <w:r>
        <w:t>), then describe how we made out choice, i.e. mostly pragmatism</w:t>
      </w:r>
    </w:p>
  </w:comment>
  <w:comment w:id="49" w:author="Nicole" w:date="2019-11-18T00:11:00Z" w:initials="N">
    <w:p w14:paraId="13418041" w14:textId="77777777" w:rsidR="001A70EC" w:rsidRDefault="001A70EC" w:rsidP="00FB6DD0">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morphospecies to professional species </w:t>
      </w:r>
      <w:proofErr w:type="gramStart"/>
      <w:r>
        <w:t>id’s</w:t>
      </w:r>
      <w:proofErr w:type="gramEnd"/>
      <w:r>
        <w:t xml:space="preserve"> to see if they were comparable</w:t>
      </w:r>
      <w:r>
        <w:rPr>
          <w:rStyle w:val="CommentReference"/>
        </w:rPr>
        <w:t xml:space="preserve"> </w:t>
      </w:r>
      <w:r>
        <w:rPr>
          <w:rStyle w:val="CommentReference"/>
        </w:rPr>
        <w:annotationRef/>
      </w:r>
    </w:p>
    <w:p w14:paraId="52E20BD6" w14:textId="77777777" w:rsidR="001A70EC" w:rsidRDefault="001A70EC" w:rsidP="00FB6DD0">
      <w:pPr>
        <w:pStyle w:val="CommentText"/>
        <w:rPr>
          <w:rStyle w:val="CommentReference"/>
        </w:rPr>
      </w:pPr>
    </w:p>
    <w:p w14:paraId="44ED02DC" w14:textId="77777777" w:rsidR="001A70EC" w:rsidRDefault="001A70EC" w:rsidP="00FB6DD0">
      <w:pPr>
        <w:pStyle w:val="CommentText"/>
      </w:pPr>
      <w:r>
        <w:t xml:space="preserve">Takeaway from Hirst: arthropod diversity is challenging to measure directly, so authors attempt to use macroalgal diversity as a surrogate because macroalgae are easier to identify and examine </w:t>
      </w:r>
    </w:p>
    <w:p w14:paraId="53937DE6" w14:textId="77777777" w:rsidR="001A70EC" w:rsidRDefault="001A70EC" w:rsidP="00FB6DD0">
      <w:pPr>
        <w:pStyle w:val="CommentText"/>
      </w:pPr>
      <w:r>
        <w:rPr>
          <w:rStyle w:val="CommentReference"/>
        </w:rPr>
        <w:annotationRef/>
      </w:r>
    </w:p>
    <w:p w14:paraId="5C51C170" w14:textId="77777777" w:rsidR="001A70EC" w:rsidRDefault="001A70EC" w:rsidP="00FB6DD0">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50" w:author="Nicole" w:date="2019-11-18T00:11:00Z" w:initials="N">
    <w:p w14:paraId="5E494665" w14:textId="77777777" w:rsidR="001A70EC" w:rsidRDefault="001A70EC" w:rsidP="00FB6DD0">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57" w:author="Nicole" w:date="2019-12-06T23:23:00Z" w:initials="N">
    <w:p w14:paraId="6EC163C9" w14:textId="77777777" w:rsidR="001A70EC" w:rsidRDefault="001A70EC" w:rsidP="00FB6DD0">
      <w:pPr>
        <w:pStyle w:val="CommentText"/>
      </w:pPr>
      <w:r>
        <w:rPr>
          <w:rStyle w:val="CommentReference"/>
        </w:rPr>
        <w:annotationRef/>
      </w:r>
      <w:r>
        <w:t>Carlos: delete</w:t>
      </w:r>
    </w:p>
  </w:comment>
  <w:comment w:id="58" w:author="Nicole" w:date="2019-11-18T00:11:00Z" w:initials="N">
    <w:p w14:paraId="0C1DFA34" w14:textId="77777777" w:rsidR="001A70EC" w:rsidRDefault="001A70EC" w:rsidP="00FB6DD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98" w:author="Graham Forrester" w:date="2019-12-03T11:30:00Z" w:initials="GF">
    <w:p w14:paraId="108FEED3" w14:textId="77777777" w:rsidR="001A70EC" w:rsidRDefault="001A70EC" w:rsidP="00FE2D2F">
      <w:pPr>
        <w:pStyle w:val="CommentText"/>
      </w:pPr>
      <w:r>
        <w:rPr>
          <w:rStyle w:val="CommentReference"/>
        </w:rPr>
        <w:annotationRef/>
      </w:r>
      <w:r>
        <w:t>Consider moving this up to be the 2</w:t>
      </w:r>
      <w:r w:rsidRPr="005030CE">
        <w:rPr>
          <w:vertAlign w:val="superscript"/>
        </w:rPr>
        <w:t>nd</w:t>
      </w:r>
      <w:r>
        <w:t xml:space="preserve"> paragraph.  </w:t>
      </w:r>
    </w:p>
  </w:comment>
  <w:comment w:id="99" w:author="Nicole" w:date="2019-11-18T00:11:00Z" w:initials="N">
    <w:p w14:paraId="7CC9BF48" w14:textId="77777777" w:rsidR="001A70EC" w:rsidRDefault="001A70EC" w:rsidP="00FE2D2F">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04" w:author="Nicole" w:date="2019-12-06T23:24:00Z" w:initials="N">
    <w:p w14:paraId="49B73559" w14:textId="77777777" w:rsidR="001A70EC" w:rsidRDefault="001A70EC" w:rsidP="00A0565F">
      <w:pPr>
        <w:pStyle w:val="CommentText"/>
      </w:pPr>
      <w:r>
        <w:rPr>
          <w:rStyle w:val="CommentReference"/>
        </w:rPr>
        <w:annotationRef/>
      </w:r>
      <w:r>
        <w:t>Carlos: delete</w:t>
      </w:r>
    </w:p>
  </w:comment>
  <w:comment w:id="119" w:author="Nicole" w:date="2019-11-18T00:11:00Z" w:initials="N">
    <w:p w14:paraId="148666FC" w14:textId="77777777" w:rsidR="001A70EC" w:rsidRDefault="001A70EC" w:rsidP="00A0565F">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129" w:author="Graham Forrester" w:date="2019-12-03T11:31:00Z" w:initials="GF">
    <w:p w14:paraId="03298840" w14:textId="77777777" w:rsidR="001A70EC" w:rsidRDefault="001A70EC" w:rsidP="00A0565F">
      <w:pPr>
        <w:pStyle w:val="CommentText"/>
      </w:pPr>
      <w:r>
        <w:rPr>
          <w:rStyle w:val="CommentReference"/>
        </w:rPr>
        <w:annotationRef/>
      </w:r>
      <w:r>
        <w:t>Consider making this 3</w:t>
      </w:r>
      <w:r w:rsidRPr="005030CE">
        <w:rPr>
          <w:vertAlign w:val="superscript"/>
        </w:rPr>
        <w:t>rd</w:t>
      </w:r>
      <w:r>
        <w:t>, before introducing coral reefs</w:t>
      </w:r>
    </w:p>
  </w:comment>
  <w:comment w:id="132" w:author="Nicole" w:date="2019-11-18T00:11:00Z" w:initials="N">
    <w:p w14:paraId="5BF135E2" w14:textId="77777777" w:rsidR="001A70EC" w:rsidRDefault="001A70EC" w:rsidP="00A0565F">
      <w:pPr>
        <w:pStyle w:val="CommentText"/>
      </w:pPr>
      <w:r>
        <w:rPr>
          <w:rStyle w:val="CommentReference"/>
        </w:rPr>
        <w:annotationRef/>
      </w:r>
      <w:r>
        <w:rPr>
          <w:rStyle w:val="CommentReference"/>
        </w:rPr>
        <w:annotationRef/>
      </w:r>
      <w:r>
        <w:t xml:space="preserve">Takeaway from these papers: authors attempt to identify surrogates that </w:t>
      </w:r>
      <w:proofErr w:type="gramStart"/>
      <w:r>
        <w:t>are able to</w:t>
      </w:r>
      <w:proofErr w:type="gramEnd"/>
      <w:r>
        <w:t xml:space="preserve"> predict target aspects of biodiversity at multiple spatial scales in order to inform/identify restoration projects/areas for reserves</w:t>
      </w:r>
    </w:p>
  </w:comment>
  <w:comment w:id="137" w:author="Nicole" w:date="2019-11-18T00:11:00Z" w:initials="N">
    <w:p w14:paraId="4FAD1483" w14:textId="77777777" w:rsidR="001A70EC" w:rsidRDefault="001A70EC" w:rsidP="00A0565F">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138" w:author="Nicole" w:date="2019-12-06T23:41:00Z" w:initials="N">
    <w:p w14:paraId="3DF8D7A2" w14:textId="77777777" w:rsidR="001A70EC" w:rsidRDefault="001A70EC" w:rsidP="00A0565F">
      <w:pPr>
        <w:pStyle w:val="CommentText"/>
      </w:pPr>
      <w:r>
        <w:rPr>
          <w:rStyle w:val="CommentReference"/>
        </w:rPr>
        <w:annotationRef/>
      </w:r>
      <w:r>
        <w:t xml:space="preserve">Brian: </w:t>
      </w:r>
      <w:r w:rsidRPr="00226D8D">
        <w:t>Add additional sentence on exactly why a consistent relationship is needed.</w:t>
      </w:r>
    </w:p>
  </w:comment>
  <w:comment w:id="133" w:author="Graham Forrester" w:date="2019-12-03T11:41:00Z" w:initials="GF">
    <w:p w14:paraId="0E7526DD" w14:textId="77777777" w:rsidR="001A70EC" w:rsidRDefault="001A70EC" w:rsidP="00A0565F">
      <w:pPr>
        <w:pStyle w:val="CommentText"/>
      </w:pPr>
      <w:r>
        <w:rPr>
          <w:rStyle w:val="CommentReference"/>
        </w:rPr>
        <w:annotationRef/>
      </w:r>
      <w:r>
        <w:t>This is the key point of originality and so should be emphasized.</w:t>
      </w:r>
    </w:p>
  </w:comment>
  <w:comment w:id="139" w:author="Nicole" w:date="2019-11-18T00:11:00Z" w:initials="N">
    <w:p w14:paraId="3F60AAED" w14:textId="77777777" w:rsidR="001A70EC" w:rsidRDefault="001A70EC" w:rsidP="00A0565F">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7A8A1A3D" w14:textId="77777777" w:rsidR="001A70EC" w:rsidRDefault="001A70EC" w:rsidP="00A0565F">
      <w:pPr>
        <w:pStyle w:val="CommentText"/>
      </w:pPr>
    </w:p>
    <w:p w14:paraId="1F1D95B1" w14:textId="77777777" w:rsidR="001A70EC" w:rsidRDefault="001A70EC" w:rsidP="00A0565F">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4D0460C5" w14:textId="77777777" w:rsidR="001A70EC" w:rsidRDefault="001A70EC" w:rsidP="00A0565F">
      <w:pPr>
        <w:pStyle w:val="CommentText"/>
      </w:pPr>
    </w:p>
    <w:p w14:paraId="3C014B9F" w14:textId="77777777" w:rsidR="001A70EC" w:rsidRDefault="001A70EC" w:rsidP="00A0565F">
      <w:pPr>
        <w:pStyle w:val="CommentText"/>
      </w:pPr>
      <w:r>
        <w:t>Takeaway from Lewandowski: Patterns in species richness across spatial scales or based on spatial-dependent gradients may change over time as species respond to climate change and other anthropogenic disturbances</w:t>
      </w:r>
    </w:p>
    <w:p w14:paraId="18BED560" w14:textId="77777777" w:rsidR="001A70EC" w:rsidRDefault="001A70EC" w:rsidP="00A0565F">
      <w:pPr>
        <w:pStyle w:val="CommentText"/>
      </w:pPr>
    </w:p>
    <w:p w14:paraId="6C0C89B5" w14:textId="77777777" w:rsidR="001A70EC" w:rsidRDefault="001A70EC" w:rsidP="00A0565F">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142" w:author="Nicole" w:date="2019-12-06T23:44:00Z" w:initials="N">
    <w:p w14:paraId="02EF05DA" w14:textId="77777777" w:rsidR="001A70EC" w:rsidRDefault="001A70EC" w:rsidP="00B25C9B">
      <w:pPr>
        <w:pStyle w:val="CommentText"/>
      </w:pPr>
      <w:r>
        <w:rPr>
          <w:rStyle w:val="CommentReference"/>
        </w:rPr>
        <w:annotationRef/>
      </w:r>
      <w:r>
        <w:t xml:space="preserve">Brian: </w:t>
      </w:r>
      <w:r w:rsidRPr="00804C84">
        <w:t xml:space="preserve">Could frame this bigger. Our goal is to understand whether monitoring of cost-effective surrogates </w:t>
      </w:r>
      <w:proofErr w:type="gramStart"/>
      <w:r w:rsidRPr="00804C84">
        <w:t>are</w:t>
      </w:r>
      <w:proofErr w:type="gramEnd"/>
      <w:r w:rsidRPr="00804C84">
        <w:t xml:space="preserve"> appropriate in tracking changes in coral communities. We speci</w:t>
      </w:r>
      <w:r>
        <w:t>fi</w:t>
      </w:r>
      <w:r w:rsidRPr="00804C84">
        <w:t>cally....</w:t>
      </w:r>
    </w:p>
  </w:comment>
  <w:comment w:id="158" w:author="Nicole" w:date="2019-11-18T00:11:00Z" w:initials="N">
    <w:p w14:paraId="687F7CB5" w14:textId="77777777" w:rsidR="001A70EC" w:rsidRDefault="001A70EC" w:rsidP="002657C8">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159" w:author="Nicole" w:date="2019-12-06T23:41:00Z" w:initials="N">
    <w:p w14:paraId="7DE02835" w14:textId="77777777" w:rsidR="001A70EC" w:rsidRDefault="001A70EC" w:rsidP="002657C8">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164" w:author="Nicole" w:date="2019-11-18T00:11:00Z" w:initials="N">
    <w:p w14:paraId="1B736E25" w14:textId="77777777" w:rsidR="001A70EC" w:rsidRDefault="001A70EC" w:rsidP="002657C8">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162" w:author="Graham Forrester" w:date="2019-12-03T11:34:00Z" w:initials="GF">
    <w:p w14:paraId="365542B4" w14:textId="4EA8EDFF" w:rsidR="001A70EC" w:rsidRDefault="001A70EC" w:rsidP="002657C8">
      <w:pPr>
        <w:pStyle w:val="CommentText"/>
      </w:pPr>
      <w:r>
        <w:rPr>
          <w:rStyle w:val="CommentReference"/>
        </w:rPr>
        <w:annotationRef/>
      </w:r>
    </w:p>
  </w:comment>
  <w:comment w:id="165" w:author="Nicole" w:date="2019-11-18T00:11:00Z" w:initials="N">
    <w:p w14:paraId="7FECD53E" w14:textId="77777777" w:rsidR="001A70EC" w:rsidRDefault="001A70EC" w:rsidP="002657C8">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morphospecies to professional species </w:t>
      </w:r>
      <w:proofErr w:type="gramStart"/>
      <w:r>
        <w:t>id’s</w:t>
      </w:r>
      <w:proofErr w:type="gramEnd"/>
      <w:r>
        <w:t xml:space="preserve"> to see if they were comparable</w:t>
      </w:r>
      <w:r>
        <w:rPr>
          <w:rStyle w:val="CommentReference"/>
        </w:rPr>
        <w:t xml:space="preserve"> </w:t>
      </w:r>
      <w:r>
        <w:rPr>
          <w:rStyle w:val="CommentReference"/>
        </w:rPr>
        <w:annotationRef/>
      </w:r>
    </w:p>
    <w:p w14:paraId="3BBDB445" w14:textId="77777777" w:rsidR="001A70EC" w:rsidRDefault="001A70EC" w:rsidP="002657C8">
      <w:pPr>
        <w:pStyle w:val="CommentText"/>
        <w:rPr>
          <w:rStyle w:val="CommentReference"/>
        </w:rPr>
      </w:pPr>
    </w:p>
    <w:p w14:paraId="77B98192" w14:textId="77777777" w:rsidR="001A70EC" w:rsidRDefault="001A70EC" w:rsidP="002657C8">
      <w:pPr>
        <w:pStyle w:val="CommentText"/>
      </w:pPr>
      <w:r>
        <w:t xml:space="preserve">Takeaway from Hirst: arthropod diversity is challenging to measure directly, so authors attempt to use macroalgal diversity as a surrogate because macroalgae are easier to identify and examine </w:t>
      </w:r>
    </w:p>
    <w:p w14:paraId="22ACBB52" w14:textId="77777777" w:rsidR="001A70EC" w:rsidRDefault="001A70EC" w:rsidP="002657C8">
      <w:pPr>
        <w:pStyle w:val="CommentText"/>
      </w:pPr>
      <w:r>
        <w:rPr>
          <w:rStyle w:val="CommentReference"/>
        </w:rPr>
        <w:annotationRef/>
      </w:r>
    </w:p>
    <w:p w14:paraId="579B073D" w14:textId="77777777" w:rsidR="001A70EC" w:rsidRDefault="001A70EC" w:rsidP="002657C8">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168" w:author="Nicole" w:date="2019-11-18T00:11:00Z" w:initials="N">
    <w:p w14:paraId="479E64AE" w14:textId="6388C4D8" w:rsidR="001A70EC" w:rsidRDefault="001A70EC"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73" w:author="Nicole" w:date="2019-12-06T23:52:00Z" w:initials="N">
    <w:p w14:paraId="76AC9802" w14:textId="1E5E9E75" w:rsidR="001A70EC" w:rsidRDefault="001A70EC">
      <w:pPr>
        <w:pStyle w:val="CommentText"/>
      </w:pPr>
      <w:r>
        <w:rPr>
          <w:rStyle w:val="CommentReference"/>
        </w:rPr>
        <w:annotationRef/>
      </w:r>
      <w:r>
        <w:t>Carlos: natural?</w:t>
      </w:r>
    </w:p>
  </w:comment>
  <w:comment w:id="176" w:author="Nicole" w:date="2019-11-18T00:11:00Z" w:initials="N">
    <w:p w14:paraId="3B7CAA05" w14:textId="1C437E20" w:rsidR="001A70EC" w:rsidRDefault="001A70EC">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1A70EC" w:rsidRDefault="001A70EC">
      <w:pPr>
        <w:pStyle w:val="CommentText"/>
      </w:pPr>
    </w:p>
    <w:p w14:paraId="134665B8" w14:textId="22EAF5FA" w:rsidR="001A70EC" w:rsidRDefault="001A70EC">
      <w:pPr>
        <w:pStyle w:val="CommentText"/>
      </w:pPr>
      <w:r>
        <w:t>Takeaway from Hughes 1994: Coral reefs are threatened by overfishing (Caribbean)</w:t>
      </w:r>
    </w:p>
    <w:p w14:paraId="1FE20F0B" w14:textId="77777777" w:rsidR="001A70EC" w:rsidRDefault="001A70EC">
      <w:pPr>
        <w:pStyle w:val="CommentText"/>
      </w:pPr>
    </w:p>
    <w:p w14:paraId="3E67DCA8" w14:textId="272390D1" w:rsidR="001A70EC" w:rsidRDefault="001A70EC" w:rsidP="00CD5F38">
      <w:pPr>
        <w:pStyle w:val="CommentText"/>
      </w:pPr>
      <w:r>
        <w:rPr>
          <w:rStyle w:val="CommentReference"/>
        </w:rPr>
        <w:annotationRef/>
      </w:r>
      <w:r>
        <w:t>Takeaway from Hughes 2017: Coral reefs are threatened by higher temperatures (</w:t>
      </w:r>
      <w:r w:rsidRPr="00FD7426">
        <w:t>Great Barrier Reef</w:t>
      </w:r>
      <w:r>
        <w:t>)</w:t>
      </w:r>
    </w:p>
  </w:comment>
  <w:comment w:id="193" w:author="Nicole" w:date="2019-11-18T00:11:00Z" w:initials="N">
    <w:p w14:paraId="4AAC37F0" w14:textId="11D6840E" w:rsidR="001A70EC" w:rsidRDefault="001A70EC"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04" w:author="Nicole" w:date="2019-11-18T00:11:00Z" w:initials="N">
    <w:p w14:paraId="5A679D1C" w14:textId="3671066B" w:rsidR="001A70EC" w:rsidRDefault="001A70EC">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1A70EC" w:rsidRDefault="001A70EC">
      <w:pPr>
        <w:pStyle w:val="CommentText"/>
      </w:pPr>
    </w:p>
    <w:p w14:paraId="72C826D2" w14:textId="42CD8BDD" w:rsidR="001A70EC" w:rsidRDefault="001A70EC"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06" w:author="Nicole" w:date="2019-12-06T23:39:00Z" w:initials="N">
    <w:p w14:paraId="6BEEB570" w14:textId="2C0F1F60" w:rsidR="001A70EC" w:rsidRDefault="001A70EC">
      <w:pPr>
        <w:pStyle w:val="CommentText"/>
      </w:pPr>
      <w:r>
        <w:rPr>
          <w:rStyle w:val="CommentReference"/>
        </w:rPr>
        <w:annotationRef/>
      </w:r>
      <w:r>
        <w:t>Brian: what type of decline? Population? Distribution? Genetic diversity?</w:t>
      </w:r>
    </w:p>
  </w:comment>
  <w:comment w:id="218" w:author="Nicole" w:date="2019-11-18T00:11:00Z" w:initials="N">
    <w:p w14:paraId="7814FD76" w14:textId="77777777" w:rsidR="001A70EC" w:rsidRDefault="001A70EC"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1A70EC" w:rsidRDefault="001A70EC" w:rsidP="00697406">
      <w:pPr>
        <w:pStyle w:val="CommentText"/>
      </w:pPr>
    </w:p>
    <w:p w14:paraId="5334DAB2" w14:textId="1D197F4F" w:rsidR="001A70EC" w:rsidRDefault="001A70EC"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26" w:author="Graham Forrester" w:date="2019-12-11T12:33:00Z" w:initials="GF">
    <w:p w14:paraId="2666862F" w14:textId="77777777" w:rsidR="000F4993" w:rsidRPr="000F4993" w:rsidRDefault="000F4993" w:rsidP="000F4993">
      <w:pPr>
        <w:spacing w:line="240" w:lineRule="auto"/>
        <w:ind w:firstLine="0"/>
      </w:pPr>
      <w:r>
        <w:rPr>
          <w:rStyle w:val="CommentReference"/>
        </w:rPr>
        <w:annotationRef/>
      </w:r>
      <w:proofErr w:type="spellStart"/>
      <w:r w:rsidRPr="000F4993">
        <w:rPr>
          <w:rFonts w:ascii="Source Sans Pro" w:hAnsi="Source Sans Pro"/>
          <w:color w:val="000000"/>
          <w:shd w:val="clear" w:color="auto" w:fill="FFFFFF"/>
        </w:rPr>
        <w:t>Deiner</w:t>
      </w:r>
      <w:proofErr w:type="spellEnd"/>
      <w:r w:rsidRPr="000F4993">
        <w:rPr>
          <w:rFonts w:ascii="Source Sans Pro" w:hAnsi="Source Sans Pro"/>
          <w:color w:val="000000"/>
          <w:shd w:val="clear" w:color="auto" w:fill="FFFFFF"/>
        </w:rPr>
        <w:t xml:space="preserve">, K. et al. (2017). Environmental DNA metabarcoding: Transforming how we survey animal and plant communities. </w:t>
      </w:r>
      <w:r w:rsidRPr="000F4993">
        <w:rPr>
          <w:rFonts w:ascii="Source Sans Pro" w:hAnsi="Source Sans Pro"/>
          <w:i/>
          <w:iCs/>
          <w:color w:val="000000"/>
          <w:shd w:val="clear" w:color="auto" w:fill="FFFFFF"/>
        </w:rPr>
        <w:t>Molecular Ecology</w:t>
      </w:r>
      <w:r w:rsidRPr="000F4993">
        <w:rPr>
          <w:rFonts w:ascii="Source Sans Pro" w:hAnsi="Source Sans Pro"/>
          <w:color w:val="000000"/>
          <w:shd w:val="clear" w:color="auto" w:fill="FFFFFF"/>
        </w:rPr>
        <w:t xml:space="preserve">, </w:t>
      </w:r>
      <w:r w:rsidRPr="000F4993">
        <w:rPr>
          <w:rFonts w:ascii="Source Sans Pro" w:hAnsi="Source Sans Pro"/>
          <w:i/>
          <w:iCs/>
          <w:color w:val="000000"/>
          <w:shd w:val="clear" w:color="auto" w:fill="FFFFFF"/>
        </w:rPr>
        <w:t>26</w:t>
      </w:r>
      <w:r w:rsidRPr="000F4993">
        <w:rPr>
          <w:rFonts w:ascii="Source Sans Pro" w:hAnsi="Source Sans Pro"/>
          <w:color w:val="000000"/>
          <w:shd w:val="clear" w:color="auto" w:fill="FFFFFF"/>
        </w:rPr>
        <w:t>(21), 5872-5895.</w:t>
      </w:r>
    </w:p>
    <w:p w14:paraId="73A0325B" w14:textId="463674CB" w:rsidR="000F4993" w:rsidRDefault="000F4993">
      <w:pPr>
        <w:pStyle w:val="CommentText"/>
      </w:pPr>
    </w:p>
  </w:comment>
  <w:comment w:id="240" w:author="Graham Forrester" w:date="2019-12-11T12:33:00Z" w:initials="GF">
    <w:p w14:paraId="68C7E658" w14:textId="77777777" w:rsidR="000F4993" w:rsidRPr="000F4993" w:rsidRDefault="000F4993" w:rsidP="000F4993">
      <w:pPr>
        <w:spacing w:line="240" w:lineRule="auto"/>
        <w:ind w:firstLine="0"/>
      </w:pPr>
      <w:r>
        <w:rPr>
          <w:rStyle w:val="CommentReference"/>
        </w:rPr>
        <w:annotationRef/>
      </w:r>
      <w:r w:rsidRPr="000F4993">
        <w:rPr>
          <w:rFonts w:ascii="Source Sans Pro" w:hAnsi="Source Sans Pro"/>
          <w:color w:val="000000"/>
          <w:shd w:val="clear" w:color="auto" w:fill="FFFFFF"/>
        </w:rPr>
        <w:t xml:space="preserve">Pearman, J. K. et al. (2018). Cross-shelf investigation of coral reef cryptic benthic organisms reveals diversity patterns of the hidden majority. </w:t>
      </w:r>
      <w:r w:rsidRPr="000F4993">
        <w:rPr>
          <w:rFonts w:ascii="Source Sans Pro" w:hAnsi="Source Sans Pro"/>
          <w:i/>
          <w:iCs/>
          <w:color w:val="000000"/>
          <w:shd w:val="clear" w:color="auto" w:fill="FFFFFF"/>
        </w:rPr>
        <w:t>Scientific reports</w:t>
      </w:r>
      <w:r w:rsidRPr="000F4993">
        <w:rPr>
          <w:rFonts w:ascii="Source Sans Pro" w:hAnsi="Source Sans Pro"/>
          <w:color w:val="000000"/>
          <w:shd w:val="clear" w:color="auto" w:fill="FFFFFF"/>
        </w:rPr>
        <w:t xml:space="preserve">, </w:t>
      </w:r>
      <w:r w:rsidRPr="000F4993">
        <w:rPr>
          <w:rFonts w:ascii="Source Sans Pro" w:hAnsi="Source Sans Pro"/>
          <w:i/>
          <w:iCs/>
          <w:color w:val="000000"/>
          <w:shd w:val="clear" w:color="auto" w:fill="FFFFFF"/>
        </w:rPr>
        <w:t>8</w:t>
      </w:r>
      <w:r w:rsidRPr="000F4993">
        <w:rPr>
          <w:rFonts w:ascii="Source Sans Pro" w:hAnsi="Source Sans Pro"/>
          <w:color w:val="000000"/>
          <w:shd w:val="clear" w:color="auto" w:fill="FFFFFF"/>
        </w:rPr>
        <w:t>(1), 8090.</w:t>
      </w:r>
    </w:p>
    <w:p w14:paraId="390CF8A9" w14:textId="57DC9BA1" w:rsidR="000F4993" w:rsidRDefault="000F4993">
      <w:pPr>
        <w:pStyle w:val="CommentText"/>
      </w:pPr>
    </w:p>
  </w:comment>
  <w:comment w:id="247" w:author="Nicole" w:date="2019-11-18T00:11:00Z" w:initials="N">
    <w:p w14:paraId="044A2C90" w14:textId="77777777" w:rsidR="001A70EC" w:rsidRDefault="001A70EC" w:rsidP="004D4A2E">
      <w:pPr>
        <w:pStyle w:val="CommentText"/>
      </w:pPr>
      <w:r>
        <w:rPr>
          <w:rStyle w:val="CommentReference"/>
        </w:rPr>
        <w:annotationRef/>
      </w:r>
      <w:r>
        <w:t>Main Point: Corals and fish might not be representative of changes in reef diversity, so we use sponges to test this.</w:t>
      </w:r>
    </w:p>
  </w:comment>
  <w:comment w:id="278" w:author="Nicole" w:date="2019-11-18T00:11:00Z" w:initials="N">
    <w:p w14:paraId="2C9C4849" w14:textId="77777777" w:rsidR="001A70EC" w:rsidRDefault="001A70EC" w:rsidP="004D4A2E">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287" w:author="Nicole" w:date="2019-12-06T23:42:00Z" w:initials="N">
    <w:p w14:paraId="028DE64D" w14:textId="77777777" w:rsidR="001A70EC" w:rsidRDefault="001A70EC" w:rsidP="004D4A2E">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18C8B9EB" w14:textId="77777777" w:rsidR="001A70EC" w:rsidRDefault="001A70EC" w:rsidP="004D4A2E">
      <w:pPr>
        <w:pStyle w:val="CommentText"/>
      </w:pPr>
    </w:p>
    <w:p w14:paraId="67912AB6" w14:textId="77777777" w:rsidR="001A70EC" w:rsidRDefault="001A70EC" w:rsidP="004D4A2E">
      <w:pPr>
        <w:pStyle w:val="CommentText"/>
      </w:pPr>
      <w:r>
        <w:t>First setup the problem and the transition to what you are going to accomplish to better understand the problem.</w:t>
      </w:r>
    </w:p>
  </w:comment>
  <w:comment w:id="252" w:author="Graham Forrester" w:date="2019-12-03T11:38:00Z" w:initials="GF">
    <w:p w14:paraId="47207DC1" w14:textId="77777777" w:rsidR="001A70EC" w:rsidRDefault="001A70EC" w:rsidP="004D4A2E">
      <w:pPr>
        <w:pStyle w:val="CommentText"/>
      </w:pPr>
      <w:r>
        <w:rPr>
          <w:rStyle w:val="CommentReference"/>
        </w:rPr>
        <w:annotationRef/>
      </w:r>
      <w:r>
        <w:t>Re-orient this paragraph to emphasize the general points:</w:t>
      </w:r>
    </w:p>
    <w:p w14:paraId="448535B2" w14:textId="77777777" w:rsidR="001A70EC" w:rsidRDefault="001A70EC" w:rsidP="004D4A2E">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4569CCAC" w14:textId="77777777" w:rsidR="001A70EC" w:rsidRDefault="001A70EC" w:rsidP="004D4A2E">
      <w:pPr>
        <w:pStyle w:val="CommentText"/>
      </w:pPr>
      <w:r>
        <w:t xml:space="preserve">Emphasize that we used sponges as a case-study, </w:t>
      </w:r>
      <w:proofErr w:type="spellStart"/>
      <w:r>
        <w:t>or</w:t>
      </w:r>
      <w:proofErr w:type="spellEnd"/>
      <w:r>
        <w:t xml:space="preserve"> example, of a less-studied group on coral reefs.  </w:t>
      </w:r>
    </w:p>
  </w:comment>
  <w:comment w:id="304" w:author="Nicole" w:date="2019-11-18T00:11:00Z" w:initials="N">
    <w:p w14:paraId="06DDC89E" w14:textId="77777777" w:rsidR="001A70EC" w:rsidRDefault="001A70EC" w:rsidP="004D4A2E">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08" w:author="Nicole" w:date="2019-12-06T23:43:00Z" w:initials="N">
    <w:p w14:paraId="0565F89E" w14:textId="77777777" w:rsidR="001A70EC" w:rsidRDefault="001A70EC" w:rsidP="004D4A2E">
      <w:pPr>
        <w:pStyle w:val="CommentText"/>
      </w:pPr>
      <w:r>
        <w:rPr>
          <w:rStyle w:val="CommentReference"/>
        </w:rPr>
        <w:annotationRef/>
      </w:r>
      <w:r>
        <w:t>Brian: dynamics meaning what? Be specific.</w:t>
      </w:r>
    </w:p>
  </w:comment>
  <w:comment w:id="313" w:author="Nicole" w:date="2019-11-18T00:11:00Z" w:initials="N">
    <w:p w14:paraId="33FF871D" w14:textId="77777777" w:rsidR="001A70EC" w:rsidRDefault="001A70EC" w:rsidP="004D4A2E">
      <w:pPr>
        <w:pStyle w:val="CommentText"/>
      </w:pPr>
      <w:r>
        <w:rPr>
          <w:rStyle w:val="CommentReference"/>
        </w:rPr>
        <w:annotationRef/>
      </w:r>
      <w:r>
        <w:rPr>
          <w:rStyle w:val="CommentReference"/>
        </w:rPr>
        <w:annotationRef/>
      </w:r>
      <w:r>
        <w:t xml:space="preserve">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w:t>
      </w:r>
      <w:proofErr w:type="gramStart"/>
      <w:r>
        <w:t>richness ;</w:t>
      </w:r>
      <w:proofErr w:type="gramEnd"/>
      <w:r>
        <w:t xml:space="preserve"> 4 years 3 sites</w:t>
      </w:r>
    </w:p>
    <w:p w14:paraId="6CEF2279" w14:textId="77777777" w:rsidR="001A70EC" w:rsidRDefault="001A70EC" w:rsidP="004D4A2E">
      <w:pPr>
        <w:pStyle w:val="CommentText"/>
      </w:pPr>
    </w:p>
    <w:p w14:paraId="2D0A6BFA" w14:textId="77777777" w:rsidR="001A70EC" w:rsidRDefault="001A70EC" w:rsidP="004D4A2E">
      <w:pPr>
        <w:pStyle w:val="CommentText"/>
      </w:pPr>
      <w:r>
        <w:rPr>
          <w:rStyle w:val="CommentReference"/>
        </w:rPr>
        <w:annotationRef/>
      </w:r>
      <w:r>
        <w:t>Takeaway from Wulff: 14 years of sponge volume and species monitored at one reef, mostly focused on how sponges are changing over time (Caribbean)</w:t>
      </w:r>
    </w:p>
  </w:comment>
  <w:comment w:id="336" w:author="Graham Forrester" w:date="2019-12-11T13:21:00Z" w:initials="GF">
    <w:p w14:paraId="38663093" w14:textId="77777777" w:rsidR="00280F68" w:rsidRDefault="00280F68">
      <w:pPr>
        <w:pStyle w:val="CommentText"/>
      </w:pPr>
      <w:r>
        <w:rPr>
          <w:rStyle w:val="CommentReference"/>
        </w:rPr>
        <w:annotationRef/>
      </w:r>
      <w:r w:rsidR="00393D19">
        <w:t>I would cite Jackson et al. 2014 here.</w:t>
      </w:r>
    </w:p>
    <w:p w14:paraId="2F157AB6" w14:textId="77777777" w:rsidR="00393D19" w:rsidRDefault="00393D19">
      <w:pPr>
        <w:pStyle w:val="CommentText"/>
      </w:pPr>
    </w:p>
    <w:p w14:paraId="2F66CDA5" w14:textId="77777777" w:rsidR="00393D19" w:rsidRDefault="00393D19" w:rsidP="00393D19">
      <w:pPr>
        <w:autoSpaceDE w:val="0"/>
        <w:autoSpaceDN w:val="0"/>
        <w:adjustRightInd w:val="0"/>
        <w:spacing w:line="240" w:lineRule="auto"/>
        <w:ind w:left="720" w:hanging="720"/>
        <w:rPr>
          <w:rFonts w:ascii="Helvetica" w:eastAsiaTheme="minorHAnsi" w:hAnsi="Helvetica" w:cs="Helvetica"/>
          <w:color w:val="000000"/>
        </w:rPr>
      </w:pPr>
      <w:r>
        <w:rPr>
          <w:rFonts w:ascii="Helvetica" w:eastAsiaTheme="minorHAnsi" w:hAnsi="Helvetica" w:cs="Helvetica"/>
          <w:color w:val="000000"/>
        </w:rPr>
        <w:t>Jackson J, Donovan M, Cramer K, and Lam V. (2014) Status and trends of Caribbean coral reefs: 1970-2012, Washington, D.C.</w:t>
      </w:r>
    </w:p>
    <w:p w14:paraId="21E00C56" w14:textId="436259A2" w:rsidR="00393D19" w:rsidRDefault="00393D19">
      <w:pPr>
        <w:pStyle w:val="CommentText"/>
      </w:pPr>
    </w:p>
  </w:comment>
  <w:comment w:id="339" w:author="Graham Forrester" w:date="2019-12-11T13:21:00Z" w:initials="GF">
    <w:p w14:paraId="10673E06" w14:textId="63C3330F" w:rsidR="00280F68" w:rsidRDefault="00280F68">
      <w:pPr>
        <w:pStyle w:val="CommentText"/>
      </w:pPr>
      <w:r>
        <w:rPr>
          <w:rStyle w:val="CommentReference"/>
        </w:rPr>
        <w:annotationRef/>
      </w:r>
    </w:p>
  </w:comment>
  <w:comment w:id="340" w:author="Graham Forrester" w:date="2019-12-11T13:20:00Z" w:initials="GF">
    <w:p w14:paraId="397346E4" w14:textId="167374B1" w:rsidR="006A0D2E" w:rsidRDefault="006A0D2E">
      <w:pPr>
        <w:pStyle w:val="CommentText"/>
      </w:pPr>
      <w:r>
        <w:rPr>
          <w:rStyle w:val="CommentReference"/>
        </w:rPr>
        <w:annotationRef/>
      </w:r>
    </w:p>
  </w:comment>
  <w:comment w:id="341" w:author="Nicole" w:date="2019-11-18T00:11:00Z" w:initials="N">
    <w:p w14:paraId="5F024C64" w14:textId="77777777" w:rsidR="006A0D2E" w:rsidRDefault="006A0D2E" w:rsidP="006A0D2E">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72" w:author="Nicole" w:date="2019-11-18T00:11:00Z" w:initials="N">
    <w:p w14:paraId="4B9558B4" w14:textId="77777777" w:rsidR="00836B4A" w:rsidRDefault="00836B4A" w:rsidP="00836B4A">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3B78DE1D" w14:textId="77777777" w:rsidR="00836B4A" w:rsidRDefault="00836B4A" w:rsidP="00836B4A">
      <w:pPr>
        <w:pStyle w:val="CommentText"/>
      </w:pPr>
    </w:p>
    <w:p w14:paraId="26EDC784" w14:textId="77777777" w:rsidR="00836B4A" w:rsidRDefault="00836B4A" w:rsidP="00836B4A">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0B0BE9A6" w14:textId="77777777" w:rsidR="00836B4A" w:rsidRDefault="00836B4A" w:rsidP="00836B4A">
      <w:pPr>
        <w:pStyle w:val="CommentText"/>
      </w:pPr>
    </w:p>
    <w:p w14:paraId="630F3ED9" w14:textId="77777777" w:rsidR="00836B4A" w:rsidRDefault="00836B4A" w:rsidP="00836B4A">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5AEAF7DA" w14:textId="77777777" w:rsidR="00836B4A" w:rsidRDefault="00836B4A" w:rsidP="00836B4A">
      <w:pPr>
        <w:pStyle w:val="CommentText"/>
        <w:ind w:firstLine="0"/>
      </w:pPr>
    </w:p>
    <w:p w14:paraId="03334B0E" w14:textId="77777777" w:rsidR="00836B4A" w:rsidRDefault="00836B4A" w:rsidP="00836B4A">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85" w:author="Nicole" w:date="2019-11-18T00:11:00Z" w:initials="N">
    <w:p w14:paraId="61D2F7EE" w14:textId="77777777" w:rsidR="00836B4A" w:rsidRDefault="00836B4A" w:rsidP="00836B4A">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95" w:author="Nicole" w:date="2019-11-18T00:11:00Z" w:initials="N">
    <w:p w14:paraId="34AC5E9D" w14:textId="1C760878" w:rsidR="001A70EC" w:rsidRDefault="001A70EC"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398" w:author="Nicole" w:date="2019-12-06T23:39:00Z" w:initials="N">
    <w:p w14:paraId="5B336BA2" w14:textId="21A76D12" w:rsidR="001A70EC" w:rsidRDefault="001A70EC">
      <w:pPr>
        <w:pStyle w:val="CommentText"/>
      </w:pPr>
      <w:r>
        <w:rPr>
          <w:rStyle w:val="CommentReference"/>
        </w:rPr>
        <w:annotationRef/>
      </w:r>
      <w:r>
        <w:t xml:space="preserve">Brian: </w:t>
      </w:r>
      <w:r w:rsidRPr="00226D8D">
        <w:t>But why not sample the fish and corals? Why do you need a surrogate? Need to setup this idea first.</w:t>
      </w:r>
    </w:p>
  </w:comment>
  <w:comment w:id="399" w:author="Nicole" w:date="2019-12-06T23:23:00Z" w:initials="N">
    <w:p w14:paraId="0CD685A3" w14:textId="7A626B2A" w:rsidR="001A70EC" w:rsidRDefault="001A70EC">
      <w:pPr>
        <w:pStyle w:val="CommentText"/>
      </w:pPr>
      <w:r>
        <w:rPr>
          <w:rStyle w:val="CommentReference"/>
        </w:rPr>
        <w:annotationRef/>
      </w:r>
      <w:r>
        <w:t>Carlos: delete</w:t>
      </w:r>
    </w:p>
  </w:comment>
  <w:comment w:id="400" w:author="Nicole" w:date="2019-11-18T00:11:00Z" w:initials="N">
    <w:p w14:paraId="77409D28" w14:textId="77777777" w:rsidR="001A70EC" w:rsidRDefault="001A70EC"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97" w:author="Graham Forrester" w:date="2019-12-03T11:30:00Z" w:initials="GF">
    <w:p w14:paraId="4D4F4EB0" w14:textId="3A537EE7" w:rsidR="001A70EC" w:rsidRDefault="001A70EC">
      <w:pPr>
        <w:pStyle w:val="CommentText"/>
      </w:pPr>
      <w:r>
        <w:rPr>
          <w:rStyle w:val="CommentReference"/>
        </w:rPr>
        <w:annotationRef/>
      </w:r>
      <w:r>
        <w:t>Consider moving this up to be the 2</w:t>
      </w:r>
      <w:r w:rsidRPr="005030CE">
        <w:rPr>
          <w:vertAlign w:val="superscript"/>
        </w:rPr>
        <w:t>nd</w:t>
      </w:r>
      <w:r>
        <w:t xml:space="preserve"> paragraph.  </w:t>
      </w:r>
    </w:p>
  </w:comment>
  <w:comment w:id="406" w:author="Nicole" w:date="2019-11-18T00:11:00Z" w:initials="N">
    <w:p w14:paraId="04D9F8FA" w14:textId="77777777" w:rsidR="001A70EC" w:rsidRDefault="001A70EC"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11" w:author="Nicole" w:date="2019-12-06T23:40:00Z" w:initials="N">
    <w:p w14:paraId="2F10168B" w14:textId="3F1C5992" w:rsidR="001A70EC" w:rsidRDefault="001A70EC">
      <w:pPr>
        <w:pStyle w:val="CommentText"/>
      </w:pPr>
      <w:r>
        <w:rPr>
          <w:rStyle w:val="CommentReference"/>
        </w:rPr>
        <w:annotationRef/>
      </w:r>
      <w:r>
        <w:t xml:space="preserve">Brian: </w:t>
      </w:r>
      <w:r w:rsidRPr="00226D8D">
        <w:t>In this sentence bring this back to the main point of the paragraph- which is to better track declines in species richness.</w:t>
      </w:r>
    </w:p>
  </w:comment>
  <w:comment w:id="415" w:author="Nicole" w:date="2019-12-06T23:24:00Z" w:initials="N">
    <w:p w14:paraId="111485E8" w14:textId="59CEA168" w:rsidR="001A70EC" w:rsidRDefault="001A70EC">
      <w:pPr>
        <w:pStyle w:val="CommentText"/>
      </w:pPr>
      <w:r>
        <w:rPr>
          <w:rStyle w:val="CommentReference"/>
        </w:rPr>
        <w:annotationRef/>
      </w:r>
      <w:r>
        <w:t>Carlos: delete</w:t>
      </w:r>
    </w:p>
  </w:comment>
  <w:comment w:id="416" w:author="Nicole" w:date="2019-11-18T00:11:00Z" w:initials="N">
    <w:p w14:paraId="39314272" w14:textId="77777777" w:rsidR="001A70EC" w:rsidRDefault="001A70EC"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09" w:author="Graham Forrester" w:date="2019-12-03T11:31:00Z" w:initials="GF">
    <w:p w14:paraId="77EE66FE" w14:textId="6EE0DF9D" w:rsidR="001A70EC" w:rsidRDefault="001A70EC">
      <w:pPr>
        <w:pStyle w:val="CommentText"/>
      </w:pPr>
      <w:r>
        <w:rPr>
          <w:rStyle w:val="CommentReference"/>
        </w:rPr>
        <w:annotationRef/>
      </w:r>
      <w:r>
        <w:t>Consider making this 3</w:t>
      </w:r>
      <w:r w:rsidRPr="005030CE">
        <w:rPr>
          <w:vertAlign w:val="superscript"/>
        </w:rPr>
        <w:t>rd</w:t>
      </w:r>
      <w:r>
        <w:t>, before introducing coral reefs</w:t>
      </w:r>
    </w:p>
  </w:comment>
  <w:comment w:id="417" w:author="Nicole" w:date="2019-12-06T23:24:00Z" w:initials="N">
    <w:p w14:paraId="6712FD07" w14:textId="1030ACC4" w:rsidR="001A70EC" w:rsidRDefault="001A70EC">
      <w:pPr>
        <w:pStyle w:val="CommentText"/>
      </w:pPr>
      <w:r>
        <w:rPr>
          <w:rStyle w:val="CommentReference"/>
        </w:rPr>
        <w:annotationRef/>
      </w:r>
      <w:r>
        <w:t>Carlos: replace with “the target”</w:t>
      </w:r>
    </w:p>
  </w:comment>
  <w:comment w:id="418" w:author="Nicole" w:date="2019-11-18T00:11:00Z" w:initials="N">
    <w:p w14:paraId="31CEEF06" w14:textId="77777777" w:rsidR="001A70EC" w:rsidRDefault="001A70EC" w:rsidP="004D5430">
      <w:pPr>
        <w:pStyle w:val="CommentText"/>
      </w:pPr>
      <w:r>
        <w:rPr>
          <w:rStyle w:val="CommentReference"/>
        </w:rPr>
        <w:annotationRef/>
      </w:r>
      <w:r>
        <w:rPr>
          <w:rStyle w:val="CommentReference"/>
        </w:rPr>
        <w:annotationRef/>
      </w:r>
      <w:r>
        <w:t xml:space="preserve">Takeaway from these papers: authors attempt to identify surrogates that </w:t>
      </w:r>
      <w:proofErr w:type="gramStart"/>
      <w:r>
        <w:t>are able to</w:t>
      </w:r>
      <w:proofErr w:type="gramEnd"/>
      <w:r>
        <w:t xml:space="preserve"> predict target aspects of biodiversity at multiple spatial scales in order to inform/identify restoration projects/areas for reserves</w:t>
      </w:r>
    </w:p>
  </w:comment>
  <w:comment w:id="420" w:author="Nicole" w:date="2019-11-18T00:11:00Z" w:initials="N">
    <w:p w14:paraId="2B2B877E" w14:textId="77777777" w:rsidR="001A70EC" w:rsidRDefault="001A70EC"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421" w:author="Nicole" w:date="2019-12-06T23:41:00Z" w:initials="N">
    <w:p w14:paraId="3DA50C48" w14:textId="79353030" w:rsidR="001A70EC" w:rsidRDefault="001A70EC">
      <w:pPr>
        <w:pStyle w:val="CommentText"/>
      </w:pPr>
      <w:r>
        <w:rPr>
          <w:rStyle w:val="CommentReference"/>
        </w:rPr>
        <w:annotationRef/>
      </w:r>
      <w:r>
        <w:t xml:space="preserve">Brian: </w:t>
      </w:r>
      <w:r w:rsidRPr="00226D8D">
        <w:t>Add additional sentence on exactly why a consistent relationship is needed.</w:t>
      </w:r>
    </w:p>
  </w:comment>
  <w:comment w:id="419" w:author="Graham Forrester" w:date="2019-12-03T11:41:00Z" w:initials="GF">
    <w:p w14:paraId="4D452AA7" w14:textId="635DDD41" w:rsidR="001A70EC" w:rsidRDefault="001A70EC">
      <w:pPr>
        <w:pStyle w:val="CommentText"/>
      </w:pPr>
      <w:r>
        <w:rPr>
          <w:rStyle w:val="CommentReference"/>
        </w:rPr>
        <w:annotationRef/>
      </w:r>
      <w:r>
        <w:t>This is the key point of originality and so should be emphasized.</w:t>
      </w:r>
    </w:p>
  </w:comment>
  <w:comment w:id="422" w:author="Nicole" w:date="2019-11-18T00:11:00Z" w:initials="N">
    <w:p w14:paraId="3FF9B17C" w14:textId="77777777" w:rsidR="001A70EC" w:rsidRDefault="001A70EC"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1A70EC" w:rsidRDefault="001A70EC" w:rsidP="004D5430">
      <w:pPr>
        <w:pStyle w:val="CommentText"/>
      </w:pPr>
    </w:p>
    <w:p w14:paraId="3F25C1FA" w14:textId="77777777" w:rsidR="001A70EC" w:rsidRDefault="001A70EC"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1A70EC" w:rsidRDefault="001A70EC" w:rsidP="004D5430">
      <w:pPr>
        <w:pStyle w:val="CommentText"/>
      </w:pPr>
    </w:p>
    <w:p w14:paraId="671B61D1" w14:textId="77777777" w:rsidR="001A70EC" w:rsidRDefault="001A70EC"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1A70EC" w:rsidRDefault="001A70EC" w:rsidP="004D5430">
      <w:pPr>
        <w:pStyle w:val="CommentText"/>
      </w:pPr>
    </w:p>
    <w:p w14:paraId="134C5206" w14:textId="77777777" w:rsidR="001A70EC" w:rsidRDefault="001A70EC"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426" w:author="Nicole" w:date="2019-11-18T00:11:00Z" w:initials="N">
    <w:p w14:paraId="6C529CCD" w14:textId="3FFE60C5" w:rsidR="001A70EC" w:rsidRDefault="001A70EC"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427" w:author="Nicole" w:date="2019-12-06T23:41:00Z" w:initials="N">
    <w:p w14:paraId="088687B8" w14:textId="36BB76AA" w:rsidR="001A70EC" w:rsidRDefault="001A70EC">
      <w:pPr>
        <w:pStyle w:val="CommentText"/>
      </w:pPr>
      <w:r>
        <w:rPr>
          <w:rStyle w:val="CommentReference"/>
        </w:rPr>
        <w:annotationRef/>
      </w:r>
      <w:r>
        <w:t xml:space="preserve">Brian: </w:t>
      </w:r>
      <w:r w:rsidRPr="00226D8D">
        <w:t>Great. But this should come up above to motivate the need for investigating the surrogate-target relationship. Perhaps much of this paragraph needs to come before the last paragraph.</w:t>
      </w:r>
    </w:p>
  </w:comment>
  <w:comment w:id="431" w:author="Nicole" w:date="2019-11-18T00:11:00Z" w:initials="N">
    <w:p w14:paraId="124E32E4" w14:textId="012AA482" w:rsidR="001A70EC" w:rsidRDefault="001A70EC"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430" w:author="Graham Forrester" w:date="2019-12-03T11:34:00Z" w:initials="GF">
    <w:p w14:paraId="43EF73E9" w14:textId="1C46A087" w:rsidR="001A70EC" w:rsidRDefault="001A70EC">
      <w:pPr>
        <w:pStyle w:val="CommentText"/>
      </w:pPr>
      <w:r>
        <w:rPr>
          <w:rStyle w:val="CommentReference"/>
        </w:rPr>
        <w:annotationRef/>
      </w:r>
      <w:r>
        <w:t xml:space="preserve">Before introducing coral reefs, could add a new paragraph about various ways to choose surrogates (e.g. higher taxa, cross-taxa, subset taxa from </w:t>
      </w:r>
      <w:proofErr w:type="spellStart"/>
      <w:r>
        <w:t>Melin</w:t>
      </w:r>
      <w:proofErr w:type="spellEnd"/>
      <w:r>
        <w:t>), then describe how we made out choice, i.e. mostly pragmatism</w:t>
      </w:r>
    </w:p>
  </w:comment>
  <w:comment w:id="432" w:author="Nicole" w:date="2019-11-18T00:11:00Z" w:initials="N">
    <w:p w14:paraId="7F126762" w14:textId="68490EF7" w:rsidR="001A70EC" w:rsidRDefault="001A70EC"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morphospecies to professional species </w:t>
      </w:r>
      <w:proofErr w:type="gramStart"/>
      <w:r>
        <w:t>id’s</w:t>
      </w:r>
      <w:proofErr w:type="gramEnd"/>
      <w:r>
        <w:t xml:space="preserve"> to see if they were comparable</w:t>
      </w:r>
      <w:r>
        <w:rPr>
          <w:rStyle w:val="CommentReference"/>
        </w:rPr>
        <w:t xml:space="preserve"> </w:t>
      </w:r>
      <w:r>
        <w:rPr>
          <w:rStyle w:val="CommentReference"/>
        </w:rPr>
        <w:annotationRef/>
      </w:r>
    </w:p>
    <w:p w14:paraId="45A0B7C6" w14:textId="77777777" w:rsidR="001A70EC" w:rsidRDefault="001A70EC" w:rsidP="008D6764">
      <w:pPr>
        <w:pStyle w:val="CommentText"/>
        <w:rPr>
          <w:rStyle w:val="CommentReference"/>
        </w:rPr>
      </w:pPr>
    </w:p>
    <w:p w14:paraId="1DBF5CB5" w14:textId="00152107" w:rsidR="001A70EC" w:rsidRDefault="001A70EC"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1A70EC" w:rsidRDefault="001A70EC" w:rsidP="008D6764">
      <w:pPr>
        <w:pStyle w:val="CommentText"/>
      </w:pPr>
      <w:r>
        <w:rPr>
          <w:rStyle w:val="CommentReference"/>
        </w:rPr>
        <w:annotationRef/>
      </w:r>
    </w:p>
    <w:p w14:paraId="7BBD76AB" w14:textId="19CCAE75" w:rsidR="001A70EC" w:rsidRDefault="001A70EC" w:rsidP="008D6764">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434" w:author="Nicole" w:date="2019-12-06T23:41:00Z" w:initials="N">
    <w:p w14:paraId="50C428AE" w14:textId="58CD8269" w:rsidR="001A70EC" w:rsidRDefault="001A70EC">
      <w:pPr>
        <w:pStyle w:val="CommentText"/>
      </w:pPr>
      <w:r>
        <w:rPr>
          <w:rStyle w:val="CommentReference"/>
        </w:rPr>
        <w:annotationRef/>
      </w:r>
      <w:r>
        <w:t xml:space="preserve">Brian: </w:t>
      </w:r>
      <w:r w:rsidRPr="00226D8D">
        <w:t xml:space="preserve">I am guessing rugosity is one measure of structural complexity. As </w:t>
      </w:r>
      <w:proofErr w:type="gramStart"/>
      <w:r w:rsidRPr="00226D8D">
        <w:t>written</w:t>
      </w:r>
      <w:proofErr w:type="gramEnd"/>
      <w:r w:rsidRPr="00226D8D">
        <w:t xml:space="preserve"> it seems they are synonymous.</w:t>
      </w:r>
    </w:p>
  </w:comment>
  <w:comment w:id="435" w:author="Nicole" w:date="2019-11-18T00:11:00Z" w:initials="N">
    <w:p w14:paraId="346559B4" w14:textId="63019B03" w:rsidR="001A70EC" w:rsidRDefault="001A70EC"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436" w:author="Nicole" w:date="2019-12-06T23:42:00Z" w:initials="N">
    <w:p w14:paraId="5F10E1D1" w14:textId="5A25323B" w:rsidR="001A70EC" w:rsidRDefault="001A70EC">
      <w:pPr>
        <w:pStyle w:val="CommentText"/>
      </w:pPr>
      <w:r>
        <w:rPr>
          <w:rStyle w:val="CommentReference"/>
        </w:rPr>
        <w:annotationRef/>
      </w:r>
      <w:r>
        <w:t xml:space="preserve">Brian: </w:t>
      </w:r>
      <w:r w:rsidRPr="00226D8D">
        <w:t>I don't follow this. Imagine lots of coral cover by one species of hard coral. this may mean a lot of the same microhabitats, but not a greater variety of microhabitats.</w:t>
      </w:r>
    </w:p>
  </w:comment>
  <w:comment w:id="437" w:author="Nicole" w:date="2019-11-18T00:11:00Z" w:initials="N">
    <w:p w14:paraId="563200BC" w14:textId="77777777" w:rsidR="001A70EC" w:rsidRDefault="001A70EC"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1A70EC" w:rsidRDefault="001A70EC" w:rsidP="00495A89">
      <w:pPr>
        <w:pStyle w:val="CommentText"/>
      </w:pPr>
    </w:p>
    <w:p w14:paraId="288C4DF7" w14:textId="77777777" w:rsidR="001A70EC" w:rsidRDefault="001A70EC"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1A70EC" w:rsidRDefault="001A70EC" w:rsidP="00495A89">
      <w:pPr>
        <w:pStyle w:val="CommentText"/>
      </w:pPr>
    </w:p>
    <w:p w14:paraId="3D4C7C09" w14:textId="77777777" w:rsidR="001A70EC" w:rsidRDefault="001A70EC"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1A70EC" w:rsidRDefault="001A70EC" w:rsidP="00495A89">
      <w:pPr>
        <w:pStyle w:val="CommentText"/>
        <w:ind w:firstLine="0"/>
      </w:pPr>
    </w:p>
    <w:p w14:paraId="273F8887" w14:textId="77777777" w:rsidR="001A70EC" w:rsidRDefault="001A70EC"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38" w:author="Nicole" w:date="2019-11-18T00:11:00Z" w:initials="N">
    <w:p w14:paraId="051BA6B2" w14:textId="77777777" w:rsidR="001A70EC" w:rsidRDefault="001A70EC"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41" w:author="Nicole" w:date="2019-11-18T00:11:00Z" w:initials="N">
    <w:p w14:paraId="261FEDD3" w14:textId="51B08C58" w:rsidR="001A70EC" w:rsidRDefault="001A70EC">
      <w:pPr>
        <w:pStyle w:val="CommentText"/>
      </w:pPr>
      <w:r>
        <w:rPr>
          <w:rStyle w:val="CommentReference"/>
        </w:rPr>
        <w:annotationRef/>
      </w:r>
      <w:r>
        <w:t>Main Point: Corals and fish might not be representative of changes in reef diversity, so we use sponges to test this.</w:t>
      </w:r>
    </w:p>
  </w:comment>
  <w:comment w:id="444" w:author="Nicole" w:date="2019-11-18T00:11:00Z" w:initials="N">
    <w:p w14:paraId="68DD9017" w14:textId="08CFC335" w:rsidR="001A70EC" w:rsidRDefault="001A70EC"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45" w:author="Nicole" w:date="2019-12-06T23:42:00Z" w:initials="N">
    <w:p w14:paraId="61C291E5" w14:textId="77777777" w:rsidR="001A70EC" w:rsidRDefault="001A70EC" w:rsidP="00804C84">
      <w:pPr>
        <w:pStyle w:val="CommentText"/>
      </w:pPr>
      <w:r>
        <w:rPr>
          <w:rStyle w:val="CommentReference"/>
        </w:rPr>
        <w:annotationRef/>
      </w:r>
      <w:r>
        <w:t>Brian: This is a tough transition. End the sentence here. Then you should transition into the big picture of what you intend to accomplish rather than into this one specific thing.</w:t>
      </w:r>
    </w:p>
    <w:p w14:paraId="0063FBA0" w14:textId="77777777" w:rsidR="001A70EC" w:rsidRDefault="001A70EC" w:rsidP="00804C84">
      <w:pPr>
        <w:pStyle w:val="CommentText"/>
      </w:pPr>
    </w:p>
    <w:p w14:paraId="3BB0E0F6" w14:textId="16B8DF27" w:rsidR="001A70EC" w:rsidRDefault="001A70EC" w:rsidP="00804C84">
      <w:pPr>
        <w:pStyle w:val="CommentText"/>
      </w:pPr>
      <w:r>
        <w:t>First setup the problem and the transition to what you are going to accomplish to better understand the problem.</w:t>
      </w:r>
    </w:p>
  </w:comment>
  <w:comment w:id="443" w:author="Graham Forrester" w:date="2019-12-03T11:38:00Z" w:initials="GF">
    <w:p w14:paraId="6F12BE48" w14:textId="77777777" w:rsidR="001A70EC" w:rsidRDefault="001A70EC">
      <w:pPr>
        <w:pStyle w:val="CommentText"/>
      </w:pPr>
      <w:r>
        <w:rPr>
          <w:rStyle w:val="CommentReference"/>
        </w:rPr>
        <w:annotationRef/>
      </w:r>
      <w:r>
        <w:t>Re-orient this paragraph to emphasize the general points:</w:t>
      </w:r>
    </w:p>
    <w:p w14:paraId="0A651F3C" w14:textId="734C32C8" w:rsidR="001A70EC" w:rsidRDefault="001A70EC">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1A70EC" w:rsidRDefault="001A70EC">
      <w:pPr>
        <w:pStyle w:val="CommentText"/>
      </w:pPr>
      <w:r>
        <w:t xml:space="preserve">Emphasize that we used sponges as a case-study, </w:t>
      </w:r>
      <w:proofErr w:type="spellStart"/>
      <w:r>
        <w:t>or</w:t>
      </w:r>
      <w:proofErr w:type="spellEnd"/>
      <w:r>
        <w:t xml:space="preserve"> example, of a less-studied group on coral reefs.  </w:t>
      </w:r>
    </w:p>
  </w:comment>
  <w:comment w:id="446" w:author="Nicole" w:date="2019-11-18T00:11:00Z" w:initials="N">
    <w:p w14:paraId="67E2C70F" w14:textId="581920A1" w:rsidR="001A70EC" w:rsidRDefault="001A70EC"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47" w:author="Nicole" w:date="2019-12-06T23:43:00Z" w:initials="N">
    <w:p w14:paraId="4D558D39" w14:textId="49437201" w:rsidR="001A70EC" w:rsidRDefault="001A70EC">
      <w:pPr>
        <w:pStyle w:val="CommentText"/>
      </w:pPr>
      <w:r>
        <w:rPr>
          <w:rStyle w:val="CommentReference"/>
        </w:rPr>
        <w:annotationRef/>
      </w:r>
      <w:r>
        <w:t>Brian: dynamics meaning what? Be specific.</w:t>
      </w:r>
    </w:p>
  </w:comment>
  <w:comment w:id="448" w:author="Nicole" w:date="2019-11-18T00:11:00Z" w:initials="N">
    <w:p w14:paraId="01417F9B" w14:textId="2CB8BE60" w:rsidR="001A70EC" w:rsidRDefault="001A70EC" w:rsidP="009933F1">
      <w:pPr>
        <w:pStyle w:val="CommentText"/>
      </w:pPr>
      <w:r>
        <w:rPr>
          <w:rStyle w:val="CommentReference"/>
        </w:rPr>
        <w:annotationRef/>
      </w:r>
      <w:r>
        <w:rPr>
          <w:rStyle w:val="CommentReference"/>
        </w:rPr>
        <w:annotationRef/>
      </w:r>
      <w:r>
        <w:t xml:space="preserve">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w:t>
      </w:r>
      <w:proofErr w:type="gramStart"/>
      <w:r>
        <w:t>richness ;</w:t>
      </w:r>
      <w:proofErr w:type="gramEnd"/>
      <w:r>
        <w:t xml:space="preserve"> 4 years 3 sites</w:t>
      </w:r>
    </w:p>
    <w:p w14:paraId="0218D248" w14:textId="0D47B8E0" w:rsidR="001A70EC" w:rsidRDefault="001A70EC">
      <w:pPr>
        <w:pStyle w:val="CommentText"/>
      </w:pPr>
    </w:p>
    <w:p w14:paraId="410086E5" w14:textId="46ED1E2F" w:rsidR="001A70EC" w:rsidRDefault="001A70EC"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449" w:author="Nicole" w:date="2019-12-06T23:44:00Z" w:initials="N">
    <w:p w14:paraId="3B797538" w14:textId="03DBF10E" w:rsidR="001A70EC" w:rsidRDefault="001A70EC">
      <w:pPr>
        <w:pStyle w:val="CommentText"/>
      </w:pPr>
      <w:r>
        <w:rPr>
          <w:rStyle w:val="CommentReference"/>
        </w:rPr>
        <w:annotationRef/>
      </w:r>
      <w:r>
        <w:t xml:space="preserve">Brian: </w:t>
      </w:r>
      <w:r w:rsidRPr="00804C84">
        <w:t xml:space="preserve">Could frame this bigger. Our goal is to understand whether monitoring of cost-effective surrogates </w:t>
      </w:r>
      <w:proofErr w:type="gramStart"/>
      <w:r w:rsidRPr="00804C84">
        <w:t>are</w:t>
      </w:r>
      <w:proofErr w:type="gramEnd"/>
      <w:r w:rsidRPr="00804C84">
        <w:t xml:space="preserve"> appropriate in tracking changes in coral communities. We speci</w:t>
      </w:r>
      <w:r>
        <w:t>fi</w:t>
      </w:r>
      <w:r w:rsidRPr="00804C84">
        <w:t>cally....</w:t>
      </w:r>
    </w:p>
  </w:comment>
  <w:comment w:id="459" w:author="Nicole" w:date="2019-12-06T23:25:00Z" w:initials="N">
    <w:p w14:paraId="3660A529" w14:textId="11D5F4D9" w:rsidR="001A70EC" w:rsidRDefault="001A70EC">
      <w:pPr>
        <w:pStyle w:val="CommentText"/>
      </w:pPr>
      <w:r>
        <w:rPr>
          <w:rStyle w:val="CommentReference"/>
        </w:rPr>
        <w:annotationRef/>
      </w:r>
      <w:r>
        <w:t>Carlos: replace with “study”</w:t>
      </w:r>
    </w:p>
  </w:comment>
  <w:comment w:id="465" w:author="Nicole" w:date="2019-12-07T12:10:00Z" w:initials="N">
    <w:p w14:paraId="7CC2205C" w14:textId="38F64C39" w:rsidR="001A70EC" w:rsidRDefault="001A70EC">
      <w:pPr>
        <w:pStyle w:val="CommentText"/>
      </w:pPr>
      <w:r>
        <w:rPr>
          <w:rStyle w:val="CommentReference"/>
        </w:rPr>
        <w:annotationRef/>
      </w:r>
      <w:r>
        <w:t>Brian: “reef rugosity” sounds more explicit to me</w:t>
      </w:r>
    </w:p>
  </w:comment>
  <w:comment w:id="466" w:author="Nicole" w:date="2019-12-07T12:11:00Z" w:initials="N">
    <w:p w14:paraId="5BD6E678" w14:textId="3AAA6A1F" w:rsidR="001A70EC" w:rsidRDefault="001A70EC">
      <w:pPr>
        <w:pStyle w:val="CommentText"/>
      </w:pPr>
      <w:r>
        <w:rPr>
          <w:rStyle w:val="CommentReference"/>
        </w:rPr>
        <w:annotationRef/>
      </w:r>
      <w:r>
        <w:t>Brian: End sentence here and start a new one about sponges.</w:t>
      </w:r>
    </w:p>
  </w:comment>
  <w:comment w:id="467" w:author="Nicole" w:date="2019-12-07T12:11:00Z" w:initials="N">
    <w:p w14:paraId="1B341480" w14:textId="77777777" w:rsidR="001A70EC" w:rsidRDefault="001A70EC" w:rsidP="00B648A4">
      <w:pPr>
        <w:pStyle w:val="CommentText"/>
      </w:pPr>
      <w:r>
        <w:rPr>
          <w:rStyle w:val="CommentReference"/>
        </w:rPr>
        <w:annotationRef/>
      </w:r>
      <w:r>
        <w:t>Brian: ". For this study, we opted to standardize to three transects per site"</w:t>
      </w:r>
    </w:p>
    <w:p w14:paraId="38032AEC" w14:textId="77777777" w:rsidR="001A70EC" w:rsidRDefault="001A70EC" w:rsidP="00B648A4">
      <w:pPr>
        <w:pStyle w:val="CommentText"/>
      </w:pPr>
    </w:p>
    <w:p w14:paraId="36B6012D" w14:textId="6C9270F4" w:rsidR="001A70EC" w:rsidRDefault="001A70EC" w:rsidP="00B648A4">
      <w:pPr>
        <w:pStyle w:val="CommentText"/>
      </w:pPr>
      <w:r>
        <w:t>New sentence that explains why?</w:t>
      </w:r>
    </w:p>
  </w:comment>
  <w:comment w:id="469" w:author="Nicole" w:date="2019-12-07T12:11:00Z" w:initials="N">
    <w:p w14:paraId="49043CF2" w14:textId="7452BAB9" w:rsidR="001A70EC" w:rsidRDefault="001A70EC">
      <w:pPr>
        <w:pStyle w:val="CommentText"/>
      </w:pPr>
      <w:r>
        <w:rPr>
          <w:rStyle w:val="CommentReference"/>
        </w:rPr>
        <w:annotationRef/>
      </w:r>
      <w:r>
        <w:t>Brian: reef rugosity?</w:t>
      </w:r>
    </w:p>
  </w:comment>
  <w:comment w:id="470" w:author="Nicole" w:date="2019-12-07T12:12:00Z" w:initials="N">
    <w:p w14:paraId="24D252AE" w14:textId="3AE64990" w:rsidR="001A70EC" w:rsidRDefault="001A70EC">
      <w:pPr>
        <w:pStyle w:val="CommentText"/>
      </w:pPr>
      <w:r>
        <w:rPr>
          <w:rStyle w:val="CommentReference"/>
        </w:rPr>
        <w:annotationRef/>
      </w:r>
      <w:r>
        <w:t>Brian: citation</w:t>
      </w:r>
    </w:p>
  </w:comment>
  <w:comment w:id="471" w:author="Nicole" w:date="2019-12-07T12:12:00Z" w:initials="N">
    <w:p w14:paraId="2FA0DBDA" w14:textId="74062A3F" w:rsidR="001A70EC" w:rsidRDefault="001A70EC">
      <w:pPr>
        <w:pStyle w:val="CommentText"/>
      </w:pPr>
      <w:r>
        <w:rPr>
          <w:rStyle w:val="CommentReference"/>
        </w:rPr>
        <w:annotationRef/>
      </w:r>
      <w:r>
        <w:t xml:space="preserve">Brian: </w:t>
      </w:r>
      <w:r w:rsidRPr="00B648A4">
        <w:t xml:space="preserve">This is </w:t>
      </w:r>
      <w:proofErr w:type="gramStart"/>
      <w:r w:rsidRPr="00B648A4">
        <w:t>pretty big</w:t>
      </w:r>
      <w:proofErr w:type="gramEnd"/>
      <w:r w:rsidRPr="00B648A4">
        <w:t xml:space="preserve"> limitation that should be discussed in the Discussion. Basically, how does this effect your findings. Perhaps rugosity is not predicting fish richness because you only capture a subset of fish richness.</w:t>
      </w:r>
    </w:p>
  </w:comment>
  <w:comment w:id="472" w:author="Nicole" w:date="2019-12-07T12:13:00Z" w:initials="N">
    <w:p w14:paraId="2B8FA514" w14:textId="3C294EA3" w:rsidR="001A70EC" w:rsidRDefault="001A70EC">
      <w:pPr>
        <w:pStyle w:val="CommentText"/>
      </w:pPr>
      <w:r>
        <w:rPr>
          <w:rStyle w:val="CommentReference"/>
        </w:rPr>
        <w:annotationRef/>
      </w:r>
      <w:r>
        <w:t xml:space="preserve">Brian: </w:t>
      </w:r>
      <w:r w:rsidRPr="00B648A4">
        <w:t xml:space="preserve">what </w:t>
      </w:r>
      <w:proofErr w:type="gramStart"/>
      <w:r w:rsidRPr="00B648A4">
        <w:t>is</w:t>
      </w:r>
      <w:proofErr w:type="gramEnd"/>
      <w:r w:rsidRPr="00B648A4">
        <w:t xml:space="preserve"> other benthic taxa? Is this information relevant to your study? If not, cut this.</w:t>
      </w:r>
    </w:p>
  </w:comment>
  <w:comment w:id="473" w:author="Nicole" w:date="2019-12-07T12:13:00Z" w:initials="N">
    <w:p w14:paraId="17BA8561" w14:textId="0CC0895B" w:rsidR="001A70EC" w:rsidRDefault="001A70EC">
      <w:pPr>
        <w:pStyle w:val="CommentText"/>
      </w:pPr>
      <w:r>
        <w:rPr>
          <w:rStyle w:val="CommentReference"/>
        </w:rPr>
        <w:annotationRef/>
      </w:r>
      <w:r>
        <w:t xml:space="preserve">Brian: </w:t>
      </w:r>
      <w:r w:rsidRPr="00B648A4">
        <w:t xml:space="preserve">"the tape". It's not clear what this is referring to. i.e. the transect "tape" has not been mentioned yet. Previously </w:t>
      </w:r>
      <w:proofErr w:type="spellStart"/>
      <w:r w:rsidRPr="00B648A4">
        <w:t>refered</w:t>
      </w:r>
      <w:proofErr w:type="spellEnd"/>
      <w:r w:rsidRPr="00B648A4">
        <w:t xml:space="preserve"> to as a "transect line".</w:t>
      </w:r>
    </w:p>
  </w:comment>
  <w:comment w:id="474" w:author="Nicole" w:date="2019-12-07T12:13:00Z" w:initials="N">
    <w:p w14:paraId="10691423" w14:textId="77777777" w:rsidR="001A70EC" w:rsidRDefault="001A70EC" w:rsidP="00B648A4">
      <w:pPr>
        <w:pStyle w:val="CommentText"/>
      </w:pPr>
      <w:r>
        <w:rPr>
          <w:rStyle w:val="CommentReference"/>
        </w:rPr>
        <w:annotationRef/>
      </w:r>
      <w:r>
        <w:t>Brian: rewrite this sentence.</w:t>
      </w:r>
    </w:p>
    <w:p w14:paraId="2A36391D" w14:textId="77777777" w:rsidR="001A70EC" w:rsidRDefault="001A70EC" w:rsidP="00B648A4">
      <w:pPr>
        <w:pStyle w:val="CommentText"/>
      </w:pPr>
    </w:p>
    <w:p w14:paraId="7D39E26D" w14:textId="77777777" w:rsidR="001A70EC" w:rsidRDefault="001A70EC" w:rsidP="00B648A4">
      <w:pPr>
        <w:pStyle w:val="CommentText"/>
      </w:pPr>
      <w:r>
        <w:t>for example,</w:t>
      </w:r>
    </w:p>
    <w:p w14:paraId="51620E92" w14:textId="30B06815" w:rsidR="001A70EC" w:rsidRDefault="001A70EC" w:rsidP="00B648A4">
      <w:pPr>
        <w:pStyle w:val="CommentText"/>
      </w:pPr>
      <w:r>
        <w:t>"All species were identified to the most precise taxonomic group possible"</w:t>
      </w:r>
    </w:p>
  </w:comment>
  <w:comment w:id="475" w:author="Nicole" w:date="2019-12-07T12:14:00Z" w:initials="N">
    <w:p w14:paraId="7A95CA76" w14:textId="5FC2E864" w:rsidR="001A70EC" w:rsidRDefault="001A70EC">
      <w:pPr>
        <w:pStyle w:val="CommentText"/>
      </w:pPr>
      <w:r>
        <w:rPr>
          <w:rStyle w:val="CommentReference"/>
        </w:rPr>
        <w:annotationRef/>
      </w:r>
      <w:r>
        <w:t xml:space="preserve">Brian: </w:t>
      </w:r>
      <w:r w:rsidRPr="00B648A4">
        <w:t xml:space="preserve">Add more details or put this loner </w:t>
      </w:r>
      <w:proofErr w:type="spellStart"/>
      <w:r w:rsidRPr="00B648A4">
        <w:t>sentece</w:t>
      </w:r>
      <w:proofErr w:type="spellEnd"/>
      <w:r w:rsidRPr="00B648A4">
        <w:t xml:space="preserve"> with the previous paragraph</w:t>
      </w:r>
    </w:p>
  </w:comment>
  <w:comment w:id="476" w:author="Nicole" w:date="2019-12-07T12:14:00Z" w:initials="N">
    <w:p w14:paraId="535A364B" w14:textId="0C5A6F74" w:rsidR="001A70EC" w:rsidRDefault="001A70EC">
      <w:pPr>
        <w:pStyle w:val="CommentText"/>
      </w:pPr>
      <w:r>
        <w:rPr>
          <w:rStyle w:val="CommentReference"/>
        </w:rPr>
        <w:annotationRef/>
      </w:r>
      <w:r>
        <w:t>Brian: reef rugosity?</w:t>
      </w:r>
    </w:p>
  </w:comment>
  <w:comment w:id="477" w:author="Nicole" w:date="2019-12-07T12:15:00Z" w:initials="N">
    <w:p w14:paraId="047278CE" w14:textId="4FC74B12" w:rsidR="001A70EC" w:rsidRDefault="001A70EC">
      <w:pPr>
        <w:pStyle w:val="CommentText"/>
      </w:pPr>
      <w:r>
        <w:rPr>
          <w:rStyle w:val="CommentReference"/>
        </w:rPr>
        <w:annotationRef/>
      </w:r>
      <w:r>
        <w:t>Brian: end sentence here</w:t>
      </w:r>
    </w:p>
  </w:comment>
  <w:comment w:id="478" w:author="Nicole" w:date="2019-12-07T12:15:00Z" w:initials="N">
    <w:p w14:paraId="2B97C10A" w14:textId="4718C0F6" w:rsidR="001A70EC" w:rsidRDefault="001A70EC">
      <w:pPr>
        <w:pStyle w:val="CommentText"/>
      </w:pPr>
      <w:r>
        <w:rPr>
          <w:rStyle w:val="CommentReference"/>
        </w:rPr>
        <w:annotationRef/>
      </w:r>
      <w:r>
        <w:t xml:space="preserve">Brian: </w:t>
      </w:r>
      <w:r w:rsidRPr="00B648A4">
        <w:t>this is an odd non-sequitur. If you bring it up, you should probably say the results here as well.</w:t>
      </w:r>
    </w:p>
  </w:comment>
  <w:comment w:id="479" w:author="Nicole" w:date="2019-12-06T23:27:00Z" w:initials="N">
    <w:p w14:paraId="32559B9D" w14:textId="5F4237E4" w:rsidR="001A70EC" w:rsidRDefault="001A70EC">
      <w:pPr>
        <w:pStyle w:val="CommentText"/>
      </w:pPr>
      <w:r>
        <w:rPr>
          <w:rStyle w:val="CommentReference"/>
        </w:rPr>
        <w:annotationRef/>
      </w:r>
      <w:r>
        <w:t>Carlos: replace with “different”?</w:t>
      </w:r>
    </w:p>
  </w:comment>
  <w:comment w:id="480" w:author="Nicole" w:date="2019-12-07T12:15:00Z" w:initials="N">
    <w:p w14:paraId="1BAF7B2E" w14:textId="31D72AC1" w:rsidR="001A70EC" w:rsidRDefault="001A70EC">
      <w:pPr>
        <w:pStyle w:val="CommentText"/>
      </w:pPr>
      <w:r>
        <w:rPr>
          <w:rStyle w:val="CommentReference"/>
        </w:rPr>
        <w:annotationRef/>
      </w:r>
      <w:r>
        <w:t xml:space="preserve">Brian: </w:t>
      </w:r>
      <w:r w:rsidRPr="00B648A4">
        <w:t>Because you go into this in detail here, I would cut the previous mention of taxonomic resolution up above.</w:t>
      </w:r>
    </w:p>
  </w:comment>
  <w:comment w:id="481" w:author="Nicole" w:date="2019-12-06T23:28:00Z" w:initials="N">
    <w:p w14:paraId="0A670FEE" w14:textId="053E2AEB" w:rsidR="001A70EC" w:rsidRDefault="001A70EC">
      <w:pPr>
        <w:pStyle w:val="CommentText"/>
      </w:pPr>
      <w:r>
        <w:rPr>
          <w:rStyle w:val="CommentReference"/>
        </w:rPr>
        <w:annotationRef/>
      </w:r>
      <w:r>
        <w:t>Carlos: replace with “lowest”?</w:t>
      </w:r>
    </w:p>
  </w:comment>
  <w:comment w:id="482" w:author="Nicole" w:date="2019-12-06T23:28:00Z" w:initials="N">
    <w:p w14:paraId="3D0125A7" w14:textId="526BB754" w:rsidR="001A70EC" w:rsidRDefault="001A70EC">
      <w:pPr>
        <w:pStyle w:val="CommentText"/>
      </w:pPr>
      <w:r>
        <w:rPr>
          <w:rStyle w:val="CommentReference"/>
        </w:rPr>
        <w:annotationRef/>
      </w:r>
      <w:r>
        <w:t>Carlos: replace with “possible”</w:t>
      </w:r>
    </w:p>
  </w:comment>
  <w:comment w:id="483" w:author="Nicole" w:date="2019-12-07T12:16:00Z" w:initials="N">
    <w:p w14:paraId="26900076" w14:textId="1908EE5E" w:rsidR="001A70EC" w:rsidRDefault="001A70EC">
      <w:pPr>
        <w:pStyle w:val="CommentText"/>
      </w:pPr>
      <w:r>
        <w:rPr>
          <w:rStyle w:val="CommentReference"/>
        </w:rPr>
        <w:annotationRef/>
      </w:r>
      <w:r>
        <w:t xml:space="preserve">Brian: </w:t>
      </w:r>
      <w:r w:rsidRPr="00B648A4">
        <w:t>Cut "D.F.."?</w:t>
      </w:r>
    </w:p>
  </w:comment>
  <w:comment w:id="484" w:author="Nicole" w:date="2019-12-07T12:16:00Z" w:initials="N">
    <w:p w14:paraId="06AD3D3B" w14:textId="54B3DD64" w:rsidR="001A70EC" w:rsidRDefault="001A70EC">
      <w:pPr>
        <w:pStyle w:val="CommentText"/>
      </w:pPr>
      <w:r>
        <w:rPr>
          <w:rStyle w:val="CommentReference"/>
        </w:rPr>
        <w:annotationRef/>
      </w:r>
      <w:r>
        <w:t xml:space="preserve">Brian: </w:t>
      </w:r>
      <w:r w:rsidRPr="00B648A4">
        <w:t>1 and 2 could easily be combined into a simpler statement</w:t>
      </w:r>
    </w:p>
  </w:comment>
  <w:comment w:id="485" w:author="Nicole" w:date="2019-12-06T23:29:00Z" w:initials="N">
    <w:p w14:paraId="1074E37B" w14:textId="1A1481B7" w:rsidR="001A70EC" w:rsidRDefault="001A70EC">
      <w:pPr>
        <w:pStyle w:val="CommentText"/>
      </w:pPr>
      <w:r>
        <w:rPr>
          <w:rStyle w:val="CommentReference"/>
        </w:rPr>
        <w:annotationRef/>
      </w:r>
      <w:r>
        <w:t>Carlos: delete</w:t>
      </w:r>
    </w:p>
  </w:comment>
  <w:comment w:id="487" w:author="Nicole" w:date="2019-12-07T12:17:00Z" w:initials="N">
    <w:p w14:paraId="13412AB6" w14:textId="74F5B00C" w:rsidR="001A70EC" w:rsidRDefault="001A70EC">
      <w:pPr>
        <w:pStyle w:val="CommentText"/>
      </w:pPr>
      <w:r>
        <w:rPr>
          <w:rStyle w:val="CommentReference"/>
        </w:rPr>
        <w:annotationRef/>
      </w:r>
      <w:r>
        <w:t xml:space="preserve">Brian: </w:t>
      </w:r>
      <w:r w:rsidRPr="00B648A4">
        <w:t xml:space="preserve">It does obfuscate the meaning of the modeled relationship between surrogate and target. I would suggest </w:t>
      </w:r>
      <w:proofErr w:type="gramStart"/>
      <w:r w:rsidRPr="00B648A4">
        <w:t>bring</w:t>
      </w:r>
      <w:proofErr w:type="gramEnd"/>
      <w:r w:rsidRPr="00B648A4">
        <w:t xml:space="preserve"> this up in the discussion and suggest possible issues that it may be cause. could use a "limitations" section. Instead of writing it off here, maybe point the reader to the discussion.</w:t>
      </w:r>
    </w:p>
  </w:comment>
  <w:comment w:id="486" w:author="Nicole" w:date="2019-12-06T23:15:00Z" w:initials="N">
    <w:p w14:paraId="3D112042" w14:textId="491F4117" w:rsidR="001A70EC" w:rsidRDefault="001A70EC">
      <w:pPr>
        <w:pStyle w:val="CommentText"/>
      </w:pPr>
      <w:r>
        <w:rPr>
          <w:rStyle w:val="CommentReference"/>
        </w:rPr>
        <w:annotationRef/>
      </w:r>
      <w:r>
        <w:t>Carlos: A bit unclear</w:t>
      </w:r>
    </w:p>
  </w:comment>
  <w:comment w:id="490" w:author="Nicole" w:date="2019-12-07T12:17:00Z" w:initials="N">
    <w:p w14:paraId="106FB61F" w14:textId="6CCEB6B9" w:rsidR="001A70EC" w:rsidRDefault="001A70EC">
      <w:pPr>
        <w:pStyle w:val="CommentText"/>
      </w:pPr>
      <w:r>
        <w:rPr>
          <w:rStyle w:val="CommentReference"/>
        </w:rPr>
        <w:annotationRef/>
      </w:r>
      <w:r>
        <w:t xml:space="preserve">Brian: </w:t>
      </w:r>
      <w:proofErr w:type="spellStart"/>
      <w:r w:rsidRPr="00B648A4">
        <w:t>mgmt</w:t>
      </w:r>
      <w:proofErr w:type="spellEnd"/>
      <w:r w:rsidRPr="00B648A4">
        <w:t xml:space="preserve"> perspective? What is that in this context? The idea of this work is that you can monitor systems easier with surrogates, but monitoring is only important if you do something when things go wrong. what can </w:t>
      </w:r>
      <w:proofErr w:type="gramStart"/>
      <w:r w:rsidRPr="00B648A4">
        <w:t>actually be</w:t>
      </w:r>
      <w:proofErr w:type="gramEnd"/>
      <w:r w:rsidRPr="00B648A4">
        <w:t xml:space="preserve"> done? How do you connect monitoring to conservation actions?</w:t>
      </w:r>
    </w:p>
  </w:comment>
  <w:comment w:id="489" w:author="Nicole" w:date="2019-12-06T23:16:00Z" w:initials="N">
    <w:p w14:paraId="4F10EE97" w14:textId="3EC27940" w:rsidR="001A70EC" w:rsidRDefault="001A70EC">
      <w:pPr>
        <w:pStyle w:val="CommentText"/>
      </w:pPr>
      <w:r>
        <w:rPr>
          <w:rStyle w:val="CommentReference"/>
        </w:rPr>
        <w:annotationRef/>
      </w:r>
      <w:r>
        <w:t>Carlos: unclear</w:t>
      </w:r>
    </w:p>
  </w:comment>
  <w:comment w:id="491" w:author="Nicole" w:date="2019-12-07T12:18:00Z" w:initials="N">
    <w:p w14:paraId="201F4B81" w14:textId="77777777" w:rsidR="001A70EC" w:rsidRDefault="001A70EC" w:rsidP="00B648A4">
      <w:pPr>
        <w:pStyle w:val="CommentText"/>
      </w:pPr>
      <w:r>
        <w:rPr>
          <w:rStyle w:val="CommentReference"/>
        </w:rPr>
        <w:annotationRef/>
      </w:r>
      <w:r>
        <w:t>Brian: Your audience is not going to understand this.</w:t>
      </w:r>
    </w:p>
    <w:p w14:paraId="6BA05E6A" w14:textId="77777777" w:rsidR="001A70EC" w:rsidRDefault="001A70EC" w:rsidP="00B648A4">
      <w:pPr>
        <w:pStyle w:val="CommentText"/>
      </w:pPr>
    </w:p>
    <w:p w14:paraId="5144CC18" w14:textId="0252FE73" w:rsidR="001A70EC" w:rsidRDefault="001A70EC" w:rsidP="00B648A4">
      <w:pPr>
        <w:pStyle w:val="CommentText"/>
      </w:pPr>
      <w:r>
        <w:t>Instead, something that begins,</w:t>
      </w:r>
    </w:p>
  </w:comment>
  <w:comment w:id="492" w:author="Nicole" w:date="2019-12-07T12:18:00Z" w:initials="N">
    <w:p w14:paraId="44F83182" w14:textId="3360B6F2" w:rsidR="001A70EC" w:rsidRDefault="001A70EC">
      <w:pPr>
        <w:pStyle w:val="CommentText"/>
      </w:pPr>
      <w:r>
        <w:rPr>
          <w:rStyle w:val="CommentReference"/>
        </w:rPr>
        <w:annotationRef/>
      </w:r>
      <w:r>
        <w:t xml:space="preserve">Brian: </w:t>
      </w:r>
      <w:r w:rsidRPr="00B648A4">
        <w:t xml:space="preserve">in the R </w:t>
      </w:r>
      <w:proofErr w:type="spellStart"/>
      <w:r w:rsidRPr="00B648A4">
        <w:t>statisical</w:t>
      </w:r>
      <w:proofErr w:type="spellEnd"/>
      <w:r w:rsidRPr="00B648A4">
        <w:t xml:space="preserve"> programming language (</w:t>
      </w:r>
      <w:proofErr w:type="spellStart"/>
      <w:r w:rsidRPr="00B648A4">
        <w:t>citaiton</w:t>
      </w:r>
      <w:proofErr w:type="spellEnd"/>
      <w:r w:rsidRPr="00B648A4">
        <w:t>)</w:t>
      </w:r>
    </w:p>
  </w:comment>
  <w:comment w:id="493" w:author="Nicole" w:date="2019-12-07T12:19:00Z" w:initials="N">
    <w:p w14:paraId="75008CEE" w14:textId="77777777" w:rsidR="001A70EC" w:rsidRDefault="001A70EC" w:rsidP="00B648A4">
      <w:pPr>
        <w:pStyle w:val="CommentText"/>
      </w:pPr>
      <w:r>
        <w:rPr>
          <w:rStyle w:val="CommentReference"/>
        </w:rPr>
        <w:annotationRef/>
      </w:r>
      <w:r>
        <w:t>Brian: All models include the parameter, theta, which accounts for overdispersion.</w:t>
      </w:r>
    </w:p>
    <w:p w14:paraId="312B6ADE" w14:textId="77777777" w:rsidR="001A70EC" w:rsidRDefault="001A70EC" w:rsidP="00B648A4">
      <w:pPr>
        <w:pStyle w:val="CommentText"/>
      </w:pPr>
    </w:p>
    <w:p w14:paraId="205736BC" w14:textId="69AF8968" w:rsidR="001A70EC" w:rsidRDefault="001A70EC" w:rsidP="00B648A4">
      <w:pPr>
        <w:pStyle w:val="CommentText"/>
      </w:pPr>
      <w:r>
        <w:t xml:space="preserve">also- use </w:t>
      </w:r>
      <w:proofErr w:type="spellStart"/>
      <w:r>
        <w:t>greek</w:t>
      </w:r>
      <w:proofErr w:type="spellEnd"/>
      <w:r>
        <w:t xml:space="preserve"> symbol for theta.</w:t>
      </w:r>
    </w:p>
  </w:comment>
  <w:comment w:id="494" w:author="Nicole" w:date="2019-12-07T12:19:00Z" w:initials="N">
    <w:p w14:paraId="0E3754EB" w14:textId="2CC1467F" w:rsidR="001A70EC" w:rsidRDefault="001A70EC">
      <w:pPr>
        <w:pStyle w:val="CommentText"/>
      </w:pPr>
      <w:r>
        <w:rPr>
          <w:rStyle w:val="CommentReference"/>
        </w:rPr>
        <w:annotationRef/>
      </w:r>
      <w:r>
        <w:t xml:space="preserve">Brian: </w:t>
      </w:r>
      <w:r w:rsidRPr="00B648A4">
        <w:t>how was this assessed? graphically? if so, state that. Which models? you did this for all models?</w:t>
      </w:r>
    </w:p>
  </w:comment>
  <w:comment w:id="495" w:author="Nicole" w:date="2019-12-07T12:20:00Z" w:initials="N">
    <w:p w14:paraId="0DBA46B0" w14:textId="3A510F91" w:rsidR="001A70EC" w:rsidRDefault="001A70EC">
      <w:pPr>
        <w:pStyle w:val="CommentText"/>
      </w:pPr>
      <w:r>
        <w:rPr>
          <w:rStyle w:val="CommentReference"/>
        </w:rPr>
        <w:annotationRef/>
      </w:r>
      <w:r>
        <w:t xml:space="preserve">Brian: </w:t>
      </w:r>
      <w:r w:rsidRPr="00B648A4">
        <w:t>refrain from citing an R package when you are referencing a method. Cite the methods/stats paper that best suits. In this case it could be Akaike's original work (there are a few too choose) or the Burnham and Anderson 2002 book.</w:t>
      </w:r>
    </w:p>
  </w:comment>
  <w:comment w:id="496" w:author="Nicole" w:date="2019-12-07T12:20:00Z" w:initials="N">
    <w:p w14:paraId="6E3D478D" w14:textId="77777777" w:rsidR="001A70EC" w:rsidRDefault="001A70EC" w:rsidP="00CE687F">
      <w:pPr>
        <w:pStyle w:val="CommentText"/>
      </w:pPr>
      <w:r>
        <w:rPr>
          <w:rStyle w:val="CommentReference"/>
        </w:rPr>
        <w:annotationRef/>
      </w:r>
      <w:r>
        <w:t xml:space="preserve">Brian: We considered the most supported models to be those within 2 </w:t>
      </w:r>
      <w:proofErr w:type="spellStart"/>
      <w:r>
        <w:t>AICc</w:t>
      </w:r>
      <w:proofErr w:type="spellEnd"/>
      <w:r>
        <w:t xml:space="preserve"> units of the most parsimonious model.</w:t>
      </w:r>
    </w:p>
    <w:p w14:paraId="3FEEE2D6" w14:textId="77777777" w:rsidR="001A70EC" w:rsidRDefault="001A70EC" w:rsidP="00CE687F">
      <w:pPr>
        <w:pStyle w:val="CommentText"/>
      </w:pPr>
    </w:p>
    <w:p w14:paraId="1C000382" w14:textId="4A80F3E6" w:rsidR="001A70EC" w:rsidRDefault="001A70EC" w:rsidP="00CE687F">
      <w:pPr>
        <w:pStyle w:val="CommentText"/>
      </w:pPr>
      <w:r>
        <w:t xml:space="preserve">Why use 50% </w:t>
      </w:r>
      <w:proofErr w:type="spellStart"/>
      <w:r>
        <w:t>Aic</w:t>
      </w:r>
      <w:proofErr w:type="spellEnd"/>
      <w:r>
        <w:t xml:space="preserve"> weight cut off? Does this thresholding matter for how you discuss the results?</w:t>
      </w:r>
    </w:p>
  </w:comment>
  <w:comment w:id="497" w:author="Nicole" w:date="2019-12-07T12:21:00Z" w:initials="N">
    <w:p w14:paraId="50199552" w14:textId="64BE8830" w:rsidR="001A70EC" w:rsidRDefault="001A70EC">
      <w:pPr>
        <w:pStyle w:val="CommentText"/>
      </w:pPr>
      <w:r>
        <w:rPr>
          <w:rStyle w:val="CommentReference"/>
        </w:rPr>
        <w:annotationRef/>
      </w:r>
      <w:r>
        <w:t xml:space="preserve">Brian: </w:t>
      </w:r>
      <w:r w:rsidRPr="00CE687F">
        <w:t xml:space="preserve">Rephrase.... "We used </w:t>
      </w:r>
      <w:proofErr w:type="spellStart"/>
      <w:r w:rsidRPr="00CE687F">
        <w:t>Nagelkerke's</w:t>
      </w:r>
      <w:proofErr w:type="spellEnd"/>
      <w:r w:rsidRPr="00CE687F">
        <w:t xml:space="preserve"> </w:t>
      </w:r>
      <w:proofErr w:type="spellStart"/>
      <w:r w:rsidRPr="00CE687F">
        <w:t>psuedo</w:t>
      </w:r>
      <w:proofErr w:type="spellEnd"/>
      <w:r w:rsidRPr="00CE687F">
        <w:t>-r-squared because....".</w:t>
      </w:r>
    </w:p>
  </w:comment>
  <w:comment w:id="498" w:author="Nicole" w:date="2019-12-07T12:21:00Z" w:initials="N">
    <w:p w14:paraId="7C7B8435" w14:textId="41C27D08" w:rsidR="001A70EC" w:rsidRDefault="001A70EC">
      <w:pPr>
        <w:pStyle w:val="CommentText"/>
      </w:pPr>
      <w:r>
        <w:rPr>
          <w:rStyle w:val="CommentReference"/>
        </w:rPr>
        <w:annotationRef/>
      </w:r>
      <w:r>
        <w:t>Brian: huh?</w:t>
      </w:r>
    </w:p>
  </w:comment>
  <w:comment w:id="499" w:author="Nicole" w:date="2019-12-07T12:22:00Z" w:initials="N">
    <w:p w14:paraId="1F1785F2" w14:textId="30B9036A" w:rsidR="001A70EC" w:rsidRDefault="001A70EC">
      <w:pPr>
        <w:pStyle w:val="CommentText"/>
      </w:pPr>
      <w:r>
        <w:rPr>
          <w:rStyle w:val="CommentReference"/>
        </w:rPr>
        <w:annotationRef/>
      </w:r>
      <w:r>
        <w:t xml:space="preserve">Brian: </w:t>
      </w:r>
      <w:r w:rsidRPr="00CE687F">
        <w:t>to account for temporal and spatial variation across sites.</w:t>
      </w:r>
    </w:p>
  </w:comment>
  <w:comment w:id="500" w:author="Nicole" w:date="2019-12-07T12:22:00Z" w:initials="N">
    <w:p w14:paraId="5D437D9C" w14:textId="07428C93" w:rsidR="001A70EC" w:rsidRDefault="001A70EC">
      <w:pPr>
        <w:pStyle w:val="CommentText"/>
      </w:pPr>
      <w:r>
        <w:rPr>
          <w:rStyle w:val="CommentReference"/>
        </w:rPr>
        <w:annotationRef/>
      </w:r>
      <w:r>
        <w:t xml:space="preserve">Brian: </w:t>
      </w:r>
      <w:r w:rsidRPr="00CE687F">
        <w:t xml:space="preserve">Are you defining a variable name for site? Need to make this </w:t>
      </w:r>
      <w:proofErr w:type="gramStart"/>
      <w:r w:rsidRPr="00CE687F">
        <w:t>more clear</w:t>
      </w:r>
      <w:proofErr w:type="gramEnd"/>
      <w:r w:rsidRPr="00CE687F">
        <w:t xml:space="preserve"> with formatting or rewording and putting site in </w:t>
      </w:r>
      <w:proofErr w:type="spellStart"/>
      <w:r w:rsidRPr="00CE687F">
        <w:t>parantheses</w:t>
      </w:r>
      <w:proofErr w:type="spellEnd"/>
      <w:r w:rsidRPr="00CE687F">
        <w:t>.</w:t>
      </w:r>
    </w:p>
  </w:comment>
  <w:comment w:id="501" w:author="Nicole" w:date="2019-12-07T12:23:00Z" w:initials="N">
    <w:p w14:paraId="44C4CBA1" w14:textId="6E0B3D8A" w:rsidR="001A70EC" w:rsidRDefault="001A70EC">
      <w:pPr>
        <w:pStyle w:val="CommentText"/>
      </w:pPr>
      <w:r>
        <w:rPr>
          <w:rStyle w:val="CommentReference"/>
        </w:rPr>
        <w:annotationRef/>
      </w:r>
      <w:r>
        <w:t xml:space="preserve">Brian: </w:t>
      </w:r>
      <w:r w:rsidRPr="00CE687F">
        <w:t xml:space="preserve">year is a variable? Make this </w:t>
      </w:r>
      <w:proofErr w:type="gramStart"/>
      <w:r w:rsidRPr="00CE687F">
        <w:t>more clear</w:t>
      </w:r>
      <w:proofErr w:type="gramEnd"/>
      <w:r w:rsidRPr="00CE687F">
        <w:t>.</w:t>
      </w:r>
    </w:p>
  </w:comment>
  <w:comment w:id="502" w:author="Nicole" w:date="2019-12-07T12:23:00Z" w:initials="N">
    <w:p w14:paraId="4044BF6F" w14:textId="66411877" w:rsidR="001A70EC" w:rsidRDefault="001A70EC">
      <w:pPr>
        <w:pStyle w:val="CommentText"/>
      </w:pPr>
      <w:r>
        <w:rPr>
          <w:rStyle w:val="CommentReference"/>
        </w:rPr>
        <w:annotationRef/>
      </w:r>
      <w:r>
        <w:t>Brian: linear trend</w:t>
      </w:r>
    </w:p>
  </w:comment>
  <w:comment w:id="503" w:author="Nicole" w:date="2019-12-07T12:23:00Z" w:initials="N">
    <w:p w14:paraId="6A547E5F" w14:textId="1B1B7B56" w:rsidR="001A70EC" w:rsidRDefault="001A70EC">
      <w:pPr>
        <w:pStyle w:val="CommentText"/>
      </w:pPr>
      <w:r>
        <w:rPr>
          <w:rStyle w:val="CommentReference"/>
        </w:rPr>
        <w:annotationRef/>
      </w:r>
      <w:r>
        <w:t xml:space="preserve">Brian: </w:t>
      </w:r>
      <w:r w:rsidRPr="00CE687F">
        <w:t>again, make it clear what is a variable.</w:t>
      </w:r>
    </w:p>
  </w:comment>
  <w:comment w:id="504" w:author="Nicole" w:date="2019-12-07T12:24:00Z" w:initials="N">
    <w:p w14:paraId="594CDA7A" w14:textId="77777777" w:rsidR="001A70EC" w:rsidRDefault="001A70EC" w:rsidP="00CE687F">
      <w:pPr>
        <w:pStyle w:val="CommentText"/>
      </w:pPr>
      <w:r>
        <w:rPr>
          <w:rStyle w:val="CommentReference"/>
        </w:rPr>
        <w:annotationRef/>
      </w:r>
      <w:r>
        <w:t>Brian: Why define an arbitrary cut off? Instead just focus on the most parsimonious models as those with the most weight.</w:t>
      </w:r>
    </w:p>
    <w:p w14:paraId="74666FCE" w14:textId="77777777" w:rsidR="001A70EC" w:rsidRDefault="001A70EC" w:rsidP="00CE687F">
      <w:pPr>
        <w:pStyle w:val="CommentText"/>
      </w:pPr>
    </w:p>
    <w:p w14:paraId="085742B9" w14:textId="18DC2AD9" w:rsidR="001A70EC" w:rsidRDefault="001A70EC" w:rsidP="00CE687F">
      <w:pPr>
        <w:pStyle w:val="CommentText"/>
      </w:pPr>
      <w:r>
        <w:t xml:space="preserve">It doesn't seem like you </w:t>
      </w:r>
      <w:proofErr w:type="gramStart"/>
      <w:r>
        <w:t>actually use</w:t>
      </w:r>
      <w:proofErr w:type="gramEnd"/>
      <w:r>
        <w:t xml:space="preserve"> these cutoffs for any purpose in the results.</w:t>
      </w:r>
    </w:p>
  </w:comment>
  <w:comment w:id="505" w:author="Nicole" w:date="2019-12-07T12:24:00Z" w:initials="N">
    <w:p w14:paraId="516487CB" w14:textId="1E72440D" w:rsidR="001A70EC" w:rsidRDefault="001A70EC">
      <w:pPr>
        <w:pStyle w:val="CommentText"/>
      </w:pPr>
      <w:r>
        <w:rPr>
          <w:rStyle w:val="CommentReference"/>
        </w:rPr>
        <w:annotationRef/>
      </w:r>
      <w:r>
        <w:t>Brian: Should provide the version used.</w:t>
      </w:r>
    </w:p>
  </w:comment>
  <w:comment w:id="508" w:author="Nicole" w:date="2019-12-06T23:13:00Z" w:initials="N">
    <w:p w14:paraId="41A3639F" w14:textId="2B787EBE" w:rsidR="001A70EC" w:rsidRDefault="001A70EC">
      <w:pPr>
        <w:pStyle w:val="CommentText"/>
      </w:pPr>
      <w:r>
        <w:rPr>
          <w:rStyle w:val="CommentReference"/>
        </w:rPr>
        <w:annotationRef/>
      </w:r>
      <w:r>
        <w:t xml:space="preserve">Brian: </w:t>
      </w:r>
      <w:r w:rsidRPr="00EF3546">
        <w:t>There may be some important ecological theory that could help frame your results (Graham/Carlos comment).</w:t>
      </w:r>
    </w:p>
  </w:comment>
  <w:comment w:id="510" w:author="Nicole" w:date="2019-12-07T12:37:00Z" w:initials="N">
    <w:p w14:paraId="752253B2" w14:textId="44039EC6" w:rsidR="001A70EC" w:rsidRDefault="001A70EC">
      <w:pPr>
        <w:pStyle w:val="CommentText"/>
      </w:pPr>
      <w:r>
        <w:rPr>
          <w:rStyle w:val="CommentReference"/>
        </w:rPr>
        <w:annotationRef/>
      </w:r>
      <w:r>
        <w:t>Rachel: present as a figure/table because numbers are difficult to read</w:t>
      </w:r>
    </w:p>
  </w:comment>
  <w:comment w:id="512" w:author="Nicole" w:date="2019-12-07T12:25:00Z" w:initials="N">
    <w:p w14:paraId="20A96404" w14:textId="466026F7" w:rsidR="001A70EC" w:rsidRDefault="001A70EC">
      <w:pPr>
        <w:pStyle w:val="CommentText"/>
      </w:pPr>
      <w:r>
        <w:rPr>
          <w:rStyle w:val="CommentReference"/>
        </w:rPr>
        <w:annotationRef/>
      </w:r>
      <w:r>
        <w:t>Brian: for all these parentheticals add the standard deviation</w:t>
      </w:r>
    </w:p>
  </w:comment>
  <w:comment w:id="513" w:author="Nicole" w:date="2019-12-07T12:39:00Z" w:initials="N">
    <w:p w14:paraId="59EEE04E" w14:textId="37C7611D" w:rsidR="001A70EC" w:rsidRDefault="001A70EC">
      <w:pPr>
        <w:pStyle w:val="CommentText"/>
      </w:pPr>
      <w:r>
        <w:rPr>
          <w:rStyle w:val="CommentReference"/>
        </w:rPr>
        <w:annotationRef/>
      </w:r>
      <w:r>
        <w:t>Rachel: provide stats (p-values); what are biological conclusions from such low r-</w:t>
      </w:r>
      <w:proofErr w:type="gramStart"/>
      <w:r>
        <w:t>squared?;</w:t>
      </w:r>
      <w:proofErr w:type="gramEnd"/>
      <w:r>
        <w:t xml:space="preserve"> move A3 and A4 to main body</w:t>
      </w:r>
    </w:p>
  </w:comment>
  <w:comment w:id="514" w:author="Nicole" w:date="2019-12-07T12:40:00Z" w:initials="N">
    <w:p w14:paraId="76E562C9" w14:textId="0E0948FA" w:rsidR="001A70EC" w:rsidRDefault="001A70EC" w:rsidP="00B42DAD">
      <w:pPr>
        <w:pStyle w:val="CommentText"/>
        <w:ind w:firstLine="0"/>
      </w:pPr>
      <w:r>
        <w:rPr>
          <w:rStyle w:val="CommentReference"/>
        </w:rPr>
        <w:annotationRef/>
      </w:r>
      <w:r>
        <w:t>Nicole: Low r-squares are fine because the targets and surrogates can be uncorrelated (line 2760 in code might be able to be used to find correlation coefficients and p-values)</w:t>
      </w:r>
    </w:p>
  </w:comment>
  <w:comment w:id="515" w:author="Nicole" w:date="2019-12-06T23:07:00Z" w:initials="N">
    <w:p w14:paraId="601D160B" w14:textId="0F026762" w:rsidR="001A70EC" w:rsidRDefault="001A70EC">
      <w:pPr>
        <w:pStyle w:val="CommentText"/>
      </w:pPr>
      <w:r>
        <w:rPr>
          <w:rStyle w:val="CommentReference"/>
        </w:rPr>
        <w:annotationRef/>
      </w:r>
      <w:proofErr w:type="spellStart"/>
      <w:r>
        <w:t>Gavino</w:t>
      </w:r>
      <w:proofErr w:type="spellEnd"/>
      <w:r>
        <w:t xml:space="preserve">: Fix the language. I cannot recall if you use the word "independent" instead of "uncorrelated" in the thesis, but you did on your presentation. Correct the part where you say that the AIC is a measure of parsimony. That is not accurate. AIC, </w:t>
      </w:r>
      <w:proofErr w:type="spellStart"/>
      <w:r>
        <w:t>AICc</w:t>
      </w:r>
      <w:proofErr w:type="spellEnd"/>
      <w:r>
        <w:t xml:space="preserve"> and BIC are model selection criteria that help selecting the most parsimonious model among those that fit well the data. In some </w:t>
      </w:r>
      <w:proofErr w:type="gramStart"/>
      <w:r>
        <w:t>cases</w:t>
      </w:r>
      <w:proofErr w:type="gramEnd"/>
      <w:r>
        <w:t xml:space="preserve"> you were comparing models with good fit and models with bad fit, with the same number of parameters. In that case it does not make sense to talk about parsimony, rather quality of fit.</w:t>
      </w:r>
    </w:p>
  </w:comment>
  <w:comment w:id="516" w:author="Nicole" w:date="2019-12-06T23:16:00Z" w:initials="N">
    <w:p w14:paraId="45B25EF9" w14:textId="0C86F178" w:rsidR="001A70EC" w:rsidRDefault="001A70EC">
      <w:pPr>
        <w:pStyle w:val="CommentText"/>
      </w:pPr>
      <w:r>
        <w:rPr>
          <w:rStyle w:val="CommentReference"/>
        </w:rPr>
        <w:annotationRef/>
      </w:r>
      <w:r>
        <w:t>Carlos: Negatively correlated does not mean it is independent, unclear</w:t>
      </w:r>
    </w:p>
  </w:comment>
  <w:comment w:id="517" w:author="Nicole" w:date="2019-12-07T12:25:00Z" w:initials="N">
    <w:p w14:paraId="6C949A22" w14:textId="05DCC2AA" w:rsidR="001A70EC" w:rsidRDefault="001A70EC">
      <w:pPr>
        <w:pStyle w:val="CommentText"/>
      </w:pPr>
      <w:r>
        <w:rPr>
          <w:rStyle w:val="CommentReference"/>
        </w:rPr>
        <w:annotationRef/>
      </w:r>
      <w:r>
        <w:t xml:space="preserve">Brian: </w:t>
      </w:r>
      <w:proofErr w:type="spellStart"/>
      <w:r w:rsidRPr="00CE687F">
        <w:t>consistancy</w:t>
      </w:r>
      <w:proofErr w:type="spellEnd"/>
      <w:r w:rsidRPr="00CE687F">
        <w:t>..."Fig."</w:t>
      </w:r>
    </w:p>
  </w:comment>
  <w:comment w:id="518" w:author="Nicole" w:date="2019-12-06T23:17:00Z" w:initials="N">
    <w:p w14:paraId="2FEA37A7" w14:textId="530E8651" w:rsidR="001A70EC" w:rsidRDefault="001A70EC" w:rsidP="00256595">
      <w:pPr>
        <w:pStyle w:val="CommentText"/>
      </w:pPr>
      <w:r>
        <w:rPr>
          <w:rStyle w:val="CommentReference"/>
        </w:rPr>
        <w:annotationRef/>
      </w:r>
      <w:r>
        <w:t xml:space="preserve">Carlos: </w:t>
      </w:r>
      <w:r>
        <w:rPr>
          <w:rStyle w:val="CommentReference"/>
        </w:rPr>
        <w:annotationRef/>
      </w:r>
      <w:r>
        <w:t>You may add the p-values to the figures</w:t>
      </w:r>
    </w:p>
  </w:comment>
  <w:comment w:id="519" w:author="Nicole" w:date="2019-12-06T23:17:00Z" w:initials="N">
    <w:p w14:paraId="12D47874" w14:textId="6222A3E9" w:rsidR="001A70EC" w:rsidRDefault="001A70EC" w:rsidP="00256595">
      <w:pPr>
        <w:pStyle w:val="CommentText"/>
      </w:pPr>
      <w:r>
        <w:rPr>
          <w:rStyle w:val="CommentReference"/>
        </w:rPr>
        <w:annotationRef/>
      </w:r>
      <w:r>
        <w:rPr>
          <w:rStyle w:val="CommentReference"/>
        </w:rPr>
        <w:annotationRef/>
      </w:r>
      <w:r>
        <w:t xml:space="preserve">Carlos: </w:t>
      </w:r>
      <w:r>
        <w:rPr>
          <w:rStyle w:val="CommentReference"/>
        </w:rPr>
        <w:annotationRef/>
      </w:r>
      <w:r>
        <w:t>You may add the p-values to the figures</w:t>
      </w:r>
    </w:p>
  </w:comment>
  <w:comment w:id="522" w:author="Nicole" w:date="2019-12-07T12:26:00Z" w:initials="N">
    <w:p w14:paraId="7D128461" w14:textId="77777777" w:rsidR="001A70EC" w:rsidRDefault="001A70EC" w:rsidP="00CE687F">
      <w:pPr>
        <w:pStyle w:val="CommentText"/>
      </w:pPr>
      <w:r>
        <w:rPr>
          <w:rStyle w:val="CommentReference"/>
        </w:rPr>
        <w:annotationRef/>
      </w:r>
      <w:r>
        <w:t>Brian: why no intercept only model to represent the null (no effect)?</w:t>
      </w:r>
    </w:p>
    <w:p w14:paraId="4A6D7041" w14:textId="77777777" w:rsidR="001A70EC" w:rsidRDefault="001A70EC" w:rsidP="00CE687F">
      <w:pPr>
        <w:pStyle w:val="CommentText"/>
      </w:pPr>
    </w:p>
    <w:p w14:paraId="0124AC42" w14:textId="6378408F" w:rsidR="001A70EC" w:rsidRDefault="001A70EC" w:rsidP="00CE687F">
      <w:pPr>
        <w:pStyle w:val="CommentText"/>
      </w:pPr>
      <w:r>
        <w:t>This would help clarify if any surrogate does better than a null model.</w:t>
      </w:r>
    </w:p>
  </w:comment>
  <w:comment w:id="524" w:author="Nicole" w:date="2019-12-07T12:26:00Z" w:initials="N">
    <w:p w14:paraId="17518AB7" w14:textId="5F5273FA" w:rsidR="001A70EC" w:rsidRDefault="001A70EC">
      <w:pPr>
        <w:pStyle w:val="CommentText"/>
      </w:pPr>
      <w:r>
        <w:rPr>
          <w:rStyle w:val="CommentReference"/>
        </w:rPr>
        <w:annotationRef/>
      </w:r>
      <w:r>
        <w:t xml:space="preserve">Brian: </w:t>
      </w:r>
      <w:r w:rsidRPr="00CE687F">
        <w:t>even more so, all models with any AIC weight included the variable "year".</w:t>
      </w:r>
    </w:p>
  </w:comment>
  <w:comment w:id="525" w:author="Nicole" w:date="2019-12-07T12:26:00Z" w:initials="N">
    <w:p w14:paraId="79381B1A" w14:textId="046CD95D" w:rsidR="001A70EC" w:rsidRDefault="001A70EC">
      <w:pPr>
        <w:pStyle w:val="CommentText"/>
      </w:pPr>
      <w:r>
        <w:rPr>
          <w:rStyle w:val="CommentReference"/>
        </w:rPr>
        <w:annotationRef/>
      </w:r>
      <w:r>
        <w:t>Brian: “Fig,”</w:t>
      </w:r>
    </w:p>
  </w:comment>
  <w:comment w:id="526" w:author="Nicole" w:date="2019-12-07T12:27:00Z" w:initials="N">
    <w:p w14:paraId="5EDB7706" w14:textId="0B9208AF" w:rsidR="001A70EC" w:rsidRDefault="001A70EC">
      <w:pPr>
        <w:pStyle w:val="CommentText"/>
      </w:pPr>
      <w:r>
        <w:rPr>
          <w:rStyle w:val="CommentReference"/>
        </w:rPr>
        <w:annotationRef/>
      </w:r>
      <w:r>
        <w:t xml:space="preserve">Brian: </w:t>
      </w:r>
      <w:r w:rsidRPr="00CE687F">
        <w:t>be specific. Not stable throughout the study period of X number of years.</w:t>
      </w:r>
    </w:p>
  </w:comment>
  <w:comment w:id="527" w:author="Nicole" w:date="2019-12-07T12:27:00Z" w:initials="N">
    <w:p w14:paraId="7C63EBAD" w14:textId="22BFEC29" w:rsidR="001A70EC" w:rsidRDefault="001A70EC">
      <w:pPr>
        <w:pStyle w:val="CommentText"/>
      </w:pPr>
      <w:r>
        <w:rPr>
          <w:rStyle w:val="CommentReference"/>
        </w:rPr>
        <w:annotationRef/>
      </w:r>
      <w:r>
        <w:t xml:space="preserve">Brian: </w:t>
      </w:r>
      <w:r w:rsidRPr="00CE687F">
        <w:t>Notably though is that the relationship is always positive between coral richness and coral cover. While the magnitude varies by linear trend, the association is always positive. Do you think this is useful knowledge for monitoring?</w:t>
      </w:r>
    </w:p>
  </w:comment>
  <w:comment w:id="528" w:author="Nicole" w:date="2019-12-06T23:18:00Z" w:initials="N">
    <w:p w14:paraId="65F71495" w14:textId="4BCB6475" w:rsidR="001A70EC" w:rsidRDefault="001A70EC">
      <w:pPr>
        <w:pStyle w:val="CommentText"/>
      </w:pPr>
      <w:r>
        <w:rPr>
          <w:rStyle w:val="CommentReference"/>
        </w:rPr>
        <w:annotationRef/>
      </w:r>
      <w:r>
        <w:t>Carlos: unclear</w:t>
      </w:r>
    </w:p>
  </w:comment>
  <w:comment w:id="529" w:author="Nicole" w:date="2019-12-07T12:42:00Z" w:initials="N">
    <w:p w14:paraId="15415A64" w14:textId="11519538" w:rsidR="001A70EC" w:rsidRDefault="001A70EC">
      <w:pPr>
        <w:pStyle w:val="CommentText"/>
      </w:pPr>
      <w:r>
        <w:rPr>
          <w:rStyle w:val="CommentReference"/>
        </w:rPr>
        <w:annotationRef/>
      </w:r>
      <w:r>
        <w:t>Nicole: For % coral cover &lt;20% I calculated average sponge richness to be 21.6 from 1993-2007 and 24.7 from 2008-2018</w:t>
      </w:r>
    </w:p>
  </w:comment>
  <w:comment w:id="530" w:author="Nicole" w:date="2019-12-07T12:48:00Z" w:initials="N">
    <w:p w14:paraId="4EA98936" w14:textId="282051D0" w:rsidR="001A70EC" w:rsidRDefault="001A70EC">
      <w:pPr>
        <w:pStyle w:val="CommentText"/>
      </w:pPr>
      <w:r>
        <w:rPr>
          <w:rStyle w:val="CommentReference"/>
        </w:rPr>
        <w:annotationRef/>
      </w:r>
      <w:r>
        <w:t>Rachel: you say variations in fish richness not explained by rugosity alone BUT sites are distinct by rugosity. If this was the major correlate, site wouldn’t matter, if site matters, it limits your predictive ability</w:t>
      </w:r>
    </w:p>
  </w:comment>
  <w:comment w:id="531" w:author="Nicole" w:date="2019-12-07T12:28:00Z" w:initials="N">
    <w:p w14:paraId="37D3B3B1" w14:textId="73832266" w:rsidR="001A70EC" w:rsidRDefault="001A70EC">
      <w:pPr>
        <w:pStyle w:val="CommentText"/>
      </w:pPr>
      <w:r>
        <w:rPr>
          <w:rStyle w:val="CommentReference"/>
        </w:rPr>
        <w:annotationRef/>
      </w:r>
      <w:r>
        <w:t xml:space="preserve">Brian: </w:t>
      </w:r>
      <w:r w:rsidRPr="00CE687F">
        <w:t>rewrite. rephrase in terms of the change of effect, not the position on a graph.</w:t>
      </w:r>
    </w:p>
  </w:comment>
  <w:comment w:id="532" w:author="Nicole" w:date="2019-12-07T12:28:00Z" w:initials="N">
    <w:p w14:paraId="08CB8FDB" w14:textId="072CE058" w:rsidR="001A70EC" w:rsidRDefault="001A70EC">
      <w:pPr>
        <w:pStyle w:val="CommentText"/>
      </w:pPr>
      <w:r>
        <w:rPr>
          <w:rStyle w:val="CommentReference"/>
        </w:rPr>
        <w:annotationRef/>
      </w:r>
      <w:r>
        <w:t>Brian: this is a tough sentence to read</w:t>
      </w:r>
    </w:p>
  </w:comment>
  <w:comment w:id="535" w:author="Nicole" w:date="2019-12-06T23:13:00Z" w:initials="N">
    <w:p w14:paraId="43B6E11A" w14:textId="17B262C0" w:rsidR="001A70EC" w:rsidRDefault="001A70EC">
      <w:pPr>
        <w:pStyle w:val="CommentText"/>
      </w:pPr>
      <w:r>
        <w:rPr>
          <w:rStyle w:val="CommentReference"/>
        </w:rPr>
        <w:annotationRef/>
      </w:r>
      <w:r>
        <w:t xml:space="preserve">Brian: </w:t>
      </w:r>
      <w:r w:rsidRPr="00EF3546">
        <w:t>I encourage you to add a Limitations subsection in the discussion to identify factors that you could not deal with that warrant consideration when learning from your work. For example, fish richness is really a subset of fish available. For example, some species are not recognized to the species level. For example, you were unable to measure species diversity.</w:t>
      </w:r>
    </w:p>
  </w:comment>
  <w:comment w:id="536" w:author="Nicole" w:date="2019-12-07T12:28:00Z" w:initials="N">
    <w:p w14:paraId="5FA731AF" w14:textId="19D9A0B8" w:rsidR="001A70EC" w:rsidRDefault="001A70EC">
      <w:pPr>
        <w:pStyle w:val="CommentText"/>
      </w:pPr>
      <w:r>
        <w:rPr>
          <w:rStyle w:val="CommentReference"/>
        </w:rPr>
        <w:annotationRef/>
      </w:r>
      <w:r>
        <w:t xml:space="preserve">Brian: </w:t>
      </w:r>
      <w:r w:rsidRPr="00CE687F">
        <w:t xml:space="preserve">I would like to see simple and clear conclusions of what your results support. Did you find important surrogate relationships? Were they stable over time? Why is this information </w:t>
      </w:r>
      <w:proofErr w:type="gramStart"/>
      <w:r w:rsidRPr="00CE687F">
        <w:t>important.</w:t>
      </w:r>
      <w:proofErr w:type="gramEnd"/>
      <w:r w:rsidRPr="00CE687F">
        <w:t xml:space="preserve"> Who is it important for- </w:t>
      </w:r>
      <w:proofErr w:type="spellStart"/>
      <w:r w:rsidRPr="00CE687F">
        <w:t>speciclaly</w:t>
      </w:r>
      <w:proofErr w:type="spellEnd"/>
      <w:r w:rsidRPr="00CE687F">
        <w:t xml:space="preserve"> what is the spatial domain of your results- coral reefs of the </w:t>
      </w:r>
      <w:proofErr w:type="spellStart"/>
      <w:r w:rsidRPr="00CE687F">
        <w:t>carribean</w:t>
      </w:r>
      <w:proofErr w:type="spellEnd"/>
      <w:r w:rsidRPr="00CE687F">
        <w:t xml:space="preserve"> or all coral reefs or something </w:t>
      </w:r>
      <w:proofErr w:type="gramStart"/>
      <w:r w:rsidRPr="00CE687F">
        <w:t>else.</w:t>
      </w:r>
      <w:proofErr w:type="gramEnd"/>
    </w:p>
  </w:comment>
  <w:comment w:id="537" w:author="Nicole" w:date="2019-11-20T05:17:00Z" w:initials="N">
    <w:p w14:paraId="7A99DDE6" w14:textId="02E046C3" w:rsidR="001A70EC" w:rsidRDefault="001A70EC"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39" w:author="Nicole" w:date="2019-12-07T12:29:00Z" w:initials="N">
    <w:p w14:paraId="4CF76785" w14:textId="6504B439" w:rsidR="001A70EC" w:rsidRDefault="001A70EC">
      <w:pPr>
        <w:pStyle w:val="CommentText"/>
      </w:pPr>
      <w:r>
        <w:rPr>
          <w:rStyle w:val="CommentReference"/>
        </w:rPr>
        <w:annotationRef/>
      </w:r>
      <w:r>
        <w:t>Brian: why line break here?</w:t>
      </w:r>
    </w:p>
  </w:comment>
  <w:comment w:id="540" w:author="Nicole" w:date="2019-11-20T03:58:00Z" w:initials="N">
    <w:p w14:paraId="1751A14C" w14:textId="04DEAC62" w:rsidR="001A70EC" w:rsidRDefault="001A70EC">
      <w:pPr>
        <w:pStyle w:val="CommentText"/>
      </w:pPr>
      <w:r>
        <w:rPr>
          <w:rStyle w:val="CommentReference"/>
        </w:rPr>
        <w:annotationRef/>
      </w:r>
      <w:r>
        <w:t>Takeaway from this paper:</w:t>
      </w:r>
    </w:p>
    <w:p w14:paraId="7348AD77" w14:textId="71E8B641" w:rsidR="001A70EC" w:rsidRDefault="001A70EC">
      <w:pPr>
        <w:pStyle w:val="CommentText"/>
      </w:pPr>
      <w:r>
        <w:t>Descriptions of the high variability of mechanisms of and distances for dispersal</w:t>
      </w:r>
    </w:p>
  </w:comment>
  <w:comment w:id="541" w:author="Nicole" w:date="2019-11-20T03:57:00Z" w:initials="N">
    <w:p w14:paraId="6D87EA04" w14:textId="437ED1F0" w:rsidR="001A70EC" w:rsidRDefault="001A70EC">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38" w:author="Graham Forrester" w:date="2019-12-03T11:42:00Z" w:initials="GF">
    <w:p w14:paraId="4EE592AC" w14:textId="4CE8303F" w:rsidR="001A70EC" w:rsidRDefault="001A70EC">
      <w:pPr>
        <w:pStyle w:val="CommentText"/>
      </w:pPr>
      <w:r>
        <w:rPr>
          <w:rStyle w:val="CommentReference"/>
        </w:rPr>
        <w:annotationRef/>
      </w:r>
      <w:r>
        <w:t xml:space="preserve">These points need to be made </w:t>
      </w:r>
      <w:proofErr w:type="spellStart"/>
      <w:r>
        <w:t>relevent</w:t>
      </w:r>
      <w:proofErr w:type="spellEnd"/>
      <w:r>
        <w:t xml:space="preserve"> to the results.  </w:t>
      </w:r>
    </w:p>
  </w:comment>
  <w:comment w:id="542" w:author="Nicole" w:date="2019-11-20T05:22:00Z" w:initials="N">
    <w:p w14:paraId="7F3B3A69" w14:textId="3F7E3502" w:rsidR="001A70EC" w:rsidRDefault="001A70EC"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43" w:author="Graham Forrester" w:date="2019-12-03T11:43:00Z" w:initials="GF">
    <w:p w14:paraId="07107738" w14:textId="46C531DE" w:rsidR="001A70EC" w:rsidRDefault="001A70EC">
      <w:pPr>
        <w:pStyle w:val="CommentText"/>
      </w:pPr>
      <w:r>
        <w:rPr>
          <w:rStyle w:val="CommentReference"/>
        </w:rPr>
        <w:annotationRef/>
      </w:r>
      <w:r>
        <w:t>This would not have made sense.  I have thought off and on about suggesting we add fish abundance as a surrogate (for fish richness).</w:t>
      </w:r>
    </w:p>
  </w:comment>
  <w:comment w:id="544" w:author="Graham Forrester" w:date="2019-12-03T11:50:00Z" w:initials="GF">
    <w:p w14:paraId="37952E27" w14:textId="44FAA7AE" w:rsidR="001A70EC" w:rsidRDefault="001A70EC">
      <w:pPr>
        <w:pStyle w:val="CommentText"/>
      </w:pPr>
      <w:r>
        <w:rPr>
          <w:rStyle w:val="CommentReference"/>
        </w:rPr>
        <w:annotationRef/>
      </w:r>
      <w:r>
        <w:t xml:space="preserve">This specific result (rugosity vs fish richness) can be contrasted with Pratchett et al </w:t>
      </w:r>
      <w:proofErr w:type="gramStart"/>
      <w:r>
        <w:t>2011..</w:t>
      </w:r>
      <w:proofErr w:type="gramEnd"/>
      <w:r>
        <w:t xml:space="preserve"> They </w:t>
      </w:r>
      <w:r w:rsidRPr="00CA66EB">
        <w:t>r</w:t>
      </w:r>
      <w:r w:rsidRPr="00CA66EB">
        <w:rPr>
          <w:rFonts w:ascii="AppleSystemUIFontBold" w:eastAsiaTheme="minorHAnsi" w:hAnsi="AppleSystemUIFontBold" w:cs="AppleSystemUIFontBold"/>
        </w:rPr>
        <w:t>eview fish richness losses after coral cover losses.  Decline of coral cover is co</w:t>
      </w:r>
      <w:r>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w:t>
      </w:r>
      <w:proofErr w:type="spellStart"/>
      <w:r w:rsidRPr="00CA66EB">
        <w:rPr>
          <w:rFonts w:ascii="AppleSystemUIFontBold" w:eastAsiaTheme="minorHAnsi" w:hAnsi="AppleSystemUIFontBold" w:cs="AppleSystemUIFontBold"/>
        </w:rPr>
        <w:t>depauparate</w:t>
      </w:r>
      <w:proofErr w:type="spellEnd"/>
      <w:r w:rsidRPr="00CA66EB">
        <w:rPr>
          <w:rFonts w:ascii="AppleSystemUIFontBold" w:eastAsiaTheme="minorHAnsi" w:hAnsi="AppleSystemUIFontBold" w:cs="AppleSystemUIFontBold"/>
        </w:rPr>
        <w:t xml:space="preserve"> areas (</w:t>
      </w:r>
      <w:proofErr w:type="spellStart"/>
      <w:proofErr w:type="gramStart"/>
      <w:r w:rsidRPr="00CA66EB">
        <w:rPr>
          <w:rFonts w:ascii="AppleSystemUIFontBold" w:eastAsiaTheme="minorHAnsi" w:hAnsi="AppleSystemUIFontBold" w:cs="AppleSystemUIFontBold"/>
        </w:rPr>
        <w:t>i</w:t>
      </w:r>
      <w:proofErr w:type="spellEnd"/>
      <w:r w:rsidRPr="00CA66EB">
        <w:rPr>
          <w:rFonts w:ascii="AppleSystemUIFontBold" w:eastAsiaTheme="minorHAnsi" w:hAnsi="AppleSystemUIFontBold" w:cs="AppleSystemUIFontBold"/>
        </w:rPr>
        <w:t xml:space="preserve"> .</w:t>
      </w:r>
      <w:proofErr w:type="gramEnd"/>
      <w:r w:rsidRPr="00CA66EB">
        <w:rPr>
          <w:rFonts w:ascii="AppleSystemUIFontBold" w:eastAsiaTheme="minorHAnsi" w:hAnsi="AppleSystemUIFontBold" w:cs="AppleSystemUIFontBold"/>
        </w:rPr>
        <w:t xml:space="preserve">e. </w:t>
      </w:r>
      <w:r>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546" w:author="Nicole" w:date="2019-12-07T12:51:00Z" w:initials="N">
    <w:p w14:paraId="7AEF4DD5" w14:textId="2D0C503D" w:rsidR="001A70EC" w:rsidRDefault="001A70EC">
      <w:pPr>
        <w:pStyle w:val="CommentText"/>
      </w:pPr>
      <w:r>
        <w:rPr>
          <w:rStyle w:val="CommentReference"/>
        </w:rPr>
        <w:annotationRef/>
      </w:r>
      <w:r>
        <w:t xml:space="preserve">“increase” here is misleading and this sentence relies on “for a given amount of coral cover” to be interpreted correctly. I mean to suggest here that the most dominant species (i.e. the ones with the most cover) experience a disproportionate decline in abundance, thus reducing </w:t>
      </w:r>
      <w:proofErr w:type="spellStart"/>
      <w:r>
        <w:t>covral</w:t>
      </w:r>
      <w:proofErr w:type="spellEnd"/>
      <w:r>
        <w:t xml:space="preserve"> cover without affecting coral richness</w:t>
      </w:r>
    </w:p>
  </w:comment>
  <w:comment w:id="547" w:author="Nicole" w:date="2019-12-07T12:29:00Z" w:initials="N">
    <w:p w14:paraId="0082EB0E" w14:textId="6BEB7B83" w:rsidR="001A70EC" w:rsidRDefault="001A70EC">
      <w:pPr>
        <w:pStyle w:val="CommentText"/>
      </w:pPr>
      <w:r>
        <w:rPr>
          <w:rStyle w:val="CommentReference"/>
        </w:rPr>
        <w:annotationRef/>
      </w:r>
      <w:r>
        <w:t>Brian: Rephrase and reference the study here.</w:t>
      </w:r>
    </w:p>
  </w:comment>
  <w:comment w:id="545" w:author="Graham Forrester" w:date="2019-12-03T11:44:00Z" w:initials="GF">
    <w:p w14:paraId="1616FF1F" w14:textId="6BD3CE10" w:rsidR="001A70EC" w:rsidRDefault="001A70EC">
      <w:pPr>
        <w:pStyle w:val="CommentText"/>
      </w:pPr>
      <w:r>
        <w:rPr>
          <w:rStyle w:val="CommentReference"/>
        </w:rPr>
        <w:annotationRef/>
      </w:r>
      <w:r>
        <w:t xml:space="preserve">Too many things mixed together.  Better to discuss each surrogate-target relationship </w:t>
      </w:r>
      <w:proofErr w:type="gramStart"/>
      <w:r>
        <w:t>separately?</w:t>
      </w:r>
      <w:proofErr w:type="gramEnd"/>
      <w:r>
        <w:t xml:space="preserve">  Is the general point for this paragraph </w:t>
      </w:r>
      <w:proofErr w:type="gramStart"/>
      <w:r>
        <w:t>actually that</w:t>
      </w:r>
      <w:proofErr w:type="gramEnd"/>
      <w:r>
        <w:t xml:space="preserve">, for each target group there was a different “best” surrogate?  So, it is unlikely that any one surrogate will be useful for broad multi-group richness (i.e. total richness on reefs)  </w:t>
      </w:r>
    </w:p>
  </w:comment>
  <w:comment w:id="548" w:author="Graham Forrester" w:date="2019-11-20T11:25:00Z" w:initials="GF">
    <w:p w14:paraId="552ED08E" w14:textId="2E34F0E4" w:rsidR="001A70EC" w:rsidRDefault="001A70EC">
      <w:pPr>
        <w:pStyle w:val="CommentText"/>
      </w:pPr>
      <w:r>
        <w:rPr>
          <w:rStyle w:val="CommentReference"/>
        </w:rPr>
        <w:annotationRef/>
      </w:r>
      <w:r>
        <w:t xml:space="preserve">I know that it was boat </w:t>
      </w:r>
      <w:proofErr w:type="gramStart"/>
      <w:r>
        <w:t>anchoring, but</w:t>
      </w:r>
      <w:proofErr w:type="gramEnd"/>
      <w:r>
        <w:t xml:space="preserve"> leave this aside for now.</w:t>
      </w:r>
    </w:p>
  </w:comment>
  <w:comment w:id="549" w:author="Nicole" w:date="2019-11-26T13:50:00Z" w:initials="N">
    <w:p w14:paraId="535B8D36" w14:textId="6BFF9915" w:rsidR="001A70EC" w:rsidRDefault="001A70EC">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w:t>
      </w:r>
      <w:proofErr w:type="gramStart"/>
      <w:r>
        <w:t>?”…</w:t>
      </w:r>
      <w:proofErr w:type="gramEnd"/>
      <w:r>
        <w:t>not cited in Lit Cited, but this paper is on Mendeley</w:t>
      </w:r>
    </w:p>
  </w:comment>
  <w:comment w:id="550" w:author="Graham Forrester" w:date="2019-12-03T12:01:00Z" w:initials="GF">
    <w:p w14:paraId="5F28C972" w14:textId="77777777" w:rsidR="001A70EC" w:rsidRDefault="001A70EC">
      <w:pPr>
        <w:pStyle w:val="CommentText"/>
      </w:pPr>
      <w:r>
        <w:rPr>
          <w:rStyle w:val="CommentReference"/>
        </w:rPr>
        <w:annotationRef/>
      </w:r>
      <w:r>
        <w:t xml:space="preserve">Lots of semi-connected points in this paragraph.  </w:t>
      </w:r>
    </w:p>
    <w:p w14:paraId="30A4A135" w14:textId="77777777" w:rsidR="001A70EC" w:rsidRDefault="001A70EC">
      <w:pPr>
        <w:pStyle w:val="CommentText"/>
      </w:pPr>
    </w:p>
    <w:p w14:paraId="6D33B92C" w14:textId="77777777" w:rsidR="001A70EC" w:rsidRDefault="001A70EC">
      <w:pPr>
        <w:pStyle w:val="CommentText"/>
      </w:pPr>
      <w:r>
        <w:t>Group according to</w:t>
      </w:r>
      <w:proofErr w:type="gramStart"/>
      <w:r>
        <w:t>…..</w:t>
      </w:r>
      <w:proofErr w:type="gramEnd"/>
    </w:p>
    <w:p w14:paraId="1FE480A6" w14:textId="77777777" w:rsidR="001A70EC" w:rsidRDefault="001A70EC">
      <w:pPr>
        <w:pStyle w:val="CommentText"/>
      </w:pPr>
      <w:r>
        <w:t xml:space="preserve">Basis in the literature for predicting specific surrogate-target relationships for </w:t>
      </w:r>
      <w:proofErr w:type="gramStart"/>
      <w:r>
        <w:t>sponges?</w:t>
      </w:r>
      <w:proofErr w:type="gramEnd"/>
    </w:p>
    <w:p w14:paraId="4C03E95E" w14:textId="77777777" w:rsidR="001A70EC" w:rsidRDefault="001A70EC">
      <w:pPr>
        <w:pStyle w:val="CommentText"/>
      </w:pPr>
    </w:p>
    <w:p w14:paraId="5CC39958" w14:textId="77777777" w:rsidR="001A70EC" w:rsidRDefault="001A70EC">
      <w:pPr>
        <w:pStyle w:val="CommentText"/>
      </w:pPr>
      <w:r>
        <w:t xml:space="preserve">Main result for sponges – their richness was weakly predicted by the surrogates and largely independent of coral/fish richness.  </w:t>
      </w:r>
    </w:p>
    <w:p w14:paraId="371A4A61" w14:textId="77777777" w:rsidR="001A70EC" w:rsidRDefault="001A70EC">
      <w:pPr>
        <w:pStyle w:val="CommentText"/>
      </w:pPr>
    </w:p>
    <w:p w14:paraId="36028CE5" w14:textId="56DEA985" w:rsidR="001A70EC" w:rsidRDefault="001A70EC">
      <w:pPr>
        <w:pStyle w:val="CommentText"/>
      </w:pPr>
    </w:p>
  </w:comment>
  <w:comment w:id="551" w:author="Nicole" w:date="2019-12-07T12:30:00Z" w:initials="N">
    <w:p w14:paraId="43EE3585" w14:textId="20029504" w:rsidR="001A70EC" w:rsidRDefault="001A70EC">
      <w:pPr>
        <w:pStyle w:val="CommentText"/>
      </w:pPr>
      <w:r>
        <w:rPr>
          <w:rStyle w:val="CommentReference"/>
        </w:rPr>
        <w:annotationRef/>
      </w:r>
      <w:r>
        <w:t xml:space="preserve">Brian: </w:t>
      </w:r>
      <w:r w:rsidRPr="00CE687F">
        <w:t>that's a lot of author names. correct formatting?</w:t>
      </w:r>
    </w:p>
  </w:comment>
  <w:comment w:id="552" w:author="Nicole" w:date="2019-11-20T05:24:00Z" w:initials="N">
    <w:p w14:paraId="5600C804" w14:textId="0C3BB952" w:rsidR="001A70EC" w:rsidRDefault="001A70EC">
      <w:pPr>
        <w:pStyle w:val="CommentText"/>
      </w:pPr>
      <w:r>
        <w:rPr>
          <w:rStyle w:val="CommentReference"/>
        </w:rPr>
        <w:annotationRef/>
      </w:r>
      <w:r>
        <w:t>Takeaway from this paper: Allelopathic sponges, may reduce coral cover at local scales</w:t>
      </w:r>
    </w:p>
  </w:comment>
  <w:comment w:id="553" w:author="Nicole" w:date="2019-12-07T12:30:00Z" w:initials="N">
    <w:p w14:paraId="1E0478BF" w14:textId="0629EBD7" w:rsidR="001A70EC" w:rsidRDefault="001A70EC">
      <w:pPr>
        <w:pStyle w:val="CommentText"/>
      </w:pPr>
      <w:r>
        <w:rPr>
          <w:rStyle w:val="CommentReference"/>
        </w:rPr>
        <w:annotationRef/>
      </w:r>
      <w:r>
        <w:t xml:space="preserve">Brian: </w:t>
      </w:r>
      <w:r w:rsidRPr="00CE687F">
        <w:t>that's a lot of author names. correct formatting?</w:t>
      </w:r>
    </w:p>
  </w:comment>
  <w:comment w:id="554" w:author="Nicole" w:date="2019-11-20T05:31:00Z" w:initials="N">
    <w:p w14:paraId="7EF80EBE" w14:textId="2F1AAE55" w:rsidR="001A70EC" w:rsidRDefault="001A70EC">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555" w:author="Nicole" w:date="2019-11-20T05:31:00Z" w:initials="N">
    <w:p w14:paraId="64414C51" w14:textId="79221A7E" w:rsidR="001A70EC" w:rsidRDefault="001A70EC">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1A70EC" w:rsidRDefault="001A70EC">
      <w:pPr>
        <w:pStyle w:val="CommentText"/>
      </w:pPr>
    </w:p>
    <w:p w14:paraId="231BFA09" w14:textId="32C87A94" w:rsidR="001A70EC" w:rsidRDefault="001A70EC">
      <w:pPr>
        <w:pStyle w:val="CommentText"/>
      </w:pPr>
      <w:r>
        <w:t>Takeaway from Stella 2011: sponges can hold reef together and play important role in cycling of some nutrients; sponges can be allelopathic and overgrow corals</w:t>
      </w:r>
    </w:p>
  </w:comment>
  <w:comment w:id="556" w:author="Nicole" w:date="2019-11-20T05:31:00Z" w:initials="N">
    <w:p w14:paraId="4E0D3E57" w14:textId="5D125270" w:rsidR="001A70EC" w:rsidRDefault="001A70EC">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1A70EC" w:rsidRDefault="001A70EC">
      <w:pPr>
        <w:pStyle w:val="CommentText"/>
      </w:pPr>
    </w:p>
    <w:p w14:paraId="5B08DD87" w14:textId="134B209E" w:rsidR="001A70EC" w:rsidRDefault="001A70EC">
      <w:pPr>
        <w:pStyle w:val="CommentText"/>
      </w:pPr>
      <w:r>
        <w:t>Takeaway from Powell 2014: decrease in spongivorous fish has led to increase in sponge N in the Indo-Pacific region</w:t>
      </w:r>
    </w:p>
  </w:comment>
  <w:comment w:id="557" w:author="Graham Forrester" w:date="2019-12-03T12:04:00Z" w:initials="GF">
    <w:p w14:paraId="2BC22F26" w14:textId="77777777" w:rsidR="001A70EC" w:rsidRDefault="001A70EC">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1A70EC" w:rsidRDefault="001A70EC">
      <w:pPr>
        <w:pStyle w:val="CommentText"/>
      </w:pPr>
    </w:p>
    <w:p w14:paraId="06A436C5" w14:textId="6AA20FC6" w:rsidR="001A70EC" w:rsidRDefault="001A70EC">
      <w:pPr>
        <w:pStyle w:val="CommentText"/>
      </w:pPr>
      <w:r>
        <w:t>Or, if this is a summary of the preceding section, make sure that is obvious.</w:t>
      </w:r>
    </w:p>
  </w:comment>
  <w:comment w:id="558" w:author="Nicole" w:date="2019-11-19T00:49:00Z" w:initials="N">
    <w:p w14:paraId="0BEDB636" w14:textId="30FE15A8" w:rsidR="001A70EC" w:rsidRDefault="001A70EC">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560" w:author="Nicole" w:date="2019-12-07T12:30:00Z" w:initials="N">
    <w:p w14:paraId="410E96C6" w14:textId="6F7F0741" w:rsidR="001A70EC" w:rsidRDefault="001A70EC">
      <w:pPr>
        <w:pStyle w:val="CommentText"/>
      </w:pPr>
      <w:r>
        <w:rPr>
          <w:rStyle w:val="CommentReference"/>
        </w:rPr>
        <w:annotationRef/>
      </w:r>
      <w:r>
        <w:t xml:space="preserve">Brian: </w:t>
      </w:r>
      <w:r w:rsidRPr="00CE687F">
        <w:t xml:space="preserve">This sentence sounds like you are </w:t>
      </w:r>
      <w:proofErr w:type="spellStart"/>
      <w:r w:rsidRPr="00CE687F">
        <w:t>refering</w:t>
      </w:r>
      <w:proofErr w:type="spellEnd"/>
      <w:r w:rsidRPr="00CE687F">
        <w:t xml:space="preserve"> to your results. But then you have a </w:t>
      </w:r>
      <w:proofErr w:type="spellStart"/>
      <w:r w:rsidRPr="00CE687F">
        <w:t>citaiton</w:t>
      </w:r>
      <w:proofErr w:type="spellEnd"/>
      <w:r w:rsidRPr="00CE687F">
        <w:t>. I am confused.</w:t>
      </w:r>
    </w:p>
  </w:comment>
  <w:comment w:id="559" w:author="Graham Forrester" w:date="2019-12-03T12:06:00Z" w:initials="GF">
    <w:p w14:paraId="1A8FDBC9" w14:textId="06678B08" w:rsidR="001A70EC" w:rsidRDefault="001A70EC">
      <w:pPr>
        <w:pStyle w:val="CommentText"/>
      </w:pPr>
      <w:r>
        <w:rPr>
          <w:rStyle w:val="CommentReference"/>
        </w:rPr>
        <w:annotationRef/>
      </w:r>
      <w:r>
        <w:t>This is not obvious from the graphs in the thesis</w:t>
      </w:r>
      <w:proofErr w:type="gramStart"/>
      <w:r>
        <w:t>…..</w:t>
      </w:r>
      <w:proofErr w:type="gramEnd"/>
      <w:r>
        <w:t>and I am not convinced it is accurate.  Can you explain how you came to this conclusion?</w:t>
      </w:r>
    </w:p>
  </w:comment>
  <w:comment w:id="561" w:author="Nicole" w:date="2019-12-07T12:30:00Z" w:initials="N">
    <w:p w14:paraId="77463CD3" w14:textId="7739A9DA" w:rsidR="001A70EC" w:rsidRDefault="001A70EC">
      <w:pPr>
        <w:pStyle w:val="CommentText"/>
      </w:pPr>
      <w:r>
        <w:rPr>
          <w:rStyle w:val="CommentReference"/>
        </w:rPr>
        <w:annotationRef/>
      </w:r>
      <w:r>
        <w:t xml:space="preserve">Brian: </w:t>
      </w:r>
      <w:r w:rsidRPr="00CE687F">
        <w:t xml:space="preserve">what </w:t>
      </w:r>
      <w:proofErr w:type="spellStart"/>
      <w:r w:rsidRPr="00CE687F">
        <w:t>mgmt</w:t>
      </w:r>
      <w:proofErr w:type="spellEnd"/>
      <w:r w:rsidRPr="00CE687F">
        <w:t xml:space="preserve"> decisions? I don't think you've made a link to conservation actions anywhere. Is there anything that can </w:t>
      </w:r>
      <w:proofErr w:type="gramStart"/>
      <w:r w:rsidRPr="00CE687F">
        <w:t>actually be</w:t>
      </w:r>
      <w:proofErr w:type="gramEnd"/>
      <w:r w:rsidRPr="00CE687F">
        <w:t xml:space="preserve"> done?</w:t>
      </w:r>
    </w:p>
  </w:comment>
  <w:comment w:id="562" w:author="Nicole" w:date="2019-12-07T12:31:00Z" w:initials="N">
    <w:p w14:paraId="7A35F8B8" w14:textId="6C7A9C92" w:rsidR="001A70EC" w:rsidRDefault="001A70EC">
      <w:pPr>
        <w:pStyle w:val="CommentText"/>
      </w:pPr>
      <w:r>
        <w:rPr>
          <w:rStyle w:val="CommentReference"/>
        </w:rPr>
        <w:annotationRef/>
      </w:r>
      <w:r>
        <w:t>Brian: cut sentence into two</w:t>
      </w:r>
    </w:p>
  </w:comment>
  <w:comment w:id="564" w:author="Nicole" w:date="2019-11-20T06:00:00Z" w:initials="N">
    <w:p w14:paraId="2A37DF65" w14:textId="1C5B04B7" w:rsidR="001A70EC" w:rsidRDefault="001A70EC">
      <w:pPr>
        <w:pStyle w:val="CommentText"/>
      </w:pPr>
      <w:r>
        <w:rPr>
          <w:rStyle w:val="CommentReference"/>
        </w:rPr>
        <w:annotationRef/>
      </w:r>
      <w:r>
        <w:t>Takeaway from this paper: there are many understudied invert groups that can inform our understanding of biodiversity changes on coral reefs</w:t>
      </w:r>
    </w:p>
  </w:comment>
  <w:comment w:id="563" w:author="Graham Forrester" w:date="2019-12-03T12:08:00Z" w:initials="GF">
    <w:p w14:paraId="004130C7" w14:textId="2D92B660" w:rsidR="001A70EC" w:rsidRDefault="001A70EC">
      <w:pPr>
        <w:pStyle w:val="CommentText"/>
      </w:pPr>
      <w:r>
        <w:rPr>
          <w:rStyle w:val="CommentReference"/>
        </w:rPr>
        <w:annotationRef/>
      </w:r>
      <w:r>
        <w:t xml:space="preserve">This point needs expansion and further discussion.  Specifically, we used sponges as an example of a less-studied group.  What can we learn about the possible pitfalls of extrapolating to other poorly-studied </w:t>
      </w:r>
      <w:proofErr w:type="gramStart"/>
      <w:r>
        <w:t>groups.</w:t>
      </w:r>
      <w:proofErr w:type="gramEnd"/>
      <w:r>
        <w:t xml:space="preserve">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1A70EC" w:rsidRDefault="001A70EC">
      <w:pPr>
        <w:pStyle w:val="CommentText"/>
      </w:pPr>
    </w:p>
    <w:p w14:paraId="086A2894" w14:textId="77777777" w:rsidR="001A70EC" w:rsidRDefault="001A70EC">
      <w:pPr>
        <w:pStyle w:val="CommentText"/>
      </w:pPr>
    </w:p>
    <w:p w14:paraId="78C9AD04" w14:textId="01F09657" w:rsidR="001A70EC" w:rsidRDefault="001A70EC">
      <w:pPr>
        <w:pStyle w:val="CommentText"/>
      </w:pPr>
      <w:r>
        <w:t>Things to bring up – not organized.</w:t>
      </w:r>
    </w:p>
    <w:p w14:paraId="05C4346B" w14:textId="56DD190E" w:rsidR="001A70EC" w:rsidRDefault="001A70EC">
      <w:pPr>
        <w:pStyle w:val="CommentText"/>
      </w:pPr>
      <w:r>
        <w:t>Rise of eDNA to monitor cryptic groups and microbes,</w:t>
      </w:r>
    </w:p>
    <w:p w14:paraId="7B172465" w14:textId="123BEC9F" w:rsidR="001A70EC" w:rsidRDefault="001A70EC">
      <w:pPr>
        <w:pStyle w:val="CommentText"/>
      </w:pPr>
      <w:r>
        <w:t>The few studies of richness in cryptic groups on coral reefs</w:t>
      </w:r>
    </w:p>
    <w:p w14:paraId="4383AA62" w14:textId="2D2C5422" w:rsidR="001A70EC" w:rsidRDefault="001A70EC">
      <w:pPr>
        <w:pStyle w:val="CommentText"/>
      </w:pPr>
    </w:p>
    <w:p w14:paraId="18A470B9" w14:textId="6B4B5A99" w:rsidR="001A70EC" w:rsidRDefault="001A70EC">
      <w:pPr>
        <w:pStyle w:val="CommentText"/>
      </w:pPr>
      <w:r>
        <w:t>Comparisons to terrestrial papers where extrapolating to other taxa has worked/failed</w:t>
      </w:r>
    </w:p>
    <w:p w14:paraId="48A8C21F" w14:textId="77777777" w:rsidR="001A70EC" w:rsidRDefault="001A70EC">
      <w:pPr>
        <w:pStyle w:val="CommentText"/>
      </w:pPr>
    </w:p>
    <w:p w14:paraId="4D4D569F" w14:textId="6BA374EE" w:rsidR="001A70EC" w:rsidRDefault="001A70EC">
      <w:pPr>
        <w:pStyle w:val="CommentText"/>
      </w:pPr>
    </w:p>
  </w:comment>
  <w:comment w:id="565" w:author="Nicole" w:date="2019-12-07T12:31:00Z" w:initials="N">
    <w:p w14:paraId="36D56BAD" w14:textId="36BC3103" w:rsidR="001A70EC" w:rsidRDefault="001A70EC">
      <w:pPr>
        <w:pStyle w:val="CommentText"/>
      </w:pPr>
      <w:r>
        <w:rPr>
          <w:rStyle w:val="CommentReference"/>
        </w:rPr>
        <w:annotationRef/>
      </w:r>
      <w:r>
        <w:t>Brian: huh?</w:t>
      </w:r>
    </w:p>
  </w:comment>
  <w:comment w:id="566" w:author="Graham Forrester" w:date="2019-12-03T12:17:00Z" w:initials="GF">
    <w:p w14:paraId="44DFA122" w14:textId="77A9ED1B" w:rsidR="001A70EC" w:rsidRDefault="001A70EC">
      <w:pPr>
        <w:pStyle w:val="CommentText"/>
      </w:pPr>
      <w:r>
        <w:rPr>
          <w:rStyle w:val="CommentReference"/>
        </w:rPr>
        <w:annotationRef/>
      </w:r>
      <w:r>
        <w:t>This needs to be defined, perhaps in a parenthetic clause</w:t>
      </w:r>
    </w:p>
  </w:comment>
  <w:comment w:id="567" w:author="Nicole" w:date="2019-12-07T12:31:00Z" w:initials="N">
    <w:p w14:paraId="6CB10818" w14:textId="4B0D8A9B" w:rsidR="001A70EC" w:rsidRDefault="001A70EC">
      <w:pPr>
        <w:pStyle w:val="CommentText"/>
      </w:pPr>
      <w:r>
        <w:rPr>
          <w:rStyle w:val="CommentReference"/>
        </w:rPr>
        <w:annotationRef/>
      </w:r>
      <w:r>
        <w:t>Brian: never defined</w:t>
      </w:r>
    </w:p>
  </w:comment>
  <w:comment w:id="568" w:author="Nicole" w:date="2019-11-20T06:10:00Z" w:initials="N">
    <w:p w14:paraId="756AB600" w14:textId="4739D5BC" w:rsidR="001A70EC" w:rsidRDefault="001A70EC"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569" w:author="Nicole" w:date="2019-11-20T06:19:00Z" w:initials="N">
    <w:p w14:paraId="19047493" w14:textId="0C55BC5B" w:rsidR="001A70EC" w:rsidRDefault="001A70EC">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570" w:author="Graham Forrester" w:date="2019-12-03T12:20:00Z" w:initials="GF">
    <w:p w14:paraId="2EF5B111" w14:textId="77777777" w:rsidR="001A70EC" w:rsidRDefault="001A70EC">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1A70EC" w:rsidRDefault="001A70EC">
      <w:pPr>
        <w:pStyle w:val="CommentText"/>
      </w:pPr>
    </w:p>
    <w:p w14:paraId="1FF1590B" w14:textId="0D2A2A73" w:rsidR="001A70EC" w:rsidRDefault="001A70EC">
      <w:pPr>
        <w:pStyle w:val="CommentText"/>
      </w:pPr>
      <w:r>
        <w:t>This could be something about temporal stability, because temporal change is not well studied?</w:t>
      </w:r>
      <w:r>
        <w:br/>
      </w:r>
      <w:r>
        <w:br/>
      </w:r>
    </w:p>
  </w:comment>
  <w:comment w:id="571" w:author="Nicole" w:date="2019-11-19T00:49:00Z" w:initials="N">
    <w:p w14:paraId="20F72326" w14:textId="1C015801" w:rsidR="001A70EC" w:rsidRDefault="001A70EC">
      <w:pPr>
        <w:pStyle w:val="CommentText"/>
      </w:pPr>
      <w:r>
        <w:rPr>
          <w:rStyle w:val="CommentReference"/>
        </w:rPr>
        <w:annotationRef/>
      </w:r>
      <w:r>
        <w:t>Main Point: Conclusions and takeaways</w:t>
      </w:r>
    </w:p>
  </w:comment>
  <w:comment w:id="572" w:author="Graham Forrester" w:date="2019-12-03T12:22:00Z" w:initials="GF">
    <w:p w14:paraId="25AB2B69" w14:textId="63F68456" w:rsidR="001A70EC" w:rsidRDefault="001A70EC">
      <w:pPr>
        <w:pStyle w:val="CommentText"/>
      </w:pPr>
      <w:r>
        <w:rPr>
          <w:rStyle w:val="CommentReference"/>
        </w:rPr>
        <w:annotationRef/>
      </w:r>
      <w:r>
        <w:t>Say something about what we learned about sponges and then something we learned about extrapolating across groups more generally</w:t>
      </w:r>
    </w:p>
  </w:comment>
  <w:comment w:id="575" w:author="Nicole" w:date="2019-11-20T06:30:00Z" w:initials="N">
    <w:p w14:paraId="1FB370F7" w14:textId="7F24F168" w:rsidR="001A70EC" w:rsidRPr="00EA3C4D" w:rsidRDefault="001A70EC">
      <w:pPr>
        <w:pStyle w:val="CommentText"/>
      </w:pPr>
      <w:r>
        <w:rPr>
          <w:rStyle w:val="CommentReference"/>
        </w:rPr>
        <w:annotationRef/>
      </w:r>
      <w:r>
        <w:rPr>
          <w:rFonts w:eastAsia="Arial"/>
          <w:color w:val="000000"/>
          <w:szCs w:val="22"/>
        </w:rPr>
        <w:t>$Will need to remove reference manager field codes before submitting to JNC</w:t>
      </w:r>
    </w:p>
  </w:comment>
  <w:comment w:id="577" w:author="Nicole" w:date="2019-12-06T23:47:00Z" w:initials="N">
    <w:p w14:paraId="0C9BA2C1" w14:textId="77777777" w:rsidR="001A70EC" w:rsidRDefault="001A70EC" w:rsidP="00804C84">
      <w:pPr>
        <w:pStyle w:val="CommentText"/>
      </w:pPr>
      <w:r>
        <w:rPr>
          <w:rStyle w:val="CommentReference"/>
        </w:rPr>
        <w:annotationRef/>
      </w:r>
      <w:r>
        <w:t>Brian: Why no intercept-only model to represent a null?</w:t>
      </w:r>
    </w:p>
    <w:p w14:paraId="49BF81AE" w14:textId="77777777" w:rsidR="001A70EC" w:rsidRDefault="001A70EC" w:rsidP="00804C84">
      <w:pPr>
        <w:pStyle w:val="CommentText"/>
      </w:pPr>
    </w:p>
    <w:p w14:paraId="5461B9EE" w14:textId="4A4D2BA0" w:rsidR="001A70EC" w:rsidRDefault="001A70EC" w:rsidP="00804C84">
      <w:pPr>
        <w:pStyle w:val="CommentText"/>
      </w:pPr>
      <w:r>
        <w:t>You should define Delta AIC, Akaike weight and the log-likelihood</w:t>
      </w:r>
    </w:p>
  </w:comment>
  <w:comment w:id="578" w:author="Nicole" w:date="2019-12-06T23:46:00Z" w:initials="N">
    <w:p w14:paraId="169535A7" w14:textId="6849056B" w:rsidR="001A70EC" w:rsidRDefault="001A70EC">
      <w:pPr>
        <w:pStyle w:val="CommentText"/>
      </w:pPr>
      <w:r>
        <w:rPr>
          <w:rStyle w:val="CommentReference"/>
        </w:rPr>
        <w:annotationRef/>
      </w:r>
      <w:r>
        <w:t xml:space="preserve">Brian: </w:t>
      </w:r>
      <w:r w:rsidRPr="00804C84">
        <w:t>K vs K in the table. Why even have the *?</w:t>
      </w:r>
    </w:p>
  </w:comment>
  <w:comment w:id="580" w:author="Nicole" w:date="2019-12-07T12:52:00Z" w:initials="N">
    <w:p w14:paraId="14F2AE3F" w14:textId="629E9697" w:rsidR="001A70EC" w:rsidRDefault="001A70EC">
      <w:pPr>
        <w:pStyle w:val="CommentText"/>
      </w:pPr>
      <w:r>
        <w:rPr>
          <w:rStyle w:val="CommentReference"/>
        </w:rPr>
        <w:annotationRef/>
      </w:r>
      <w:r>
        <w:t>Rachel: see link RE captions; include models for figures; state the result as the first sentence of the caption</w:t>
      </w:r>
    </w:p>
  </w:comment>
  <w:comment w:id="581" w:author="Nicole" w:date="2019-12-06T23:06:00Z" w:initials="N">
    <w:p w14:paraId="52202606" w14:textId="77777777" w:rsidR="001A70EC" w:rsidRDefault="001A70EC" w:rsidP="004662A3">
      <w:r>
        <w:rPr>
          <w:rStyle w:val="CommentReference"/>
        </w:rPr>
        <w:annotationRef/>
      </w:r>
      <w:proofErr w:type="spellStart"/>
      <w:r>
        <w:t>Gavino</w:t>
      </w:r>
      <w:proofErr w:type="spellEnd"/>
      <w:r>
        <w:t xml:space="preserve">: </w:t>
      </w:r>
    </w:p>
    <w:p w14:paraId="10D0C1B5" w14:textId="365F9A9C" w:rsidR="001A70EC" w:rsidRDefault="001A70EC" w:rsidP="004662A3">
      <w:r>
        <w:t>1) Incorporate comprehensive output for your models (at least the best ones selected by your model selection criteria for each one of your response variables)</w:t>
      </w:r>
    </w:p>
    <w:p w14:paraId="33A40270" w14:textId="77777777" w:rsidR="001A70EC" w:rsidRDefault="001A70EC" w:rsidP="004662A3">
      <w:r>
        <w:t>2) Discuss the output and the significance of your estimates.</w:t>
      </w:r>
    </w:p>
    <w:p w14:paraId="35FE59AE" w14:textId="77777777" w:rsidR="001A70EC" w:rsidRDefault="001A70EC" w:rsidP="004662A3">
      <w:r>
        <w:t>3) Make sure that your plots represent the actual models that you are fitting and discussing in the text. The figure captions must be informative with reference to which model results you are displaying. If you have time, add error bars to all your estimates.</w:t>
      </w:r>
    </w:p>
    <w:p w14:paraId="604EF2BD" w14:textId="7FA53D6D" w:rsidR="001A70EC" w:rsidRDefault="001A70EC" w:rsidP="004662A3">
      <w:r>
        <w:t>4) Discuss how the confidence bands were obtained when you used them.</w:t>
      </w:r>
    </w:p>
  </w:comment>
  <w:comment w:id="582" w:author="Nicole" w:date="2019-12-06T23:46:00Z" w:initials="N">
    <w:p w14:paraId="7089D347" w14:textId="77777777" w:rsidR="001A70EC" w:rsidRDefault="001A70EC" w:rsidP="00804C84">
      <w:pPr>
        <w:pStyle w:val="CommentText"/>
      </w:pPr>
      <w:r>
        <w:rPr>
          <w:rStyle w:val="CommentReference"/>
        </w:rPr>
        <w:annotationRef/>
      </w:r>
      <w:r>
        <w:t>Brian: What model was this from? Best? Model averaged? Make this clear for all predictions.</w:t>
      </w:r>
    </w:p>
    <w:p w14:paraId="727B4CB7" w14:textId="77777777" w:rsidR="001A70EC" w:rsidRDefault="001A70EC" w:rsidP="00804C84">
      <w:pPr>
        <w:pStyle w:val="CommentText"/>
      </w:pPr>
    </w:p>
    <w:p w14:paraId="4E027160" w14:textId="7F3B0755" w:rsidR="001A70EC" w:rsidRDefault="001A70EC" w:rsidP="00804C84">
      <w:pPr>
        <w:pStyle w:val="CommentText"/>
      </w:pPr>
      <w:r>
        <w:t>How is this model even possible with a linear trend? It looks like year is categorical here.</w:t>
      </w:r>
    </w:p>
  </w:comment>
  <w:comment w:id="583" w:author="Nicole" w:date="2019-12-06T23:12:00Z" w:initials="N">
    <w:p w14:paraId="481ED148" w14:textId="77777777" w:rsidR="001A70EC" w:rsidRDefault="001A70EC" w:rsidP="00256595">
      <w:r>
        <w:rPr>
          <w:rStyle w:val="CommentReference"/>
        </w:rPr>
        <w:annotationRef/>
      </w:r>
      <w:r>
        <w:t xml:space="preserve">Brian: </w:t>
      </w:r>
    </w:p>
    <w:p w14:paraId="2873263B" w14:textId="614F8BE6" w:rsidR="001A70EC" w:rsidRPr="00EF3546" w:rsidRDefault="001A70EC" w:rsidP="00256595">
      <w:r w:rsidRPr="00EF3546">
        <w:t xml:space="preserve">2) Figures should 100% correspond to model results (i.e., </w:t>
      </w:r>
      <w:proofErr w:type="spellStart"/>
      <w:r w:rsidRPr="00EF3546">
        <w:t>Gavino's</w:t>
      </w:r>
      <w:proofErr w:type="spellEnd"/>
      <w:r w:rsidRPr="00EF3546">
        <w:t xml:space="preserve"> comment). Furthermore, are these model predictions model averaged? Why ignore model selection uncertainty?</w:t>
      </w:r>
    </w:p>
    <w:p w14:paraId="648E6592" w14:textId="77777777" w:rsidR="001A70EC" w:rsidRPr="00EF3546" w:rsidRDefault="001A70EC" w:rsidP="00256595">
      <w:r w:rsidRPr="00EF3546">
        <w:t>3) For transparency reasons and for others to build on your study providing the estimated coefficients, SE's, test statistics, and p-values for important models is necessary.</w:t>
      </w:r>
    </w:p>
    <w:p w14:paraId="45DB7E76" w14:textId="77777777" w:rsidR="001A70EC" w:rsidRPr="00EF3546" w:rsidRDefault="001A70EC" w:rsidP="00256595">
      <w:r w:rsidRPr="00EF3546">
        <w:t>4) The organizational layout of your many model sets could be improved (comment by Rachel about difficulty in following). Maybe a conceptual flow diagram could help.</w:t>
      </w:r>
    </w:p>
    <w:p w14:paraId="31CD32E6" w14:textId="63D6F26B" w:rsidR="001A70EC" w:rsidRDefault="001A70EC" w:rsidP="00256595">
      <w:r w:rsidRPr="00EF3546">
        <w:t>5) Add clarifying statistical definitions to what you did in your figures and manuscript (</w:t>
      </w:r>
      <w:proofErr w:type="spellStart"/>
      <w:r w:rsidRPr="00EF3546">
        <w:t>Gavino</w:t>
      </w:r>
      <w:proofErr w:type="spellEnd"/>
      <w:r w:rsidRPr="00EF3546">
        <w:t xml:space="preserve"> comment)</w:t>
      </w:r>
    </w:p>
  </w:comment>
  <w:comment w:id="584" w:author="Nicole" w:date="2019-12-06T23:52:00Z" w:initials="N">
    <w:p w14:paraId="3D4748BC" w14:textId="5549DDCA" w:rsidR="001A70EC" w:rsidRDefault="001A70EC">
      <w:pPr>
        <w:pStyle w:val="CommentText"/>
      </w:pPr>
      <w:r>
        <w:rPr>
          <w:rStyle w:val="CommentReference"/>
        </w:rPr>
        <w:annotationRef/>
      </w:r>
      <w:r>
        <w:t xml:space="preserve">Brian: </w:t>
      </w:r>
      <w:r w:rsidRPr="00804C84">
        <w:t>How does match with your linear trend for year? looks to be categorical, right?</w:t>
      </w:r>
    </w:p>
  </w:comment>
  <w:comment w:id="585" w:author="Graham Forrester" w:date="2019-12-03T12:54:00Z" w:initials="GF">
    <w:p w14:paraId="7DF55776" w14:textId="77777777" w:rsidR="001A70EC" w:rsidRDefault="001A70EC">
      <w:pPr>
        <w:pStyle w:val="CommentText"/>
      </w:pPr>
      <w:r>
        <w:rPr>
          <w:rStyle w:val="CommentReference"/>
        </w:rPr>
        <w:annotationRef/>
      </w:r>
      <w:r>
        <w:t>I am still puzzling over this result.</w:t>
      </w:r>
    </w:p>
    <w:p w14:paraId="70C100AA" w14:textId="37437D2F" w:rsidR="001A70EC" w:rsidRDefault="001A70EC">
      <w:pPr>
        <w:pStyle w:val="CommentText"/>
      </w:pPr>
    </w:p>
    <w:p w14:paraId="33263EA1" w14:textId="4BE8CE95" w:rsidR="001A70EC" w:rsidRDefault="001A70EC">
      <w:pPr>
        <w:pStyle w:val="CommentText"/>
      </w:pPr>
      <w:r>
        <w:t>It means</w:t>
      </w:r>
      <w:proofErr w:type="gramStart"/>
      <w:r>
        <w:t>…..</w:t>
      </w:r>
      <w:proofErr w:type="gramEnd"/>
      <w:r>
        <w:t>within a site, change in richness with rugosity is less than expected (lines within sites are more shallow than the overall trend)</w:t>
      </w:r>
    </w:p>
    <w:p w14:paraId="5CB20550" w14:textId="77777777" w:rsidR="001A70EC" w:rsidRDefault="001A70EC">
      <w:pPr>
        <w:pStyle w:val="CommentText"/>
      </w:pPr>
    </w:p>
    <w:p w14:paraId="1682F629" w14:textId="77777777" w:rsidR="001A70EC" w:rsidRDefault="001A70EC">
      <w:pPr>
        <w:pStyle w:val="CommentText"/>
      </w:pPr>
      <w:r>
        <w:t>Is a lagged response to declines over time in rugosity a possible reason?</w:t>
      </w:r>
    </w:p>
    <w:p w14:paraId="25773509" w14:textId="77777777" w:rsidR="001A70EC" w:rsidRDefault="001A70EC">
      <w:pPr>
        <w:pStyle w:val="CommentText"/>
      </w:pPr>
    </w:p>
    <w:p w14:paraId="012397C1" w14:textId="7623F4C8" w:rsidR="001A70EC" w:rsidRDefault="001A70EC">
      <w:pPr>
        <w:pStyle w:val="CommentText"/>
      </w:pPr>
      <w:r>
        <w:t>(Have you made a graph like this where the legend is year rather than site, e.g. like Fig. 5?  I was wondering because the model with site + year is close to the site only model)</w:t>
      </w:r>
    </w:p>
    <w:p w14:paraId="7C70D734" w14:textId="77777777" w:rsidR="001A70EC" w:rsidRDefault="001A70EC">
      <w:pPr>
        <w:pStyle w:val="CommentText"/>
      </w:pPr>
    </w:p>
    <w:p w14:paraId="4371F003" w14:textId="4D81824E" w:rsidR="001A70EC" w:rsidRDefault="001A70EC">
      <w:pPr>
        <w:pStyle w:val="CommentText"/>
      </w:pPr>
    </w:p>
  </w:comment>
  <w:comment w:id="586" w:author="Graham Forrester" w:date="2019-12-03T13:14:00Z" w:initials="GF">
    <w:p w14:paraId="0A180984" w14:textId="09869D0F" w:rsidR="001A70EC" w:rsidRDefault="001A70EC">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587" w:author="Nicole" w:date="2019-12-06T23:45:00Z" w:initials="N">
    <w:p w14:paraId="27BB45A2" w14:textId="0F9E0C37" w:rsidR="001A70EC" w:rsidRDefault="001A70EC">
      <w:pPr>
        <w:pStyle w:val="CommentText"/>
      </w:pPr>
      <w:r>
        <w:rPr>
          <w:rStyle w:val="CommentReference"/>
        </w:rPr>
        <w:annotationRef/>
      </w:r>
      <w:r>
        <w:t xml:space="preserve">Brian: </w:t>
      </w:r>
      <w:r w:rsidRPr="00804C84">
        <w:t>How are these results possible given that year is a linear trend?</w:t>
      </w:r>
    </w:p>
  </w:comment>
  <w:comment w:id="589" w:author="Graham Forrester" w:date="2019-12-03T14:43:00Z" w:initials="GF">
    <w:p w14:paraId="6CEBC407" w14:textId="77777777" w:rsidR="001A70EC" w:rsidRDefault="001A70EC">
      <w:pPr>
        <w:pStyle w:val="CommentText"/>
      </w:pPr>
      <w:r>
        <w:rPr>
          <w:rStyle w:val="CommentReference"/>
        </w:rPr>
        <w:annotationRef/>
      </w:r>
      <w:r>
        <w:t>Species names will need italics</w:t>
      </w:r>
    </w:p>
    <w:p w14:paraId="550DBA72" w14:textId="77777777" w:rsidR="001A70EC" w:rsidRDefault="001A70EC">
      <w:pPr>
        <w:pStyle w:val="CommentText"/>
      </w:pPr>
    </w:p>
    <w:p w14:paraId="62460E28" w14:textId="43C73241" w:rsidR="001A70EC" w:rsidRDefault="001A70EC">
      <w:pPr>
        <w:pStyle w:val="CommentText"/>
      </w:pPr>
      <w:r>
        <w:t>Could also consider a way to make RTUs obvious – perhaps put them at the beginning?</w:t>
      </w:r>
    </w:p>
  </w:comment>
  <w:comment w:id="590" w:author="Graham Forrester" w:date="2019-12-03T13:12:00Z" w:initials="GF">
    <w:p w14:paraId="3DFEBBA8" w14:textId="45771DE4" w:rsidR="001A70EC" w:rsidRDefault="001A70EC">
      <w:pPr>
        <w:pStyle w:val="CommentText"/>
      </w:pPr>
      <w:r>
        <w:rPr>
          <w:rStyle w:val="CommentReference"/>
        </w:rPr>
        <w:annotationRef/>
      </w:r>
      <w:r>
        <w:t xml:space="preserve">For coral cover vs rugosity, grand </w:t>
      </w:r>
      <w:proofErr w:type="spellStart"/>
      <w:r>
        <w:t>ghut</w:t>
      </w:r>
      <w:proofErr w:type="spellEnd"/>
      <w:r>
        <w:t xml:space="preserve">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ACD26E" w15:done="0"/>
  <w15:commentEx w15:paraId="47DEFF18" w15:done="0"/>
  <w15:commentEx w15:paraId="7FB43B6B" w15:done="0"/>
  <w15:commentEx w15:paraId="6A6209B0" w15:done="0"/>
  <w15:commentEx w15:paraId="76597EF1" w15:done="0"/>
  <w15:commentEx w15:paraId="2DBA917A" w15:done="0"/>
  <w15:commentEx w15:paraId="6AF0B8B8" w15:done="0"/>
  <w15:commentEx w15:paraId="79ACD2B7" w15:done="0"/>
  <w15:commentEx w15:paraId="1CE0A692" w15:done="0"/>
  <w15:commentEx w15:paraId="3B628A17" w15:done="0"/>
  <w15:commentEx w15:paraId="250372F4" w15:done="0"/>
  <w15:commentEx w15:paraId="54D9CB19" w15:done="0"/>
  <w15:commentEx w15:paraId="00CC0771" w15:done="0"/>
  <w15:commentEx w15:paraId="4EADB099" w15:done="0"/>
  <w15:commentEx w15:paraId="05CFB561" w15:done="0"/>
  <w15:commentEx w15:paraId="31D50DBD" w15:done="0"/>
  <w15:commentEx w15:paraId="60213765" w15:done="0"/>
  <w15:commentEx w15:paraId="30382E06" w15:done="0"/>
  <w15:commentEx w15:paraId="2DE7AC69" w15:done="0"/>
  <w15:commentEx w15:paraId="7BB57589" w15:done="0"/>
  <w15:commentEx w15:paraId="2D513D92" w15:done="0"/>
  <w15:commentEx w15:paraId="535203B4" w15:done="0"/>
  <w15:commentEx w15:paraId="22EFE346" w15:done="0"/>
  <w15:commentEx w15:paraId="4DAD7A81" w15:done="0"/>
  <w15:commentEx w15:paraId="5C51C170" w15:done="0"/>
  <w15:commentEx w15:paraId="5E494665" w15:done="0"/>
  <w15:commentEx w15:paraId="6EC163C9" w15:done="0"/>
  <w15:commentEx w15:paraId="0C1DFA34" w15:done="0"/>
  <w15:commentEx w15:paraId="108FEED3" w15:done="0"/>
  <w15:commentEx w15:paraId="7CC9BF48" w15:done="0"/>
  <w15:commentEx w15:paraId="49B73559" w15:done="0"/>
  <w15:commentEx w15:paraId="148666FC" w15:done="0"/>
  <w15:commentEx w15:paraId="03298840" w15:done="0"/>
  <w15:commentEx w15:paraId="5BF135E2" w15:done="0"/>
  <w15:commentEx w15:paraId="4FAD1483" w15:done="0"/>
  <w15:commentEx w15:paraId="3DF8D7A2" w15:done="0"/>
  <w15:commentEx w15:paraId="0E7526DD" w15:done="0"/>
  <w15:commentEx w15:paraId="6C0C89B5" w15:done="0"/>
  <w15:commentEx w15:paraId="02EF05DA" w15:done="0"/>
  <w15:commentEx w15:paraId="687F7CB5" w15:done="0"/>
  <w15:commentEx w15:paraId="7DE02835" w15:done="0"/>
  <w15:commentEx w15:paraId="1B736E25" w15:done="0"/>
  <w15:commentEx w15:paraId="365542B4" w15:done="0"/>
  <w15:commentEx w15:paraId="579B073D" w15:done="0"/>
  <w15:commentEx w15:paraId="479E64AE" w15:done="0"/>
  <w15:commentEx w15:paraId="76AC9802" w15:done="0"/>
  <w15:commentEx w15:paraId="3E67DCA8" w15:done="0"/>
  <w15:commentEx w15:paraId="4AAC37F0" w15:done="0"/>
  <w15:commentEx w15:paraId="72C826D2" w15:done="0"/>
  <w15:commentEx w15:paraId="6BEEB570" w15:done="0"/>
  <w15:commentEx w15:paraId="5334DAB2" w15:done="0"/>
  <w15:commentEx w15:paraId="73A0325B" w15:done="0"/>
  <w15:commentEx w15:paraId="390CF8A9" w15:done="0"/>
  <w15:commentEx w15:paraId="044A2C90" w15:done="0"/>
  <w15:commentEx w15:paraId="2C9C4849" w15:done="0"/>
  <w15:commentEx w15:paraId="67912AB6" w15:done="0"/>
  <w15:commentEx w15:paraId="4569CCAC" w15:done="0"/>
  <w15:commentEx w15:paraId="06DDC89E" w15:done="0"/>
  <w15:commentEx w15:paraId="0565F89E" w15:done="0"/>
  <w15:commentEx w15:paraId="2D0A6BFA" w15:done="0"/>
  <w15:commentEx w15:paraId="21E00C56" w15:done="0"/>
  <w15:commentEx w15:paraId="10673E06" w15:done="0"/>
  <w15:commentEx w15:paraId="397346E4" w15:done="0"/>
  <w15:commentEx w15:paraId="5F024C64" w15:done="0"/>
  <w15:commentEx w15:paraId="03334B0E" w15:done="0"/>
  <w15:commentEx w15:paraId="61D2F7EE" w15:done="0"/>
  <w15:commentEx w15:paraId="34AC5E9D" w15:done="0"/>
  <w15:commentEx w15:paraId="5B336BA2" w15:done="0"/>
  <w15:commentEx w15:paraId="0CD685A3" w15:done="0"/>
  <w15:commentEx w15:paraId="77409D28" w15:done="0"/>
  <w15:commentEx w15:paraId="4D4F4EB0" w15:done="0"/>
  <w15:commentEx w15:paraId="04D9F8FA" w15:done="0"/>
  <w15:commentEx w15:paraId="2F10168B" w15:done="0"/>
  <w15:commentEx w15:paraId="111485E8" w15:done="0"/>
  <w15:commentEx w15:paraId="39314272" w15:done="0"/>
  <w15:commentEx w15:paraId="77EE66FE" w15:done="0"/>
  <w15:commentEx w15:paraId="6712FD07" w15:done="0"/>
  <w15:commentEx w15:paraId="31CEEF06" w15:done="0"/>
  <w15:commentEx w15:paraId="2B2B877E" w15:done="0"/>
  <w15:commentEx w15:paraId="3DA50C48" w15:done="0"/>
  <w15:commentEx w15:paraId="4D452AA7" w15:done="0"/>
  <w15:commentEx w15:paraId="134C5206" w15:done="0"/>
  <w15:commentEx w15:paraId="6C529CCD" w15:done="0"/>
  <w15:commentEx w15:paraId="088687B8" w15:done="0"/>
  <w15:commentEx w15:paraId="124E32E4" w15:done="0"/>
  <w15:commentEx w15:paraId="43EF73E9" w15:done="0"/>
  <w15:commentEx w15:paraId="7BBD76AB" w15:done="0"/>
  <w15:commentEx w15:paraId="50C428AE" w15:done="0"/>
  <w15:commentEx w15:paraId="346559B4" w15:done="0"/>
  <w15:commentEx w15:paraId="5F10E1D1" w15:done="0"/>
  <w15:commentEx w15:paraId="273F8887" w15:done="0"/>
  <w15:commentEx w15:paraId="051BA6B2" w15:done="0"/>
  <w15:commentEx w15:paraId="261FEDD3" w15:done="0"/>
  <w15:commentEx w15:paraId="68DD9017" w15:done="0"/>
  <w15:commentEx w15:paraId="3BB0E0F6" w15:done="0"/>
  <w15:commentEx w15:paraId="5C89248C" w15:done="0"/>
  <w15:commentEx w15:paraId="67E2C70F" w15:done="0"/>
  <w15:commentEx w15:paraId="4D558D39" w15:done="0"/>
  <w15:commentEx w15:paraId="410086E5" w15:done="0"/>
  <w15:commentEx w15:paraId="3B797538" w15:done="0"/>
  <w15:commentEx w15:paraId="3660A529" w15:done="0"/>
  <w15:commentEx w15:paraId="7CC2205C" w15:done="0"/>
  <w15:commentEx w15:paraId="5BD6E678" w15:done="0"/>
  <w15:commentEx w15:paraId="36B6012D" w15:done="0"/>
  <w15:commentEx w15:paraId="49043CF2" w15:done="0"/>
  <w15:commentEx w15:paraId="24D252AE" w15:done="0"/>
  <w15:commentEx w15:paraId="2FA0DBDA" w15:done="0"/>
  <w15:commentEx w15:paraId="2B8FA514" w15:done="0"/>
  <w15:commentEx w15:paraId="17BA8561" w15:done="0"/>
  <w15:commentEx w15:paraId="51620E92" w15:done="0"/>
  <w15:commentEx w15:paraId="7A95CA76" w15:done="0"/>
  <w15:commentEx w15:paraId="535A364B" w15:done="0"/>
  <w15:commentEx w15:paraId="047278CE" w15:done="0"/>
  <w15:commentEx w15:paraId="2B97C10A" w15:done="0"/>
  <w15:commentEx w15:paraId="32559B9D" w15:done="0"/>
  <w15:commentEx w15:paraId="1BAF7B2E" w15:done="0"/>
  <w15:commentEx w15:paraId="0A670FEE" w15:done="0"/>
  <w15:commentEx w15:paraId="3D0125A7" w15:done="0"/>
  <w15:commentEx w15:paraId="26900076" w15:done="0"/>
  <w15:commentEx w15:paraId="06AD3D3B" w15:done="0"/>
  <w15:commentEx w15:paraId="1074E37B" w15:done="0"/>
  <w15:commentEx w15:paraId="13412AB6" w15:done="0"/>
  <w15:commentEx w15:paraId="3D112042" w15:done="0"/>
  <w15:commentEx w15:paraId="106FB61F" w15:done="0"/>
  <w15:commentEx w15:paraId="4F10EE97" w15:done="0"/>
  <w15:commentEx w15:paraId="5144CC18" w15:done="0"/>
  <w15:commentEx w15:paraId="44F83182" w15:done="0"/>
  <w15:commentEx w15:paraId="205736BC" w15:done="0"/>
  <w15:commentEx w15:paraId="0E3754EB" w15:done="0"/>
  <w15:commentEx w15:paraId="0DBA46B0" w15:done="0"/>
  <w15:commentEx w15:paraId="1C000382" w15:done="0"/>
  <w15:commentEx w15:paraId="50199552" w15:done="0"/>
  <w15:commentEx w15:paraId="7C7B8435" w15:done="0"/>
  <w15:commentEx w15:paraId="1F1785F2" w15:done="0"/>
  <w15:commentEx w15:paraId="5D437D9C" w15:done="0"/>
  <w15:commentEx w15:paraId="44C4CBA1" w15:done="0"/>
  <w15:commentEx w15:paraId="4044BF6F" w15:done="0"/>
  <w15:commentEx w15:paraId="6A547E5F" w15:done="0"/>
  <w15:commentEx w15:paraId="085742B9" w15:done="0"/>
  <w15:commentEx w15:paraId="516487CB" w15:done="0"/>
  <w15:commentEx w15:paraId="41A3639F" w15:done="0"/>
  <w15:commentEx w15:paraId="752253B2" w15:done="0"/>
  <w15:commentEx w15:paraId="20A96404" w15:done="0"/>
  <w15:commentEx w15:paraId="59EEE04E" w15:done="0"/>
  <w15:commentEx w15:paraId="76E562C9" w15:done="0"/>
  <w15:commentEx w15:paraId="601D160B" w15:done="0"/>
  <w15:commentEx w15:paraId="45B25EF9" w15:done="0"/>
  <w15:commentEx w15:paraId="6C949A22" w15:done="0"/>
  <w15:commentEx w15:paraId="2FEA37A7" w15:done="0"/>
  <w15:commentEx w15:paraId="12D47874" w15:done="0"/>
  <w15:commentEx w15:paraId="0124AC42" w15:done="0"/>
  <w15:commentEx w15:paraId="17518AB7" w15:done="0"/>
  <w15:commentEx w15:paraId="79381B1A" w15:done="0"/>
  <w15:commentEx w15:paraId="5EDB7706" w15:done="0"/>
  <w15:commentEx w15:paraId="7C63EBAD" w15:done="0"/>
  <w15:commentEx w15:paraId="65F71495" w15:done="0"/>
  <w15:commentEx w15:paraId="15415A64" w15:done="0"/>
  <w15:commentEx w15:paraId="4EA98936" w15:done="0"/>
  <w15:commentEx w15:paraId="37D3B3B1" w15:done="0"/>
  <w15:commentEx w15:paraId="08CB8FDB" w15:done="0"/>
  <w15:commentEx w15:paraId="43B6E11A" w15:done="0"/>
  <w15:commentEx w15:paraId="5FA731AF" w15:done="0"/>
  <w15:commentEx w15:paraId="7A99DDE6" w15:done="0"/>
  <w15:commentEx w15:paraId="4CF76785" w15:done="0"/>
  <w15:commentEx w15:paraId="7348AD77" w15:done="0"/>
  <w15:commentEx w15:paraId="6D87EA04" w15:done="0"/>
  <w15:commentEx w15:paraId="4EE592AC" w15:done="0"/>
  <w15:commentEx w15:paraId="7F3B3A69" w15:done="0"/>
  <w15:commentEx w15:paraId="07107738" w15:done="0"/>
  <w15:commentEx w15:paraId="37952E27" w15:done="0"/>
  <w15:commentEx w15:paraId="7AEF4DD5" w15:done="0"/>
  <w15:commentEx w15:paraId="0082EB0E" w15:done="0"/>
  <w15:commentEx w15:paraId="1616FF1F" w15:done="0"/>
  <w15:commentEx w15:paraId="552ED08E" w15:done="0"/>
  <w15:commentEx w15:paraId="535B8D36" w15:done="0"/>
  <w15:commentEx w15:paraId="36028CE5" w15:done="0"/>
  <w15:commentEx w15:paraId="43EE3585" w15:done="0"/>
  <w15:commentEx w15:paraId="5600C804" w15:done="0"/>
  <w15:commentEx w15:paraId="1E0478BF" w15:done="0"/>
  <w15:commentEx w15:paraId="7EF80EBE" w15:done="0"/>
  <w15:commentEx w15:paraId="231BFA09" w15:done="0"/>
  <w15:commentEx w15:paraId="5B08DD87" w15:done="0"/>
  <w15:commentEx w15:paraId="06A436C5" w15:done="0"/>
  <w15:commentEx w15:paraId="0BEDB636" w15:done="0"/>
  <w15:commentEx w15:paraId="410E96C6" w15:done="0"/>
  <w15:commentEx w15:paraId="1A8FDBC9" w15:done="0"/>
  <w15:commentEx w15:paraId="77463CD3" w15:done="0"/>
  <w15:commentEx w15:paraId="7A35F8B8" w15:done="0"/>
  <w15:commentEx w15:paraId="2A37DF65" w15:done="0"/>
  <w15:commentEx w15:paraId="4D4D569F" w15:done="0"/>
  <w15:commentEx w15:paraId="36D56BAD" w15:done="0"/>
  <w15:commentEx w15:paraId="44DFA122" w15:done="0"/>
  <w15:commentEx w15:paraId="6CB10818" w15:done="0"/>
  <w15:commentEx w15:paraId="756AB600" w15:done="0"/>
  <w15:commentEx w15:paraId="19047493" w15:done="0"/>
  <w15:commentEx w15:paraId="1FF1590B" w15:done="0"/>
  <w15:commentEx w15:paraId="20F72326" w15:done="0"/>
  <w15:commentEx w15:paraId="25AB2B69" w15:done="0"/>
  <w15:commentEx w15:paraId="1FB370F7" w15:done="0"/>
  <w15:commentEx w15:paraId="5461B9EE" w15:done="0"/>
  <w15:commentEx w15:paraId="169535A7" w15:done="0"/>
  <w15:commentEx w15:paraId="14F2AE3F" w15:done="0"/>
  <w15:commentEx w15:paraId="604EF2BD" w15:done="0"/>
  <w15:commentEx w15:paraId="4E027160" w15:done="0"/>
  <w15:commentEx w15:paraId="31CD32E6" w15:done="0"/>
  <w15:commentEx w15:paraId="3D4748BC" w15:done="0"/>
  <w15:commentEx w15:paraId="4371F003" w15:done="0"/>
  <w15:commentEx w15:paraId="0A180984" w15:done="0"/>
  <w15:commentEx w15:paraId="27BB45A2"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A378E" w16cex:dateUtc="2019-12-03T16:41:00Z"/>
  <w16cex:commentExtensible w16cex:durableId="219A28FF" w16cex:dateUtc="2019-12-03T16:34:00Z"/>
  <w16cex:commentExtensible w16cex:durableId="219B609D" w16cex:dateUtc="2019-12-11T17:33:00Z"/>
  <w16cex:commentExtensible w16cex:durableId="219B60AF" w16cex:dateUtc="2019-12-11T17:33:00Z"/>
  <w16cex:commentExtensible w16cex:durableId="219B59E5" w16cex:dateUtc="2019-12-03T16:38:00Z"/>
  <w16cex:commentExtensible w16cex:durableId="219B6BD5" w16cex:dateUtc="2019-12-11T18:21:00Z"/>
  <w16cex:commentExtensible w16cex:durableId="219B6BC3" w16cex:dateUtc="2019-12-11T18:21:00Z"/>
  <w16cex:commentExtensible w16cex:durableId="219B6BB0" w16cex:dateUtc="2019-12-11T18:20: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ACD26E" w16cid:durableId="219A26E5"/>
  <w16cid:commentId w16cid:paraId="47DEFF18" w16cid:durableId="219A26E6"/>
  <w16cid:commentId w16cid:paraId="7FB43B6B" w16cid:durableId="219A26E7"/>
  <w16cid:commentId w16cid:paraId="6A6209B0" w16cid:durableId="219A26E8"/>
  <w16cid:commentId w16cid:paraId="76597EF1" w16cid:durableId="219A26E9"/>
  <w16cid:commentId w16cid:paraId="2DBA917A" w16cid:durableId="2190D266"/>
  <w16cid:commentId w16cid:paraId="6AF0B8B8" w16cid:durableId="219A26EB"/>
  <w16cid:commentId w16cid:paraId="79ACD2B7" w16cid:durableId="219A26EC"/>
  <w16cid:commentId w16cid:paraId="1CE0A692" w16cid:durableId="219A26ED"/>
  <w16cid:commentId w16cid:paraId="3B628A17" w16cid:durableId="219A26EE"/>
  <w16cid:commentId w16cid:paraId="250372F4" w16cid:durableId="219A26EF"/>
  <w16cid:commentId w16cid:paraId="54D9CB19" w16cid:durableId="219A26F0"/>
  <w16cid:commentId w16cid:paraId="00CC0771" w16cid:durableId="219A26F1"/>
  <w16cid:commentId w16cid:paraId="4EADB099" w16cid:durableId="219A26F2"/>
  <w16cid:commentId w16cid:paraId="05CFB561" w16cid:durableId="219A26F3"/>
  <w16cid:commentId w16cid:paraId="31D50DBD" w16cid:durableId="219A26F4"/>
  <w16cid:commentId w16cid:paraId="60213765" w16cid:durableId="219A26F5"/>
  <w16cid:commentId w16cid:paraId="30382E06" w16cid:durableId="2190C5FB"/>
  <w16cid:commentId w16cid:paraId="2DE7AC69" w16cid:durableId="217167E2"/>
  <w16cid:commentId w16cid:paraId="7BB57589" w16cid:durableId="219A26F8"/>
  <w16cid:commentId w16cid:paraId="2D513D92" w16cid:durableId="217A48B3"/>
  <w16cid:commentId w16cid:paraId="535203B4" w16cid:durableId="217A48B4"/>
  <w16cid:commentId w16cid:paraId="22EFE346" w16cid:durableId="217A48B5"/>
  <w16cid:commentId w16cid:paraId="4DAD7A81" w16cid:durableId="219A2C84"/>
  <w16cid:commentId w16cid:paraId="5C51C170" w16cid:durableId="219A297C"/>
  <w16cid:commentId w16cid:paraId="5E494665" w16cid:durableId="219A2989"/>
  <w16cid:commentId w16cid:paraId="6EC163C9" w16cid:durableId="219A29C7"/>
  <w16cid:commentId w16cid:paraId="0C1DFA34" w16cid:durableId="219A29C6"/>
  <w16cid:commentId w16cid:paraId="108FEED3" w16cid:durableId="219B54E3"/>
  <w16cid:commentId w16cid:paraId="7CC9BF48" w16cid:durableId="219A36F0"/>
  <w16cid:commentId w16cid:paraId="49B73559" w16cid:durableId="219A3794"/>
  <w16cid:commentId w16cid:paraId="148666FC" w16cid:durableId="219A3793"/>
  <w16cid:commentId w16cid:paraId="03298840" w16cid:durableId="219B54E7"/>
  <w16cid:commentId w16cid:paraId="5BF135E2" w16cid:durableId="219A3791"/>
  <w16cid:commentId w16cid:paraId="4FAD1483" w16cid:durableId="219A3790"/>
  <w16cid:commentId w16cid:paraId="3DF8D7A2" w16cid:durableId="219A378F"/>
  <w16cid:commentId w16cid:paraId="0E7526DD" w16cid:durableId="219A378E"/>
  <w16cid:commentId w16cid:paraId="6C0C89B5" w16cid:durableId="219A378D"/>
  <w16cid:commentId w16cid:paraId="02EF05DA" w16cid:durableId="219A3FAC"/>
  <w16cid:commentId w16cid:paraId="687F7CB5" w16cid:durableId="219A2902"/>
  <w16cid:commentId w16cid:paraId="7DE02835" w16cid:durableId="219A2901"/>
  <w16cid:commentId w16cid:paraId="1B736E25" w16cid:durableId="219A2900"/>
  <w16cid:commentId w16cid:paraId="365542B4" w16cid:durableId="219A28FF"/>
  <w16cid:commentId w16cid:paraId="579B073D" w16cid:durableId="219A28FE"/>
  <w16cid:commentId w16cid:paraId="479E64AE" w16cid:durableId="217167E7"/>
  <w16cid:commentId w16cid:paraId="76AC9802" w16cid:durableId="219A26FE"/>
  <w16cid:commentId w16cid:paraId="3E67DCA8" w16cid:durableId="217A48B7"/>
  <w16cid:commentId w16cid:paraId="4AAC37F0" w16cid:durableId="217A48B8"/>
  <w16cid:commentId w16cid:paraId="72C826D2" w16cid:durableId="217A48B9"/>
  <w16cid:commentId w16cid:paraId="6BEEB570" w16cid:durableId="219A2702"/>
  <w16cid:commentId w16cid:paraId="5334DAB2" w16cid:durableId="217A48BA"/>
  <w16cid:commentId w16cid:paraId="73A0325B" w16cid:durableId="219B609D"/>
  <w16cid:commentId w16cid:paraId="390CF8A9" w16cid:durableId="219B60AF"/>
  <w16cid:commentId w16cid:paraId="044A2C90" w16cid:durableId="219B59E8"/>
  <w16cid:commentId w16cid:paraId="2C9C4849" w16cid:durableId="219B59E7"/>
  <w16cid:commentId w16cid:paraId="67912AB6" w16cid:durableId="219B59E6"/>
  <w16cid:commentId w16cid:paraId="4569CCAC" w16cid:durableId="219B59E5"/>
  <w16cid:commentId w16cid:paraId="06DDC89E" w16cid:durableId="219B59E4"/>
  <w16cid:commentId w16cid:paraId="0565F89E" w16cid:durableId="219B59E3"/>
  <w16cid:commentId w16cid:paraId="2D0A6BFA" w16cid:durableId="219B59E2"/>
  <w16cid:commentId w16cid:paraId="21E00C56" w16cid:durableId="219B6BD5"/>
  <w16cid:commentId w16cid:paraId="10673E06" w16cid:durableId="219B6BC3"/>
  <w16cid:commentId w16cid:paraId="397346E4" w16cid:durableId="219B6BB0"/>
  <w16cid:commentId w16cid:paraId="5F024C64" w16cid:durableId="219B6B7B"/>
  <w16cid:commentId w16cid:paraId="03334B0E" w16cid:durableId="219B6E4E"/>
  <w16cid:commentId w16cid:paraId="61D2F7EE" w16cid:durableId="219B6E4D"/>
  <w16cid:commentId w16cid:paraId="34AC5E9D" w16cid:durableId="217A48BB"/>
  <w16cid:commentId w16cid:paraId="5B336BA2" w16cid:durableId="219A2705"/>
  <w16cid:commentId w16cid:paraId="0CD685A3" w16cid:durableId="219A2706"/>
  <w16cid:commentId w16cid:paraId="77409D28" w16cid:durableId="217A48BC"/>
  <w16cid:commentId w16cid:paraId="4D4F4EB0" w16cid:durableId="2190C5E4"/>
  <w16cid:commentId w16cid:paraId="04D9F8FA" w16cid:durableId="217A48BD"/>
  <w16cid:commentId w16cid:paraId="2F10168B" w16cid:durableId="219A270A"/>
  <w16cid:commentId w16cid:paraId="111485E8" w16cid:durableId="219A270B"/>
  <w16cid:commentId w16cid:paraId="39314272" w16cid:durableId="217A48BE"/>
  <w16cid:commentId w16cid:paraId="77EE66FE" w16cid:durableId="2190C629"/>
  <w16cid:commentId w16cid:paraId="6712FD07" w16cid:durableId="219A270E"/>
  <w16cid:commentId w16cid:paraId="31CEEF06" w16cid:durableId="217A48BF"/>
  <w16cid:commentId w16cid:paraId="2B2B877E" w16cid:durableId="217A48C1"/>
  <w16cid:commentId w16cid:paraId="3DA50C48" w16cid:durableId="219A2711"/>
  <w16cid:commentId w16cid:paraId="4D452AA7" w16cid:durableId="2190C866"/>
  <w16cid:commentId w16cid:paraId="134C5206" w16cid:durableId="217A48C2"/>
  <w16cid:commentId w16cid:paraId="6C529CCD" w16cid:durableId="217A48C3"/>
  <w16cid:commentId w16cid:paraId="088687B8" w16cid:durableId="219A2715"/>
  <w16cid:commentId w16cid:paraId="124E32E4" w16cid:durableId="217A48C4"/>
  <w16cid:commentId w16cid:paraId="43EF73E9" w16cid:durableId="2190C6D3"/>
  <w16cid:commentId w16cid:paraId="7BBD76AB" w16cid:durableId="217A48C5"/>
  <w16cid:commentId w16cid:paraId="50C428AE" w16cid:durableId="219A2719"/>
  <w16cid:commentId w16cid:paraId="346559B4" w16cid:durableId="217A48C6"/>
  <w16cid:commentId w16cid:paraId="5F10E1D1" w16cid:durableId="219A271B"/>
  <w16cid:commentId w16cid:paraId="273F8887" w16cid:durableId="217A48CA"/>
  <w16cid:commentId w16cid:paraId="051BA6B2" w16cid:durableId="217A48CB"/>
  <w16cid:commentId w16cid:paraId="261FEDD3" w16cid:durableId="217A48CC"/>
  <w16cid:commentId w16cid:paraId="68DD9017" w16cid:durableId="217F81E1"/>
  <w16cid:commentId w16cid:paraId="3BB0E0F6" w16cid:durableId="219A2720"/>
  <w16cid:commentId w16cid:paraId="5C89248C" w16cid:durableId="2190C79F"/>
  <w16cid:commentId w16cid:paraId="67E2C70F" w16cid:durableId="217A48CE"/>
  <w16cid:commentId w16cid:paraId="4D558D39" w16cid:durableId="219A2723"/>
  <w16cid:commentId w16cid:paraId="410086E5" w16cid:durableId="217A48CF"/>
  <w16cid:commentId w16cid:paraId="3B797538" w16cid:durableId="219A2725"/>
  <w16cid:commentId w16cid:paraId="3660A529" w16cid:durableId="219A2726"/>
  <w16cid:commentId w16cid:paraId="7CC2205C" w16cid:durableId="219A2727"/>
  <w16cid:commentId w16cid:paraId="5BD6E678" w16cid:durableId="219A2728"/>
  <w16cid:commentId w16cid:paraId="36B6012D" w16cid:durableId="219A2729"/>
  <w16cid:commentId w16cid:paraId="49043CF2" w16cid:durableId="219A272A"/>
  <w16cid:commentId w16cid:paraId="24D252AE" w16cid:durableId="219A272B"/>
  <w16cid:commentId w16cid:paraId="2FA0DBDA" w16cid:durableId="219A272C"/>
  <w16cid:commentId w16cid:paraId="2B8FA514" w16cid:durableId="219A272D"/>
  <w16cid:commentId w16cid:paraId="17BA8561" w16cid:durableId="219A272E"/>
  <w16cid:commentId w16cid:paraId="51620E92" w16cid:durableId="219A272F"/>
  <w16cid:commentId w16cid:paraId="7A95CA76" w16cid:durableId="219A2730"/>
  <w16cid:commentId w16cid:paraId="535A364B" w16cid:durableId="219A2731"/>
  <w16cid:commentId w16cid:paraId="047278CE" w16cid:durableId="219A2732"/>
  <w16cid:commentId w16cid:paraId="2B97C10A" w16cid:durableId="219A2733"/>
  <w16cid:commentId w16cid:paraId="32559B9D" w16cid:durableId="219A2734"/>
  <w16cid:commentId w16cid:paraId="1BAF7B2E" w16cid:durableId="219A2735"/>
  <w16cid:commentId w16cid:paraId="0A670FEE" w16cid:durableId="219A2736"/>
  <w16cid:commentId w16cid:paraId="3D0125A7" w16cid:durableId="219A2737"/>
  <w16cid:commentId w16cid:paraId="26900076" w16cid:durableId="219A2738"/>
  <w16cid:commentId w16cid:paraId="06AD3D3B" w16cid:durableId="219A2739"/>
  <w16cid:commentId w16cid:paraId="1074E37B" w16cid:durableId="219A273A"/>
  <w16cid:commentId w16cid:paraId="13412AB6" w16cid:durableId="219A273B"/>
  <w16cid:commentId w16cid:paraId="3D112042" w16cid:durableId="219A273C"/>
  <w16cid:commentId w16cid:paraId="106FB61F" w16cid:durableId="219A273D"/>
  <w16cid:commentId w16cid:paraId="4F10EE97" w16cid:durableId="219A273E"/>
  <w16cid:commentId w16cid:paraId="5144CC18" w16cid:durableId="219A273F"/>
  <w16cid:commentId w16cid:paraId="44F83182" w16cid:durableId="219A2740"/>
  <w16cid:commentId w16cid:paraId="205736BC" w16cid:durableId="219A2741"/>
  <w16cid:commentId w16cid:paraId="0E3754EB" w16cid:durableId="219A2742"/>
  <w16cid:commentId w16cid:paraId="0DBA46B0" w16cid:durableId="219A2743"/>
  <w16cid:commentId w16cid:paraId="1C000382" w16cid:durableId="219A2744"/>
  <w16cid:commentId w16cid:paraId="50199552" w16cid:durableId="219A2745"/>
  <w16cid:commentId w16cid:paraId="7C7B8435" w16cid:durableId="219A2746"/>
  <w16cid:commentId w16cid:paraId="1F1785F2" w16cid:durableId="219A2747"/>
  <w16cid:commentId w16cid:paraId="5D437D9C" w16cid:durableId="219A2748"/>
  <w16cid:commentId w16cid:paraId="44C4CBA1" w16cid:durableId="219A2749"/>
  <w16cid:commentId w16cid:paraId="4044BF6F" w16cid:durableId="219A274A"/>
  <w16cid:commentId w16cid:paraId="6A547E5F" w16cid:durableId="219A274B"/>
  <w16cid:commentId w16cid:paraId="085742B9" w16cid:durableId="219A274C"/>
  <w16cid:commentId w16cid:paraId="516487CB" w16cid:durableId="219A274D"/>
  <w16cid:commentId w16cid:paraId="41A3639F" w16cid:durableId="219A274E"/>
  <w16cid:commentId w16cid:paraId="752253B2" w16cid:durableId="219A274F"/>
  <w16cid:commentId w16cid:paraId="20A96404" w16cid:durableId="219A2750"/>
  <w16cid:commentId w16cid:paraId="59EEE04E" w16cid:durableId="219A2751"/>
  <w16cid:commentId w16cid:paraId="76E562C9" w16cid:durableId="219A2752"/>
  <w16cid:commentId w16cid:paraId="601D160B" w16cid:durableId="219A2753"/>
  <w16cid:commentId w16cid:paraId="45B25EF9" w16cid:durableId="219A2754"/>
  <w16cid:commentId w16cid:paraId="6C949A22" w16cid:durableId="219A2755"/>
  <w16cid:commentId w16cid:paraId="2FEA37A7" w16cid:durableId="219A2756"/>
  <w16cid:commentId w16cid:paraId="12D47874" w16cid:durableId="219A2757"/>
  <w16cid:commentId w16cid:paraId="0124AC42" w16cid:durableId="219A2758"/>
  <w16cid:commentId w16cid:paraId="17518AB7" w16cid:durableId="219A2759"/>
  <w16cid:commentId w16cid:paraId="79381B1A" w16cid:durableId="219A275A"/>
  <w16cid:commentId w16cid:paraId="5EDB7706" w16cid:durableId="219A275B"/>
  <w16cid:commentId w16cid:paraId="7C63EBAD" w16cid:durableId="219A275C"/>
  <w16cid:commentId w16cid:paraId="65F71495" w16cid:durableId="219A275D"/>
  <w16cid:commentId w16cid:paraId="15415A64" w16cid:durableId="219A275E"/>
  <w16cid:commentId w16cid:paraId="4EA98936" w16cid:durableId="219A275F"/>
  <w16cid:commentId w16cid:paraId="37D3B3B1" w16cid:durableId="219A2760"/>
  <w16cid:commentId w16cid:paraId="08CB8FDB" w16cid:durableId="219A2761"/>
  <w16cid:commentId w16cid:paraId="43B6E11A" w16cid:durableId="219A2762"/>
  <w16cid:commentId w16cid:paraId="5FA731AF" w16cid:durableId="219A2763"/>
  <w16cid:commentId w16cid:paraId="7A99DDE6" w16cid:durableId="217F81E8"/>
  <w16cid:commentId w16cid:paraId="4CF76785" w16cid:durableId="219A2765"/>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7AEF4DD5" w16cid:durableId="219A276C"/>
  <w16cid:commentId w16cid:paraId="0082EB0E" w16cid:durableId="219A276D"/>
  <w16cid:commentId w16cid:paraId="1616FF1F" w16cid:durableId="2190C91E"/>
  <w16cid:commentId w16cid:paraId="552ED08E" w16cid:durableId="217FA135"/>
  <w16cid:commentId w16cid:paraId="535B8D36" w16cid:durableId="2187CD11"/>
  <w16cid:commentId w16cid:paraId="36028CE5" w16cid:durableId="2190CD22"/>
  <w16cid:commentId w16cid:paraId="43EE3585" w16cid:durableId="219A2772"/>
  <w16cid:commentId w16cid:paraId="5600C804" w16cid:durableId="217F81EC"/>
  <w16cid:commentId w16cid:paraId="1E0478BF" w16cid:durableId="219A2774"/>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410E96C6" w16cid:durableId="219A277A"/>
  <w16cid:commentId w16cid:paraId="1A8FDBC9" w16cid:durableId="2190CE33"/>
  <w16cid:commentId w16cid:paraId="77463CD3" w16cid:durableId="219A277C"/>
  <w16cid:commentId w16cid:paraId="7A35F8B8" w16cid:durableId="219A277D"/>
  <w16cid:commentId w16cid:paraId="2A37DF65" w16cid:durableId="217F81F1"/>
  <w16cid:commentId w16cid:paraId="4D4D569F" w16cid:durableId="2190CECF"/>
  <w16cid:commentId w16cid:paraId="36D56BAD" w16cid:durableId="219A2780"/>
  <w16cid:commentId w16cid:paraId="44DFA122" w16cid:durableId="2190D0BF"/>
  <w16cid:commentId w16cid:paraId="6CB10818" w16cid:durableId="219A2782"/>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5461B9EE" w16cid:durableId="219A2789"/>
  <w16cid:commentId w16cid:paraId="169535A7" w16cid:durableId="219A278A"/>
  <w16cid:commentId w16cid:paraId="14F2AE3F" w16cid:durableId="219A278B"/>
  <w16cid:commentId w16cid:paraId="604EF2BD" w16cid:durableId="219A278C"/>
  <w16cid:commentId w16cid:paraId="4E027160" w16cid:durableId="219A278D"/>
  <w16cid:commentId w16cid:paraId="31CD32E6" w16cid:durableId="219A278E"/>
  <w16cid:commentId w16cid:paraId="3D4748BC" w16cid:durableId="219A278F"/>
  <w16cid:commentId w16cid:paraId="4371F003" w16cid:durableId="2190D968"/>
  <w16cid:commentId w16cid:paraId="0A180984" w16cid:durableId="2190DE34"/>
  <w16cid:commentId w16cid:paraId="27BB45A2" w16cid:durableId="219A2792"/>
  <w16cid:commentId w16cid:paraId="62460E28" w16cid:durableId="2190F314"/>
  <w16cid:commentId w16cid:paraId="3DFEBBA8" w16cid:durableId="2190DD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56ACB" w14:textId="77777777" w:rsidR="00B47A01" w:rsidRDefault="00B47A01">
      <w:pPr>
        <w:spacing w:line="240" w:lineRule="auto"/>
      </w:pPr>
      <w:r>
        <w:separator/>
      </w:r>
    </w:p>
  </w:endnote>
  <w:endnote w:type="continuationSeparator" w:id="0">
    <w:p w14:paraId="56140F97" w14:textId="77777777" w:rsidR="00B47A01" w:rsidRDefault="00B47A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 w:name="Gungsuh">
    <w:altName w:val="Malgun Gothic"/>
    <w:panose1 w:val="02030600000101010101"/>
    <w:charset w:val="81"/>
    <w:family w:val="roman"/>
    <w:pitch w:val="variable"/>
    <w:sig w:usb0="B00002AF" w:usb1="69D77CFB" w:usb2="00000030" w:usb3="00000000" w:csb0="000800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1A70EC" w:rsidRDefault="001A70EC">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1A70EC" w:rsidRDefault="001A70EC">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1A70EC" w:rsidRDefault="001A70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1A70EC" w:rsidRDefault="001A70EC">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1A70EC" w:rsidRDefault="001A70EC">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1A70EC" w:rsidRDefault="001A70EC">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2EB2665D" w14:textId="77777777" w:rsidR="001A70EC" w:rsidRDefault="001A70EC">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84248" w14:textId="77777777" w:rsidR="00B47A01" w:rsidRDefault="00B47A01">
      <w:pPr>
        <w:spacing w:line="240" w:lineRule="auto"/>
      </w:pPr>
      <w:r>
        <w:separator/>
      </w:r>
    </w:p>
  </w:footnote>
  <w:footnote w:type="continuationSeparator" w:id="0">
    <w:p w14:paraId="5C825088" w14:textId="77777777" w:rsidR="00B47A01" w:rsidRDefault="00B47A01">
      <w:pPr>
        <w:spacing w:line="240" w:lineRule="auto"/>
      </w:pPr>
      <w:r>
        <w:continuationSeparator/>
      </w:r>
    </w:p>
  </w:footnote>
  <w:footnote w:id="1">
    <w:p w14:paraId="208BD1FC" w14:textId="61E8DDD0" w:rsidR="001A70EC" w:rsidRPr="00512A9A" w:rsidRDefault="001A70EC">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w:t>
      </w:r>
      <w:proofErr w:type="gramStart"/>
      <w:r>
        <w:rPr>
          <w:sz w:val="24"/>
          <w:szCs w:val="24"/>
        </w:rPr>
        <w:t>USA</w:t>
      </w:r>
      <w:r w:rsidRPr="00512A9A" w:rsidDel="002171C5">
        <w:rPr>
          <w:sz w:val="24"/>
          <w:szCs w:val="24"/>
        </w:rPr>
        <w:t xml:space="preserve"> </w:t>
      </w:r>
      <w:r w:rsidRPr="00512A9A">
        <w:rPr>
          <w:sz w:val="24"/>
          <w:szCs w:val="24"/>
        </w:rPr>
        <w:t>;</w:t>
      </w:r>
      <w:proofErr w:type="gramEnd"/>
      <w:r w:rsidRPr="00512A9A">
        <w:rPr>
          <w:sz w:val="24"/>
          <w:szCs w:val="24"/>
        </w:rPr>
        <w:t xml:space="preserve"> nicole-keefner@uri.edu</w:t>
      </w:r>
    </w:p>
  </w:footnote>
  <w:footnote w:id="2">
    <w:p w14:paraId="7DEBE484" w14:textId="0D7B1DC3" w:rsidR="001A70EC" w:rsidRDefault="001A70EC">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8469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7C04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402B1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1C09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4213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revisionView w:insDel="0" w:formatting="0" w:inkAnnotation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C24"/>
    <w:rsid w:val="00001DF2"/>
    <w:rsid w:val="000038E2"/>
    <w:rsid w:val="00004BE1"/>
    <w:rsid w:val="00007B3E"/>
    <w:rsid w:val="00007F93"/>
    <w:rsid w:val="00016AF6"/>
    <w:rsid w:val="00025E9B"/>
    <w:rsid w:val="00030BAE"/>
    <w:rsid w:val="00032E80"/>
    <w:rsid w:val="000404AE"/>
    <w:rsid w:val="00042D35"/>
    <w:rsid w:val="00043545"/>
    <w:rsid w:val="000460F7"/>
    <w:rsid w:val="000509C9"/>
    <w:rsid w:val="000556DF"/>
    <w:rsid w:val="00080169"/>
    <w:rsid w:val="000802B6"/>
    <w:rsid w:val="00082267"/>
    <w:rsid w:val="00093B23"/>
    <w:rsid w:val="00095511"/>
    <w:rsid w:val="000A2AE9"/>
    <w:rsid w:val="000A3E09"/>
    <w:rsid w:val="000A585A"/>
    <w:rsid w:val="000A68B7"/>
    <w:rsid w:val="000B0115"/>
    <w:rsid w:val="000C2B77"/>
    <w:rsid w:val="000C5D90"/>
    <w:rsid w:val="000D343A"/>
    <w:rsid w:val="000D5F1B"/>
    <w:rsid w:val="000E0709"/>
    <w:rsid w:val="000E1584"/>
    <w:rsid w:val="000E4FE9"/>
    <w:rsid w:val="000F4993"/>
    <w:rsid w:val="000F5F06"/>
    <w:rsid w:val="00100139"/>
    <w:rsid w:val="00105D9D"/>
    <w:rsid w:val="00110693"/>
    <w:rsid w:val="00114084"/>
    <w:rsid w:val="00115801"/>
    <w:rsid w:val="001228C4"/>
    <w:rsid w:val="00134178"/>
    <w:rsid w:val="001429E5"/>
    <w:rsid w:val="001463E1"/>
    <w:rsid w:val="0015137A"/>
    <w:rsid w:val="00160482"/>
    <w:rsid w:val="00170DE5"/>
    <w:rsid w:val="00173B03"/>
    <w:rsid w:val="0018320D"/>
    <w:rsid w:val="0018493D"/>
    <w:rsid w:val="00193D00"/>
    <w:rsid w:val="00197117"/>
    <w:rsid w:val="001A70EC"/>
    <w:rsid w:val="001A78D7"/>
    <w:rsid w:val="001C0F3A"/>
    <w:rsid w:val="001C2397"/>
    <w:rsid w:val="001D589C"/>
    <w:rsid w:val="001E222B"/>
    <w:rsid w:val="001E4D66"/>
    <w:rsid w:val="001F2D9B"/>
    <w:rsid w:val="001F3420"/>
    <w:rsid w:val="0020662D"/>
    <w:rsid w:val="002126A8"/>
    <w:rsid w:val="002171C5"/>
    <w:rsid w:val="00221D67"/>
    <w:rsid w:val="002268EB"/>
    <w:rsid w:val="00226D8D"/>
    <w:rsid w:val="002272B7"/>
    <w:rsid w:val="0023176A"/>
    <w:rsid w:val="00247F5E"/>
    <w:rsid w:val="00251576"/>
    <w:rsid w:val="002548D9"/>
    <w:rsid w:val="0025578F"/>
    <w:rsid w:val="00256595"/>
    <w:rsid w:val="002573BD"/>
    <w:rsid w:val="0026468B"/>
    <w:rsid w:val="00264C20"/>
    <w:rsid w:val="002657C8"/>
    <w:rsid w:val="00280F68"/>
    <w:rsid w:val="002834B8"/>
    <w:rsid w:val="002870D6"/>
    <w:rsid w:val="0029184A"/>
    <w:rsid w:val="002B5899"/>
    <w:rsid w:val="002B6EC5"/>
    <w:rsid w:val="002C61B1"/>
    <w:rsid w:val="002C6A88"/>
    <w:rsid w:val="002D25F0"/>
    <w:rsid w:val="002D2DBB"/>
    <w:rsid w:val="002E11D3"/>
    <w:rsid w:val="002E458F"/>
    <w:rsid w:val="002E560A"/>
    <w:rsid w:val="002F5608"/>
    <w:rsid w:val="002F6971"/>
    <w:rsid w:val="0030502C"/>
    <w:rsid w:val="00314985"/>
    <w:rsid w:val="003157A0"/>
    <w:rsid w:val="00323F05"/>
    <w:rsid w:val="003254F2"/>
    <w:rsid w:val="0032685D"/>
    <w:rsid w:val="00334955"/>
    <w:rsid w:val="00336D95"/>
    <w:rsid w:val="00340C32"/>
    <w:rsid w:val="003474A6"/>
    <w:rsid w:val="00347B94"/>
    <w:rsid w:val="003573F9"/>
    <w:rsid w:val="0036055A"/>
    <w:rsid w:val="00367168"/>
    <w:rsid w:val="00375F85"/>
    <w:rsid w:val="003818D4"/>
    <w:rsid w:val="00384C5C"/>
    <w:rsid w:val="00384FC2"/>
    <w:rsid w:val="00391E4E"/>
    <w:rsid w:val="00393D19"/>
    <w:rsid w:val="003A6E6C"/>
    <w:rsid w:val="003B5B34"/>
    <w:rsid w:val="003C14EE"/>
    <w:rsid w:val="003C38C5"/>
    <w:rsid w:val="003C482E"/>
    <w:rsid w:val="003D174D"/>
    <w:rsid w:val="003D629E"/>
    <w:rsid w:val="003F7563"/>
    <w:rsid w:val="00402890"/>
    <w:rsid w:val="004125DA"/>
    <w:rsid w:val="00414F6C"/>
    <w:rsid w:val="0041645F"/>
    <w:rsid w:val="00416B83"/>
    <w:rsid w:val="004174F3"/>
    <w:rsid w:val="0042014B"/>
    <w:rsid w:val="004208D9"/>
    <w:rsid w:val="004225A3"/>
    <w:rsid w:val="00446A88"/>
    <w:rsid w:val="00451A52"/>
    <w:rsid w:val="004546B1"/>
    <w:rsid w:val="00456F8B"/>
    <w:rsid w:val="004570C5"/>
    <w:rsid w:val="00460D4B"/>
    <w:rsid w:val="00462773"/>
    <w:rsid w:val="00462BB4"/>
    <w:rsid w:val="004662A3"/>
    <w:rsid w:val="00467068"/>
    <w:rsid w:val="00477FEB"/>
    <w:rsid w:val="00484C29"/>
    <w:rsid w:val="004862DE"/>
    <w:rsid w:val="00491AE8"/>
    <w:rsid w:val="00495A89"/>
    <w:rsid w:val="00496D7A"/>
    <w:rsid w:val="004A70C4"/>
    <w:rsid w:val="004B44E7"/>
    <w:rsid w:val="004B606E"/>
    <w:rsid w:val="004C0B21"/>
    <w:rsid w:val="004C29E0"/>
    <w:rsid w:val="004C5F85"/>
    <w:rsid w:val="004D1FD5"/>
    <w:rsid w:val="004D4A2E"/>
    <w:rsid w:val="004D5430"/>
    <w:rsid w:val="004D6459"/>
    <w:rsid w:val="004D705A"/>
    <w:rsid w:val="004E1061"/>
    <w:rsid w:val="004E18DC"/>
    <w:rsid w:val="004F7586"/>
    <w:rsid w:val="00502CD3"/>
    <w:rsid w:val="005030CE"/>
    <w:rsid w:val="00507D84"/>
    <w:rsid w:val="00512A9A"/>
    <w:rsid w:val="00514F25"/>
    <w:rsid w:val="00517871"/>
    <w:rsid w:val="00533169"/>
    <w:rsid w:val="00534DE4"/>
    <w:rsid w:val="00536BA7"/>
    <w:rsid w:val="005475B1"/>
    <w:rsid w:val="00554C58"/>
    <w:rsid w:val="00562134"/>
    <w:rsid w:val="00562BF9"/>
    <w:rsid w:val="00567C59"/>
    <w:rsid w:val="005804B3"/>
    <w:rsid w:val="00582F2F"/>
    <w:rsid w:val="005912B2"/>
    <w:rsid w:val="005A1886"/>
    <w:rsid w:val="005A23E3"/>
    <w:rsid w:val="005A78E1"/>
    <w:rsid w:val="005C650F"/>
    <w:rsid w:val="006076B1"/>
    <w:rsid w:val="00622EAD"/>
    <w:rsid w:val="006236A9"/>
    <w:rsid w:val="006236FE"/>
    <w:rsid w:val="00633FEF"/>
    <w:rsid w:val="006350EB"/>
    <w:rsid w:val="00635EA6"/>
    <w:rsid w:val="00646CC6"/>
    <w:rsid w:val="00647639"/>
    <w:rsid w:val="00647FB4"/>
    <w:rsid w:val="00653D70"/>
    <w:rsid w:val="00655D6A"/>
    <w:rsid w:val="00662C05"/>
    <w:rsid w:val="00677CFD"/>
    <w:rsid w:val="00684042"/>
    <w:rsid w:val="006875BD"/>
    <w:rsid w:val="00695E29"/>
    <w:rsid w:val="00697406"/>
    <w:rsid w:val="006A0D2E"/>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0B56"/>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C6425"/>
    <w:rsid w:val="007D0B2A"/>
    <w:rsid w:val="007D1B38"/>
    <w:rsid w:val="007D293B"/>
    <w:rsid w:val="007E383A"/>
    <w:rsid w:val="007F25E6"/>
    <w:rsid w:val="007F2B9D"/>
    <w:rsid w:val="007F6BFC"/>
    <w:rsid w:val="007F7C4A"/>
    <w:rsid w:val="00802EBE"/>
    <w:rsid w:val="00804C84"/>
    <w:rsid w:val="00805066"/>
    <w:rsid w:val="008104B1"/>
    <w:rsid w:val="008165F0"/>
    <w:rsid w:val="0081750B"/>
    <w:rsid w:val="00822782"/>
    <w:rsid w:val="00833173"/>
    <w:rsid w:val="00835659"/>
    <w:rsid w:val="00836B4A"/>
    <w:rsid w:val="00836E9A"/>
    <w:rsid w:val="00841D1E"/>
    <w:rsid w:val="008739FD"/>
    <w:rsid w:val="0087421F"/>
    <w:rsid w:val="008746A9"/>
    <w:rsid w:val="008818CB"/>
    <w:rsid w:val="0088253A"/>
    <w:rsid w:val="008A2FEF"/>
    <w:rsid w:val="008A47B3"/>
    <w:rsid w:val="008B6706"/>
    <w:rsid w:val="008C22A7"/>
    <w:rsid w:val="008D1BA7"/>
    <w:rsid w:val="008D2FAF"/>
    <w:rsid w:val="008D6764"/>
    <w:rsid w:val="009005CF"/>
    <w:rsid w:val="00901A55"/>
    <w:rsid w:val="00902EEB"/>
    <w:rsid w:val="00904409"/>
    <w:rsid w:val="00907C44"/>
    <w:rsid w:val="0091385A"/>
    <w:rsid w:val="0091599B"/>
    <w:rsid w:val="00925C48"/>
    <w:rsid w:val="009276F7"/>
    <w:rsid w:val="00927E5C"/>
    <w:rsid w:val="00932256"/>
    <w:rsid w:val="00932EF6"/>
    <w:rsid w:val="009347F7"/>
    <w:rsid w:val="009400CB"/>
    <w:rsid w:val="00950B10"/>
    <w:rsid w:val="00951B41"/>
    <w:rsid w:val="00954C51"/>
    <w:rsid w:val="00957991"/>
    <w:rsid w:val="00964634"/>
    <w:rsid w:val="00965ED4"/>
    <w:rsid w:val="00980B45"/>
    <w:rsid w:val="00980F94"/>
    <w:rsid w:val="00982442"/>
    <w:rsid w:val="009836F5"/>
    <w:rsid w:val="0099165B"/>
    <w:rsid w:val="009933F1"/>
    <w:rsid w:val="0099543B"/>
    <w:rsid w:val="009A3559"/>
    <w:rsid w:val="009A4D49"/>
    <w:rsid w:val="009B58CE"/>
    <w:rsid w:val="009D158F"/>
    <w:rsid w:val="009D2091"/>
    <w:rsid w:val="009D28F0"/>
    <w:rsid w:val="009D7B5F"/>
    <w:rsid w:val="009F0A28"/>
    <w:rsid w:val="00A00425"/>
    <w:rsid w:val="00A04752"/>
    <w:rsid w:val="00A0565F"/>
    <w:rsid w:val="00A15ABA"/>
    <w:rsid w:val="00A303E4"/>
    <w:rsid w:val="00A324C5"/>
    <w:rsid w:val="00A40D26"/>
    <w:rsid w:val="00A42AA5"/>
    <w:rsid w:val="00A47CE4"/>
    <w:rsid w:val="00A56F8A"/>
    <w:rsid w:val="00A6553C"/>
    <w:rsid w:val="00A67532"/>
    <w:rsid w:val="00A679EA"/>
    <w:rsid w:val="00A74D35"/>
    <w:rsid w:val="00A75CAA"/>
    <w:rsid w:val="00A80577"/>
    <w:rsid w:val="00A82E79"/>
    <w:rsid w:val="00A85AC7"/>
    <w:rsid w:val="00A85B62"/>
    <w:rsid w:val="00A9484B"/>
    <w:rsid w:val="00A948FD"/>
    <w:rsid w:val="00A9579D"/>
    <w:rsid w:val="00A95B9C"/>
    <w:rsid w:val="00AA1855"/>
    <w:rsid w:val="00AB32E9"/>
    <w:rsid w:val="00AD3DF3"/>
    <w:rsid w:val="00AF0299"/>
    <w:rsid w:val="00AF467F"/>
    <w:rsid w:val="00B01658"/>
    <w:rsid w:val="00B0373A"/>
    <w:rsid w:val="00B06EB3"/>
    <w:rsid w:val="00B129FD"/>
    <w:rsid w:val="00B1353A"/>
    <w:rsid w:val="00B20CC7"/>
    <w:rsid w:val="00B21A6D"/>
    <w:rsid w:val="00B25C9B"/>
    <w:rsid w:val="00B35D7D"/>
    <w:rsid w:val="00B42A1E"/>
    <w:rsid w:val="00B42DAD"/>
    <w:rsid w:val="00B43562"/>
    <w:rsid w:val="00B451A0"/>
    <w:rsid w:val="00B47A01"/>
    <w:rsid w:val="00B5363F"/>
    <w:rsid w:val="00B55564"/>
    <w:rsid w:val="00B6152E"/>
    <w:rsid w:val="00B648A4"/>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4B5F"/>
    <w:rsid w:val="00BF55D9"/>
    <w:rsid w:val="00BF7305"/>
    <w:rsid w:val="00C04715"/>
    <w:rsid w:val="00C11451"/>
    <w:rsid w:val="00C23004"/>
    <w:rsid w:val="00C26A73"/>
    <w:rsid w:val="00C32A8C"/>
    <w:rsid w:val="00C42B4A"/>
    <w:rsid w:val="00C52190"/>
    <w:rsid w:val="00C62A8A"/>
    <w:rsid w:val="00C63DF1"/>
    <w:rsid w:val="00C6632D"/>
    <w:rsid w:val="00C6729A"/>
    <w:rsid w:val="00C73944"/>
    <w:rsid w:val="00C77A17"/>
    <w:rsid w:val="00C8211B"/>
    <w:rsid w:val="00C84908"/>
    <w:rsid w:val="00C86FB7"/>
    <w:rsid w:val="00C9205B"/>
    <w:rsid w:val="00C926CE"/>
    <w:rsid w:val="00CA388E"/>
    <w:rsid w:val="00CA66EB"/>
    <w:rsid w:val="00CB02B2"/>
    <w:rsid w:val="00CB0AD7"/>
    <w:rsid w:val="00CB33FC"/>
    <w:rsid w:val="00CB745A"/>
    <w:rsid w:val="00CC386C"/>
    <w:rsid w:val="00CC70C6"/>
    <w:rsid w:val="00CD5F38"/>
    <w:rsid w:val="00CD7D1D"/>
    <w:rsid w:val="00CE687F"/>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13D1"/>
    <w:rsid w:val="00D820B7"/>
    <w:rsid w:val="00D87ED2"/>
    <w:rsid w:val="00D91671"/>
    <w:rsid w:val="00D91FDF"/>
    <w:rsid w:val="00D97955"/>
    <w:rsid w:val="00DA3A06"/>
    <w:rsid w:val="00DA5066"/>
    <w:rsid w:val="00DB508B"/>
    <w:rsid w:val="00DC33FA"/>
    <w:rsid w:val="00DC67D1"/>
    <w:rsid w:val="00DE59B9"/>
    <w:rsid w:val="00DE5D74"/>
    <w:rsid w:val="00DF05B3"/>
    <w:rsid w:val="00DF3AD8"/>
    <w:rsid w:val="00DF46D1"/>
    <w:rsid w:val="00E04396"/>
    <w:rsid w:val="00E058FD"/>
    <w:rsid w:val="00E061B2"/>
    <w:rsid w:val="00E14149"/>
    <w:rsid w:val="00E23C07"/>
    <w:rsid w:val="00E31749"/>
    <w:rsid w:val="00E31DE6"/>
    <w:rsid w:val="00E53F7F"/>
    <w:rsid w:val="00E60A40"/>
    <w:rsid w:val="00E6241A"/>
    <w:rsid w:val="00E63A92"/>
    <w:rsid w:val="00E74719"/>
    <w:rsid w:val="00E756F3"/>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053"/>
    <w:rsid w:val="00F10BD7"/>
    <w:rsid w:val="00F12891"/>
    <w:rsid w:val="00F17D8A"/>
    <w:rsid w:val="00F23266"/>
    <w:rsid w:val="00F25817"/>
    <w:rsid w:val="00F264AE"/>
    <w:rsid w:val="00F26D3D"/>
    <w:rsid w:val="00F31459"/>
    <w:rsid w:val="00F31CF6"/>
    <w:rsid w:val="00F56F3F"/>
    <w:rsid w:val="00F6212A"/>
    <w:rsid w:val="00F72F1A"/>
    <w:rsid w:val="00F924AE"/>
    <w:rsid w:val="00FA068C"/>
    <w:rsid w:val="00FB2624"/>
    <w:rsid w:val="00FB273C"/>
    <w:rsid w:val="00FB28FD"/>
    <w:rsid w:val="00FB6C3D"/>
    <w:rsid w:val="00FB6D2F"/>
    <w:rsid w:val="00FB6DD0"/>
    <w:rsid w:val="00FC7BF3"/>
    <w:rsid w:val="00FD33C4"/>
    <w:rsid w:val="00FE1228"/>
    <w:rsid w:val="00FE2D2F"/>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D93BD45F-53AB-B24C-BD4B-73B6626A9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69355980">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78556864">
      <w:bodyDiv w:val="1"/>
      <w:marLeft w:val="0"/>
      <w:marRight w:val="0"/>
      <w:marTop w:val="0"/>
      <w:marBottom w:val="0"/>
      <w:divBdr>
        <w:top w:val="none" w:sz="0" w:space="0" w:color="auto"/>
        <w:left w:val="none" w:sz="0" w:space="0" w:color="auto"/>
        <w:bottom w:val="none" w:sz="0" w:space="0" w:color="auto"/>
        <w:right w:val="none" w:sz="0" w:space="0" w:color="auto"/>
      </w:divBdr>
    </w:div>
    <w:div w:id="552040478">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67572923">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80337952">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40637606">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279482242">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364016645">
      <w:bodyDiv w:val="1"/>
      <w:marLeft w:val="0"/>
      <w:marRight w:val="0"/>
      <w:marTop w:val="0"/>
      <w:marBottom w:val="0"/>
      <w:divBdr>
        <w:top w:val="none" w:sz="0" w:space="0" w:color="auto"/>
        <w:left w:val="none" w:sz="0" w:space="0" w:color="auto"/>
        <w:bottom w:val="none" w:sz="0" w:space="0" w:color="auto"/>
        <w:right w:val="none" w:sz="0" w:space="0" w:color="auto"/>
      </w:divBdr>
    </w:div>
    <w:div w:id="1405108610">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1662465932">
      <w:bodyDiv w:val="1"/>
      <w:marLeft w:val="0"/>
      <w:marRight w:val="0"/>
      <w:marTop w:val="0"/>
      <w:marBottom w:val="0"/>
      <w:divBdr>
        <w:top w:val="none" w:sz="0" w:space="0" w:color="auto"/>
        <w:left w:val="none" w:sz="0" w:space="0" w:color="auto"/>
        <w:bottom w:val="none" w:sz="0" w:space="0" w:color="auto"/>
        <w:right w:val="none" w:sz="0" w:space="0" w:color="auto"/>
      </w:divBdr>
    </w:div>
    <w:div w:id="1729500471">
      <w:bodyDiv w:val="1"/>
      <w:marLeft w:val="0"/>
      <w:marRight w:val="0"/>
      <w:marTop w:val="0"/>
      <w:marBottom w:val="0"/>
      <w:divBdr>
        <w:top w:val="none" w:sz="0" w:space="0" w:color="auto"/>
        <w:left w:val="none" w:sz="0" w:space="0" w:color="auto"/>
        <w:bottom w:val="none" w:sz="0" w:space="0" w:color="auto"/>
        <w:right w:val="none" w:sz="0" w:space="0" w:color="auto"/>
      </w:divBdr>
    </w:div>
    <w:div w:id="191346210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39744568">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A3503BA-18F4-F44C-BEA8-E8881EF07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67</Pages>
  <Words>56356</Words>
  <Characters>321235</Characters>
  <Application>Microsoft Office Word</Application>
  <DocSecurity>0</DocSecurity>
  <Lines>2676</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56</cp:revision>
  <cp:lastPrinted>2019-11-26T17:35:00Z</cp:lastPrinted>
  <dcterms:created xsi:type="dcterms:W3CDTF">2019-12-10T00:48:00Z</dcterms:created>
  <dcterms:modified xsi:type="dcterms:W3CDTF">2019-12-11T18:50:00Z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