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C4735F">
        <w:rPr>
          <w:rFonts w:ascii="Times New Roman" w:hAnsi="Times New Roman" w:cs="Times New Roman"/>
          <w:b/>
        </w:rPr>
        <w:t>coral</w:t>
      </w:r>
      <w:proofErr w:type="gramEnd"/>
      <w:r w:rsidRPr="00C4735F">
        <w:rPr>
          <w:rFonts w:ascii="Times New Roman" w:hAnsi="Times New Roman" w:cs="Times New Roman"/>
          <w:b/>
        </w:rPr>
        <w:t xml:space="preserve">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Nicole B. Keefner</w:t>
      </w:r>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proofErr w:type="gramStart"/>
      <w:r w:rsidRPr="00C4735F">
        <w:rPr>
          <w:rFonts w:ascii="Times New Roman" w:hAnsi="Times New Roman" w:cs="Times New Roman"/>
          <w:vertAlign w:val="superscript"/>
        </w:rPr>
        <w:t>1</w:t>
      </w:r>
      <w:r w:rsidRPr="00C4735F">
        <w:rPr>
          <w:rFonts w:ascii="Times New Roman" w:hAnsi="Times New Roman" w:cs="Times New Roman"/>
        </w:rPr>
        <w:t>Department of Natural Resources Science, University of Rhode Island, Kingston, RI 02881, USA.</w:t>
      </w:r>
      <w:proofErr w:type="gramEnd"/>
      <w:r w:rsidRPr="00C4735F">
        <w:rPr>
          <w:rFonts w:ascii="Times New Roman" w:hAnsi="Times New Roman" w:cs="Times New Roman"/>
        </w:rPr>
        <w:t xml:space="preserve"> </w:t>
      </w:r>
    </w:p>
    <w:p w14:paraId="5E481B60" w14:textId="6095CCDA" w:rsidR="000560AF" w:rsidRPr="00C4735F" w:rsidRDefault="006B0F06" w:rsidP="008E357D">
      <w:pPr>
        <w:pStyle w:val="Heading1"/>
      </w:pPr>
      <w:commentRangeStart w:id="0"/>
      <w:r w:rsidRPr="00C4735F">
        <w:t>Abstract</w:t>
      </w:r>
    </w:p>
    <w:p w14:paraId="52DBE5EB" w14:textId="5B495383"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r w:rsidR="00DB17EF">
        <w:rPr>
          <w:rFonts w:ascii="Times New Roman" w:hAnsi="Times New Roman" w:cs="Times New Roman"/>
          <w:color w:val="333333"/>
          <w:shd w:val="clear" w:color="auto" w:fill="FFFFFF"/>
        </w:rPr>
        <w:t>, necessitating rapid identification of species distribution contractions and population declines to identify conservation priorities. Surrogates are increasingly being used to meet this challenge.</w:t>
      </w:r>
      <w:r w:rsidRPr="00C4735F">
        <w:rPr>
          <w:rFonts w:ascii="Times New Roman" w:hAnsi="Times New Roman" w:cs="Times New Roman"/>
          <w:color w:val="333333"/>
          <w:shd w:val="clear" w:color="auto" w:fill="FFFFFF"/>
        </w:rPr>
        <w:t xml:space="preserve"> 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proofErr w:type="spellStart"/>
      <w:r w:rsidR="00850191">
        <w:rPr>
          <w:rFonts w:ascii="Times New Roman" w:hAnsi="Times New Roman" w:cs="Times New Roman"/>
          <w:color w:val="333333"/>
          <w:shd w:val="clear" w:color="auto" w:fill="FFFFFF"/>
        </w:rPr>
        <w:t>spatio</w:t>
      </w:r>
      <w:proofErr w:type="spellEnd"/>
      <w:r w:rsidR="00850191">
        <w:rPr>
          <w:rFonts w:ascii="Times New Roman" w:hAnsi="Times New Roman" w:cs="Times New Roman"/>
          <w:color w:val="333333"/>
          <w:shd w:val="clear" w:color="auto" w:fill="FFFFFF"/>
        </w:rPr>
        <w:t>-</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r w:rsidR="00850191">
        <w:rPr>
          <w:rFonts w:ascii="Times New Roman" w:hAnsi="Times New Roman" w:cs="Times New Roman"/>
          <w:color w:val="333333"/>
          <w:shd w:val="clear" w:color="auto" w:fill="FFFFFF"/>
        </w:rPr>
        <w:t>quantified the abundance</w:t>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also investigated how the inclusion of recognizable taxonomic units (RTU’s) compares to species-level studies. We sought correlated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collection of future data.</w:t>
      </w:r>
      <w:r w:rsidR="00573DAE">
        <w:rPr>
          <w:rFonts w:ascii="Times New Roman" w:hAnsi="Times New Roman" w:cs="Times New Roman"/>
          <w:color w:val="333333"/>
          <w:shd w:val="clear" w:color="auto" w:fill="FFFFFF"/>
        </w:rPr>
        <w:t xml:space="preserve"> </w:t>
      </w:r>
      <w:commentRangeEnd w:id="0"/>
      <w:r w:rsidR="00524B75">
        <w:rPr>
          <w:rStyle w:val="CommentReference"/>
        </w:rPr>
        <w:commentReference w:id="0"/>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20C83770"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component of biodiversity in ecological and conservation-related field studies.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field using measures such as species richness</w:t>
      </w:r>
      <w:r w:rsidR="00D16A02">
        <w:rPr>
          <w:rFonts w:ascii="Times New Roman" w:eastAsia="Calibri" w:hAnsi="Times New Roman" w:cs="Times New Roman"/>
        </w:rPr>
        <w:t xml:space="preserve"> where </w:t>
      </w:r>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xml:space="preserve">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12335B6B"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1359D8">
        <w:rPr>
          <w:rFonts w:ascii="Times New Roman" w:eastAsia="Calibri" w:hAnsi="Times New Roman" w:cs="Times New Roman"/>
        </w:rPr>
        <w:t xml:space="preserve"> </w:t>
      </w:r>
      <w:r w:rsidR="00136DB5">
        <w:rPr>
          <w:rFonts w:ascii="Times New Roman" w:eastAsia="Calibri" w:hAnsi="Times New Roman" w:cs="Times New Roman"/>
        </w:rPr>
        <w:t>Surrogates may be functional (</w:t>
      </w:r>
      <w:r w:rsidR="00E2692C">
        <w:rPr>
          <w:rFonts w:ascii="Times New Roman" w:eastAsia="Calibri" w:hAnsi="Times New Roman" w:cs="Times New Roman"/>
        </w:rPr>
        <w:t>e.g., structural complexity), taxonomic (e.g., species</w:t>
      </w:r>
      <w:r w:rsidR="00136DB5">
        <w:rPr>
          <w:rFonts w:ascii="Times New Roman" w:eastAsia="Calibri" w:hAnsi="Times New Roman" w:cs="Times New Roman"/>
        </w:rPr>
        <w:t xml:space="preserve"> diversity)</w:t>
      </w:r>
      <w:r w:rsidR="00E2692C">
        <w:rPr>
          <w:rFonts w:ascii="Times New Roman" w:eastAsia="Calibri" w:hAnsi="Times New Roman" w:cs="Times New Roman"/>
        </w:rPr>
        <w:t xml:space="preserve">, or landscape features (e.g., percent canopy cover; </w:t>
      </w:r>
      <w:r w:rsidR="00D60786">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{"citationItems":[{"id":"ITEM-1","itemData":{"DOI":"10.1016/S0006-3207(98)00133-5","ISBN":"0006-3207","ISSN":"00063207","PMID":"113","abstract":"Where species distribution data are inadequate reserve selection procedures have to rely on surrogate measures of biodiversity. The informativeness of land facets (the simplest units of a landscape with uniform slope, soils and hydrological conditions) as a local scale environmental surrogate was investigated in the Venetia-Limpopo Nature Reserve, South Africa. Multivariate analysis (MDS, ANOSIM) revealed that the land facets adequately represent distinct bird and dung beetle assemblages and are therefore useful surrogates. These land facets/assemblages were subsequently used as attributes in the following reserve selection procedures: (i) Percentage Area Representation (PAR - represent a nominated percentage area of each assemblage); (ii) Species-Assemblage Representation (SAR - represent each species within the smallest number of assemblages); (iii) Assemblage Diversity (AD - maximizing diversity by first selecting areas containing most dissimilar assemblages). The influence of grid cell size, target representation percentages and an over-representation constraint on the efficiency of the algorithms were illustrated. The SAR procedure did not represent assemblages lacking distinguishing species and were thus more efficient in terms of total area selected. The AD procedure selected a slightly larger area than the PAR procedure, but was highly effective at rapidly increasing the diversity of the reserve network.","author":[{"dropping-particle":"","family":"Wessels","given":"K. J.","non-dropping-particle":"","parse-names":false,"suffix":""},{"dropping-particle":"","family":"Freitag","given":"S.","non-dropping-particle":"","parse-names":false,"suffix":""},{"dropping-particle":"","family":"Jaarsveld","given":"A. S.","non-dropping-particle":"Van","parse-names":false,"suffix":""}],"container-title":"Biological Conservation","id":"ITEM-1","issue":"1","issued":{"date-parts":[["1999"]]},"page":"21-38","title":"The use of land facets as biodiversity surrogates during reserve selection at a local scale","type":"article-journal","volume":"89"},"uris":["http://www.mendeley.com/documents/?uuid=26b2b401-00cd-4c7e-a8bf-4bd0d8b1df36"]},{"id":"ITEM-2","itemData":{"DOI":"10.1111/1365-2664.13181","ISSN":"13652664","abstract":"&lt;div class=\"abstract-group\"&gt;\n   &lt;section class=\"article-section article-section__abstract\" lang=\"en\" data-lang=\"en\" id=\"section-1-en\"&gt;\n      &lt;h3 class=\"article-section__header main abstractlang_en main\"&gt;Abstract&lt;/h3&gt;\n      &lt;div class=\"article-section__content en main\"&gt;\n         \n         \n         &lt;p&gt;\n            \n            &lt;ol class=\"\"&gt;\n               \n               \n               &lt;li&gt;\n                  \n                  &lt;p&gt;National and international forest biodiversity assessments largely rely on indirect\n                     indicators, based on elements of forest structure that are used as surrogates for\n                     species diversity. These proxies are reputedly easier and cheaper to assess than biodiversity.\n                     Tree microhabitats—tree‐borne singularities such as cavities, conks of fungi or bark\n                     characteristics—have gained attention as potential forest biodiversity indicators.\n                     However, as with most biodiversity indicators, there is a lack of scientific evidence\n                     documenting their quantitative link with the biodiversity they are supposed to assess.\n                  &lt;/p&gt;\n                  \n               &lt;/li&gt;\n               \n               \n               &lt;li&gt;\n                  \n                  &lt;p&gt;We explored the link between microhabitat indices and the richness and abundance of\n                     three taxonomic groups: bats, birds and saproxylic beetles. Using a nation‐wide multi‐taxon\n                     sampling design in France, we compared 213 plots located inside and outside strict\n                     forest reserves. We hypothesized that the positive effect setting aside forest reserves\n                     has on biodiversity conservation is indirectly due to an increase in the proportion\n                     of large structural elements (e.g., living trees, standing and lying deadwood). These,\n                     in turn, are likely to favour the quantity and diversity of microhabitats. We analysed\n                     the relationship between the abundance and species richness of different groups and\n                     guilds (e.g., red‐listed species, forest specialists, cavity dwellers) and microhabitat\n                     density and diversity. We then used confirmatory structural equation models to assess\n                     the direct and indirect effects of management abandonment, large structural elements\n                     a…","author":[{"dropping-particle":"","family":"Paillet","given":"Yoan","non-dropping-particle":"","parse-names":false,"suffix":""},{"dropping-particle":"","family":"Archaux","given":"Frédéric","non-dropping-particle":"","parse-names":false,"suffix":""},{"dropping-particle":"","family":"Puy","given":"Solène","non-dropping-particle":"du","parse-names":false,"suffix":""},{"dropping-particle":"","family":"Bouget","given":"Christophe","non-dropping-particle":"","parse-names":false,"suffix":""},{"dropping-particle":"","family":"Boulanger","given":"Vincent","non-dropping-particle":"","parse-names":false,"suffix":""},{"dropping-particle":"","family":"Debaive","given":"Nicolas","non-dropping-particle":"","parse-names":false,"suffix":""},{"dropping-particle":"","family":"Gilg","given":"Olivier","non-dropping-particle":"","parse-names":false,"suffix":""},{"dropping-particle":"","family":"Gosselin","given":"Frédéric","non-dropping-particle":"","parse-names":false,"suffix":""},{"dropping-particle":"","family":"Guilbert","given":"Eric","non-dropping-particle":"","parse-names":false,"suffix":""}],"container-title":"Journal of Applied Ecology","id":"ITEM-2","issue":"5","issued":{"date-parts":[["2018"]]},"page":"2147-2159","title":"The indicator side of tree microhabitats: A multi-taxon approach based on bats, birds and saproxylic beetles","type":"article-journal","volume":"55"},"uris":["http://www.mendeley.com/documents/?uuid=1a59128c-ddd6-420d-8cc7-bddb680710e0"]}],"mendeley":{"formattedCitation":"(Paillet et al., 2018; Wessels, Freitag, &amp; Van Jaarsveld, 1999)","manualFormatting":"Paillet et al., 2018; Wessels, Freitag, &amp; Van Jaarsveld, 1999)","plainTextFormattedCitation":"(Paillet et al., 2018; Wessels, Freitag, &amp; Van Jaarsveld, 1999)","previouslyFormattedCitation":"(Paillet et al., 2018; Wessels, Freitag, &amp; Van Jaarsveld, 1999)"},"properties":{"noteIndex":0},"schema":"https://github.com/citation-style-language/schema/raw/master/csl-citation.json"}</w:instrText>
      </w:r>
      <w:r w:rsidR="00D60786">
        <w:rPr>
          <w:rFonts w:ascii="Times New Roman" w:eastAsia="Calibri" w:hAnsi="Times New Roman" w:cs="Times New Roman"/>
        </w:rPr>
        <w:fldChar w:fldCharType="separate"/>
      </w:r>
      <w:r w:rsidR="001359D8" w:rsidRPr="001359D8">
        <w:rPr>
          <w:rFonts w:ascii="Times New Roman" w:eastAsia="Calibri" w:hAnsi="Times New Roman" w:cs="Times New Roman"/>
          <w:noProof/>
        </w:rPr>
        <w:t>Paillet et al., 2018; Wessels, Freitag, &amp; Van Jaarsveld, 1999)</w:t>
      </w:r>
      <w:r w:rsidR="00D60786">
        <w:rPr>
          <w:rFonts w:ascii="Times New Roman" w:eastAsia="Calibri" w:hAnsi="Times New Roman" w:cs="Times New Roman"/>
        </w:rPr>
        <w:fldChar w:fldCharType="end"/>
      </w:r>
      <w:r w:rsidR="00E2692C">
        <w:rPr>
          <w:rFonts w:ascii="Times New Roman" w:eastAsia="Calibri" w:hAnsi="Times New Roman" w:cs="Times New Roman"/>
        </w:rPr>
        <w:t>.</w:t>
      </w:r>
      <w:r w:rsidR="006B3A65" w:rsidRPr="00C4735F">
        <w:rPr>
          <w:rFonts w:ascii="Times New Roman" w:eastAsia="Calibri" w:hAnsi="Times New Roman" w:cs="Times New Roman"/>
        </w:rPr>
        <w:t xml:space="preserve"> </w:t>
      </w:r>
      <w:r w:rsidR="00A8749F" w:rsidRPr="00C4735F">
        <w:rPr>
          <w:rFonts w:ascii="Times New Roman" w:eastAsia="Calibri" w:hAnsi="Times New Roman" w:cs="Times New Roman"/>
        </w:rPr>
        <w:t>An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683E976F"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across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{"citationItems":[{"id":"ITEM-1","itemData":{"author":[{"dropping-particle":"","family":"Wiens","given":"JA","non-dropping-particle":"","parse-names":false,"suffix":""}],"container-title":"Functional Ecology","id":"ITEM-1","issue":"4","issued":{"date-parts":[["1989"]]},"page":"385-397","title":"Spatial Scaling in Ecology","type":"article-journal","volume":"3"},"uris":["http://www.mendeley.com/documents/?uuid=f247f038-00a3-4e71-9f87-79dbd6ca2c7e"]}],"mendeley":{"formattedCitation":"(Wiens, 1989)","plainTextFormattedCitation":"(Wiens, 1989)","previouslyFormattedCitation":"(Wiens, 1989)"},"properties":{"noteIndex":0},"schema":"https://github.com/citation-style-language/schema/raw/master/csl-citation.json"}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(Wiens, 1989)</w:t>
      </w:r>
      <w:r w:rsidR="002009DC">
        <w:rPr>
          <w:rFonts w:ascii="Times New Roman" w:eastAsia="Calibri" w:hAnsi="Times New Roman" w:cs="Times New Roman"/>
        </w:rPr>
        <w:fldChar w:fldCharType="end"/>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(Kati et al., 2004)</w:t>
      </w:r>
      <w:r w:rsidR="002009DC">
        <w:rPr>
          <w:rFonts w:ascii="Times New Roman" w:eastAsia="Calibri" w:hAnsi="Times New Roman" w:cs="Times New Roman"/>
        </w:rPr>
        <w:fldChar w:fldCharType="end"/>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are typically quite short </w:t>
      </w:r>
      <w:r w:rsidR="00976B1B">
        <w:rPr>
          <w:rFonts w:ascii="Times New Roman" w:eastAsia="Calibri" w:hAnsi="Times New Roman" w:cs="Times New Roman"/>
        </w:rPr>
        <w:t>(e.g., 13 months and 1 year</w:t>
      </w:r>
      <w:r w:rsidR="00DA7749">
        <w:rPr>
          <w:rFonts w:ascii="Times New Roman" w:eastAsia="Calibri" w:hAnsi="Times New Roman" w:cs="Times New Roman"/>
        </w:rPr>
        <w:t xml:space="preserve">; </w:t>
      </w:r>
      <w:r w:rsidR="00DA7749">
        <w:rPr>
          <w:rFonts w:ascii="Times New Roman" w:eastAsia="Calibri" w:hAnsi="Times New Roman" w:cs="Times New Roman"/>
        </w:rPr>
        <w:fldChar w:fldCharType="begin" w:fldLock="1"/>
      </w:r>
      <w:r w:rsidR="00D60786">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2011)","manualFormatting":"Magierowski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DA7749">
        <w:rPr>
          <w:rFonts w:ascii="Times New Roman" w:eastAsia="Calibri" w:hAnsi="Times New Roman" w:cs="Times New Roman"/>
        </w:rPr>
        <w:fldChar w:fldCharType="separate"/>
      </w:r>
      <w:r w:rsidR="00DA7749" w:rsidRPr="00DA7749">
        <w:rPr>
          <w:rFonts w:ascii="Times New Roman" w:eastAsia="Calibri" w:hAnsi="Times New Roman" w:cs="Times New Roman"/>
          <w:noProof/>
        </w:rPr>
        <w:t>Magierowski &amp; Johnson, 2006; Rubal, Veiga, Vieira, &amp; Sousa-Pinto, 2011)</w:t>
      </w:r>
      <w:r w:rsidR="00DA7749">
        <w:rPr>
          <w:rFonts w:ascii="Times New Roman" w:eastAsia="Calibri" w:hAnsi="Times New Roman" w:cs="Times New Roman"/>
        </w:rPr>
        <w:fldChar w:fldCharType="end"/>
      </w:r>
      <w:r w:rsidR="00670678" w:rsidRPr="00C4735F">
        <w:rPr>
          <w:rFonts w:ascii="Times New Roman" w:eastAsia="Calibri" w:hAnsi="Times New Roman" w:cs="Times New Roman"/>
        </w:rPr>
        <w:t>.</w:t>
      </w:r>
      <w:r w:rsidR="00363334">
        <w:rPr>
          <w:rFonts w:ascii="Times New Roman" w:eastAsia="Calibri" w:hAnsi="Times New Roman" w:cs="Times New Roman"/>
        </w:rPr>
        <w:t xml:space="preserve"> An effective surrogate must maintain a stable relationship </w:t>
      </w:r>
      <w:r w:rsidR="00363334">
        <w:rPr>
          <w:rFonts w:ascii="Times New Roman" w:eastAsia="Calibri" w:hAnsi="Times New Roman" w:cs="Times New Roman"/>
        </w:rPr>
        <w:lastRenderedPageBreak/>
        <w:t>with the target over time because environmental conditions vary and a species’ ability to respond to this variation across time change</w:t>
      </w:r>
      <w:r w:rsidR="005405E7">
        <w:rPr>
          <w:rFonts w:ascii="Times New Roman" w:eastAsia="Calibri" w:hAnsi="Times New Roman" w:cs="Times New Roman"/>
        </w:rPr>
        <w:t>s.</w:t>
      </w:r>
      <w:r w:rsidR="00363334">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n a temperate brackish system (</w:t>
      </w:r>
      <w:proofErr w:type="spellStart"/>
      <w:r w:rsidR="00670678" w:rsidRPr="00C4735F">
        <w:rPr>
          <w:rFonts w:ascii="Times New Roman" w:eastAsia="Calibri" w:hAnsi="Times New Roman" w:cs="Times New Roman"/>
        </w:rPr>
        <w:t>Bevilacqua</w:t>
      </w:r>
      <w:proofErr w:type="spellEnd"/>
      <w:r w:rsidR="00670678" w:rsidRPr="00C4735F">
        <w:rPr>
          <w:rFonts w:ascii="Times New Roman" w:eastAsia="Calibri" w:hAnsi="Times New Roman" w:cs="Times New Roman"/>
        </w:rPr>
        <w:t xml:space="preserve"> et al., 2018).</w:t>
      </w:r>
      <w:r w:rsidR="005405E7">
        <w:rPr>
          <w:rFonts w:ascii="Times New Roman" w:eastAsia="Calibri" w:hAnsi="Times New Roman" w:cs="Times New Roman"/>
        </w:rPr>
        <w:t xml:space="preserve"> The need for more studies that investigate the effective</w:t>
      </w:r>
      <w:r w:rsidR="00EB54FD">
        <w:rPr>
          <w:rFonts w:ascii="Times New Roman" w:eastAsia="Calibri" w:hAnsi="Times New Roman" w:cs="Times New Roman"/>
        </w:rPr>
        <w:t>ne</w:t>
      </w:r>
      <w:r w:rsidR="005405E7">
        <w:rPr>
          <w:rFonts w:ascii="Times New Roman" w:eastAsia="Calibri" w:hAnsi="Times New Roman" w:cs="Times New Roman"/>
        </w:rPr>
        <w:t>ss</w:t>
      </w:r>
      <w:r w:rsidR="00EB54FD">
        <w:rPr>
          <w:rFonts w:ascii="Times New Roman" w:eastAsia="Calibri" w:hAnsi="Times New Roman" w:cs="Times New Roman"/>
        </w:rPr>
        <w:t xml:space="preserve"> </w:t>
      </w:r>
      <w:r w:rsidR="005405E7">
        <w:rPr>
          <w:rFonts w:ascii="Times New Roman" w:eastAsia="Calibri" w:hAnsi="Times New Roman" w:cs="Times New Roman"/>
        </w:rPr>
        <w:t>of surrogates over time is evident.</w:t>
      </w:r>
    </w:p>
    <w:p w14:paraId="133762FD" w14:textId="610A1389" w:rsidR="00166447" w:rsidRPr="00C4735F" w:rsidRDefault="00483DA8" w:rsidP="00C94857">
      <w:pPr>
        <w:spacing w:line="480" w:lineRule="auto"/>
        <w:ind w:firstLine="720"/>
        <w:rPr>
          <w:rFonts w:ascii="Times New Roman" w:eastAsia="Calibri" w:hAnsi="Times New Roman" w:cs="Times New Roman"/>
        </w:rPr>
      </w:pPr>
      <w:commentRangeStart w:id="1"/>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w:t>
      </w:r>
      <w:r w:rsidR="00247319">
        <w:rPr>
          <w:rFonts w:ascii="Times New Roman" w:eastAsia="Calibri" w:hAnsi="Times New Roman" w:cs="Times New Roman"/>
        </w:rPr>
        <w:t xml:space="preserve"> </w:t>
      </w:r>
      <w:r w:rsidR="00247319" w:rsidRPr="00C4735F">
        <w:rPr>
          <w:rFonts w:ascii="Times New Roman" w:eastAsia="Calibri" w:hAnsi="Times New Roman" w:cs="Times New Roman"/>
        </w:rPr>
        <w:t xml:space="preserve"> </w:t>
      </w:r>
      <w:r w:rsidR="00247319" w:rsidRPr="00C4735F">
        <w:rPr>
          <w:rFonts w:ascii="Times New Roman" w:eastAsia="Calibri" w:hAnsi="Times New Roman" w:cs="Times New Roman"/>
        </w:rPr>
        <w:fldChar w:fldCharType="begin" w:fldLock="1"/>
      </w:r>
      <w:r w:rsidR="00247319"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247319" w:rsidRPr="00C4735F">
        <w:rPr>
          <w:rFonts w:ascii="Times New Roman" w:eastAsia="Calibri" w:hAnsi="Times New Roman" w:cs="Times New Roman"/>
        </w:rPr>
        <w:fldChar w:fldCharType="separate"/>
      </w:r>
      <w:r w:rsidR="00247319" w:rsidRPr="00C4735F">
        <w:rPr>
          <w:rFonts w:ascii="Times New Roman" w:eastAsia="Calibri" w:hAnsi="Times New Roman" w:cs="Times New Roman"/>
          <w:noProof/>
        </w:rPr>
        <w:t>(Fontaine, Devillers, Peres-Neto, &amp; Johnson, 2015; Musco, Mikac, Tataranni, Giangrande, &amp; Terlizzi, 2011; Olsgard &amp; Somerfield, 2000)</w:t>
      </w:r>
      <w:r w:rsidR="00247319" w:rsidRPr="00C4735F">
        <w:rPr>
          <w:rFonts w:ascii="Times New Roman" w:eastAsia="Calibri" w:hAnsi="Times New Roman" w:cs="Times New Roman"/>
        </w:rPr>
        <w:fldChar w:fldCharType="end"/>
      </w:r>
      <w:r w:rsidR="005F4AF6" w:rsidRPr="00C4735F">
        <w:rPr>
          <w:rFonts w:ascii="Times New Roman" w:eastAsia="Calibri" w:hAnsi="Times New Roman" w:cs="Times New Roman"/>
        </w:rPr>
        <w:t xml:space="preserve">.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w:t>
      </w:r>
      <w:r w:rsidR="00E81EDF" w:rsidRPr="00C4735F">
        <w:rPr>
          <w:rFonts w:ascii="Times New Roman" w:eastAsia="Calibri" w:hAnsi="Times New Roman" w:cs="Times New Roman"/>
        </w:rPr>
        <w:t xml:space="preserve"> </w:t>
      </w:r>
      <w:r w:rsidR="003E0416">
        <w:rPr>
          <w:rFonts w:ascii="Times New Roman" w:eastAsia="Calibri" w:hAnsi="Times New Roman" w:cs="Times New Roman"/>
        </w:rPr>
        <w:t xml:space="preserve">Moreover, some species that can be recognized in the lab using morphological features or genetic markers cannot be distinguished in the field during the monitoring surveys often used by </w:t>
      </w:r>
      <w:r w:rsidR="00D16A02">
        <w:rPr>
          <w:rFonts w:ascii="Times New Roman" w:eastAsia="Calibri" w:hAnsi="Times New Roman" w:cs="Times New Roman"/>
        </w:rPr>
        <w:t>specialists</w:t>
      </w:r>
      <w:r w:rsidR="003E0416">
        <w:rPr>
          <w:rFonts w:ascii="Times New Roman" w:eastAsia="Calibri" w:hAnsi="Times New Roman" w:cs="Times New Roman"/>
        </w:rPr>
        <w:t xml:space="preserve"> to estimate species richness</w:t>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r w:rsidR="00247319">
        <w:rPr>
          <w:rFonts w:ascii="Times New Roman" w:eastAsia="Calibri" w:hAnsi="Times New Roman" w:cs="Times New Roman"/>
        </w:rPr>
        <w:t xml:space="preserve">When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 xml:space="preserve">distinguishable between taxonomic groups, studies sometimes </w:t>
      </w:r>
      <w:r w:rsidR="007C093C" w:rsidRPr="00C4735F">
        <w:rPr>
          <w:rFonts w:ascii="Times New Roman" w:eastAsia="Calibri" w:hAnsi="Times New Roman" w:cs="Times New Roman"/>
        </w:rPr>
        <w:t xml:space="preserve">use </w:t>
      </w:r>
      <w:bookmarkStart w:id="2" w:name="OLE_LINK1"/>
      <w:bookmarkStart w:id="3" w:name="OLE_LINK2"/>
      <w:r w:rsidR="00C11D4B" w:rsidRPr="00C4735F">
        <w:rPr>
          <w:rFonts w:ascii="Times New Roman" w:eastAsia="Calibri" w:hAnsi="Times New Roman" w:cs="Times New Roman"/>
        </w:rPr>
        <w:t xml:space="preserve">recognizable taxonomic units </w:t>
      </w:r>
      <w:bookmarkEnd w:id="2"/>
      <w:bookmarkEnd w:id="3"/>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commentRangeEnd w:id="1"/>
      <w:r w:rsidR="00DB04BF">
        <w:rPr>
          <w:rStyle w:val="CommentReference"/>
        </w:rPr>
        <w:commentReference w:id="1"/>
      </w:r>
    </w:p>
    <w:p w14:paraId="101CCB41" w14:textId="53BCF82A" w:rsidR="006C6ABC" w:rsidRDefault="007024AC" w:rsidP="00136DB5">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r w:rsidR="000B11BB">
        <w:rPr>
          <w:rFonts w:ascii="Times New Roman" w:eastAsia="Calibri" w:hAnsi="Times New Roman" w:cs="Times New Roman"/>
        </w:rPr>
        <w:t xml:space="preserve">overfishing </w:t>
      </w:r>
      <w:r w:rsidR="00FD6B2D">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corals","type":"article-journal","volume":"543"},"uris":["http://www.mendeley.com/documents/?uuid=cb6b79f0-c9ca-376c-a5d0-1f20285f000f"]},{"id":"ITEM-2","itemData":{"author":[{"dropping-particle":"","family":"Hughes","given":"T P","non-dropping-particle":"","parse-names":false,"suffix":""}],"container-title":"Science","id":"ITEM-2","issued":{"date-parts":[["1994"]]},"note":"Marine Reserves\nNOT IN FILE","page":"1547-1551","title":"Catastrophes, Phase Shifts, and larg-scale degradation of a Caribbean coral reef","type":"article-journal","volume":"265"},"uris":["http://www.mendeley.com/documents/?uuid=14c2f8c1-03fb-4143-82c5-3935adb2a287"]}],"mendeley":{"formattedCitation":"(T P Hughes, 1994; Terry P. Hughes et al., 2017)","plainTextFormattedCitation":"(T P Hughes, 1994; Terry P. Hughes et al., 2017)","previouslyFormattedCitation":"(Hughes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0B11BB" w:rsidRPr="000B11BB">
        <w:rPr>
          <w:rFonts w:ascii="Times New Roman" w:eastAsia="Calibri" w:hAnsi="Times New Roman" w:cs="Times New Roman"/>
          <w:noProof/>
        </w:rPr>
        <w:t>(T P Hughes, 1994; Terry P. Hughes et al., 2017)</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are </w:t>
      </w:r>
      <w:r w:rsidRPr="00C4735F">
        <w:rPr>
          <w:rFonts w:ascii="Times New Roman" w:eastAsia="Calibri" w:hAnsi="Times New Roman" w:cs="Times New Roman"/>
        </w:rPr>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most commonly measured features </w:t>
      </w:r>
      <w:r w:rsidR="003A31F1">
        <w:rPr>
          <w:rFonts w:ascii="Times New Roman" w:eastAsia="Calibri" w:hAnsi="Times New Roman" w:cs="Times New Roman"/>
        </w:rPr>
        <w:t xml:space="preserve">of coral reefs </w:t>
      </w:r>
      <w:r w:rsidR="00C94857" w:rsidRPr="00C4735F">
        <w:rPr>
          <w:rFonts w:ascii="Times New Roman" w:eastAsia="Calibri" w:hAnsi="Times New Roman" w:cs="Times New Roman"/>
        </w:rPr>
        <w:t>are hard coral cover</w:t>
      </w:r>
      <w:r w:rsidR="00C85515">
        <w:rPr>
          <w:rFonts w:ascii="Times New Roman" w:eastAsia="Calibri" w:hAnsi="Times New Roman" w:cs="Times New Roman"/>
        </w:rPr>
        <w:t xml:space="preserve"> and</w:t>
      </w:r>
      <w:r w:rsidR="009C7A31">
        <w:rPr>
          <w:rFonts w:ascii="Times New Roman" w:eastAsia="Calibri" w:hAnsi="Times New Roman" w:cs="Times New Roman"/>
        </w:rPr>
        <w:t xml:space="preserve"> </w:t>
      </w:r>
      <w:r w:rsidR="00C94857" w:rsidRPr="00C4735F">
        <w:rPr>
          <w:rFonts w:ascii="Times New Roman" w:eastAsia="Calibri" w:hAnsi="Times New Roman" w:cs="Times New Roman"/>
        </w:rPr>
        <w:t>structural complexity (rugosity)</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w:t>
      </w:r>
      <w:r w:rsidR="00C94857" w:rsidRPr="00C4735F">
        <w:rPr>
          <w:rFonts w:ascii="Times New Roman" w:eastAsia="Calibri" w:hAnsi="Times New Roman" w:cs="Times New Roman"/>
        </w:rPr>
        <w:lastRenderedPageBreak/>
        <w:t xml:space="preserve">features is widely documented because they are so frequently measured </w:t>
      </w:r>
      <w:r w:rsidR="00301B52">
        <w:rPr>
          <w:rFonts w:ascii="Times New Roman" w:eastAsia="Calibri" w:hAnsi="Times New Roman" w:cs="Times New Roman"/>
        </w:rPr>
        <w:fldChar w:fldCharType="begin" w:fldLock="1"/>
      </w:r>
      <w:r w:rsidR="00DA7749">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2010)","previouslyFormattedCitation":"(Alvarez-Filip, Carricart-Ganivet, Horta-Puga, &amp; Iglesias-Prieto, 2013; 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r w:rsidR="00512C95">
        <w:rPr>
          <w:rFonts w:ascii="Times New Roman" w:eastAsia="Calibri" w:hAnsi="Times New Roman" w:cs="Times New Roman"/>
        </w:rPr>
        <w:t>. These measures make for good surrogates</w:t>
      </w:r>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yet how effective they are over long temporal scales remains unknown. </w:t>
      </w:r>
    </w:p>
    <w:p w14:paraId="13790E6E" w14:textId="76A28C57"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hard coral cover</w:t>
      </w:r>
      <w:r w:rsidR="00C85515">
        <w:rPr>
          <w:rFonts w:ascii="Times New Roman" w:eastAsia="Calibri" w:hAnsi="Times New Roman" w:cs="Times New Roman"/>
        </w:rPr>
        <w:t xml:space="preserve"> and </w:t>
      </w:r>
      <w:r w:rsidR="00512C95">
        <w:rPr>
          <w:rFonts w:ascii="Times New Roman" w:eastAsia="Calibri" w:hAnsi="Times New Roman" w:cs="Times New Roman"/>
        </w:rPr>
        <w:t xml:space="preserve">rugosity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 xml:space="preserve">species </w:t>
      </w:r>
      <w:r w:rsidR="00C85515">
        <w:rPr>
          <w:rFonts w:ascii="Times New Roman" w:eastAsia="Calibri" w:hAnsi="Times New Roman" w:cs="Times New Roman"/>
        </w:rPr>
        <w:t>richness</w:t>
      </w:r>
      <w:r w:rsidR="00C85515" w:rsidRPr="00C4735F">
        <w:rPr>
          <w:rFonts w:ascii="Times New Roman" w:eastAsia="Calibri" w:hAnsi="Times New Roman" w:cs="Times New Roman"/>
        </w:rPr>
        <w:t xml:space="preserve"> </w:t>
      </w:r>
      <w:r w:rsidR="000B11BB">
        <w:rPr>
          <w:rFonts w:ascii="Times New Roman" w:eastAsia="Calibri" w:hAnsi="Times New Roman" w:cs="Times New Roman"/>
        </w:rPr>
        <w:t>of</w:t>
      </w:r>
      <w:r w:rsidR="000B11BB" w:rsidRPr="00C4735F">
        <w:rPr>
          <w:rFonts w:ascii="Times New Roman" w:eastAsia="Calibri" w:hAnsi="Times New Roman" w:cs="Times New Roman"/>
        </w:rPr>
        <w:t xml:space="preserve"> </w:t>
      </w:r>
      <w:r w:rsidR="00C94857" w:rsidRPr="00C4735F">
        <w:rPr>
          <w:rFonts w:ascii="Times New Roman" w:eastAsia="Calibri" w:hAnsi="Times New Roman" w:cs="Times New Roman"/>
        </w:rPr>
        <w:t>major taxonomic groups on coral reefs over time</w:t>
      </w:r>
      <w:r w:rsidR="000B11BB">
        <w:rPr>
          <w:rFonts w:ascii="Times New Roman" w:eastAsia="Calibri" w:hAnsi="Times New Roman" w:cs="Times New Roman"/>
        </w:rPr>
        <w:t xml:space="preserve"> and space</w:t>
      </w:r>
      <w:r w:rsidR="00C94857" w:rsidRPr="00C4735F">
        <w:rPr>
          <w:rFonts w:ascii="Times New Roman" w:eastAsia="Calibri" w:hAnsi="Times New Roman" w:cs="Times New Roman"/>
        </w:rPr>
        <w:t>.</w:t>
      </w:r>
      <w:r w:rsidR="006C6ABC">
        <w:rPr>
          <w:rFonts w:ascii="Times New Roman" w:eastAsia="Calibri" w:hAnsi="Times New Roman" w:cs="Times New Roman"/>
        </w:rPr>
        <w:t xml:space="preserve"> </w:t>
      </w:r>
      <w:r w:rsidR="00C85515">
        <w:rPr>
          <w:rFonts w:ascii="Times New Roman" w:eastAsia="Calibri" w:hAnsi="Times New Roman" w:cs="Times New Roman"/>
        </w:rPr>
        <w:t xml:space="preserve">Percent sponge cover is also included as a candidate surrogate because sponges also play a dominant role in the benthic composition of the reef and contribute to the reef’s three-dimensional structure. </w:t>
      </w:r>
      <w:r w:rsidR="006C6ABC">
        <w:rPr>
          <w:rFonts w:ascii="Times New Roman" w:eastAsia="Calibri" w:hAnsi="Times New Roman" w:cs="Times New Roman"/>
        </w:rPr>
        <w:t xml:space="preserve">Specifically, </w:t>
      </w:r>
      <w:r w:rsidR="00C94857" w:rsidRPr="00C4735F">
        <w:rPr>
          <w:rFonts w:ascii="Times New Roman" w:eastAsia="Calibri" w:hAnsi="Times New Roman" w:cs="Times New Roman"/>
        </w:rPr>
        <w:t xml:space="preserve">I use percent </w:t>
      </w:r>
      <w:r w:rsidR="009C7A31">
        <w:rPr>
          <w:rFonts w:ascii="Times New Roman" w:eastAsia="Calibri" w:hAnsi="Times New Roman" w:cs="Times New Roman"/>
        </w:rPr>
        <w:t>hard coral cover</w:t>
      </w:r>
      <w:r w:rsidR="00DB04BF">
        <w:rPr>
          <w:rFonts w:ascii="Times New Roman" w:eastAsia="Calibri" w:hAnsi="Times New Roman" w:cs="Times New Roman"/>
        </w:rPr>
        <w:t>, percent sponge cover,</w:t>
      </w:r>
      <w:r w:rsidR="009900E1">
        <w:rPr>
          <w:rFonts w:ascii="Times New Roman" w:eastAsia="Calibri" w:hAnsi="Times New Roman" w:cs="Times New Roman"/>
        </w:rPr>
        <w:t xml:space="preserve"> and</w:t>
      </w:r>
      <w:r w:rsidR="009C7A31">
        <w:rPr>
          <w:rFonts w:ascii="Times New Roman" w:eastAsia="Calibri" w:hAnsi="Times New Roman" w:cs="Times New Roman"/>
        </w:rPr>
        <w:t xml:space="preserve"> rugosity</w:t>
      </w:r>
      <w:r w:rsidR="009900E1">
        <w:rPr>
          <w:rFonts w:ascii="Times New Roman" w:eastAsia="Calibri" w:hAnsi="Times New Roman" w:cs="Times New Roman"/>
        </w:rPr>
        <w:t xml:space="preserve"> as landscape feature surrogates</w:t>
      </w:r>
      <w:r w:rsidR="00C94857" w:rsidRPr="00C4735F">
        <w:rPr>
          <w:rFonts w:ascii="Times New Roman" w:eastAsia="Calibri" w:hAnsi="Times New Roman" w:cs="Times New Roman"/>
        </w:rPr>
        <w:t xml:space="preserve"> to predict species richness of corals, fishes</w:t>
      </w:r>
      <w:r w:rsidR="00DB04BF">
        <w:rPr>
          <w:rFonts w:ascii="Times New Roman" w:eastAsia="Calibri" w:hAnsi="Times New Roman" w:cs="Times New Roman"/>
        </w:rPr>
        <w:t xml:space="preserve">, </w:t>
      </w:r>
      <w:r w:rsidR="00C94857" w:rsidRPr="00C4735F">
        <w:rPr>
          <w:rFonts w:ascii="Times New Roman" w:eastAsia="Calibri" w:hAnsi="Times New Roman" w:cs="Times New Roman"/>
        </w:rPr>
        <w:t>sponges</w:t>
      </w:r>
      <w:r w:rsidR="00DB04BF">
        <w:rPr>
          <w:rFonts w:ascii="Times New Roman" w:eastAsia="Calibri" w:hAnsi="Times New Roman" w:cs="Times New Roman"/>
        </w:rPr>
        <w:t>, and combined richness</w:t>
      </w:r>
      <w:r w:rsidR="00C85515">
        <w:rPr>
          <w:rFonts w:ascii="Times New Roman" w:eastAsia="Calibri" w:hAnsi="Times New Roman" w:cs="Times New Roman"/>
        </w:rPr>
        <w:t xml:space="preserve"> (</w:t>
      </w:r>
      <w:r w:rsidR="00DB04BF">
        <w:rPr>
          <w:rFonts w:ascii="Times New Roman" w:eastAsia="Calibri" w:hAnsi="Times New Roman" w:cs="Times New Roman"/>
        </w:rPr>
        <w:t>as the sum of richness across these three groups</w:t>
      </w:r>
      <w:r w:rsidR="00C85515">
        <w:rPr>
          <w:rFonts w:ascii="Times New Roman" w:eastAsia="Calibri" w:hAnsi="Times New Roman" w:cs="Times New Roman"/>
        </w:rPr>
        <w:t>)</w:t>
      </w:r>
      <w:r w:rsidR="00C94857" w:rsidRPr="00C4735F">
        <w:rPr>
          <w:rFonts w:ascii="Times New Roman" w:eastAsia="Calibri" w:hAnsi="Times New Roman" w:cs="Times New Roman"/>
        </w:rPr>
        <w:t xml:space="preserve"> using </w:t>
      </w:r>
      <w:r w:rsidR="000B11BB">
        <w:rPr>
          <w:rFonts w:ascii="Times New Roman" w:eastAsia="Calibri" w:hAnsi="Times New Roman" w:cs="Times New Roman"/>
        </w:rPr>
        <w:t xml:space="preserve">27 years of </w:t>
      </w:r>
      <w:r w:rsidR="00C94857" w:rsidRPr="00C4735F">
        <w:rPr>
          <w:rFonts w:ascii="Times New Roman" w:eastAsia="Calibri" w:hAnsi="Times New Roman" w:cs="Times New Roman"/>
        </w:rPr>
        <w:t xml:space="preserve">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Reef fishes, hard corals (</w:t>
      </w:r>
      <w:proofErr w:type="spellStart"/>
      <w:r w:rsidR="00C94857" w:rsidRPr="00C4735F">
        <w:rPr>
          <w:rFonts w:ascii="Times New Roman" w:eastAsia="Calibri" w:hAnsi="Times New Roman" w:cs="Times New Roman"/>
        </w:rPr>
        <w:t>Scleractinia</w:t>
      </w:r>
      <w:proofErr w:type="spellEnd"/>
      <w:r w:rsidR="00C94857" w:rsidRPr="00C4735F">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Start w:id="4"/>
      <w:r w:rsidR="00C94857" w:rsidRPr="00C4735F">
        <w:rPr>
          <w:rFonts w:ascii="Times New Roman" w:eastAsia="Calibri" w:hAnsi="Times New Roman" w:cs="Times New Roman"/>
        </w:rPr>
        <w:t>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w:t>
      </w:r>
      <w:r w:rsidR="00107A98">
        <w:rPr>
          <w:rFonts w:ascii="Times New Roman" w:eastAsia="Calibri" w:hAnsi="Times New Roman" w:cs="Times New Roman"/>
        </w:rPr>
        <w:t xml:space="preserve"> predicting</w:t>
      </w:r>
      <w:r w:rsidR="00C94857" w:rsidRPr="00C4735F">
        <w:rPr>
          <w:rFonts w:ascii="Times New Roman" w:eastAsia="Calibri" w:hAnsi="Times New Roman" w:cs="Times New Roman"/>
        </w:rPr>
        <w:t xml:space="preserve">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107A98">
        <w:rPr>
          <w:rFonts w:ascii="Times New Roman" w:eastAsia="Calibri" w:hAnsi="Times New Roman" w:cs="Times New Roman"/>
        </w:rPr>
        <w:t>;</w:t>
      </w:r>
      <w:r w:rsidR="00C94857" w:rsidRPr="00C4735F">
        <w:rPr>
          <w:rFonts w:ascii="Times New Roman" w:eastAsia="Calibri" w:hAnsi="Times New Roman" w:cs="Times New Roman"/>
        </w:rPr>
        <w:t xml:space="preserve"> </w:t>
      </w:r>
      <w:r w:rsidR="00107A98">
        <w:rPr>
          <w:rFonts w:ascii="Times New Roman" w:eastAsia="Calibri" w:hAnsi="Times New Roman" w:cs="Times New Roman"/>
        </w:rPr>
        <w:t xml:space="preserve">this inverse relationship is </w:t>
      </w:r>
      <w:r w:rsidR="00C94857" w:rsidRPr="00C4735F">
        <w:rPr>
          <w:rFonts w:ascii="Times New Roman" w:eastAsia="Calibri" w:hAnsi="Times New Roman" w:cs="Times New Roman"/>
        </w:rPr>
        <w:t>most likely due to  competitive interactions between sponges and corals.</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Coral cover is often positively associated with fish species richness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likely because </w:t>
      </w:r>
      <w:r w:rsidR="00C4735F" w:rsidRPr="00C4735F">
        <w:rPr>
          <w:rFonts w:ascii="Times New Roman" w:eastAsia="Calibri" w:hAnsi="Times New Roman" w:cs="Times New Roman"/>
        </w:rPr>
        <w:t xml:space="preserve">corals provide fish with food (directly in the case of </w:t>
      </w:r>
      <w:proofErr w:type="spellStart"/>
      <w:r w:rsidR="00C4735F" w:rsidRPr="00C4735F">
        <w:rPr>
          <w:rFonts w:ascii="Times New Roman" w:eastAsia="Calibri" w:hAnsi="Times New Roman" w:cs="Times New Roman"/>
        </w:rPr>
        <w:t>corallivores</w:t>
      </w:r>
      <w:proofErr w:type="spellEnd"/>
      <w:r w:rsidR="00C4735F" w:rsidRPr="00C4735F">
        <w:rPr>
          <w:rFonts w:ascii="Times New Roman" w:eastAsia="Calibri" w:hAnsi="Times New Roman" w:cs="Times New Roman"/>
        </w:rPr>
        <w:t xml:space="preserve"> and indirectly by providing habitat for prey) and </w:t>
      </w:r>
      <w:r w:rsidR="00C4735F" w:rsidRPr="00C4735F">
        <w:rPr>
          <w:rFonts w:ascii="Times New Roman" w:eastAsia="Calibri" w:hAnsi="Times New Roman" w:cs="Times New Roman"/>
        </w:rPr>
        <w:lastRenderedPageBreak/>
        <w:t>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coral species richness because a greater </w:t>
      </w:r>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of coral species should increase the </w:t>
      </w:r>
      <w:r w:rsidR="00D8511D">
        <w:rPr>
          <w:rFonts w:ascii="Times New Roman" w:eastAsia="Calibri" w:hAnsi="Times New Roman" w:cs="Times New Roman"/>
        </w:rPr>
        <w:t>number</w:t>
      </w:r>
      <w:r w:rsidR="00C94857" w:rsidRPr="00C4735F">
        <w:rPr>
          <w:rFonts w:ascii="Times New Roman" w:eastAsia="Calibri" w:hAnsi="Times New Roman" w:cs="Times New Roman"/>
        </w:rPr>
        <w:t xml:space="preserve"> of coral morphological types and increase rugosity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End w:id="4"/>
      <w:r w:rsidR="000B11BB">
        <w:rPr>
          <w:rStyle w:val="CommentReference"/>
        </w:rPr>
        <w:commentReference w:id="4"/>
      </w:r>
    </w:p>
    <w:p w14:paraId="43750421" w14:textId="4A0163D9" w:rsidR="000560AF" w:rsidRPr="00C4735F" w:rsidRDefault="00C85515" w:rsidP="00C94857">
      <w:pPr>
        <w:pStyle w:val="Heading1"/>
      </w:pPr>
      <w:ins w:id="5" w:author="Nicole" w:date="2019-05-24T20:39:00Z">
        <w:r>
          <w:br w:type="column"/>
        </w:r>
      </w:ins>
      <w:r w:rsidR="000560AF" w:rsidRPr="00C4735F">
        <w:lastRenderedPageBreak/>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27874D9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2622E4">
        <w:rPr>
          <w:rFonts w:ascii="Times New Roman" w:eastAsia="Calibri" w:hAnsi="Times New Roman" w:cs="Times New Roman"/>
        </w:rPr>
        <w:t>8</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2014 at Pelican </w:t>
      </w:r>
      <w:proofErr w:type="spellStart"/>
      <w:r w:rsidR="001C59C7" w:rsidRPr="00242217">
        <w:rPr>
          <w:rFonts w:ascii="Times New Roman" w:eastAsia="Calibri" w:hAnsi="Times New Roman" w:cs="Times New Roman"/>
        </w:rPr>
        <w:t>Ghut</w:t>
      </w:r>
      <w:proofErr w:type="spellEnd"/>
      <w:r w:rsidR="002622E4">
        <w:rPr>
          <w:rFonts w:ascii="Times New Roman" w:eastAsia="Calibri" w:hAnsi="Times New Roman" w:cs="Times New Roman"/>
        </w:rPr>
        <w:t xml:space="preserve">, or in 2017 at Bigelow Beach and Pelican </w:t>
      </w:r>
      <w:proofErr w:type="spellStart"/>
      <w:r w:rsidR="002622E4">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95947F0"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 xml:space="preserve">using </w:t>
      </w:r>
      <w:commentRangeStart w:id="6"/>
      <w:r w:rsidR="000454EC" w:rsidRPr="00242217">
        <w:rPr>
          <w:rFonts w:ascii="Times New Roman" w:hAnsi="Times New Roman" w:cs="Times New Roman"/>
        </w:rPr>
        <w:t>well-established methods</w:t>
      </w:r>
      <w:r w:rsidR="00C8570D" w:rsidRPr="00242217">
        <w:rPr>
          <w:rFonts w:ascii="Times New Roman" w:hAnsi="Times New Roman" w:cs="Times New Roman"/>
        </w:rPr>
        <w:t xml:space="preserve"> </w:t>
      </w:r>
      <w:commentRangeEnd w:id="6"/>
      <w:r w:rsidR="002935DF">
        <w:rPr>
          <w:rStyle w:val="CommentReference"/>
        </w:rPr>
        <w:commentReference w:id="6"/>
      </w:r>
      <w:r w:rsidR="00C8570D" w:rsidRPr="00242217">
        <w:rPr>
          <w:rFonts w:ascii="Times New Roman" w:hAnsi="Times New Roman" w:cs="Times New Roman"/>
        </w:rPr>
        <w:t>(Fig.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242217">
        <w:rPr>
          <w:rFonts w:ascii="Times New Roman" w:hAnsi="Times New Roman" w:cs="Times New Roman"/>
        </w:rPr>
        <w:t>Scombridae</w:t>
      </w:r>
      <w:proofErr w:type="spellEnd"/>
      <w:r w:rsidR="006265F1" w:rsidRPr="00242217">
        <w:rPr>
          <w:rFonts w:ascii="Times New Roman" w:hAnsi="Times New Roman" w:cs="Times New Roman"/>
        </w:rPr>
        <w:t>)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w:t>
      </w:r>
      <w:r w:rsidR="006265F1" w:rsidRPr="00242217">
        <w:rPr>
          <w:rFonts w:ascii="Times New Roman" w:hAnsi="Times New Roman" w:cs="Times New Roman"/>
        </w:rPr>
        <w:lastRenderedPageBreak/>
        <w:t xml:space="preserve">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xml:space="preserve">. </w:t>
      </w:r>
      <w:r w:rsidR="002935DF">
        <w:rPr>
          <w:rFonts w:ascii="Times New Roman" w:hAnsi="Times New Roman" w:cs="Times New Roman"/>
        </w:rPr>
        <w:t>We</w:t>
      </w:r>
      <w:r w:rsidR="006265F1" w:rsidRPr="00C4735F">
        <w:rPr>
          <w:rFonts w:ascii="Times New Roman" w:hAnsi="Times New Roman" w:cs="Times New Roman"/>
        </w:rPr>
        <w:t xml:space="preserve"> used the linear point-intercept method </w:t>
      </w:r>
      <w:r w:rsidR="002935DF">
        <w:rPr>
          <w:rFonts w:ascii="Times New Roman" w:hAnsi="Times New Roman" w:cs="Times New Roman"/>
        </w:rPr>
        <w:t>to</w:t>
      </w:r>
      <w:r w:rsidR="002935DF" w:rsidRPr="00C4735F">
        <w:rPr>
          <w:rFonts w:ascii="Times New Roman" w:hAnsi="Times New Roman" w:cs="Times New Roman"/>
        </w:rPr>
        <w:t xml:space="preserve"> </w:t>
      </w:r>
      <w:r w:rsidR="006265F1" w:rsidRPr="00C4735F">
        <w:rPr>
          <w:rFonts w:ascii="Times New Roman" w:hAnsi="Times New Roman" w:cs="Times New Roman"/>
        </w:rPr>
        <w:t>record</w:t>
      </w:r>
      <w:r w:rsidR="006265F1" w:rsidRPr="00242217">
        <w:rPr>
          <w:rFonts w:ascii="Times New Roman" w:hAnsi="Times New Roman" w:cs="Times New Roman"/>
        </w:rPr>
        <w:t xml:space="preserve"> the substrate</w:t>
      </w:r>
      <w:r w:rsidR="002935DF">
        <w:rPr>
          <w:rFonts w:ascii="Times New Roman" w:hAnsi="Times New Roman" w:cs="Times New Roman"/>
        </w:rPr>
        <w:t xml:space="preserve">, </w:t>
      </w:r>
      <w:r w:rsidR="006759D4">
        <w:rPr>
          <w:rFonts w:ascii="Times New Roman" w:hAnsi="Times New Roman" w:cs="Times New Roman"/>
        </w:rPr>
        <w:t xml:space="preserve">sponge, </w:t>
      </w:r>
      <w:r w:rsidR="006265F1" w:rsidRPr="00242217">
        <w:rPr>
          <w:rFonts w:ascii="Times New Roman" w:hAnsi="Times New Roman" w:cs="Times New Roman"/>
        </w:rPr>
        <w:t>or coral</w:t>
      </w:r>
      <w:r w:rsidR="006759D4">
        <w:rPr>
          <w:rFonts w:ascii="Times New Roman" w:hAnsi="Times New Roman" w:cs="Times New Roman"/>
        </w:rPr>
        <w:t xml:space="preserve"> (identified to the finest taxonomic resolution)</w:t>
      </w:r>
      <w:r w:rsidR="006759D4" w:rsidRPr="00242217">
        <w:rPr>
          <w:rFonts w:ascii="Times New Roman" w:hAnsi="Times New Roman" w:cs="Times New Roman"/>
        </w:rPr>
        <w:t xml:space="preserve"> </w:t>
      </w:r>
      <w:r w:rsidR="006265F1" w:rsidRPr="00242217">
        <w:rPr>
          <w:rFonts w:ascii="Times New Roman" w:hAnsi="Times New Roman" w:cs="Times New Roman"/>
        </w:rPr>
        <w:t>every 0.25 m along the 30-m transect.</w:t>
      </w:r>
      <w:r w:rsidR="00C8570D" w:rsidRPr="00242217">
        <w:rPr>
          <w:rFonts w:ascii="Times New Roman" w:hAnsi="Times New Roman" w:cs="Times New Roman"/>
        </w:rPr>
        <w:t xml:space="preserve"> </w:t>
      </w:r>
      <w:r w:rsidR="000560AF" w:rsidRPr="00C4735F">
        <w:rPr>
          <w:rFonts w:ascii="Times New Roman" w:hAnsi="Times New Roman" w:cs="Times New Roman"/>
        </w:rPr>
        <w:t xml:space="preserve">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w:t>
      </w:r>
      <w:r w:rsidR="006759D4">
        <w:rPr>
          <w:rFonts w:ascii="Times New Roman" w:hAnsi="Times New Roman" w:cs="Times New Roman"/>
        </w:rPr>
        <w:t xml:space="preserve">coral </w:t>
      </w:r>
      <w:r w:rsidR="000560AF" w:rsidRPr="00242217">
        <w:rPr>
          <w:rFonts w:ascii="Times New Roman" w:hAnsi="Times New Roman" w:cs="Times New Roman"/>
        </w:rPr>
        <w:t>percent cover</w:t>
      </w:r>
      <w:r w:rsidR="006759D4">
        <w:rPr>
          <w:rFonts w:ascii="Times New Roman" w:hAnsi="Times New Roman" w:cs="Times New Roman"/>
        </w:rPr>
        <w:t xml:space="preserve"> and sponge percent cover</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 xml:space="preserve">in which any sponge that intercepted </w:t>
      </w:r>
      <w:proofErr w:type="gramStart"/>
      <w:r w:rsidR="00C8570D" w:rsidRPr="00242217">
        <w:rPr>
          <w:rFonts w:ascii="Times New Roman" w:hAnsi="Times New Roman" w:cs="Times New Roman"/>
        </w:rPr>
        <w:t>the transect</w:t>
      </w:r>
      <w:proofErr w:type="gramEnd"/>
      <w:r w:rsidR="00C8570D" w:rsidRPr="00242217">
        <w:rPr>
          <w:rFonts w:ascii="Times New Roman" w:hAnsi="Times New Roman" w:cs="Times New Roman"/>
        </w:rPr>
        <w:t xml:space="preserve"> was recorded</w:t>
      </w:r>
      <w:r w:rsidR="006759D4">
        <w:rPr>
          <w:rFonts w:ascii="Times New Roman" w:hAnsi="Times New Roman" w:cs="Times New Roman"/>
        </w:rPr>
        <w:t xml:space="preserve"> and identified to the finest taxonomic resolution</w:t>
      </w:r>
      <w:r w:rsidR="00C8570D" w:rsidRPr="00242217">
        <w:rPr>
          <w:rFonts w:ascii="Times New Roman" w:hAnsi="Times New Roman" w:cs="Times New Roman"/>
        </w:rPr>
        <w:t xml:space="preserve">. </w:t>
      </w:r>
    </w:p>
    <w:p w14:paraId="1AA4AFC3" w14:textId="4FF7E93C" w:rsidR="00584F78"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 xml:space="preserve">but new observers’ species identifications and counts were </w:t>
      </w:r>
      <w:proofErr w:type="spellStart"/>
      <w:r w:rsidR="00584F78" w:rsidRPr="00242217">
        <w:rPr>
          <w:rFonts w:ascii="Times New Roman" w:hAnsi="Times New Roman" w:cs="Times New Roman"/>
        </w:rPr>
        <w:t>intercalibrated</w:t>
      </w:r>
      <w:proofErr w:type="spellEnd"/>
      <w:r w:rsidR="00584F78" w:rsidRPr="00242217">
        <w:rPr>
          <w:rFonts w:ascii="Times New Roman" w:hAnsi="Times New Roman" w:cs="Times New Roman"/>
        </w:rPr>
        <w:t xml:space="preserve">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4E3D2906" w14:textId="5D05B6B3" w:rsidR="00D26FE7" w:rsidRPr="00D26FE7" w:rsidRDefault="00D9529F" w:rsidP="00DB04BF">
      <w:pPr>
        <w:spacing w:line="480" w:lineRule="auto"/>
        <w:ind w:firstLine="720"/>
        <w:rPr>
          <w:rFonts w:ascii="Times New Roman" w:eastAsia="Calibri" w:hAnsi="Times New Roman" w:cs="Times New Roman"/>
        </w:rPr>
      </w:pPr>
      <w:r>
        <w:rPr>
          <w:rFonts w:ascii="Times New Roman" w:eastAsia="Calibri" w:hAnsi="Times New Roman" w:cs="Times New Roman"/>
        </w:rPr>
        <w:t xml:space="preserve">Rugosity was </w:t>
      </w:r>
      <w:r w:rsidRPr="00D26FE7">
        <w:rPr>
          <w:rFonts w:ascii="Times New Roman" w:eastAsia="Calibri" w:hAnsi="Times New Roman" w:cs="Times New Roman"/>
        </w:rPr>
        <w:t xml:space="preserve">measured </w:t>
      </w:r>
      <w:r w:rsidR="00C62E71">
        <w:rPr>
          <w:rFonts w:ascii="Times New Roman" w:eastAsia="Calibri" w:hAnsi="Times New Roman" w:cs="Times New Roman"/>
        </w:rPr>
        <w:t xml:space="preserve">as a proxy for three-dimensional structural complexity </w:t>
      </w:r>
      <w:r w:rsidRPr="00D26FE7">
        <w:rPr>
          <w:rFonts w:ascii="Times New Roman" w:eastAsia="Calibri" w:hAnsi="Times New Roman" w:cs="Times New Roman"/>
        </w:rPr>
        <w:t>using the</w:t>
      </w:r>
      <w:r w:rsidR="006759D4">
        <w:rPr>
          <w:rFonts w:ascii="Times New Roman" w:eastAsia="Calibri" w:hAnsi="Times New Roman" w:cs="Times New Roman"/>
        </w:rPr>
        <w:t xml:space="preserve"> consecutive </w:t>
      </w:r>
      <w:r w:rsidRPr="00D26FE7">
        <w:rPr>
          <w:rFonts w:ascii="Times New Roman" w:eastAsia="Calibri" w:hAnsi="Times New Roman" w:cs="Times New Roman"/>
        </w:rPr>
        <w:t>height difference method, where a diver records the difference between the top of a meter stick</w:t>
      </w:r>
      <w:r w:rsidRPr="006779ED">
        <w:rPr>
          <w:rFonts w:ascii="Times New Roman" w:eastAsia="Calibri" w:hAnsi="Times New Roman" w:cs="Times New Roman"/>
        </w:rPr>
        <w:t xml:space="preserve"> and the top of the reef </w:t>
      </w:r>
      <w:commentRangeStart w:id="7"/>
      <w:r w:rsidRPr="006779ED">
        <w:rPr>
          <w:rFonts w:ascii="Times New Roman" w:eastAsia="Calibri" w:hAnsi="Times New Roman" w:cs="Times New Roman"/>
        </w:rPr>
        <w:t xml:space="preserve">at </w:t>
      </w:r>
      <w:r w:rsidR="006759D4">
        <w:rPr>
          <w:rFonts w:ascii="Times New Roman" w:eastAsia="Calibri" w:hAnsi="Times New Roman" w:cs="Times New Roman"/>
        </w:rPr>
        <w:t>50 cm intervals</w:t>
      </w:r>
      <w:r w:rsidRPr="006779ED">
        <w:rPr>
          <w:rFonts w:ascii="Times New Roman" w:eastAsia="Calibri" w:hAnsi="Times New Roman" w:cs="Times New Roman"/>
        </w:rPr>
        <w:t xml:space="preserve"> </w:t>
      </w:r>
      <w:commentRangeEnd w:id="7"/>
      <w:r w:rsidR="00C62E71">
        <w:rPr>
          <w:rStyle w:val="CommentReference"/>
        </w:rPr>
        <w:commentReference w:id="7"/>
      </w:r>
      <w:r w:rsidRPr="006779ED">
        <w:rPr>
          <w:rFonts w:ascii="Times New Roman" w:eastAsia="Calibri" w:hAnsi="Times New Roman" w:cs="Times New Roman"/>
        </w:rPr>
        <w:t xml:space="preserve">along </w:t>
      </w:r>
      <w:r w:rsidR="006759D4">
        <w:rPr>
          <w:rFonts w:ascii="Times New Roman" w:eastAsia="Calibri" w:hAnsi="Times New Roman" w:cs="Times New Roman"/>
        </w:rPr>
        <w:t>each transect</w:t>
      </w:r>
      <w:r w:rsidRPr="006779ED">
        <w:rPr>
          <w:rFonts w:ascii="Times New Roman" w:eastAsia="Calibri" w:hAnsi="Times New Roman" w:cs="Times New Roman"/>
        </w:rPr>
        <w:t xml:space="preserve"> and uses these points to calculate a rugosity index</w:t>
      </w:r>
      <w:r w:rsidR="009900E1" w:rsidRPr="006779ED">
        <w:rPr>
          <w:rFonts w:ascii="Times New Roman" w:eastAsia="Calibri" w:hAnsi="Times New Roman" w:cs="Times New Roman"/>
        </w:rPr>
        <w:t>.</w:t>
      </w:r>
    </w:p>
    <w:p w14:paraId="0CDC0C34" w14:textId="0630ECE9" w:rsidR="009F1381" w:rsidRPr="00C85515" w:rsidRDefault="009F1381" w:rsidP="00D26FE7">
      <w:pPr>
        <w:spacing w:line="480" w:lineRule="auto"/>
        <w:rPr>
          <w:rFonts w:ascii="Times New Roman" w:hAnsi="Times New Roman" w:cs="Times New Roman"/>
          <w:i/>
        </w:rPr>
      </w:pPr>
      <w:commentRangeStart w:id="8"/>
      <w:r w:rsidRPr="00C85515">
        <w:rPr>
          <w:rFonts w:ascii="Times New Roman" w:hAnsi="Times New Roman" w:cs="Times New Roman"/>
          <w:i/>
        </w:rPr>
        <w:t>Recognizable taxonomic units</w:t>
      </w:r>
    </w:p>
    <w:p w14:paraId="1D74B942" w14:textId="4D41669A" w:rsidR="00DB04BF" w:rsidRPr="00C85515" w:rsidRDefault="007175A5" w:rsidP="00C85515">
      <w:pPr>
        <w:pStyle w:val="Heading2"/>
        <w:ind w:firstLine="720"/>
        <w:rPr>
          <w:i w:val="0"/>
        </w:rPr>
      </w:pPr>
      <w:r w:rsidRPr="00C85515">
        <w:rPr>
          <w:i w:val="0"/>
        </w:rPr>
        <w:t>F</w:t>
      </w:r>
      <w:r w:rsidR="003A3E52" w:rsidRPr="00C85515">
        <w:rPr>
          <w:i w:val="0"/>
        </w:rPr>
        <w:t xml:space="preserve">ish, corals and sponges were </w:t>
      </w:r>
      <w:r w:rsidR="000560AF" w:rsidRPr="00C85515">
        <w:rPr>
          <w:i w:val="0"/>
        </w:rPr>
        <w:t xml:space="preserve">identified </w:t>
      </w:r>
      <w:r w:rsidRPr="00C85515">
        <w:rPr>
          <w:i w:val="0"/>
        </w:rPr>
        <w:t xml:space="preserve">to the most specific taxonomic group possible </w:t>
      </w:r>
      <w:r w:rsidR="000560AF" w:rsidRPr="00C85515">
        <w:rPr>
          <w:i w:val="0"/>
        </w:rPr>
        <w:t xml:space="preserve">in the field. </w:t>
      </w:r>
      <w:r w:rsidR="005B1018" w:rsidRPr="00C85515">
        <w:rPr>
          <w:i w:val="0"/>
        </w:rPr>
        <w:t>A</w:t>
      </w:r>
      <w:r w:rsidR="00CF5CC7" w:rsidRPr="00C85515">
        <w:rPr>
          <w:i w:val="0"/>
        </w:rPr>
        <w:t xml:space="preserve">ll fish were identified to species, </w:t>
      </w:r>
      <w:r w:rsidRPr="00C85515">
        <w:rPr>
          <w:i w:val="0"/>
        </w:rPr>
        <w:t xml:space="preserve">while </w:t>
      </w:r>
      <w:r w:rsidR="003A3E52" w:rsidRPr="00C85515">
        <w:rPr>
          <w:i w:val="0"/>
        </w:rPr>
        <w:t xml:space="preserve">corals and sponges were </w:t>
      </w:r>
      <w:r w:rsidR="008667D6" w:rsidRPr="00C85515">
        <w:rPr>
          <w:i w:val="0"/>
        </w:rPr>
        <w:t>identified as</w:t>
      </w:r>
      <w:r w:rsidR="003A3E52" w:rsidRPr="00C85515">
        <w:rPr>
          <w:i w:val="0"/>
        </w:rPr>
        <w:t xml:space="preserve"> multi-species RTU</w:t>
      </w:r>
      <w:r w:rsidR="008667D6" w:rsidRPr="00C85515">
        <w:rPr>
          <w:i w:val="0"/>
        </w:rPr>
        <w:t>’</w:t>
      </w:r>
      <w:r w:rsidR="0089444B" w:rsidRPr="00C85515">
        <w:rPr>
          <w:i w:val="0"/>
        </w:rPr>
        <w:t>s</w:t>
      </w:r>
      <w:r w:rsidR="003A3E52" w:rsidRPr="00C85515">
        <w:rPr>
          <w:i w:val="0"/>
        </w:rPr>
        <w:t xml:space="preserve"> </w:t>
      </w:r>
      <w:r w:rsidR="0089444B" w:rsidRPr="00C85515">
        <w:rPr>
          <w:i w:val="0"/>
        </w:rPr>
        <w:fldChar w:fldCharType="begin" w:fldLock="1"/>
      </w:r>
      <w:r w:rsidR="00CC54A8" w:rsidRPr="00C85515">
        <w:rPr>
          <w:i w:val="0"/>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85515">
        <w:rPr>
          <w:i w:val="0"/>
        </w:rPr>
        <w:fldChar w:fldCharType="separate"/>
      </w:r>
      <w:r w:rsidR="0089444B" w:rsidRPr="00C85515">
        <w:rPr>
          <w:i w:val="0"/>
          <w:noProof/>
        </w:rPr>
        <w:t>(D. Ward &amp; Stanley, 2004)</w:t>
      </w:r>
      <w:r w:rsidR="0089444B" w:rsidRPr="00C85515">
        <w:rPr>
          <w:i w:val="0"/>
        </w:rPr>
        <w:fldChar w:fldCharType="end"/>
      </w:r>
      <w:r w:rsidR="005B1018" w:rsidRPr="00C85515">
        <w:rPr>
          <w:i w:val="0"/>
        </w:rPr>
        <w:t xml:space="preserve"> </w:t>
      </w:r>
      <w:r w:rsidR="003A3E52" w:rsidRPr="00C85515">
        <w:rPr>
          <w:i w:val="0"/>
        </w:rPr>
        <w:t xml:space="preserve">rather than species </w:t>
      </w:r>
      <w:r w:rsidR="00A033FB" w:rsidRPr="00C85515">
        <w:rPr>
          <w:i w:val="0"/>
        </w:rPr>
        <w:t>for the following reasons</w:t>
      </w:r>
      <w:r w:rsidR="000560AF" w:rsidRPr="00C85515">
        <w:rPr>
          <w:i w:val="0"/>
        </w:rPr>
        <w:t xml:space="preserve">: </w:t>
      </w:r>
      <w:r w:rsidR="00A033FB" w:rsidRPr="00C85515">
        <w:rPr>
          <w:i w:val="0"/>
        </w:rPr>
        <w:t xml:space="preserve">(1) </w:t>
      </w:r>
      <w:r w:rsidR="00397CE8" w:rsidRPr="00C85515">
        <w:rPr>
          <w:i w:val="0"/>
        </w:rPr>
        <w:t>taxonomists reassigned</w:t>
      </w:r>
      <w:r w:rsidR="000560AF" w:rsidRPr="00C85515">
        <w:rPr>
          <w:i w:val="0"/>
        </w:rPr>
        <w:t xml:space="preserve"> taxa thought to be different species to the same species after the study began, </w:t>
      </w:r>
      <w:r w:rsidR="00A033FB" w:rsidRPr="00C85515">
        <w:rPr>
          <w:i w:val="0"/>
        </w:rPr>
        <w:t xml:space="preserve">(2) </w:t>
      </w:r>
      <w:r w:rsidR="000560AF" w:rsidRPr="00C85515">
        <w:rPr>
          <w:i w:val="0"/>
        </w:rPr>
        <w:t xml:space="preserve">taxonomists divided a single species into multiple </w:t>
      </w:r>
      <w:r w:rsidR="003A3E52" w:rsidRPr="00C85515">
        <w:rPr>
          <w:i w:val="0"/>
        </w:rPr>
        <w:t xml:space="preserve">species </w:t>
      </w:r>
      <w:r w:rsidR="000560AF" w:rsidRPr="00C85515">
        <w:rPr>
          <w:i w:val="0"/>
        </w:rPr>
        <w:t>after the study began</w:t>
      </w:r>
      <w:r w:rsidR="00A033FB" w:rsidRPr="00C85515">
        <w:rPr>
          <w:i w:val="0"/>
        </w:rPr>
        <w:t>,</w:t>
      </w:r>
      <w:r w:rsidR="000560AF" w:rsidRPr="00C85515">
        <w:rPr>
          <w:i w:val="0"/>
        </w:rPr>
        <w:t xml:space="preserve"> and </w:t>
      </w:r>
      <w:r w:rsidR="00A033FB" w:rsidRPr="00C85515">
        <w:rPr>
          <w:i w:val="0"/>
        </w:rPr>
        <w:lastRenderedPageBreak/>
        <w:t xml:space="preserve">(3) </w:t>
      </w:r>
      <w:r w:rsidR="003A3E52" w:rsidRPr="00C85515">
        <w:rPr>
          <w:i w:val="0"/>
        </w:rPr>
        <w:t xml:space="preserve">several species are visually indistinguishable in the </w:t>
      </w:r>
      <w:r w:rsidR="000560AF" w:rsidRPr="00C85515">
        <w:rPr>
          <w:i w:val="0"/>
        </w:rPr>
        <w:t xml:space="preserve">field. </w:t>
      </w:r>
      <w:r w:rsidR="003A3E52" w:rsidRPr="00C85515">
        <w:rPr>
          <w:i w:val="0"/>
        </w:rPr>
        <w:t xml:space="preserve">In all </w:t>
      </w:r>
      <w:r w:rsidR="000560AF" w:rsidRPr="00C85515">
        <w:rPr>
          <w:i w:val="0"/>
        </w:rPr>
        <w:t xml:space="preserve">cases, the lowest resolution RTU was used. For example, </w:t>
      </w:r>
      <w:r w:rsidR="00CC16AE" w:rsidRPr="00C85515">
        <w:rPr>
          <w:i w:val="0"/>
        </w:rPr>
        <w:t xml:space="preserve">in 1994 </w:t>
      </w:r>
      <w:r w:rsidR="000560AF" w:rsidRPr="00C85515">
        <w:rPr>
          <w:i w:val="0"/>
        </w:rPr>
        <w:t xml:space="preserve">the coral </w:t>
      </w:r>
      <w:proofErr w:type="spellStart"/>
      <w:r w:rsidR="000560AF" w:rsidRPr="00C85515">
        <w:rPr>
          <w:i w:val="0"/>
        </w:rPr>
        <w:t>Montastraea</w:t>
      </w:r>
      <w:proofErr w:type="spellEnd"/>
      <w:r w:rsidR="000560AF" w:rsidRPr="00C85515">
        <w:rPr>
          <w:i w:val="0"/>
        </w:rPr>
        <w:t xml:space="preserve"> </w:t>
      </w:r>
      <w:proofErr w:type="spellStart"/>
      <w:r w:rsidR="000560AF" w:rsidRPr="00C85515">
        <w:rPr>
          <w:i w:val="0"/>
        </w:rPr>
        <w:t>annularis</w:t>
      </w:r>
      <w:proofErr w:type="spellEnd"/>
      <w:r w:rsidR="000560AF" w:rsidRPr="00C85515">
        <w:rPr>
          <w:i w:val="0"/>
        </w:rPr>
        <w:t xml:space="preserve"> was recognized to be three separate species (M. </w:t>
      </w:r>
      <w:proofErr w:type="spellStart"/>
      <w:r w:rsidR="000560AF" w:rsidRPr="00C85515">
        <w:rPr>
          <w:i w:val="0"/>
        </w:rPr>
        <w:t>annularis</w:t>
      </w:r>
      <w:proofErr w:type="spellEnd"/>
      <w:r w:rsidR="000560AF" w:rsidRPr="00C85515">
        <w:rPr>
          <w:i w:val="0"/>
        </w:rPr>
        <w:t xml:space="preserve">, M. </w:t>
      </w:r>
      <w:proofErr w:type="spellStart"/>
      <w:r w:rsidR="000560AF" w:rsidRPr="00C85515">
        <w:rPr>
          <w:i w:val="0"/>
        </w:rPr>
        <w:t>faveolata</w:t>
      </w:r>
      <w:proofErr w:type="spellEnd"/>
      <w:r w:rsidR="000560AF" w:rsidRPr="00C85515">
        <w:rPr>
          <w:i w:val="0"/>
        </w:rPr>
        <w:t xml:space="preserve">, and M. </w:t>
      </w:r>
      <w:proofErr w:type="spellStart"/>
      <w:r w:rsidR="000560AF" w:rsidRPr="00C85515">
        <w:rPr>
          <w:i w:val="0"/>
        </w:rPr>
        <w:t>franksi</w:t>
      </w:r>
      <w:proofErr w:type="spellEnd"/>
      <w:r w:rsidR="000560AF" w:rsidRPr="00C85515">
        <w:rPr>
          <w:i w:val="0"/>
        </w:rPr>
        <w:t>)</w:t>
      </w:r>
      <w:r w:rsidR="00CC16AE" w:rsidRPr="00C85515">
        <w:rPr>
          <w:i w:val="0"/>
        </w:rPr>
        <w:t xml:space="preserve"> </w:t>
      </w:r>
      <w:r w:rsidR="00CC16AE" w:rsidRPr="00C85515">
        <w:rPr>
          <w:i w:val="0"/>
        </w:rPr>
        <w:fldChar w:fldCharType="begin" w:fldLock="1"/>
      </w:r>
      <w:r w:rsidR="00CC16AE" w:rsidRPr="00C85515">
        <w:rPr>
          <w:i w:val="0"/>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85515">
        <w:rPr>
          <w:i w:val="0"/>
        </w:rPr>
        <w:fldChar w:fldCharType="separate"/>
      </w:r>
      <w:r w:rsidR="00CC16AE" w:rsidRPr="00C85515">
        <w:rPr>
          <w:i w:val="0"/>
          <w:noProof/>
        </w:rPr>
        <w:t>(Weil &amp; Knowlton, 1989)</w:t>
      </w:r>
      <w:r w:rsidR="00CC16AE" w:rsidRPr="00C85515">
        <w:rPr>
          <w:i w:val="0"/>
        </w:rPr>
        <w:fldChar w:fldCharType="end"/>
      </w:r>
      <w:r w:rsidR="00CC16AE" w:rsidRPr="00C85515">
        <w:rPr>
          <w:i w:val="0"/>
        </w:rPr>
        <w:t xml:space="preserve">. Although the species can </w:t>
      </w:r>
      <w:r w:rsidR="005B1018" w:rsidRPr="00C85515">
        <w:rPr>
          <w:i w:val="0"/>
        </w:rPr>
        <w:t xml:space="preserve">now </w:t>
      </w:r>
      <w:r w:rsidR="00CC16AE" w:rsidRPr="00C85515">
        <w:rPr>
          <w:i w:val="0"/>
        </w:rPr>
        <w:t xml:space="preserve">be distinguished visually, and were counted separately after 1994, the aggregate was used </w:t>
      </w:r>
      <w:r w:rsidR="000560AF" w:rsidRPr="00C85515">
        <w:rPr>
          <w:i w:val="0"/>
        </w:rPr>
        <w:t>because the study began in 1992</w:t>
      </w:r>
      <w:r w:rsidR="0089444B" w:rsidRPr="00C85515">
        <w:rPr>
          <w:i w:val="0"/>
        </w:rPr>
        <w:t xml:space="preserve"> before the distinction was discovered</w:t>
      </w:r>
      <w:r w:rsidR="000560AF" w:rsidRPr="00C85515">
        <w:rPr>
          <w:i w:val="0"/>
        </w:rPr>
        <w:t>.</w:t>
      </w:r>
      <w:r w:rsidR="00D26FE7" w:rsidRPr="00C85515">
        <w:rPr>
          <w:i w:val="0"/>
        </w:rPr>
        <w:t xml:space="preserve"> There were a total of 119 species of fishes, 27 recognizable taxonomic units (RTU’s) of hard corals, and  58 RTU’s of sponges  </w:t>
      </w:r>
      <w:r w:rsidR="00D26FE7" w:rsidRPr="00C85515">
        <w:rPr>
          <w:i w:val="0"/>
        </w:rPr>
        <w:fldChar w:fldCharType="begin" w:fldLock="1"/>
      </w:r>
      <w:r w:rsidR="00D26FE7" w:rsidRPr="00C85515">
        <w:rPr>
          <w:i w:val="0"/>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D26FE7" w:rsidRPr="00C85515">
        <w:rPr>
          <w:i w:val="0"/>
        </w:rPr>
        <w:fldChar w:fldCharType="separate"/>
      </w:r>
      <w:r w:rsidR="00D26FE7" w:rsidRPr="00C85515">
        <w:rPr>
          <w:i w:val="0"/>
          <w:noProof/>
        </w:rPr>
        <w:t>(Forrester et al., 2015)</w:t>
      </w:r>
      <w:r w:rsidR="00D26FE7" w:rsidRPr="00C85515">
        <w:rPr>
          <w:i w:val="0"/>
        </w:rPr>
        <w:fldChar w:fldCharType="end"/>
      </w:r>
      <w:r w:rsidR="00D26FE7" w:rsidRPr="00C85515">
        <w:rPr>
          <w:i w:val="0"/>
        </w:rPr>
        <w:t>.</w:t>
      </w:r>
      <w:r w:rsidR="006779ED" w:rsidRPr="00C85515">
        <w:rPr>
          <w:i w:val="0"/>
        </w:rPr>
        <w:t xml:space="preserve"> We will assume the species within an RTU have the same detectability, abundance, and distribution. An RTU may include one species that may be more common than the other included in the RTU, but we assume not.</w:t>
      </w:r>
      <w:commentRangeEnd w:id="8"/>
      <w:r w:rsidR="00C85515" w:rsidRPr="00C85515">
        <w:rPr>
          <w:rStyle w:val="CommentReference"/>
          <w:i w:val="0"/>
          <w:sz w:val="24"/>
          <w:szCs w:val="24"/>
        </w:rPr>
        <w:commentReference w:id="8"/>
      </w:r>
    </w:p>
    <w:p w14:paraId="4CB3622A" w14:textId="26438CA9" w:rsidR="00D26FE7" w:rsidRPr="00242217" w:rsidRDefault="00D26FE7" w:rsidP="00D26FE7">
      <w:pPr>
        <w:pStyle w:val="Heading2"/>
      </w:pPr>
      <w:r>
        <w:t>Data Cleaning</w:t>
      </w:r>
    </w:p>
    <w:p w14:paraId="65F2060F" w14:textId="477466F9" w:rsidR="00A76BC3" w:rsidRDefault="00BA0FD6" w:rsidP="004466E8">
      <w:pPr>
        <w:pStyle w:val="Heading2"/>
        <w:ind w:firstLine="720"/>
        <w:rPr>
          <w:i w:val="0"/>
        </w:rPr>
      </w:pPr>
      <w:r>
        <w:rPr>
          <w:i w:val="0"/>
        </w:rPr>
        <w:t xml:space="preserve">We used site as the sampling unit because the richness of these taxonomic groups is more relevant at the site level than at the transect level from both ecological and management perspectives. </w:t>
      </w:r>
      <w:r w:rsidR="00D26FE7" w:rsidRPr="004466E8">
        <w:rPr>
          <w:i w:val="0"/>
        </w:rPr>
        <w:t>Because there were 3-</w:t>
      </w:r>
      <w:r w:rsidR="00A76BC3">
        <w:rPr>
          <w:i w:val="0"/>
        </w:rPr>
        <w:t>2</w:t>
      </w:r>
      <w:r w:rsidR="00D26FE7" w:rsidRPr="004466E8">
        <w:rPr>
          <w:i w:val="0"/>
        </w:rPr>
        <w:t>2</w:t>
      </w:r>
      <w:r>
        <w:rPr>
          <w:i w:val="0"/>
        </w:rPr>
        <w:t xml:space="preserve"> transects</w:t>
      </w:r>
      <w:r w:rsidR="00D26FE7" w:rsidRPr="004466E8">
        <w:rPr>
          <w:i w:val="0"/>
        </w:rPr>
        <w:t xml:space="preserve"> in a given year at a given site, 3 transects were randomly selected </w:t>
      </w:r>
      <w:r w:rsidR="00A76BC3">
        <w:rPr>
          <w:i w:val="0"/>
        </w:rPr>
        <w:t xml:space="preserve">for each year for each site </w:t>
      </w:r>
      <w:r w:rsidR="006779ED" w:rsidRPr="004466E8">
        <w:rPr>
          <w:i w:val="0"/>
        </w:rPr>
        <w:t xml:space="preserve">and </w:t>
      </w:r>
      <w:r>
        <w:rPr>
          <w:i w:val="0"/>
        </w:rPr>
        <w:t xml:space="preserve">site-level estimates of </w:t>
      </w:r>
      <w:r w:rsidR="00F75666">
        <w:rPr>
          <w:i w:val="0"/>
        </w:rPr>
        <w:t>surrogates (</w:t>
      </w:r>
      <w:r w:rsidR="006779ED" w:rsidRPr="004466E8">
        <w:rPr>
          <w:i w:val="0"/>
        </w:rPr>
        <w:t xml:space="preserve">coral cover, </w:t>
      </w:r>
      <w:r w:rsidR="00C62E71">
        <w:rPr>
          <w:i w:val="0"/>
        </w:rPr>
        <w:t xml:space="preserve">sponge cover, </w:t>
      </w:r>
      <w:r w:rsidR="00A76BC3">
        <w:rPr>
          <w:i w:val="0"/>
        </w:rPr>
        <w:t>and rugosity</w:t>
      </w:r>
      <w:r w:rsidR="00F75666">
        <w:rPr>
          <w:i w:val="0"/>
        </w:rPr>
        <w:t>)</w:t>
      </w:r>
      <w:r w:rsidR="00A76BC3">
        <w:rPr>
          <w:i w:val="0"/>
        </w:rPr>
        <w:t xml:space="preserve"> </w:t>
      </w:r>
      <w:r w:rsidR="006779ED" w:rsidRPr="004466E8">
        <w:rPr>
          <w:i w:val="0"/>
        </w:rPr>
        <w:t xml:space="preserve">were calculated by averaging these values across the 3 randomly selected transects using Program R. </w:t>
      </w:r>
      <w:r w:rsidR="00A76BC3">
        <w:rPr>
          <w:i w:val="0"/>
        </w:rPr>
        <w:t xml:space="preserve">For the same 3 transects for each year for each site, site-level estimates of </w:t>
      </w:r>
      <w:r w:rsidR="00F75666">
        <w:rPr>
          <w:i w:val="0"/>
        </w:rPr>
        <w:t>targets (</w:t>
      </w:r>
      <w:r w:rsidR="00A76BC3">
        <w:rPr>
          <w:i w:val="0"/>
        </w:rPr>
        <w:t>c</w:t>
      </w:r>
      <w:r w:rsidR="00A76BC3" w:rsidRPr="004466E8">
        <w:rPr>
          <w:i w:val="0"/>
        </w:rPr>
        <w:t>oral richness, sponge richness, fish richness, and combined richness</w:t>
      </w:r>
      <w:r w:rsidR="00F75666">
        <w:rPr>
          <w:i w:val="0"/>
        </w:rPr>
        <w:t>)</w:t>
      </w:r>
      <w:r w:rsidR="00A76BC3" w:rsidRPr="004466E8">
        <w:rPr>
          <w:i w:val="0"/>
        </w:rPr>
        <w:t xml:space="preserve"> </w:t>
      </w:r>
      <w:r w:rsidR="00F75666">
        <w:rPr>
          <w:i w:val="0"/>
        </w:rPr>
        <w:t>were</w:t>
      </w:r>
      <w:r w:rsidR="00A76BC3">
        <w:rPr>
          <w:i w:val="0"/>
        </w:rPr>
        <w:t xml:space="preserve"> calculated by adding the unique number of species per transect using the following formula.</w:t>
      </w:r>
    </w:p>
    <w:p w14:paraId="279A6969" w14:textId="22FB120C" w:rsidR="00A76BC3" w:rsidRPr="008B5EEB" w:rsidRDefault="00A76BC3" w:rsidP="00DB04BF">
      <w:pPr>
        <w:shd w:val="clear" w:color="auto" w:fill="FFFFFF"/>
        <w:ind w:left="720"/>
        <w:rPr>
          <w:rFonts w:ascii="Times New Roman" w:eastAsia="Times New Roman" w:hAnsi="Times New Roman" w:cs="Times New Roman"/>
        </w:rPr>
      </w:pPr>
      <w:r w:rsidRPr="008B5EEB">
        <w:rPr>
          <w:rFonts w:ascii="Times New Roman" w:eastAsia="Times New Roman" w:hAnsi="Times New Roman" w:cs="Times New Roman"/>
        </w:rPr>
        <w:t xml:space="preserve">n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transects counted at site j in year k (n = 3)</w:t>
      </w:r>
    </w:p>
    <w:p w14:paraId="69CAAE2B" w14:textId="6B8E271F" w:rsidR="00A76BC3" w:rsidRPr="008B5EEB" w:rsidRDefault="00A76BC3" w:rsidP="00DB04BF">
      <w:pPr>
        <w:shd w:val="clear" w:color="auto" w:fill="FFFFFF"/>
        <w:ind w:left="720"/>
        <w:rPr>
          <w:rFonts w:ascii="Times New Roman" w:eastAsia="Times New Roman" w:hAnsi="Times New Roman" w:cs="Times New Roman"/>
        </w:rPr>
      </w:pPr>
      <w:proofErr w:type="spellStart"/>
      <w:proofErr w:type="gramStart"/>
      <w:r w:rsidRPr="008B5EEB">
        <w:rPr>
          <w:rFonts w:ascii="Times New Roman" w:eastAsia="Times New Roman" w:hAnsi="Times New Roman" w:cs="Times New Roman"/>
        </w:rPr>
        <w:t>y</w:t>
      </w:r>
      <w:r w:rsidR="00656ED2">
        <w:rPr>
          <w:rFonts w:ascii="Times New Roman" w:eastAsia="Times New Roman" w:hAnsi="Times New Roman" w:cs="Times New Roman"/>
          <w:vertAlign w:val="subscript"/>
        </w:rPr>
        <w:t>ik</w:t>
      </w:r>
      <w:proofErr w:type="spellEnd"/>
      <w:proofErr w:type="gramEnd"/>
      <w:r w:rsidRPr="008B5EEB">
        <w:rPr>
          <w:rFonts w:ascii="Times New Roman" w:eastAsia="Times New Roman" w:hAnsi="Times New Roman" w:cs="Times New Roman"/>
        </w:rPr>
        <w:t xml:space="preserve">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species counted in transect </w:t>
      </w:r>
      <w:proofErr w:type="spellStart"/>
      <w:r w:rsidRPr="008B5EEB">
        <w:rPr>
          <w:rFonts w:ascii="Times New Roman" w:eastAsia="Times New Roman" w:hAnsi="Times New Roman" w:cs="Times New Roman"/>
        </w:rPr>
        <w:t>i</w:t>
      </w:r>
      <w:proofErr w:type="spellEnd"/>
      <w:r w:rsidRPr="008B5EEB">
        <w:rPr>
          <w:rFonts w:ascii="Times New Roman" w:eastAsia="Times New Roman" w:hAnsi="Times New Roman" w:cs="Times New Roman"/>
        </w:rPr>
        <w:t xml:space="preserve"> and not counted in transects </w:t>
      </w:r>
      <w:r w:rsidRPr="008B5EEB">
        <w:rPr>
          <w:rFonts w:ascii="Times New Roman" w:hAnsi="Times New Roman" w:cs="Times New Roman"/>
        </w:rPr>
        <w:sym w:font="Symbol" w:char="F0B9"/>
      </w:r>
      <w:r>
        <w:rPr>
          <w:rFonts w:ascii="Times New Roman" w:eastAsia="Times New Roman" w:hAnsi="Times New Roman" w:cs="Times New Roman"/>
        </w:rPr>
        <w:t xml:space="preserve"> </w:t>
      </w:r>
      <w:proofErr w:type="spellStart"/>
      <w:r w:rsidR="00656ED2">
        <w:rPr>
          <w:rFonts w:ascii="Times New Roman" w:eastAsia="Times New Roman" w:hAnsi="Times New Roman" w:cs="Times New Roman"/>
        </w:rPr>
        <w:t>i</w:t>
      </w:r>
      <w:proofErr w:type="spellEnd"/>
      <w:r w:rsidR="00656ED2">
        <w:rPr>
          <w:rFonts w:ascii="Times New Roman" w:eastAsia="Times New Roman" w:hAnsi="Times New Roman" w:cs="Times New Roman"/>
        </w:rPr>
        <w:t xml:space="preserve"> in year k</w:t>
      </w:r>
    </w:p>
    <w:p w14:paraId="1F889D56" w14:textId="4479A22E" w:rsidR="00A76BC3" w:rsidRPr="008B5EEB" w:rsidRDefault="00A76BC3" w:rsidP="00DB04BF">
      <w:pPr>
        <w:shd w:val="clear" w:color="auto" w:fill="FFFFFF"/>
        <w:ind w:left="720"/>
        <w:rPr>
          <w:rFonts w:ascii="Times New Roman" w:eastAsia="Times New Roman" w:hAnsi="Times New Roman" w:cs="Times New Roman"/>
        </w:rPr>
      </w:pPr>
      <w:proofErr w:type="spellStart"/>
      <w:r w:rsidRPr="008B5EEB">
        <w:rPr>
          <w:rFonts w:ascii="Times New Roman" w:eastAsia="Times New Roman" w:hAnsi="Times New Roman" w:cs="Times New Roman"/>
        </w:rPr>
        <w:t>Y</w:t>
      </w:r>
      <w:r w:rsidRPr="00DB04BF">
        <w:rPr>
          <w:rFonts w:ascii="Times New Roman" w:eastAsia="Times New Roman" w:hAnsi="Times New Roman" w:cs="Times New Roman"/>
          <w:vertAlign w:val="subscript"/>
        </w:rPr>
        <w:t>jk</w:t>
      </w:r>
      <w:proofErr w:type="spellEnd"/>
      <w:r w:rsidRPr="008B5EEB">
        <w:rPr>
          <w:rFonts w:ascii="Times New Roman" w:eastAsia="Times New Roman" w:hAnsi="Times New Roman" w:cs="Times New Roman"/>
        </w:rPr>
        <w:t xml:space="preserve">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species counted at site j in year k</w:t>
      </w:r>
    </w:p>
    <w:p w14:paraId="5708AD6E" w14:textId="77777777" w:rsidR="00A76BC3" w:rsidRPr="002E3DF9" w:rsidRDefault="00A76BC3" w:rsidP="00A76BC3">
      <w:pPr>
        <w:shd w:val="clear" w:color="auto" w:fill="FFFFFF"/>
        <w:ind w:left="1440"/>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jk</m:t>
              </m:r>
            </m:sub>
          </m:sSub>
          <m:r>
            <w:rPr>
              <w:rFonts w:ascii="Cambria Math" w:eastAsia="Times New Roman" w:hAnsi="Cambria Math" w:cs="Times New Roman"/>
            </w:rPr>
            <m:t>=</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ik</m:t>
                      </m:r>
                    </m:sub>
                  </m:sSub>
                </m:e>
              </m:d>
            </m:e>
          </m:nary>
        </m:oMath>
      </m:oMathPara>
    </w:p>
    <w:p w14:paraId="399516DA" w14:textId="77777777" w:rsidR="00A76BC3" w:rsidRDefault="00A76BC3" w:rsidP="004466E8">
      <w:pPr>
        <w:pStyle w:val="Heading2"/>
        <w:ind w:firstLine="720"/>
        <w:rPr>
          <w:i w:val="0"/>
        </w:rPr>
      </w:pPr>
    </w:p>
    <w:p w14:paraId="6EA19FA1" w14:textId="10DF62A4" w:rsidR="006779ED" w:rsidRPr="004466E8" w:rsidRDefault="006779ED" w:rsidP="004466E8">
      <w:pPr>
        <w:pStyle w:val="Heading2"/>
        <w:ind w:firstLine="720"/>
        <w:rPr>
          <w:i w:val="0"/>
        </w:rPr>
      </w:pPr>
      <w:r w:rsidRPr="004466E8">
        <w:rPr>
          <w:i w:val="0"/>
        </w:rPr>
        <w:t>Combined richness was only calculated for sites and years for which richness of all three taxonomic groups was available.</w:t>
      </w:r>
    </w:p>
    <w:p w14:paraId="48034B07" w14:textId="4975CB30" w:rsidR="00C8570D" w:rsidRPr="004466E8" w:rsidRDefault="00D92176" w:rsidP="00D719EB">
      <w:pPr>
        <w:pStyle w:val="Heading2"/>
      </w:pPr>
      <w:r w:rsidRPr="004466E8">
        <w:lastRenderedPageBreak/>
        <w:t>Modeling</w:t>
      </w:r>
    </w:p>
    <w:p w14:paraId="51B48E90" w14:textId="43618E68" w:rsidR="004466E8" w:rsidRPr="00DB04BF" w:rsidRDefault="00D92176" w:rsidP="000C5C8F">
      <w:pPr>
        <w:spacing w:line="480" w:lineRule="auto"/>
        <w:rPr>
          <w:rFonts w:ascii="Times New Roman" w:hAnsi="Times New Roman" w:cs="Times New Roman"/>
        </w:rPr>
      </w:pPr>
      <w:r w:rsidRPr="004466E8">
        <w:rPr>
          <w:rFonts w:ascii="Times New Roman" w:hAnsi="Times New Roman" w:cs="Times New Roman"/>
        </w:rPr>
        <w:tab/>
      </w:r>
      <w:r w:rsidR="00F75666">
        <w:rPr>
          <w:rFonts w:ascii="Times New Roman" w:eastAsia="Times New Roman" w:hAnsi="Times New Roman" w:cs="Times New Roman"/>
        </w:rPr>
        <w:t xml:space="preserve">Based on first principles, we used the </w:t>
      </w:r>
      <w:r w:rsidR="00F75666">
        <w:rPr>
          <w:rFonts w:ascii="Times New Roman" w:eastAsia="Times New Roman" w:hAnsi="Times New Roman" w:cs="Times New Roman"/>
        </w:rPr>
        <w:t>negative binomial</w:t>
      </w:r>
      <w:r w:rsidR="00F75666" w:rsidRPr="008B5EEB">
        <w:rPr>
          <w:rFonts w:ascii="Times New Roman" w:eastAsia="Times New Roman" w:hAnsi="Times New Roman" w:cs="Times New Roman"/>
        </w:rPr>
        <w:t xml:space="preserve"> distribution </w:t>
      </w:r>
      <w:r w:rsidR="00F75666">
        <w:rPr>
          <w:rFonts w:ascii="Times New Roman" w:eastAsia="Times New Roman" w:hAnsi="Times New Roman" w:cs="Times New Roman"/>
        </w:rPr>
        <w:t>to model r</w:t>
      </w:r>
      <w:r w:rsidR="00F75666" w:rsidRPr="008B5EEB">
        <w:rPr>
          <w:rFonts w:ascii="Times New Roman" w:eastAsia="Times New Roman" w:hAnsi="Times New Roman" w:cs="Times New Roman"/>
        </w:rPr>
        <w:t xml:space="preserve">ichness </w:t>
      </w:r>
      <w:r w:rsidR="00F75666">
        <w:rPr>
          <w:rFonts w:ascii="Times New Roman" w:eastAsia="Times New Roman" w:hAnsi="Times New Roman" w:cs="Times New Roman"/>
        </w:rPr>
        <w:t>because it is a count variable</w:t>
      </w:r>
      <w:r w:rsidR="00F75666" w:rsidRPr="008B5EEB">
        <w:rPr>
          <w:rFonts w:ascii="Times New Roman" w:eastAsia="Times New Roman" w:hAnsi="Times New Roman" w:cs="Times New Roman"/>
        </w:rPr>
        <w:t>.</w:t>
      </w:r>
      <w:r w:rsidR="00DB04BF">
        <w:rPr>
          <w:rStyle w:val="CommentReference"/>
        </w:rPr>
        <w:commentReference w:id="9"/>
      </w:r>
    </w:p>
    <w:p w14:paraId="2E66D1B8" w14:textId="5494E1FC" w:rsidR="00F75666" w:rsidRDefault="00F75666" w:rsidP="00DB04BF">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t>T</w:t>
      </w:r>
      <w:r w:rsidRPr="00F70F59">
        <w:rPr>
          <w:rFonts w:ascii="Times New Roman" w:hAnsi="Times New Roman" w:cs="Times New Roman"/>
          <w:shd w:val="clear" w:color="auto" w:fill="FFFFFF"/>
        </w:rPr>
        <w:t>o determine which of the candidate surrogates is best at pred</w:t>
      </w:r>
      <w:r>
        <w:rPr>
          <w:rFonts w:ascii="Times New Roman" w:hAnsi="Times New Roman" w:cs="Times New Roman"/>
          <w:shd w:val="clear" w:color="auto" w:fill="FFFFFF"/>
        </w:rPr>
        <w:t xml:space="preserve">icting each of the targets, we used </w:t>
      </w:r>
      <w:r w:rsidRPr="00F70F59">
        <w:rPr>
          <w:rFonts w:ascii="Times New Roman" w:hAnsi="Times New Roman" w:cs="Times New Roman"/>
          <w:shd w:val="clear" w:color="auto" w:fill="FFFFFF"/>
        </w:rPr>
        <w:t xml:space="preserve">simple models with only the </w:t>
      </w:r>
      <w:r>
        <w:rPr>
          <w:rFonts w:ascii="Times New Roman" w:hAnsi="Times New Roman" w:cs="Times New Roman"/>
        </w:rPr>
        <w:t xml:space="preserve">candidate </w:t>
      </w:r>
      <w:r w:rsidRPr="00F70F59">
        <w:rPr>
          <w:rFonts w:ascii="Times New Roman" w:hAnsi="Times New Roman" w:cs="Times New Roman"/>
          <w:shd w:val="clear" w:color="auto" w:fill="FFFFFF"/>
        </w:rPr>
        <w:t xml:space="preserve">surrogates as predictors </w:t>
      </w:r>
      <w:r>
        <w:rPr>
          <w:rFonts w:ascii="Times New Roman" w:hAnsi="Times New Roman" w:cs="Times New Roman"/>
          <w:shd w:val="clear" w:color="auto" w:fill="FFFFFF"/>
        </w:rPr>
        <w:t>and</w:t>
      </w:r>
      <w:r w:rsidRPr="00F70F59">
        <w:rPr>
          <w:rFonts w:ascii="Times New Roman" w:hAnsi="Times New Roman" w:cs="Times New Roman"/>
          <w:shd w:val="clear" w:color="auto" w:fill="FFFFFF"/>
        </w:rPr>
        <w:t xml:space="preserve"> compared </w:t>
      </w:r>
      <w:r>
        <w:rPr>
          <w:rFonts w:ascii="Times New Roman" w:hAnsi="Times New Roman" w:cs="Times New Roman"/>
          <w:shd w:val="clear" w:color="auto" w:fill="FFFFFF"/>
        </w:rPr>
        <w:t xml:space="preserve">these </w:t>
      </w:r>
      <w:r w:rsidRPr="00F70F59">
        <w:rPr>
          <w:rFonts w:ascii="Times New Roman" w:hAnsi="Times New Roman" w:cs="Times New Roman"/>
          <w:shd w:val="clear" w:color="auto" w:fill="FFFFFF"/>
        </w:rPr>
        <w:t xml:space="preserve">using AIC. The top </w:t>
      </w:r>
      <w:r>
        <w:rPr>
          <w:rFonts w:ascii="Times New Roman" w:hAnsi="Times New Roman" w:cs="Times New Roman"/>
        </w:rPr>
        <w:t xml:space="preserve">candidate </w:t>
      </w:r>
      <w:r w:rsidRPr="00F70F59">
        <w:rPr>
          <w:rFonts w:ascii="Times New Roman" w:hAnsi="Times New Roman" w:cs="Times New Roman"/>
          <w:shd w:val="clear" w:color="auto" w:fill="FFFFFF"/>
        </w:rPr>
        <w:t>surr</w:t>
      </w:r>
      <w:bookmarkStart w:id="10" w:name="_GoBack"/>
      <w:bookmarkEnd w:id="10"/>
      <w:r w:rsidRPr="00F70F59">
        <w:rPr>
          <w:rFonts w:ascii="Times New Roman" w:hAnsi="Times New Roman" w:cs="Times New Roman"/>
          <w:shd w:val="clear" w:color="auto" w:fill="FFFFFF"/>
        </w:rPr>
        <w:t>ogate identified for each target from this comparison was</w:t>
      </w:r>
      <w:r>
        <w:rPr>
          <w:rFonts w:ascii="Times New Roman" w:hAnsi="Times New Roman" w:cs="Times New Roman"/>
          <w:shd w:val="clear" w:color="auto" w:fill="FFFFFF"/>
        </w:rPr>
        <w:t xml:space="preserve"> used for the following models. See appendices 1-4 for </w:t>
      </w:r>
      <w:r w:rsidRPr="00F70F59">
        <w:rPr>
          <w:rFonts w:ascii="Times New Roman" w:hAnsi="Times New Roman" w:cs="Times New Roman"/>
          <w:shd w:val="clear" w:color="auto" w:fill="FFFFFF"/>
        </w:rPr>
        <w:t xml:space="preserve">AIC tables </w:t>
      </w:r>
      <w:r>
        <w:rPr>
          <w:rFonts w:ascii="Times New Roman" w:hAnsi="Times New Roman" w:cs="Times New Roman"/>
          <w:shd w:val="clear" w:color="auto" w:fill="FFFFFF"/>
        </w:rPr>
        <w:t>from</w:t>
      </w:r>
      <w:r w:rsidRPr="00F70F59">
        <w:rPr>
          <w:rFonts w:ascii="Times New Roman" w:hAnsi="Times New Roman" w:cs="Times New Roman"/>
          <w:shd w:val="clear" w:color="auto" w:fill="FFFFFF"/>
        </w:rPr>
        <w:t xml:space="preserve"> the full exploratory analysis with all models for all </w:t>
      </w:r>
      <w:r>
        <w:rPr>
          <w:rFonts w:ascii="Times New Roman" w:hAnsi="Times New Roman" w:cs="Times New Roman"/>
        </w:rPr>
        <w:t xml:space="preserve">candidate </w:t>
      </w:r>
      <w:r w:rsidRPr="00F70F59">
        <w:rPr>
          <w:rFonts w:ascii="Times New Roman" w:hAnsi="Times New Roman" w:cs="Times New Roman"/>
          <w:shd w:val="clear" w:color="auto" w:fill="FFFFFF"/>
        </w:rPr>
        <w:t>surrogates.</w:t>
      </w:r>
    </w:p>
    <w:p w14:paraId="6E03E35E" w14:textId="00265C82" w:rsidR="000C5C8F" w:rsidRDefault="00500D1A" w:rsidP="00DB04BF">
      <w:pPr>
        <w:spacing w:line="480" w:lineRule="auto"/>
        <w:ind w:firstLine="720"/>
        <w:rPr>
          <w:rFonts w:ascii="Times New Roman" w:hAnsi="Times New Roman" w:cs="Times New Roman"/>
        </w:rPr>
      </w:pPr>
      <w:r>
        <w:rPr>
          <w:rFonts w:ascii="Times New Roman" w:hAnsi="Times New Roman" w:cs="Times New Roman"/>
          <w:shd w:val="clear" w:color="auto" w:fill="FFFFFF"/>
        </w:rPr>
        <w:t>T</w:t>
      </w:r>
      <w:r w:rsidRPr="00F70F59">
        <w:rPr>
          <w:rFonts w:ascii="Times New Roman" w:hAnsi="Times New Roman" w:cs="Times New Roman"/>
          <w:shd w:val="clear" w:color="auto" w:fill="FFFFFF"/>
        </w:rPr>
        <w:t xml:space="preserve">o determine if relationships between targets and </w:t>
      </w:r>
      <w:r>
        <w:rPr>
          <w:rFonts w:ascii="Times New Roman" w:hAnsi="Times New Roman" w:cs="Times New Roman"/>
          <w:shd w:val="clear" w:color="auto" w:fill="FFFFFF"/>
        </w:rPr>
        <w:t xml:space="preserve">the top </w:t>
      </w:r>
      <w:r w:rsidRPr="00F70F59">
        <w:rPr>
          <w:rFonts w:ascii="Times New Roman" w:hAnsi="Times New Roman" w:cs="Times New Roman"/>
          <w:shd w:val="clear" w:color="auto" w:fill="FFFFFF"/>
        </w:rPr>
        <w:t>candidate surrogates remain consistent over space and time</w:t>
      </w:r>
      <w:r>
        <w:rPr>
          <w:rFonts w:ascii="Times New Roman" w:hAnsi="Times New Roman" w:cs="Times New Roman"/>
          <w:shd w:val="clear" w:color="auto" w:fill="FFFFFF"/>
        </w:rPr>
        <w:t>, we added additional terms to the models to account for temporal variation and variation across sites</w:t>
      </w:r>
      <w:r w:rsidRPr="00F70F59">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rPr>
        <w:t>S</w:t>
      </w:r>
      <w:r w:rsidRPr="004466E8">
        <w:rPr>
          <w:rFonts w:ascii="Times New Roman" w:hAnsi="Times New Roman" w:cs="Times New Roman"/>
        </w:rPr>
        <w:t>ite is a categorical predictor</w:t>
      </w:r>
      <w:r>
        <w:rPr>
          <w:rFonts w:ascii="Times New Roman" w:hAnsi="Times New Roman" w:cs="Times New Roman"/>
        </w:rPr>
        <w:t xml:space="preserve"> of the 8 locations around Guana I</w:t>
      </w:r>
      <w:r w:rsidRPr="004466E8">
        <w:rPr>
          <w:rFonts w:ascii="Times New Roman" w:hAnsi="Times New Roman" w:cs="Times New Roman"/>
        </w:rPr>
        <w:t xml:space="preserve">sland and </w:t>
      </w:r>
      <w:r>
        <w:rPr>
          <w:rFonts w:ascii="Times New Roman" w:hAnsi="Times New Roman" w:cs="Times New Roman"/>
        </w:rPr>
        <w:t>year</w:t>
      </w:r>
      <w:r w:rsidRPr="004466E8">
        <w:rPr>
          <w:rFonts w:ascii="Times New Roman" w:hAnsi="Times New Roman" w:cs="Times New Roman"/>
        </w:rPr>
        <w:t xml:space="preserve"> is a </w:t>
      </w:r>
      <w:r>
        <w:rPr>
          <w:rFonts w:ascii="Times New Roman" w:hAnsi="Times New Roman" w:cs="Times New Roman"/>
        </w:rPr>
        <w:t>temporal trend across all sites within similar areas</w:t>
      </w:r>
      <w:r>
        <w:rPr>
          <w:rFonts w:ascii="Times New Roman" w:hAnsi="Times New Roman" w:cs="Times New Roman"/>
        </w:rPr>
        <w:t xml:space="preserve"> over the 27 years</w:t>
      </w:r>
      <w:r w:rsidRPr="004466E8">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hd w:val="clear" w:color="auto" w:fill="FFFFFF"/>
        </w:rPr>
        <w:t>We constrained model complexity to single pairw</w:t>
      </w:r>
      <w:r>
        <w:rPr>
          <w:rFonts w:ascii="Times New Roman" w:hAnsi="Times New Roman" w:cs="Times New Roman"/>
          <w:shd w:val="clear" w:color="auto" w:fill="FFFFFF"/>
        </w:rPr>
        <w:t xml:space="preserve">ise comparisons because, if </w:t>
      </w:r>
      <w:r>
        <w:rPr>
          <w:rFonts w:ascii="Times New Roman" w:hAnsi="Times New Roman" w:cs="Times New Roman"/>
          <w:shd w:val="clear" w:color="auto" w:fill="FFFFFF"/>
        </w:rPr>
        <w:t xml:space="preserve">more complex models were supported, the relationship between the candidate surrogate and the target </w:t>
      </w:r>
      <w:r>
        <w:rPr>
          <w:rFonts w:ascii="Times New Roman" w:hAnsi="Times New Roman" w:cs="Times New Roman"/>
          <w:shd w:val="clear" w:color="auto" w:fill="FFFFFF"/>
        </w:rPr>
        <w:t>would</w:t>
      </w:r>
      <w:r>
        <w:rPr>
          <w:rFonts w:ascii="Times New Roman" w:hAnsi="Times New Roman" w:cs="Times New Roman"/>
          <w:shd w:val="clear" w:color="auto" w:fill="FFFFFF"/>
        </w:rPr>
        <w:t xml:space="preserve"> not </w:t>
      </w:r>
      <w:r>
        <w:rPr>
          <w:rFonts w:ascii="Times New Roman" w:hAnsi="Times New Roman" w:cs="Times New Roman"/>
          <w:shd w:val="clear" w:color="auto" w:fill="FFFFFF"/>
        </w:rPr>
        <w:t xml:space="preserve">be </w:t>
      </w:r>
      <w:r>
        <w:rPr>
          <w:rFonts w:ascii="Times New Roman" w:hAnsi="Times New Roman" w:cs="Times New Roman"/>
          <w:shd w:val="clear" w:color="auto" w:fill="FFFFFF"/>
        </w:rPr>
        <w:t xml:space="preserve">valuable for monitoring purposes. In other words, the ecological interpretation of these more complex models </w:t>
      </w:r>
      <w:r>
        <w:rPr>
          <w:rFonts w:ascii="Times New Roman" w:hAnsi="Times New Roman" w:cs="Times New Roman"/>
          <w:shd w:val="clear" w:color="auto" w:fill="FFFFFF"/>
        </w:rPr>
        <w:t>would be</w:t>
      </w:r>
      <w:r>
        <w:rPr>
          <w:rFonts w:ascii="Times New Roman" w:hAnsi="Times New Roman" w:cs="Times New Roman"/>
          <w:shd w:val="clear" w:color="auto" w:fill="FFFFFF"/>
        </w:rPr>
        <w:t xml:space="preserve"> complicated </w:t>
      </w:r>
      <w:r>
        <w:rPr>
          <w:rFonts w:ascii="Times New Roman" w:hAnsi="Times New Roman" w:cs="Times New Roman"/>
          <w:shd w:val="clear" w:color="auto" w:fill="FFFFFF"/>
        </w:rPr>
        <w:t xml:space="preserve">enough </w:t>
      </w:r>
      <w:r>
        <w:rPr>
          <w:rFonts w:ascii="Times New Roman" w:hAnsi="Times New Roman" w:cs="Times New Roman"/>
          <w:shd w:val="clear" w:color="auto" w:fill="FFFFFF"/>
        </w:rPr>
        <w:t>that there would be no clear relationship between the candidate surrogate and the target.</w:t>
      </w:r>
      <w:r>
        <w:rPr>
          <w:rFonts w:ascii="Times New Roman" w:hAnsi="Times New Roman" w:cs="Times New Roman"/>
          <w:shd w:val="clear" w:color="auto" w:fill="FFFFFF"/>
        </w:rPr>
        <w:t xml:space="preserve"> N</w:t>
      </w:r>
      <w:r w:rsidRPr="00500D1A">
        <w:rPr>
          <w:rFonts w:ascii="Times New Roman" w:hAnsi="Times New Roman" w:cs="Times New Roman"/>
          <w:shd w:val="clear" w:color="auto" w:fill="FFFFFF"/>
        </w:rPr>
        <w:t>one of the candidate surrogates seems to be related to sponge richness</w:t>
      </w:r>
      <w:r>
        <w:rPr>
          <w:rFonts w:ascii="Times New Roman" w:hAnsi="Times New Roman" w:cs="Times New Roman"/>
          <w:shd w:val="clear" w:color="auto" w:fill="FFFFFF"/>
        </w:rPr>
        <w:t xml:space="preserve"> </w:t>
      </w:r>
      <w:r w:rsidR="00DB04BF">
        <w:rPr>
          <w:rFonts w:ascii="Times New Roman" w:hAnsi="Times New Roman" w:cs="Times New Roman"/>
          <w:shd w:val="clear" w:color="auto" w:fill="FFFFFF"/>
        </w:rPr>
        <w:t>(Fig.</w:t>
      </w:r>
      <w:r>
        <w:rPr>
          <w:rFonts w:ascii="Times New Roman" w:hAnsi="Times New Roman" w:cs="Times New Roman"/>
          <w:shd w:val="clear" w:color="auto" w:fill="FFFFFF"/>
        </w:rPr>
        <w:t xml:space="preserve"> 3)</w:t>
      </w:r>
      <w:r w:rsidRPr="00500D1A">
        <w:rPr>
          <w:rFonts w:ascii="Times New Roman" w:hAnsi="Times New Roman" w:cs="Times New Roman"/>
          <w:shd w:val="clear" w:color="auto" w:fill="FFFFFF"/>
        </w:rPr>
        <w:t xml:space="preserve">, so we </w:t>
      </w:r>
      <w:r>
        <w:rPr>
          <w:rFonts w:ascii="Times New Roman" w:hAnsi="Times New Roman" w:cs="Times New Roman"/>
          <w:shd w:val="clear" w:color="auto" w:fill="FFFFFF"/>
        </w:rPr>
        <w:t>also included</w:t>
      </w:r>
      <w:r w:rsidRPr="00500D1A">
        <w:rPr>
          <w:rFonts w:ascii="Times New Roman" w:hAnsi="Times New Roman" w:cs="Times New Roman"/>
          <w:shd w:val="clear" w:color="auto" w:fill="FFFFFF"/>
        </w:rPr>
        <w:t xml:space="preserve"> models without candidate surrogates to evaluate how much the candidate surrogates were contributing to the models described above. </w:t>
      </w:r>
      <w:r w:rsidR="000C5C8F">
        <w:rPr>
          <w:rFonts w:ascii="Times New Roman" w:hAnsi="Times New Roman" w:cs="Times New Roman"/>
          <w:shd w:val="clear" w:color="auto" w:fill="FFFFFF"/>
        </w:rPr>
        <w:t>For additional support and consistency, w</w:t>
      </w:r>
      <w:r w:rsidRPr="00500D1A">
        <w:rPr>
          <w:rFonts w:ascii="Times New Roman" w:hAnsi="Times New Roman" w:cs="Times New Roman"/>
          <w:shd w:val="clear" w:color="auto" w:fill="FFFFFF"/>
        </w:rPr>
        <w:t>e compared models that included terms for candidate surrogates and models without candidate surrogates</w:t>
      </w:r>
      <w:r w:rsidR="000C5C8F">
        <w:rPr>
          <w:rFonts w:ascii="Times New Roman" w:hAnsi="Times New Roman" w:cs="Times New Roman"/>
          <w:shd w:val="clear" w:color="auto" w:fill="FFFFFF"/>
        </w:rPr>
        <w:t xml:space="preserve"> for the other 3 targets as well</w:t>
      </w:r>
      <w:r w:rsidRPr="00500D1A">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0C5C8F">
        <w:rPr>
          <w:rFonts w:ascii="Times New Roman" w:hAnsi="Times New Roman" w:cs="Times New Roman"/>
        </w:rPr>
        <w:t>M</w:t>
      </w:r>
      <w:r w:rsidR="000C5C8F" w:rsidRPr="004466E8">
        <w:rPr>
          <w:rFonts w:ascii="Times New Roman" w:hAnsi="Times New Roman" w:cs="Times New Roman"/>
        </w:rPr>
        <w:t>odels for each of the dependent variables</w:t>
      </w:r>
      <w:r w:rsidR="000C5C8F">
        <w:rPr>
          <w:rFonts w:ascii="Times New Roman" w:hAnsi="Times New Roman" w:cs="Times New Roman"/>
        </w:rPr>
        <w:t xml:space="preserve"> </w:t>
      </w:r>
      <w:r w:rsidR="000C5C8F" w:rsidRPr="004466E8">
        <w:rPr>
          <w:rFonts w:ascii="Times New Roman" w:hAnsi="Times New Roman" w:cs="Times New Roman"/>
        </w:rPr>
        <w:t xml:space="preserve">were compared using AIC </w:t>
      </w:r>
      <w:r w:rsidR="000C5C8F">
        <w:rPr>
          <w:rFonts w:ascii="Times New Roman" w:hAnsi="Times New Roman" w:cs="Times New Roman"/>
        </w:rPr>
        <w:t>and</w:t>
      </w:r>
      <w:r w:rsidR="000C5C8F" w:rsidRPr="004466E8">
        <w:rPr>
          <w:rFonts w:ascii="Times New Roman" w:hAnsi="Times New Roman" w:cs="Times New Roman"/>
        </w:rPr>
        <w:t xml:space="preserve"> </w:t>
      </w:r>
      <w:r w:rsidR="000C5C8F">
        <w:rPr>
          <w:rFonts w:ascii="Times New Roman" w:hAnsi="Times New Roman" w:cs="Times New Roman"/>
        </w:rPr>
        <w:t>pseudo</w:t>
      </w:r>
      <w:r w:rsidR="000C5C8F" w:rsidRPr="004466E8">
        <w:rPr>
          <w:rFonts w:ascii="Times New Roman" w:hAnsi="Times New Roman" w:cs="Times New Roman"/>
        </w:rPr>
        <w:t xml:space="preserve"> r-squared values.</w:t>
      </w:r>
    </w:p>
    <w:p w14:paraId="16AC530C" w14:textId="2D92A655" w:rsidR="00500D1A" w:rsidRPr="00DB04BF" w:rsidRDefault="00500D1A" w:rsidP="00DB04BF">
      <w:pPr>
        <w:spacing w:line="480" w:lineRule="auto"/>
        <w:ind w:firstLine="720"/>
        <w:rPr>
          <w:rFonts w:ascii="Times New Roman" w:hAnsi="Times New Roman" w:cs="Times New Roman"/>
          <w:shd w:val="clear" w:color="auto" w:fill="FFFFFF"/>
        </w:rPr>
      </w:pPr>
    </w:p>
    <w:p w14:paraId="18DCFB50" w14:textId="77777777" w:rsidR="0056182E" w:rsidRPr="004466E8" w:rsidRDefault="0056182E" w:rsidP="00084CE8">
      <w:pPr>
        <w:rPr>
          <w:rFonts w:ascii="Times New Roman" w:hAnsi="Times New Roman" w:cs="Times New Roman"/>
        </w:rPr>
      </w:pPr>
    </w:p>
    <w:p w14:paraId="599B18FD" w14:textId="1B5C5F64" w:rsidR="000560AF" w:rsidRPr="00C4735F" w:rsidRDefault="000560AF" w:rsidP="00D719EB">
      <w:pPr>
        <w:pStyle w:val="Heading1"/>
      </w:pPr>
      <w:r w:rsidRPr="00C4735F">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C4735F">
        <w:rPr>
          <w:rFonts w:ascii="Times New Roman" w:eastAsia="Times New Roman" w:hAnsi="Times New Roman" w:cs="Times New Roman"/>
        </w:rPr>
        <w:t>R Core Team (2017).</w:t>
      </w:r>
      <w:proofErr w:type="gramEnd"/>
      <w:r w:rsidRPr="00C4735F">
        <w:rPr>
          <w:rFonts w:ascii="Times New Roman" w:eastAsia="Times New Roman" w:hAnsi="Times New Roman" w:cs="Times New Roman"/>
        </w:rPr>
        <w:t xml:space="preserve">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C4735F">
        <w:rPr>
          <w:rFonts w:ascii="Times New Roman" w:eastAsia="Times New Roman" w:hAnsi="Times New Roman" w:cs="Times New Roman"/>
        </w:rPr>
        <w:t>R Foundation for Statistical Computing, Vienna, Austria.</w:t>
      </w:r>
      <w:proofErr w:type="gramEnd"/>
      <w:r w:rsidRPr="00C4735F">
        <w:rPr>
          <w:rFonts w:ascii="Times New Roman" w:eastAsia="Times New Roman" w:hAnsi="Times New Roman" w:cs="Times New Roman"/>
        </w:rPr>
        <w:t xml:space="preserve"> </w:t>
      </w:r>
      <w:proofErr w:type="gramStart"/>
      <w:r w:rsidRPr="00C4735F">
        <w:rPr>
          <w:rFonts w:ascii="Times New Roman" w:eastAsia="Times New Roman" w:hAnsi="Times New Roman" w:cs="Times New Roman"/>
        </w:rPr>
        <w:t xml:space="preserve">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roofErr w:type="gramEnd"/>
    </w:p>
    <w:p w14:paraId="72E0D91E" w14:textId="0BA45A9A" w:rsidR="000B11BB" w:rsidRPr="000B11BB" w:rsidRDefault="000560AF" w:rsidP="000B11BB">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0B11BB" w:rsidRPr="000B11BB">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0B11BB" w:rsidRPr="000B11BB">
        <w:rPr>
          <w:rFonts w:ascii="Times New Roman" w:hAnsi="Times New Roman" w:cs="Times New Roman"/>
          <w:i/>
          <w:iCs/>
          <w:noProof/>
        </w:rPr>
        <w:t>Scientific Reports</w:t>
      </w:r>
      <w:r w:rsidR="000B11BB" w:rsidRPr="000B11BB">
        <w:rPr>
          <w:rFonts w:ascii="Times New Roman" w:hAnsi="Times New Roman" w:cs="Times New Roman"/>
          <w:noProof/>
        </w:rPr>
        <w:t xml:space="preserve">, </w:t>
      </w:r>
      <w:r w:rsidR="000B11BB" w:rsidRPr="000B11BB">
        <w:rPr>
          <w:rFonts w:ascii="Times New Roman" w:hAnsi="Times New Roman" w:cs="Times New Roman"/>
          <w:i/>
          <w:iCs/>
          <w:noProof/>
        </w:rPr>
        <w:t>3</w:t>
      </w:r>
      <w:r w:rsidR="000B11BB" w:rsidRPr="000B11BB">
        <w:rPr>
          <w:rFonts w:ascii="Times New Roman" w:hAnsi="Times New Roman" w:cs="Times New Roman"/>
          <w:noProof/>
        </w:rPr>
        <w:t>, 1–5. https://doi.org/10.1038/srep03486</w:t>
      </w:r>
    </w:p>
    <w:p w14:paraId="36F64E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Alvarez-Filip, L., Dulvy, N. K., Côteé, I. M., Watkinson, A. R., &amp; Gill, J. A. (2011). Coral identity underpins architectural complexity on Caribbean reefs.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w:t>
      </w:r>
      <w:r w:rsidRPr="000B11BB">
        <w:rPr>
          <w:rFonts w:ascii="Times New Roman" w:hAnsi="Times New Roman" w:cs="Times New Roman"/>
          <w:i/>
          <w:iCs/>
          <w:noProof/>
        </w:rPr>
        <w:t>21</w:t>
      </w:r>
      <w:r w:rsidRPr="000B11BB">
        <w:rPr>
          <w:rFonts w:ascii="Times New Roman" w:hAnsi="Times New Roman" w:cs="Times New Roman"/>
          <w:noProof/>
        </w:rPr>
        <w:t>(6), 2223–2231. https://doi.org/10.1890/10-1563.1</w:t>
      </w:r>
    </w:p>
    <w:p w14:paraId="2222255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0B11BB">
        <w:rPr>
          <w:rFonts w:ascii="Times New Roman" w:hAnsi="Times New Roman" w:cs="Times New Roman"/>
          <w:i/>
          <w:iCs/>
          <w:noProof/>
        </w:rPr>
        <w:t>61</w:t>
      </w:r>
      <w:r w:rsidRPr="000B11BB">
        <w:rPr>
          <w:rFonts w:ascii="Times New Roman" w:hAnsi="Times New Roman" w:cs="Times New Roman"/>
          <w:noProof/>
        </w:rPr>
        <w:t>(10). https://doi.org/10.1525/bio.2011.61.10.8</w:t>
      </w:r>
    </w:p>
    <w:p w14:paraId="12FF19E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0B11BB">
        <w:rPr>
          <w:rFonts w:ascii="Times New Roman" w:hAnsi="Times New Roman" w:cs="Times New Roman"/>
          <w:i/>
          <w:iCs/>
          <w:noProof/>
        </w:rPr>
        <w:t>Marine Biology</w:t>
      </w:r>
      <w:r w:rsidRPr="000B11BB">
        <w:rPr>
          <w:rFonts w:ascii="Times New Roman" w:hAnsi="Times New Roman" w:cs="Times New Roman"/>
          <w:noProof/>
        </w:rPr>
        <w:t xml:space="preserve">, </w:t>
      </w:r>
      <w:r w:rsidRPr="000B11BB">
        <w:rPr>
          <w:rFonts w:ascii="Times New Roman" w:hAnsi="Times New Roman" w:cs="Times New Roman"/>
          <w:i/>
          <w:iCs/>
          <w:noProof/>
        </w:rPr>
        <w:t>54</w:t>
      </w:r>
      <w:r w:rsidRPr="000B11BB">
        <w:rPr>
          <w:rFonts w:ascii="Times New Roman" w:hAnsi="Times New Roman" w:cs="Times New Roman"/>
          <w:noProof/>
        </w:rPr>
        <w:t>, 341–352.</w:t>
      </w:r>
    </w:p>
    <w:p w14:paraId="5F92701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 J. J. (2008). The functional roles of marine sponges. </w:t>
      </w:r>
      <w:r w:rsidRPr="000B11BB">
        <w:rPr>
          <w:rFonts w:ascii="Times New Roman" w:hAnsi="Times New Roman" w:cs="Times New Roman"/>
          <w:i/>
          <w:iCs/>
          <w:noProof/>
        </w:rPr>
        <w:t>Estuarine, Coastal and Shelf Science</w:t>
      </w:r>
      <w:r w:rsidRPr="000B11BB">
        <w:rPr>
          <w:rFonts w:ascii="Times New Roman" w:hAnsi="Times New Roman" w:cs="Times New Roman"/>
          <w:noProof/>
        </w:rPr>
        <w:t xml:space="preserve">, </w:t>
      </w:r>
      <w:r w:rsidRPr="000B11BB">
        <w:rPr>
          <w:rFonts w:ascii="Times New Roman" w:hAnsi="Times New Roman" w:cs="Times New Roman"/>
          <w:i/>
          <w:iCs/>
          <w:noProof/>
        </w:rPr>
        <w:t>79</w:t>
      </w:r>
      <w:r w:rsidRPr="000B11BB">
        <w:rPr>
          <w:rFonts w:ascii="Times New Roman" w:hAnsi="Times New Roman" w:cs="Times New Roman"/>
          <w:noProof/>
        </w:rPr>
        <w:t>, 341–353. https://doi.org/10.1016/j.ecss.2008.05.002</w:t>
      </w:r>
    </w:p>
    <w:p w14:paraId="0FE2F7C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Bellwood, D. R., Hughes, T. P., Folke, C., &amp; Nyström, M. (2004). Confronting the coral reef crisis.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429</w:t>
      </w:r>
      <w:r w:rsidRPr="000B11BB">
        <w:rPr>
          <w:rFonts w:ascii="Times New Roman" w:hAnsi="Times New Roman" w:cs="Times New Roman"/>
          <w:noProof/>
        </w:rPr>
        <w:t>, 827–833. https://doi.org/https://doi.org/10.1038/nature21707</w:t>
      </w:r>
    </w:p>
    <w:p w14:paraId="11484378"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36</w:t>
      </w:r>
      <w:r w:rsidRPr="000B11BB">
        <w:rPr>
          <w:rFonts w:ascii="Times New Roman" w:hAnsi="Times New Roman" w:cs="Times New Roman"/>
          <w:noProof/>
        </w:rPr>
        <w:t>, 561–575. https://doi.org/10.1007/s00338-017-1539-z</w:t>
      </w:r>
    </w:p>
    <w:p w14:paraId="1C51129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Derraik, J. G. B., Closs, G. P., Dickinson, K. J. M., Sirvid, P., Barratt, B. I. P., &amp; Patrick, B. H. </w:t>
      </w:r>
      <w:r w:rsidRPr="000B11BB">
        <w:rPr>
          <w:rFonts w:ascii="Times New Roman" w:hAnsi="Times New Roman" w:cs="Times New Roman"/>
          <w:noProof/>
        </w:rPr>
        <w:lastRenderedPageBreak/>
        <w:t xml:space="preserve">(2002). Arthropod Morphospecies versus Taxonomic Species:a Case Study with Araneae, Coleoptera,and Lepidoptera.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16</w:t>
      </w:r>
      <w:r w:rsidRPr="000B11BB">
        <w:rPr>
          <w:rFonts w:ascii="Times New Roman" w:hAnsi="Times New Roman" w:cs="Times New Roman"/>
          <w:noProof/>
        </w:rPr>
        <w:t>(4), 1015–1023. https://doi.org/10.1046/j.1523-1739.2002.00358.x</w:t>
      </w:r>
    </w:p>
    <w:p w14:paraId="6D42BC9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Duelli, P., &amp; Obrist, M. K. (2003). Biodiversity indicators: The choice of values and measures. </w:t>
      </w:r>
      <w:r w:rsidRPr="000B11BB">
        <w:rPr>
          <w:rFonts w:ascii="Times New Roman" w:hAnsi="Times New Roman" w:cs="Times New Roman"/>
          <w:i/>
          <w:iCs/>
          <w:noProof/>
        </w:rPr>
        <w:t>Agriculture, Ecosystems and Environment</w:t>
      </w:r>
      <w:r w:rsidRPr="000B11BB">
        <w:rPr>
          <w:rFonts w:ascii="Times New Roman" w:hAnsi="Times New Roman" w:cs="Times New Roman"/>
          <w:noProof/>
        </w:rPr>
        <w:t xml:space="preserve">, </w:t>
      </w:r>
      <w:r w:rsidRPr="000B11BB">
        <w:rPr>
          <w:rFonts w:ascii="Times New Roman" w:hAnsi="Times New Roman" w:cs="Times New Roman"/>
          <w:i/>
          <w:iCs/>
          <w:noProof/>
        </w:rPr>
        <w:t>98</w:t>
      </w:r>
      <w:r w:rsidRPr="000B11BB">
        <w:rPr>
          <w:rFonts w:ascii="Times New Roman" w:hAnsi="Times New Roman" w:cs="Times New Roman"/>
          <w:noProof/>
        </w:rPr>
        <w:t>(1–3), 87–98. https://doi.org/10.1016/S0167-8809(03)00072-0</w:t>
      </w:r>
    </w:p>
    <w:p w14:paraId="344AAEC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Emmett Duffy, J. (2009). Why biodiversity is important to the functioning of real-world ecosystems.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(8), 437–444. https://doi.org/10.1890/070195</w:t>
      </w:r>
    </w:p>
    <w:p w14:paraId="301EBBD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Emslie, M. J., Cheal, A. J., MacNeil, M. A., Miller, I. R., &amp; Sweatman, H. P. A. (2018). Reef fish communities are spooked by scuba surveys and may take hours to recover. </w:t>
      </w:r>
      <w:r w:rsidRPr="000B11BB">
        <w:rPr>
          <w:rFonts w:ascii="Times New Roman" w:hAnsi="Times New Roman" w:cs="Times New Roman"/>
          <w:i/>
          <w:iCs/>
          <w:noProof/>
        </w:rPr>
        <w:t>PeerJ</w:t>
      </w:r>
      <w:r w:rsidRPr="000B11BB">
        <w:rPr>
          <w:rFonts w:ascii="Times New Roman" w:hAnsi="Times New Roman" w:cs="Times New Roman"/>
          <w:noProof/>
        </w:rPr>
        <w:t xml:space="preserve">, </w:t>
      </w:r>
      <w:r w:rsidRPr="000B11BB">
        <w:rPr>
          <w:rFonts w:ascii="Times New Roman" w:hAnsi="Times New Roman" w:cs="Times New Roman"/>
          <w:i/>
          <w:iCs/>
          <w:noProof/>
        </w:rPr>
        <w:t>6</w:t>
      </w:r>
      <w:r w:rsidRPr="000B11BB">
        <w:rPr>
          <w:rFonts w:ascii="Times New Roman" w:hAnsi="Times New Roman" w:cs="Times New Roman"/>
          <w:noProof/>
        </w:rPr>
        <w:t>, e4886. https://doi.org/10.7717/peerj.4886</w:t>
      </w:r>
    </w:p>
    <w:p w14:paraId="26180004"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0B11BB">
        <w:rPr>
          <w:rFonts w:ascii="Times New Roman" w:hAnsi="Times New Roman" w:cs="Times New Roman"/>
          <w:i/>
          <w:iCs/>
          <w:noProof/>
        </w:rPr>
        <w:t>Diversity and Distributions</w:t>
      </w:r>
      <w:r w:rsidRPr="000B11BB">
        <w:rPr>
          <w:rFonts w:ascii="Times New Roman" w:hAnsi="Times New Roman" w:cs="Times New Roman"/>
          <w:noProof/>
        </w:rPr>
        <w:t>. https://doi.org/10.1111/ddi.12361</w:t>
      </w:r>
    </w:p>
    <w:p w14:paraId="01C571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0B11BB">
        <w:rPr>
          <w:rFonts w:ascii="Times New Roman" w:hAnsi="Times New Roman" w:cs="Times New Roman"/>
          <w:i/>
          <w:iCs/>
          <w:noProof/>
        </w:rPr>
        <w:t>Journal for Nature Conservation</w:t>
      </w:r>
      <w:r w:rsidRPr="000B11BB">
        <w:rPr>
          <w:rFonts w:ascii="Times New Roman" w:hAnsi="Times New Roman" w:cs="Times New Roman"/>
          <w:noProof/>
        </w:rPr>
        <w:t xml:space="preserve">, </w:t>
      </w:r>
      <w:r w:rsidRPr="000B11BB">
        <w:rPr>
          <w:rFonts w:ascii="Times New Roman" w:hAnsi="Times New Roman" w:cs="Times New Roman"/>
          <w:i/>
          <w:iCs/>
          <w:noProof/>
        </w:rPr>
        <w:t>24</w:t>
      </w:r>
      <w:r w:rsidRPr="000B11BB">
        <w:rPr>
          <w:rFonts w:ascii="Times New Roman" w:hAnsi="Times New Roman" w:cs="Times New Roman"/>
          <w:noProof/>
        </w:rPr>
        <w:t>, 1–9. https://doi.org/10.1016/j.jnc.2015.01.002</w:t>
      </w:r>
    </w:p>
    <w:p w14:paraId="0E8E9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Graham, N. A. J., Wilson, S. K., Jennings, S., Polunin, N. V. C., Bijoux, J. P., &amp; Robinson, J. (2006). Dynamic fragility of oceanic coral reef ecosystems, </w:t>
      </w:r>
      <w:r w:rsidRPr="000B11BB">
        <w:rPr>
          <w:rFonts w:ascii="Times New Roman" w:hAnsi="Times New Roman" w:cs="Times New Roman"/>
          <w:i/>
          <w:iCs/>
          <w:noProof/>
        </w:rPr>
        <w:t>103</w:t>
      </w:r>
      <w:r w:rsidRPr="000B11BB">
        <w:rPr>
          <w:rFonts w:ascii="Times New Roman" w:hAnsi="Times New Roman" w:cs="Times New Roman"/>
          <w:noProof/>
        </w:rPr>
        <w:t>(22).</w:t>
      </w:r>
    </w:p>
    <w:p w14:paraId="0FAF09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Gratwicke, B., &amp; Speight, M. (2005). The relationship between fish species richness , abundance </w:t>
      </w:r>
      <w:r w:rsidRPr="000B11BB">
        <w:rPr>
          <w:rFonts w:ascii="Times New Roman" w:hAnsi="Times New Roman" w:cs="Times New Roman"/>
          <w:noProof/>
        </w:rPr>
        <w:lastRenderedPageBreak/>
        <w:t xml:space="preserve">and habitat complexity in a range of shallow tropical marine habitats. </w:t>
      </w:r>
      <w:r w:rsidRPr="000B11BB">
        <w:rPr>
          <w:rFonts w:ascii="Times New Roman" w:hAnsi="Times New Roman" w:cs="Times New Roman"/>
          <w:i/>
          <w:iCs/>
          <w:noProof/>
        </w:rPr>
        <w:t>Journal of Fish Biology</w:t>
      </w:r>
      <w:r w:rsidRPr="000B11BB">
        <w:rPr>
          <w:rFonts w:ascii="Times New Roman" w:hAnsi="Times New Roman" w:cs="Times New Roman"/>
          <w:noProof/>
        </w:rPr>
        <w:t xml:space="preserve">, </w:t>
      </w:r>
      <w:r w:rsidRPr="000B11BB">
        <w:rPr>
          <w:rFonts w:ascii="Times New Roman" w:hAnsi="Times New Roman" w:cs="Times New Roman"/>
          <w:i/>
          <w:iCs/>
          <w:noProof/>
        </w:rPr>
        <w:t>66</w:t>
      </w:r>
      <w:r w:rsidRPr="000B11BB">
        <w:rPr>
          <w:rFonts w:ascii="Times New Roman" w:hAnsi="Times New Roman" w:cs="Times New Roman"/>
          <w:noProof/>
        </w:rPr>
        <w:t>, 650–667. https://doi.org/10.1111/j.1095-8649.2005.00629.x</w:t>
      </w:r>
    </w:p>
    <w:p w14:paraId="48FAC4F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Habibi, A., Setiasih, N., &amp; Sartin, J. (2007). A decade of reef check monitoring: Indonesian coral reefs, condition and trends.</w:t>
      </w:r>
    </w:p>
    <w:p w14:paraId="5763D72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Halpern, B. S., &amp; Floeter, S. R. (2008). Functional diversity responses to changing species richness in reef fish communities. </w:t>
      </w:r>
      <w:r w:rsidRPr="000B11BB">
        <w:rPr>
          <w:rFonts w:ascii="Times New Roman" w:hAnsi="Times New Roman" w:cs="Times New Roman"/>
          <w:i/>
          <w:iCs/>
          <w:noProof/>
        </w:rPr>
        <w:t>Marine Ecology Progress Series</w:t>
      </w:r>
      <w:r w:rsidRPr="000B11BB">
        <w:rPr>
          <w:rFonts w:ascii="Times New Roman" w:hAnsi="Times New Roman" w:cs="Times New Roman"/>
          <w:noProof/>
        </w:rPr>
        <w:t>. https://doi.org/10.3354/meps07553</w:t>
      </w:r>
    </w:p>
    <w:p w14:paraId="2C41EAA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Hamilton, A. J. (2005). Species diversity or biodiversity? </w:t>
      </w:r>
      <w:r w:rsidRPr="000B11BB">
        <w:rPr>
          <w:rFonts w:ascii="Times New Roman" w:hAnsi="Times New Roman" w:cs="Times New Roman"/>
          <w:i/>
          <w:iCs/>
          <w:noProof/>
        </w:rPr>
        <w:t>Journal of Environmental Management</w:t>
      </w:r>
      <w:r w:rsidRPr="000B11BB">
        <w:rPr>
          <w:rFonts w:ascii="Times New Roman" w:hAnsi="Times New Roman" w:cs="Times New Roman"/>
          <w:noProof/>
        </w:rPr>
        <w:t>. https://doi.org/10.1016/j.jenvman.2004.11.012</w:t>
      </w:r>
    </w:p>
    <w:p w14:paraId="77D4E4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Hirst, A. (2008). Surrogate measures for assessing cryptic faunal biodiversity on macroalgal-dominated subtidal reefs. </w:t>
      </w:r>
      <w:r w:rsidRPr="000B11BB">
        <w:rPr>
          <w:rFonts w:ascii="Times New Roman" w:hAnsi="Times New Roman" w:cs="Times New Roman"/>
          <w:i/>
          <w:iCs/>
          <w:noProof/>
        </w:rPr>
        <w:t>Biol Cons</w:t>
      </w:r>
      <w:r w:rsidRPr="000B11BB">
        <w:rPr>
          <w:rFonts w:ascii="Times New Roman" w:hAnsi="Times New Roman" w:cs="Times New Roman"/>
          <w:noProof/>
        </w:rPr>
        <w:t xml:space="preserve">, </w:t>
      </w:r>
      <w:r w:rsidRPr="000B11BB">
        <w:rPr>
          <w:rFonts w:ascii="Times New Roman" w:hAnsi="Times New Roman" w:cs="Times New Roman"/>
          <w:i/>
          <w:iCs/>
          <w:noProof/>
        </w:rPr>
        <w:t>141</w:t>
      </w:r>
      <w:r w:rsidRPr="000B11BB">
        <w:rPr>
          <w:rFonts w:ascii="Times New Roman" w:hAnsi="Times New Roman" w:cs="Times New Roman"/>
          <w:noProof/>
        </w:rPr>
        <w:t>.</w:t>
      </w:r>
    </w:p>
    <w:p w14:paraId="3D42CA2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(1994). Catastrophes, Phase Shifts, and larg-scale degradation of a Caribbean coral reef. </w:t>
      </w:r>
      <w:r w:rsidRPr="000B11BB">
        <w:rPr>
          <w:rFonts w:ascii="Times New Roman" w:hAnsi="Times New Roman" w:cs="Times New Roman"/>
          <w:i/>
          <w:iCs/>
          <w:noProof/>
        </w:rPr>
        <w:t>Science</w:t>
      </w:r>
      <w:r w:rsidRPr="000B11BB">
        <w:rPr>
          <w:rFonts w:ascii="Times New Roman" w:hAnsi="Times New Roman" w:cs="Times New Roman"/>
          <w:noProof/>
        </w:rPr>
        <w:t xml:space="preserve">, </w:t>
      </w:r>
      <w:r w:rsidRPr="000B11BB">
        <w:rPr>
          <w:rFonts w:ascii="Times New Roman" w:hAnsi="Times New Roman" w:cs="Times New Roman"/>
          <w:i/>
          <w:iCs/>
          <w:noProof/>
        </w:rPr>
        <w:t>265</w:t>
      </w:r>
      <w:r w:rsidRPr="000B11BB">
        <w:rPr>
          <w:rFonts w:ascii="Times New Roman" w:hAnsi="Times New Roman" w:cs="Times New Roman"/>
          <w:noProof/>
        </w:rPr>
        <w:t>, 1547–1551. Retrieved from http://science.sciencemag.org/content/265/5178/1547.long</w:t>
      </w:r>
    </w:p>
    <w:p w14:paraId="4651DD0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543</w:t>
      </w:r>
      <w:r w:rsidRPr="000B11BB">
        <w:rPr>
          <w:rFonts w:ascii="Times New Roman" w:hAnsi="Times New Roman" w:cs="Times New Roman"/>
          <w:noProof/>
        </w:rPr>
        <w:t>(7645), 373–377. https://doi.org/10.1038/nature21707</w:t>
      </w:r>
    </w:p>
    <w:p w14:paraId="4D988153"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Jones, G. P., McCormick, M. I., Srinivasan, M., &amp; Eagle, J. V. (2004). Coral decline threatens fish biodiversity in marine reserves. </w:t>
      </w:r>
      <w:r w:rsidRPr="000B11BB">
        <w:rPr>
          <w:rFonts w:ascii="Times New Roman" w:hAnsi="Times New Roman" w:cs="Times New Roman"/>
          <w:i/>
          <w:iCs/>
          <w:noProof/>
        </w:rPr>
        <w:t>Proceedings of the National Academy of Sciences</w:t>
      </w:r>
      <w:r w:rsidRPr="000B11BB">
        <w:rPr>
          <w:rFonts w:ascii="Times New Roman" w:hAnsi="Times New Roman" w:cs="Times New Roman"/>
          <w:noProof/>
        </w:rPr>
        <w:t xml:space="preserve">, </w:t>
      </w:r>
      <w:r w:rsidRPr="000B11BB">
        <w:rPr>
          <w:rFonts w:ascii="Times New Roman" w:hAnsi="Times New Roman" w:cs="Times New Roman"/>
          <w:i/>
          <w:iCs/>
          <w:noProof/>
        </w:rPr>
        <w:t>101</w:t>
      </w:r>
      <w:r w:rsidRPr="000B11BB">
        <w:rPr>
          <w:rFonts w:ascii="Times New Roman" w:hAnsi="Times New Roman" w:cs="Times New Roman"/>
          <w:noProof/>
        </w:rPr>
        <w:t>(21), 8251–8253. https://doi.org/10.1073/pnas.0401277101</w:t>
      </w:r>
    </w:p>
    <w:p w14:paraId="6EA620B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Kati, V., Devillers, P., Dufrˆene, M., Dufrˆene, D., Legakis, A., Vokou, D., &amp; Lebrun, P. (2004). </w:t>
      </w:r>
      <w:r w:rsidRPr="000B11BB">
        <w:rPr>
          <w:rFonts w:ascii="Times New Roman" w:hAnsi="Times New Roman" w:cs="Times New Roman"/>
          <w:i/>
          <w:iCs/>
          <w:noProof/>
        </w:rPr>
        <w:t>Testing the Value of Six Taxonomic Groups as Biodiversity Indicators at a Local Scale</w:t>
      </w:r>
      <w:r w:rsidRPr="000B11BB">
        <w:rPr>
          <w:rFonts w:ascii="Times New Roman" w:hAnsi="Times New Roman" w:cs="Times New Roman"/>
          <w:noProof/>
        </w:rPr>
        <w:t xml:space="preserve">.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(Vol. 18).</w:t>
      </w:r>
    </w:p>
    <w:p w14:paraId="76413AC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lastRenderedPageBreak/>
        <w:t xml:space="preserve">Magierowski, R. H., &amp; Johnson, C. R. (2006). </w:t>
      </w:r>
      <w:r w:rsidRPr="000B11BB">
        <w:rPr>
          <w:rFonts w:ascii="Times New Roman" w:hAnsi="Times New Roman" w:cs="Times New Roman"/>
          <w:i/>
          <w:iCs/>
          <w:noProof/>
        </w:rPr>
        <w:t>Robustness of surrogates of Biodiversity in Marine Benthic Communities</w:t>
      </w:r>
      <w:r w:rsidRPr="000B11BB">
        <w:rPr>
          <w:rFonts w:ascii="Times New Roman" w:hAnsi="Times New Roman" w:cs="Times New Roman"/>
          <w:noProof/>
        </w:rPr>
        <w:t xml:space="preserve">.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(Vol. 16).</w:t>
      </w:r>
    </w:p>
    <w:p w14:paraId="3F79F17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Margules, C., Pressey, R., &amp; Williams, P. (2002). Representing biodiversity: data and procedures for identifying priority areas for conservation.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44321D9B"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0B11BB">
        <w:rPr>
          <w:rFonts w:ascii="Times New Roman" w:hAnsi="Times New Roman" w:cs="Times New Roman"/>
          <w:i/>
          <w:iCs/>
          <w:noProof/>
        </w:rPr>
        <w:t>Marine Environmental Research</w:t>
      </w:r>
      <w:r w:rsidRPr="000B11BB">
        <w:rPr>
          <w:rFonts w:ascii="Times New Roman" w:hAnsi="Times New Roman" w:cs="Times New Roman"/>
          <w:noProof/>
        </w:rPr>
        <w:t>. https://doi.org/10.1016/j.marenvres.2010.12.004</w:t>
      </w:r>
    </w:p>
    <w:p w14:paraId="51A68AF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0B11BB">
        <w:rPr>
          <w:rFonts w:ascii="Times New Roman" w:hAnsi="Times New Roman" w:cs="Times New Roman"/>
          <w:i/>
          <w:iCs/>
          <w:noProof/>
        </w:rPr>
        <w:t>Journal of Animal Ecology</w:t>
      </w:r>
      <w:r w:rsidRPr="000B11BB">
        <w:rPr>
          <w:rFonts w:ascii="Times New Roman" w:hAnsi="Times New Roman" w:cs="Times New Roman"/>
          <w:noProof/>
        </w:rPr>
        <w:t xml:space="preserve">, </w:t>
      </w:r>
      <w:r w:rsidRPr="000B11BB">
        <w:rPr>
          <w:rFonts w:ascii="Times New Roman" w:hAnsi="Times New Roman" w:cs="Times New Roman"/>
          <w:i/>
          <w:iCs/>
          <w:noProof/>
        </w:rPr>
        <w:t>84</w:t>
      </w:r>
      <w:r w:rsidRPr="000B11BB">
        <w:rPr>
          <w:rFonts w:ascii="Times New Roman" w:hAnsi="Times New Roman" w:cs="Times New Roman"/>
          <w:noProof/>
        </w:rPr>
        <w:t>, 1678–1689. https://doi.org/10.1111/1365-2656.12429</w:t>
      </w:r>
    </w:p>
    <w:p w14:paraId="7D2D0BE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Noss, R. F. (1990). Indicators for monitoring biodiversity: A hierarchical approach.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4</w:t>
      </w:r>
      <w:r w:rsidRPr="000B11BB">
        <w:rPr>
          <w:rFonts w:ascii="Times New Roman" w:hAnsi="Times New Roman" w:cs="Times New Roman"/>
          <w:noProof/>
        </w:rPr>
        <w:t>(4), 355–364.</w:t>
      </w:r>
    </w:p>
    <w:p w14:paraId="442E7A4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Nyström, M. (2006). Redundancy and response diversity of functional groups: Implications for the resilience of coral reefs. </w:t>
      </w:r>
      <w:r w:rsidRPr="000B11BB">
        <w:rPr>
          <w:rFonts w:ascii="Times New Roman" w:hAnsi="Times New Roman" w:cs="Times New Roman"/>
          <w:i/>
          <w:iCs/>
          <w:noProof/>
        </w:rPr>
        <w:t>AMBIO: A Journal of the Human Environment</w:t>
      </w:r>
      <w:r w:rsidRPr="000B11BB">
        <w:rPr>
          <w:rFonts w:ascii="Times New Roman" w:hAnsi="Times New Roman" w:cs="Times New Roman"/>
          <w:noProof/>
        </w:rPr>
        <w:t xml:space="preserve">, </w:t>
      </w:r>
      <w:r w:rsidRPr="000B11BB">
        <w:rPr>
          <w:rFonts w:ascii="Times New Roman" w:hAnsi="Times New Roman" w:cs="Times New Roman"/>
          <w:i/>
          <w:iCs/>
          <w:noProof/>
        </w:rPr>
        <w:t>35</w:t>
      </w:r>
      <w:r w:rsidRPr="000B11BB">
        <w:rPr>
          <w:rFonts w:ascii="Times New Roman" w:hAnsi="Times New Roman" w:cs="Times New Roman"/>
          <w:noProof/>
        </w:rPr>
        <w:t>(1), 30–35. https://doi.org/10.1579/0044-7447-35.1.30</w:t>
      </w:r>
    </w:p>
    <w:p w14:paraId="4615DC1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Ohlhorst, S. L., Liddell, W. D., Taylor, R. J., &amp; Taylor, J. M. (1988). EVALUATION OF REEF CENSUS TECHNIQUES. </w:t>
      </w:r>
      <w:r w:rsidRPr="000B11BB">
        <w:rPr>
          <w:rFonts w:ascii="Times New Roman" w:hAnsi="Times New Roman" w:cs="Times New Roman"/>
          <w:i/>
          <w:iCs/>
          <w:noProof/>
        </w:rPr>
        <w:t>Proceedings of the 6th International Coral Reef Symposium, Australia</w:t>
      </w:r>
      <w:r w:rsidRPr="000B11BB">
        <w:rPr>
          <w:rFonts w:ascii="Times New Roman" w:hAnsi="Times New Roman" w:cs="Times New Roman"/>
          <w:noProof/>
        </w:rPr>
        <w:t xml:space="preserve">, </w:t>
      </w:r>
      <w:r w:rsidRPr="000B11BB">
        <w:rPr>
          <w:rFonts w:ascii="Times New Roman" w:hAnsi="Times New Roman" w:cs="Times New Roman"/>
          <w:i/>
          <w:iCs/>
          <w:noProof/>
        </w:rPr>
        <w:t>2</w:t>
      </w:r>
      <w:r w:rsidRPr="000B11BB">
        <w:rPr>
          <w:rFonts w:ascii="Times New Roman" w:hAnsi="Times New Roman" w:cs="Times New Roman"/>
          <w:noProof/>
        </w:rPr>
        <w:t>, 319–324.</w:t>
      </w:r>
    </w:p>
    <w:p w14:paraId="4FA8760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Olsgard, F., &amp; Somerfield, P. (2000). Surrogates in marine benthic investigations: Which taxonomic unit to target? </w:t>
      </w:r>
      <w:r w:rsidRPr="000B11BB">
        <w:rPr>
          <w:rFonts w:ascii="Times New Roman" w:hAnsi="Times New Roman" w:cs="Times New Roman"/>
          <w:i/>
          <w:iCs/>
          <w:noProof/>
        </w:rPr>
        <w:t>J Aquat Ecosyst Stress Recovery</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w:t>
      </w:r>
    </w:p>
    <w:p w14:paraId="0CC5D6E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Padoa-Schioppa, E., Baietto, M., Massa, R., &amp; Bottoni, L. (2006). Bird communities as bioindicators: The focal species concept in agricultural landscapes.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noProof/>
        </w:rPr>
        <w:lastRenderedPageBreak/>
        <w:t>https://doi.org/10.1016/j.ecolind.2005.08.006</w:t>
      </w:r>
    </w:p>
    <w:p w14:paraId="1CD2DB6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Paillet, Y., Archaux, F., du Puy, S., Bouget, C., Boulanger, V., Debaive, N., … Guilbert, E. (2018). The indicator side of tree microhabitats: A multi-taxon approach based on bats, birds and saproxylic beetles. </w:t>
      </w:r>
      <w:r w:rsidRPr="000B11BB">
        <w:rPr>
          <w:rFonts w:ascii="Times New Roman" w:hAnsi="Times New Roman" w:cs="Times New Roman"/>
          <w:i/>
          <w:iCs/>
          <w:noProof/>
        </w:rPr>
        <w:t>Journal of Applied Ecology</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(5), 2147–2159. https://doi.org/10.1111/1365-2664.13181</w:t>
      </w:r>
    </w:p>
    <w:p w14:paraId="6038A73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0B11BB">
        <w:rPr>
          <w:rFonts w:ascii="Times New Roman" w:hAnsi="Times New Roman" w:cs="Times New Roman"/>
          <w:i/>
          <w:iCs/>
          <w:noProof/>
        </w:rPr>
        <w:t>Diversity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(3), 424–452. https://doi.org/10.3390/d3030424</w:t>
      </w:r>
    </w:p>
    <w:p w14:paraId="7873887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0B11BB">
        <w:rPr>
          <w:rFonts w:ascii="Times New Roman" w:hAnsi="Times New Roman" w:cs="Times New Roman"/>
          <w:i/>
          <w:iCs/>
          <w:noProof/>
        </w:rPr>
        <w:t>Journal of Sea Research</w:t>
      </w:r>
      <w:r w:rsidRPr="000B11BB">
        <w:rPr>
          <w:rFonts w:ascii="Times New Roman" w:hAnsi="Times New Roman" w:cs="Times New Roman"/>
          <w:noProof/>
        </w:rPr>
        <w:t>. https://doi.org/10.1016/j.seares.2011.07.003</w:t>
      </w:r>
    </w:p>
    <w:p w14:paraId="034688B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0B11BB">
        <w:rPr>
          <w:rFonts w:ascii="Times New Roman" w:hAnsi="Times New Roman" w:cs="Times New Roman"/>
          <w:i/>
          <w:iCs/>
          <w:noProof/>
        </w:rPr>
        <w:t>Marine Ecology Progress Series</w:t>
      </w:r>
      <w:r w:rsidRPr="000B11BB">
        <w:rPr>
          <w:rFonts w:ascii="Times New Roman" w:hAnsi="Times New Roman" w:cs="Times New Roman"/>
          <w:noProof/>
        </w:rPr>
        <w:t xml:space="preserve">, </w:t>
      </w:r>
      <w:r w:rsidRPr="000B11BB">
        <w:rPr>
          <w:rFonts w:ascii="Times New Roman" w:hAnsi="Times New Roman" w:cs="Times New Roman"/>
          <w:i/>
          <w:iCs/>
          <w:noProof/>
        </w:rPr>
        <w:t>489</w:t>
      </w:r>
      <w:r w:rsidRPr="000B11BB">
        <w:rPr>
          <w:rFonts w:ascii="Times New Roman" w:hAnsi="Times New Roman" w:cs="Times New Roman"/>
          <w:noProof/>
        </w:rPr>
        <w:t>, 125–141. https://doi.org/10.3354/meps10427</w:t>
      </w:r>
    </w:p>
    <w:p w14:paraId="43F7550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Sarkar, S., &amp; Margules, C. (2002). Operationalizing biodiversity for conservation planning.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0284EBA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i/>
          <w:iCs/>
          <w:noProof/>
        </w:rPr>
        <w:t>20</w:t>
      </w:r>
      <w:r w:rsidRPr="000B11BB">
        <w:rPr>
          <w:rFonts w:ascii="Times New Roman" w:hAnsi="Times New Roman" w:cs="Times New Roman"/>
          <w:noProof/>
        </w:rPr>
        <w:t>, 304–315. https://doi.org/10.1016/j.ecolind.2012.02.033</w:t>
      </w:r>
    </w:p>
    <w:p w14:paraId="404FFE9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Staudinger, M. D., Carter, S. L., Cross, M. S., Dubois, N. S., Duffy, J. E., Enquist, C., … Turner, W. (2013). Biodiversity in a changing climate : A synthesis of current and projected trends </w:t>
      </w:r>
      <w:r w:rsidRPr="000B11BB">
        <w:rPr>
          <w:rFonts w:ascii="Times New Roman" w:hAnsi="Times New Roman" w:cs="Times New Roman"/>
          <w:noProof/>
        </w:rPr>
        <w:lastRenderedPageBreak/>
        <w:t xml:space="preserve">in the US in a nutshell.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11</w:t>
      </w:r>
      <w:r w:rsidRPr="000B11BB">
        <w:rPr>
          <w:rFonts w:ascii="Times New Roman" w:hAnsi="Times New Roman" w:cs="Times New Roman"/>
          <w:noProof/>
        </w:rPr>
        <w:t>(9), 465–473. https://doi.org/10.1890/120272</w:t>
      </w:r>
    </w:p>
    <w:p w14:paraId="57E6B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Stokes, M. D., Leichter, J. J., &amp; Genovese, S. J. (2010). LONG-TERM DECLINES IN CORAL COVER AT BONAIRE, NETHERLANDS ANTILLES. </w:t>
      </w:r>
      <w:r w:rsidRPr="000B11BB">
        <w:rPr>
          <w:rFonts w:ascii="Times New Roman" w:hAnsi="Times New Roman" w:cs="Times New Roman"/>
          <w:i/>
          <w:iCs/>
          <w:noProof/>
        </w:rPr>
        <w:t>Atoll Research Bulletin</w:t>
      </w:r>
      <w:r w:rsidRPr="000B11BB">
        <w:rPr>
          <w:rFonts w:ascii="Times New Roman" w:hAnsi="Times New Roman" w:cs="Times New Roman"/>
          <w:noProof/>
        </w:rPr>
        <w:t>, (582), 1–21.</w:t>
      </w:r>
    </w:p>
    <w:p w14:paraId="4972E13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Stork, N. E. (2010). Re-assessing current extinction rates. </w:t>
      </w:r>
      <w:r w:rsidRPr="000B11BB">
        <w:rPr>
          <w:rFonts w:ascii="Times New Roman" w:hAnsi="Times New Roman" w:cs="Times New Roman"/>
          <w:i/>
          <w:iCs/>
          <w:noProof/>
        </w:rPr>
        <w:t>Biodiversity and Conservation</w:t>
      </w:r>
      <w:r w:rsidRPr="000B11BB">
        <w:rPr>
          <w:rFonts w:ascii="Times New Roman" w:hAnsi="Times New Roman" w:cs="Times New Roman"/>
          <w:noProof/>
        </w:rPr>
        <w:t xml:space="preserve">, </w:t>
      </w:r>
      <w:r w:rsidRPr="000B11BB">
        <w:rPr>
          <w:rFonts w:ascii="Times New Roman" w:hAnsi="Times New Roman" w:cs="Times New Roman"/>
          <w:i/>
          <w:iCs/>
          <w:noProof/>
        </w:rPr>
        <w:t>19</w:t>
      </w:r>
      <w:r w:rsidRPr="000B11BB">
        <w:rPr>
          <w:rFonts w:ascii="Times New Roman" w:hAnsi="Times New Roman" w:cs="Times New Roman"/>
          <w:noProof/>
        </w:rPr>
        <w:t>(2), 357–371. https://doi.org/10.1007/s10531-009-9761-9</w:t>
      </w:r>
    </w:p>
    <w:p w14:paraId="5737AC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Walton, C. J., Hayes, N. K., &amp; Gilliam, D. S. (2018). Impacts of a Regional, Multi-Year, Multi-Species Coral Disease Outbreak in Southeast Florida. </w:t>
      </w:r>
      <w:r w:rsidRPr="000B11BB">
        <w:rPr>
          <w:rFonts w:ascii="Times New Roman" w:hAnsi="Times New Roman" w:cs="Times New Roman"/>
          <w:i/>
          <w:iCs/>
          <w:noProof/>
        </w:rPr>
        <w:t>Frontiers in Marine Science</w:t>
      </w:r>
      <w:r w:rsidRPr="000B11BB">
        <w:rPr>
          <w:rFonts w:ascii="Times New Roman" w:hAnsi="Times New Roman" w:cs="Times New Roman"/>
          <w:noProof/>
        </w:rPr>
        <w:t xml:space="preserve">, </w:t>
      </w:r>
      <w:r w:rsidRPr="000B11BB">
        <w:rPr>
          <w:rFonts w:ascii="Times New Roman" w:hAnsi="Times New Roman" w:cs="Times New Roman"/>
          <w:i/>
          <w:iCs/>
          <w:noProof/>
        </w:rPr>
        <w:t>5</w:t>
      </w:r>
      <w:r w:rsidRPr="000B11BB">
        <w:rPr>
          <w:rFonts w:ascii="Times New Roman" w:hAnsi="Times New Roman" w:cs="Times New Roman"/>
          <w:noProof/>
        </w:rPr>
        <w:t>(September), 1–14. https://doi.org/10.3389/fmars.2018.00323</w:t>
      </w:r>
    </w:p>
    <w:p w14:paraId="0DF438D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D., &amp; Stanley, M. (2004). The value of RTUs and parataxonomy versus taxonomic species. </w:t>
      </w:r>
      <w:r w:rsidRPr="000B11BB">
        <w:rPr>
          <w:rFonts w:ascii="Times New Roman" w:hAnsi="Times New Roman" w:cs="Times New Roman"/>
          <w:i/>
          <w:iCs/>
          <w:noProof/>
        </w:rPr>
        <w:t>New Zealand Entomologist</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 3–9. Retrieved from http://www.tandfonline.com/doi/abs/10.1080/00779962.2004.9722118</w:t>
      </w:r>
    </w:p>
    <w:p w14:paraId="6D36065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0B11BB">
        <w:rPr>
          <w:rFonts w:ascii="Times New Roman" w:hAnsi="Times New Roman" w:cs="Times New Roman"/>
          <w:i/>
          <w:iCs/>
          <w:noProof/>
        </w:rPr>
        <w:t>Ecol Appl</w:t>
      </w:r>
      <w:r w:rsidRPr="000B11BB">
        <w:rPr>
          <w:rFonts w:ascii="Times New Roman" w:hAnsi="Times New Roman" w:cs="Times New Roman"/>
          <w:noProof/>
        </w:rPr>
        <w:t xml:space="preserve">, </w:t>
      </w:r>
      <w:r w:rsidRPr="000B11BB">
        <w:rPr>
          <w:rFonts w:ascii="Times New Roman" w:hAnsi="Times New Roman" w:cs="Times New Roman"/>
          <w:i/>
          <w:iCs/>
          <w:noProof/>
        </w:rPr>
        <w:t>9</w:t>
      </w:r>
      <w:r w:rsidRPr="000B11BB">
        <w:rPr>
          <w:rFonts w:ascii="Times New Roman" w:hAnsi="Times New Roman" w:cs="Times New Roman"/>
          <w:noProof/>
        </w:rPr>
        <w:t>.</w:t>
      </w:r>
    </w:p>
    <w:p w14:paraId="4C9D4CA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0B11BB">
        <w:rPr>
          <w:rFonts w:ascii="Times New Roman" w:hAnsi="Times New Roman" w:cs="Times New Roman"/>
          <w:i/>
          <w:iCs/>
          <w:noProof/>
        </w:rPr>
        <w:t>Smithsonian</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(September).</w:t>
      </w:r>
    </w:p>
    <w:p w14:paraId="4993A7C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Wessels, K. J., Freitag, S., &amp; Van Jaarsveld, A. S. (1999). The use of land facets as biodiversity surrogates during reserve selection at a local scale. </w:t>
      </w:r>
      <w:r w:rsidRPr="000B11BB">
        <w:rPr>
          <w:rFonts w:ascii="Times New Roman" w:hAnsi="Times New Roman" w:cs="Times New Roman"/>
          <w:i/>
          <w:iCs/>
          <w:noProof/>
        </w:rPr>
        <w:t>Biological Conservation</w:t>
      </w:r>
      <w:r w:rsidRPr="000B11BB">
        <w:rPr>
          <w:rFonts w:ascii="Times New Roman" w:hAnsi="Times New Roman" w:cs="Times New Roman"/>
          <w:noProof/>
        </w:rPr>
        <w:t xml:space="preserve">, </w:t>
      </w:r>
      <w:r w:rsidRPr="000B11BB">
        <w:rPr>
          <w:rFonts w:ascii="Times New Roman" w:hAnsi="Times New Roman" w:cs="Times New Roman"/>
          <w:i/>
          <w:iCs/>
          <w:noProof/>
        </w:rPr>
        <w:t>89</w:t>
      </w:r>
      <w:r w:rsidRPr="000B11BB">
        <w:rPr>
          <w:rFonts w:ascii="Times New Roman" w:hAnsi="Times New Roman" w:cs="Times New Roman"/>
          <w:noProof/>
        </w:rPr>
        <w:t>(1), 21–38. https://doi.org/10.1016/S0006-3207(98)00133-5</w:t>
      </w:r>
    </w:p>
    <w:p w14:paraId="4098145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Wiens, J. (1989). Spatial Scaling in Ecology. </w:t>
      </w:r>
      <w:r w:rsidRPr="000B11BB">
        <w:rPr>
          <w:rFonts w:ascii="Times New Roman" w:hAnsi="Times New Roman" w:cs="Times New Roman"/>
          <w:i/>
          <w:iCs/>
          <w:noProof/>
        </w:rPr>
        <w:t>Functional Ecology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(4), 385–397.</w:t>
      </w:r>
    </w:p>
    <w:p w14:paraId="2552584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Dolman, A. M., Cheal, A. J., Emslie, M. J., Pratchett, M. S., &amp; Sweatman, H. P. </w:t>
      </w:r>
      <w:r w:rsidRPr="000B11BB">
        <w:rPr>
          <w:rFonts w:ascii="Times New Roman" w:hAnsi="Times New Roman" w:cs="Times New Roman"/>
          <w:noProof/>
        </w:rPr>
        <w:lastRenderedPageBreak/>
        <w:t xml:space="preserve">A. (2009). Maintenance of fish diversity on disturbed coral reefs.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28</w:t>
      </w:r>
      <w:r w:rsidRPr="000B11BB">
        <w:rPr>
          <w:rFonts w:ascii="Times New Roman" w:hAnsi="Times New Roman" w:cs="Times New Roman"/>
          <w:noProof/>
        </w:rPr>
        <w:t>(1), 3–14. https://doi.org/10.1007/s00338-008-0431-2</w:t>
      </w:r>
    </w:p>
    <w:p w14:paraId="631083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0B11BB">
        <w:rPr>
          <w:rFonts w:ascii="Times New Roman" w:hAnsi="Times New Roman" w:cs="Times New Roman"/>
          <w:i/>
          <w:iCs/>
          <w:noProof/>
        </w:rPr>
        <w:t>Global Change Biology</w:t>
      </w:r>
      <w:r w:rsidRPr="000B11BB">
        <w:rPr>
          <w:rFonts w:ascii="Times New Roman" w:hAnsi="Times New Roman" w:cs="Times New Roman"/>
          <w:noProof/>
        </w:rPr>
        <w:t xml:space="preserve">, </w:t>
      </w:r>
      <w:r w:rsidRPr="000B11BB">
        <w:rPr>
          <w:rFonts w:ascii="Times New Roman" w:hAnsi="Times New Roman" w:cs="Times New Roman"/>
          <w:i/>
          <w:iCs/>
          <w:noProof/>
        </w:rPr>
        <w:t>12</w:t>
      </w:r>
      <w:r w:rsidRPr="000B11BB">
        <w:rPr>
          <w:rFonts w:ascii="Times New Roman" w:hAnsi="Times New Roman" w:cs="Times New Roman"/>
          <w:noProof/>
        </w:rPr>
        <w:t>(11), 2220–2234. https://doi.org/10.1111/j.1365-2486.2006.01252.x</w:t>
      </w:r>
    </w:p>
    <w:p w14:paraId="25C03747" w14:textId="77777777" w:rsidR="002E21FB" w:rsidRDefault="000560AF" w:rsidP="000B11BB">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p>
    <w:p w14:paraId="50E16919" w14:textId="012AC9E2" w:rsidR="005367E4" w:rsidRDefault="002E21FB" w:rsidP="000B11BB">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proofErr w:type="gramStart"/>
      <w:r w:rsidR="005367E4">
        <w:rPr>
          <w:rFonts w:ascii="Times New Roman" w:hAnsi="Times New Roman" w:cs="Times New Roman"/>
        </w:rPr>
        <w:lastRenderedPageBreak/>
        <w:t>Table 1.</w:t>
      </w:r>
      <w:proofErr w:type="gramEnd"/>
      <w:r w:rsidR="005367E4">
        <w:rPr>
          <w:rFonts w:ascii="Times New Roman" w:hAnsi="Times New Roman" w:cs="Times New Roman"/>
        </w:rPr>
        <w:t xml:space="preserve"> AIC table </w:t>
      </w:r>
      <w:r w:rsidR="00656ED2">
        <w:rPr>
          <w:rFonts w:ascii="Times New Roman" w:hAnsi="Times New Roman" w:cs="Times New Roman"/>
        </w:rPr>
        <w:t>of models with</w:t>
      </w:r>
      <w:r w:rsidR="00656ED2">
        <w:rPr>
          <w:rFonts w:ascii="Times New Roman" w:hAnsi="Times New Roman" w:cs="Times New Roman"/>
        </w:rPr>
        <w:t xml:space="preserve"> </w:t>
      </w:r>
      <w:r w:rsidR="00F50129">
        <w:rPr>
          <w:rFonts w:ascii="Times New Roman" w:hAnsi="Times New Roman" w:cs="Times New Roman"/>
        </w:rPr>
        <w:t>coral</w:t>
      </w:r>
      <w:r w:rsidR="00656ED2">
        <w:rPr>
          <w:rFonts w:ascii="Times New Roman" w:hAnsi="Times New Roman" w:cs="Times New Roman"/>
        </w:rPr>
        <w:t xml:space="preserve"> richness</w:t>
      </w:r>
      <w:r w:rsidR="00F50129">
        <w:rPr>
          <w:rFonts w:ascii="Times New Roman" w:hAnsi="Times New Roman" w:cs="Times New Roman"/>
        </w:rPr>
        <w:t xml:space="preserve"> </w:t>
      </w:r>
      <w:r w:rsidR="00656ED2">
        <w:rPr>
          <w:rFonts w:ascii="Times New Roman" w:hAnsi="Times New Roman" w:cs="Times New Roman"/>
        </w:rPr>
        <w:t>as the response variable and</w:t>
      </w:r>
      <w:r w:rsidR="00F50129">
        <w:rPr>
          <w:rFonts w:ascii="Times New Roman" w:hAnsi="Times New Roman" w:cs="Times New Roman"/>
        </w:rPr>
        <w:t xml:space="preserve"> coral cover</w:t>
      </w:r>
      <w:r w:rsidR="00656ED2">
        <w:rPr>
          <w:rFonts w:ascii="Times New Roman" w:hAnsi="Times New Roman" w:cs="Times New Roman"/>
        </w:rPr>
        <w:t xml:space="preserve"> as the candidate surrogate where cc = coral cover,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642"/>
        <w:gridCol w:w="362"/>
        <w:gridCol w:w="1054"/>
        <w:gridCol w:w="1365"/>
        <w:gridCol w:w="1140"/>
        <w:gridCol w:w="991"/>
        <w:gridCol w:w="1016"/>
        <w:gridCol w:w="991"/>
      </w:tblGrid>
      <w:tr w:rsidR="00BB1860" w:rsidRPr="00BB1860" w14:paraId="664C594F" w14:textId="77777777">
        <w:tblPrEx>
          <w:tblCellMar>
            <w:top w:w="0" w:type="dxa"/>
            <w:bottom w:w="0" w:type="dxa"/>
          </w:tblCellMar>
        </w:tblPrEx>
        <w:trPr>
          <w:trHeight w:val="314"/>
        </w:trPr>
        <w:tc>
          <w:tcPr>
            <w:tcW w:w="1642" w:type="dxa"/>
            <w:tcBorders>
              <w:top w:val="single" w:sz="6" w:space="0" w:color="auto"/>
              <w:left w:val="nil"/>
              <w:bottom w:val="single" w:sz="6" w:space="0" w:color="auto"/>
              <w:right w:val="nil"/>
            </w:tcBorders>
            <w:shd w:val="solid" w:color="FFFFFF" w:fill="auto"/>
          </w:tcPr>
          <w:p w14:paraId="5281A330"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Modnames</w:t>
            </w:r>
            <w:proofErr w:type="spellEnd"/>
          </w:p>
        </w:tc>
        <w:tc>
          <w:tcPr>
            <w:tcW w:w="362" w:type="dxa"/>
            <w:tcBorders>
              <w:top w:val="single" w:sz="6" w:space="0" w:color="auto"/>
              <w:left w:val="nil"/>
              <w:bottom w:val="single" w:sz="6" w:space="0" w:color="auto"/>
              <w:right w:val="nil"/>
            </w:tcBorders>
            <w:shd w:val="solid" w:color="FFFFFF" w:fill="auto"/>
          </w:tcPr>
          <w:p w14:paraId="525E51C9"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K</w:t>
            </w:r>
          </w:p>
        </w:tc>
        <w:tc>
          <w:tcPr>
            <w:tcW w:w="1054" w:type="dxa"/>
            <w:tcBorders>
              <w:top w:val="single" w:sz="6" w:space="0" w:color="auto"/>
              <w:left w:val="nil"/>
              <w:bottom w:val="single" w:sz="6" w:space="0" w:color="auto"/>
              <w:right w:val="nil"/>
            </w:tcBorders>
            <w:shd w:val="solid" w:color="FFFFFF" w:fill="auto"/>
          </w:tcPr>
          <w:p w14:paraId="077474B3"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
            </w:r>
            <w:proofErr w:type="spellEnd"/>
          </w:p>
        </w:tc>
        <w:tc>
          <w:tcPr>
            <w:tcW w:w="1365" w:type="dxa"/>
            <w:tcBorders>
              <w:top w:val="single" w:sz="6" w:space="0" w:color="auto"/>
              <w:left w:val="nil"/>
              <w:bottom w:val="single" w:sz="6" w:space="0" w:color="auto"/>
              <w:right w:val="nil"/>
            </w:tcBorders>
            <w:shd w:val="solid" w:color="FFFFFF" w:fill="auto"/>
          </w:tcPr>
          <w:p w14:paraId="19ADA0FD"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3505D8F6"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3C61210C"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w:t>
            </w:r>
            <w:proofErr w:type="spellEnd"/>
          </w:p>
        </w:tc>
        <w:tc>
          <w:tcPr>
            <w:tcW w:w="1016" w:type="dxa"/>
            <w:tcBorders>
              <w:top w:val="single" w:sz="6" w:space="0" w:color="auto"/>
              <w:left w:val="nil"/>
              <w:bottom w:val="single" w:sz="6" w:space="0" w:color="auto"/>
              <w:right w:val="nil"/>
            </w:tcBorders>
            <w:shd w:val="solid" w:color="FFFFFF" w:fill="auto"/>
          </w:tcPr>
          <w:p w14:paraId="753D8E5E"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558B9127"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Cum.Wt</w:t>
            </w:r>
            <w:proofErr w:type="spellEnd"/>
          </w:p>
        </w:tc>
      </w:tr>
      <w:tr w:rsidR="00BB1860" w:rsidRPr="00BB1860" w14:paraId="27145C1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1A0B2B3B"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w:t>
            </w:r>
            <w:proofErr w:type="spellEnd"/>
          </w:p>
        </w:tc>
        <w:tc>
          <w:tcPr>
            <w:tcW w:w="362" w:type="dxa"/>
            <w:tcBorders>
              <w:top w:val="nil"/>
              <w:left w:val="nil"/>
              <w:bottom w:val="nil"/>
              <w:right w:val="nil"/>
            </w:tcBorders>
            <w:shd w:val="solid" w:color="FFFFFF" w:fill="auto"/>
          </w:tcPr>
          <w:p w14:paraId="39862FC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w:t>
            </w:r>
          </w:p>
        </w:tc>
        <w:tc>
          <w:tcPr>
            <w:tcW w:w="1054" w:type="dxa"/>
            <w:tcBorders>
              <w:top w:val="nil"/>
              <w:left w:val="nil"/>
              <w:bottom w:val="nil"/>
              <w:right w:val="nil"/>
            </w:tcBorders>
            <w:shd w:val="solid" w:color="FFFFFF" w:fill="auto"/>
          </w:tcPr>
          <w:p w14:paraId="6BE2D73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1044.212</w:t>
            </w:r>
          </w:p>
        </w:tc>
        <w:tc>
          <w:tcPr>
            <w:tcW w:w="1365" w:type="dxa"/>
            <w:tcBorders>
              <w:top w:val="nil"/>
              <w:left w:val="nil"/>
              <w:bottom w:val="nil"/>
              <w:right w:val="nil"/>
            </w:tcBorders>
            <w:shd w:val="solid" w:color="FFFFFF" w:fill="auto"/>
          </w:tcPr>
          <w:p w14:paraId="7867BD4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3ED5850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205DC3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0.581</w:t>
            </w:r>
          </w:p>
        </w:tc>
        <w:tc>
          <w:tcPr>
            <w:tcW w:w="1016" w:type="dxa"/>
            <w:tcBorders>
              <w:top w:val="nil"/>
              <w:left w:val="nil"/>
              <w:bottom w:val="nil"/>
              <w:right w:val="nil"/>
            </w:tcBorders>
            <w:shd w:val="solid" w:color="FFFFFF" w:fill="auto"/>
          </w:tcPr>
          <w:p w14:paraId="48278A2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-518.011</w:t>
            </w:r>
          </w:p>
        </w:tc>
        <w:tc>
          <w:tcPr>
            <w:tcW w:w="991" w:type="dxa"/>
            <w:tcBorders>
              <w:top w:val="nil"/>
              <w:left w:val="nil"/>
              <w:bottom w:val="nil"/>
              <w:right w:val="nil"/>
            </w:tcBorders>
            <w:shd w:val="solid" w:color="FFFFFF" w:fill="auto"/>
          </w:tcPr>
          <w:p w14:paraId="2FECB62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0.581</w:t>
            </w:r>
          </w:p>
        </w:tc>
      </w:tr>
      <w:tr w:rsidR="00BB1860" w:rsidRPr="00BB1860" w14:paraId="51227231"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531DD677"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cc_yr_yrxcc</w:t>
            </w:r>
            <w:proofErr w:type="spellEnd"/>
          </w:p>
        </w:tc>
        <w:tc>
          <w:tcPr>
            <w:tcW w:w="362" w:type="dxa"/>
            <w:tcBorders>
              <w:top w:val="nil"/>
              <w:left w:val="nil"/>
              <w:bottom w:val="nil"/>
              <w:right w:val="nil"/>
            </w:tcBorders>
            <w:shd w:val="solid" w:color="FFFFFF" w:fill="auto"/>
          </w:tcPr>
          <w:p w14:paraId="3AB9739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w:t>
            </w:r>
          </w:p>
        </w:tc>
        <w:tc>
          <w:tcPr>
            <w:tcW w:w="1054" w:type="dxa"/>
            <w:tcBorders>
              <w:top w:val="nil"/>
              <w:left w:val="nil"/>
              <w:bottom w:val="nil"/>
              <w:right w:val="nil"/>
            </w:tcBorders>
            <w:shd w:val="solid" w:color="FFFFFF" w:fill="auto"/>
          </w:tcPr>
          <w:p w14:paraId="779431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1045.632</w:t>
            </w:r>
          </w:p>
        </w:tc>
        <w:tc>
          <w:tcPr>
            <w:tcW w:w="1365" w:type="dxa"/>
            <w:tcBorders>
              <w:top w:val="nil"/>
              <w:left w:val="nil"/>
              <w:bottom w:val="nil"/>
              <w:right w:val="nil"/>
            </w:tcBorders>
            <w:shd w:val="solid" w:color="FFFFFF" w:fill="auto"/>
          </w:tcPr>
          <w:p w14:paraId="0B4D767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1.419</w:t>
            </w:r>
          </w:p>
        </w:tc>
        <w:tc>
          <w:tcPr>
            <w:tcW w:w="1140" w:type="dxa"/>
            <w:tcBorders>
              <w:top w:val="nil"/>
              <w:left w:val="nil"/>
              <w:bottom w:val="nil"/>
              <w:right w:val="nil"/>
            </w:tcBorders>
            <w:shd w:val="solid" w:color="FFFFFF" w:fill="auto"/>
          </w:tcPr>
          <w:p w14:paraId="35C7AE9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0.492</w:t>
            </w:r>
          </w:p>
        </w:tc>
        <w:tc>
          <w:tcPr>
            <w:tcW w:w="991" w:type="dxa"/>
            <w:tcBorders>
              <w:top w:val="nil"/>
              <w:left w:val="nil"/>
              <w:bottom w:val="nil"/>
              <w:right w:val="nil"/>
            </w:tcBorders>
            <w:shd w:val="solid" w:color="FFFFFF" w:fill="auto"/>
          </w:tcPr>
          <w:p w14:paraId="4881C97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0.286</w:t>
            </w:r>
          </w:p>
        </w:tc>
        <w:tc>
          <w:tcPr>
            <w:tcW w:w="1016" w:type="dxa"/>
            <w:tcBorders>
              <w:top w:val="nil"/>
              <w:left w:val="nil"/>
              <w:bottom w:val="nil"/>
              <w:right w:val="nil"/>
            </w:tcBorders>
            <w:shd w:val="solid" w:color="FFFFFF" w:fill="auto"/>
          </w:tcPr>
          <w:p w14:paraId="361BE38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-517.673</w:t>
            </w:r>
          </w:p>
        </w:tc>
        <w:tc>
          <w:tcPr>
            <w:tcW w:w="991" w:type="dxa"/>
            <w:tcBorders>
              <w:top w:val="nil"/>
              <w:left w:val="nil"/>
              <w:bottom w:val="nil"/>
              <w:right w:val="nil"/>
            </w:tcBorders>
            <w:shd w:val="solid" w:color="FFFFFF" w:fill="auto"/>
          </w:tcPr>
          <w:p w14:paraId="66F49C7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0.866</w:t>
            </w:r>
          </w:p>
        </w:tc>
      </w:tr>
      <w:tr w:rsidR="00BB1860" w:rsidRPr="00BB1860" w14:paraId="198270C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3183A528"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cc_yr_site</w:t>
            </w:r>
            <w:proofErr w:type="spellEnd"/>
          </w:p>
        </w:tc>
        <w:tc>
          <w:tcPr>
            <w:tcW w:w="362" w:type="dxa"/>
            <w:tcBorders>
              <w:top w:val="nil"/>
              <w:left w:val="nil"/>
              <w:bottom w:val="nil"/>
              <w:right w:val="nil"/>
            </w:tcBorders>
            <w:shd w:val="solid" w:color="FFFFFF" w:fill="auto"/>
          </w:tcPr>
          <w:p w14:paraId="2263C3D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w:t>
            </w:r>
          </w:p>
        </w:tc>
        <w:tc>
          <w:tcPr>
            <w:tcW w:w="1054" w:type="dxa"/>
            <w:tcBorders>
              <w:top w:val="nil"/>
              <w:left w:val="nil"/>
              <w:bottom w:val="nil"/>
              <w:right w:val="nil"/>
            </w:tcBorders>
            <w:shd w:val="solid" w:color="FFFFFF" w:fill="auto"/>
          </w:tcPr>
          <w:p w14:paraId="685C5CC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1047.160</w:t>
            </w:r>
          </w:p>
        </w:tc>
        <w:tc>
          <w:tcPr>
            <w:tcW w:w="1365" w:type="dxa"/>
            <w:tcBorders>
              <w:top w:val="nil"/>
              <w:left w:val="nil"/>
              <w:bottom w:val="nil"/>
              <w:right w:val="nil"/>
            </w:tcBorders>
            <w:shd w:val="solid" w:color="FFFFFF" w:fill="auto"/>
          </w:tcPr>
          <w:p w14:paraId="3A5F2F8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2.947</w:t>
            </w:r>
          </w:p>
        </w:tc>
        <w:tc>
          <w:tcPr>
            <w:tcW w:w="1140" w:type="dxa"/>
            <w:tcBorders>
              <w:top w:val="nil"/>
              <w:left w:val="nil"/>
              <w:bottom w:val="nil"/>
              <w:right w:val="nil"/>
            </w:tcBorders>
            <w:shd w:val="solid" w:color="FFFFFF" w:fill="auto"/>
          </w:tcPr>
          <w:p w14:paraId="70B033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0.229</w:t>
            </w:r>
          </w:p>
        </w:tc>
        <w:tc>
          <w:tcPr>
            <w:tcW w:w="991" w:type="dxa"/>
            <w:tcBorders>
              <w:top w:val="nil"/>
              <w:left w:val="nil"/>
              <w:bottom w:val="nil"/>
              <w:right w:val="nil"/>
            </w:tcBorders>
            <w:shd w:val="solid" w:color="FFFFFF" w:fill="auto"/>
          </w:tcPr>
          <w:p w14:paraId="32B2ACF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0.133</w:t>
            </w:r>
          </w:p>
        </w:tc>
        <w:tc>
          <w:tcPr>
            <w:tcW w:w="1016" w:type="dxa"/>
            <w:tcBorders>
              <w:top w:val="nil"/>
              <w:left w:val="nil"/>
              <w:bottom w:val="nil"/>
              <w:right w:val="nil"/>
            </w:tcBorders>
            <w:shd w:val="solid" w:color="FFFFFF" w:fill="auto"/>
          </w:tcPr>
          <w:p w14:paraId="0BA1CE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-511.933</w:t>
            </w:r>
          </w:p>
        </w:tc>
        <w:tc>
          <w:tcPr>
            <w:tcW w:w="991" w:type="dxa"/>
            <w:tcBorders>
              <w:top w:val="nil"/>
              <w:left w:val="nil"/>
              <w:bottom w:val="nil"/>
              <w:right w:val="nil"/>
            </w:tcBorders>
            <w:shd w:val="solid" w:color="FFFFFF" w:fill="auto"/>
          </w:tcPr>
          <w:p w14:paraId="598D36F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0.999</w:t>
            </w:r>
          </w:p>
        </w:tc>
      </w:tr>
      <w:tr w:rsidR="00BB1860" w:rsidRPr="00BB1860" w14:paraId="6F565681"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3C2D745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cc</w:t>
            </w:r>
          </w:p>
        </w:tc>
        <w:tc>
          <w:tcPr>
            <w:tcW w:w="362" w:type="dxa"/>
            <w:tcBorders>
              <w:top w:val="nil"/>
              <w:left w:val="nil"/>
              <w:bottom w:val="nil"/>
              <w:right w:val="nil"/>
            </w:tcBorders>
            <w:shd w:val="solid" w:color="FFFFFF" w:fill="auto"/>
          </w:tcPr>
          <w:p w14:paraId="36D4CC4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1054" w:type="dxa"/>
            <w:tcBorders>
              <w:top w:val="nil"/>
              <w:left w:val="nil"/>
              <w:bottom w:val="nil"/>
              <w:right w:val="nil"/>
            </w:tcBorders>
            <w:shd w:val="solid" w:color="FFFFFF" w:fill="auto"/>
          </w:tcPr>
          <w:p w14:paraId="1CAC984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1058.242</w:t>
            </w:r>
          </w:p>
        </w:tc>
        <w:tc>
          <w:tcPr>
            <w:tcW w:w="1365" w:type="dxa"/>
            <w:tcBorders>
              <w:top w:val="nil"/>
              <w:left w:val="nil"/>
              <w:bottom w:val="nil"/>
              <w:right w:val="nil"/>
            </w:tcBorders>
            <w:shd w:val="solid" w:color="FFFFFF" w:fill="auto"/>
          </w:tcPr>
          <w:p w14:paraId="2459C9C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14.029</w:t>
            </w:r>
          </w:p>
        </w:tc>
        <w:tc>
          <w:tcPr>
            <w:tcW w:w="1140" w:type="dxa"/>
            <w:tcBorders>
              <w:top w:val="nil"/>
              <w:left w:val="nil"/>
              <w:bottom w:val="nil"/>
              <w:right w:val="nil"/>
            </w:tcBorders>
            <w:shd w:val="solid" w:color="FFFFFF" w:fill="auto"/>
          </w:tcPr>
          <w:p w14:paraId="239DF0A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7D25A34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1016" w:type="dxa"/>
            <w:tcBorders>
              <w:top w:val="nil"/>
              <w:left w:val="nil"/>
              <w:bottom w:val="nil"/>
              <w:right w:val="nil"/>
            </w:tcBorders>
            <w:shd w:val="solid" w:color="FFFFFF" w:fill="auto"/>
          </w:tcPr>
          <w:p w14:paraId="27F519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-526.064</w:t>
            </w:r>
          </w:p>
        </w:tc>
        <w:tc>
          <w:tcPr>
            <w:tcW w:w="991" w:type="dxa"/>
            <w:tcBorders>
              <w:top w:val="nil"/>
              <w:left w:val="nil"/>
              <w:bottom w:val="nil"/>
              <w:right w:val="nil"/>
            </w:tcBorders>
            <w:shd w:val="solid" w:color="FFFFFF" w:fill="auto"/>
          </w:tcPr>
          <w:p w14:paraId="00DE685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582FC42F"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5E417ED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w:t>
            </w:r>
            <w:proofErr w:type="spellEnd"/>
          </w:p>
        </w:tc>
        <w:tc>
          <w:tcPr>
            <w:tcW w:w="362" w:type="dxa"/>
            <w:tcBorders>
              <w:top w:val="nil"/>
              <w:left w:val="nil"/>
              <w:bottom w:val="nil"/>
              <w:right w:val="nil"/>
            </w:tcBorders>
            <w:shd w:val="solid" w:color="FFFFFF" w:fill="auto"/>
          </w:tcPr>
          <w:p w14:paraId="11ABB33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1054" w:type="dxa"/>
            <w:tcBorders>
              <w:top w:val="nil"/>
              <w:left w:val="nil"/>
              <w:bottom w:val="nil"/>
              <w:right w:val="nil"/>
            </w:tcBorders>
            <w:shd w:val="solid" w:color="FFFFFF" w:fill="auto"/>
          </w:tcPr>
          <w:p w14:paraId="0307AFF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1062.535</w:t>
            </w:r>
          </w:p>
        </w:tc>
        <w:tc>
          <w:tcPr>
            <w:tcW w:w="1365" w:type="dxa"/>
            <w:tcBorders>
              <w:top w:val="nil"/>
              <w:left w:val="nil"/>
              <w:bottom w:val="nil"/>
              <w:right w:val="nil"/>
            </w:tcBorders>
            <w:shd w:val="solid" w:color="FFFFFF" w:fill="auto"/>
          </w:tcPr>
          <w:p w14:paraId="58F615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18.323</w:t>
            </w:r>
          </w:p>
        </w:tc>
        <w:tc>
          <w:tcPr>
            <w:tcW w:w="1140" w:type="dxa"/>
            <w:tcBorders>
              <w:top w:val="nil"/>
              <w:left w:val="nil"/>
              <w:bottom w:val="nil"/>
              <w:right w:val="nil"/>
            </w:tcBorders>
            <w:shd w:val="solid" w:color="FFFFFF" w:fill="auto"/>
          </w:tcPr>
          <w:p w14:paraId="73A1FFF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28E5D57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143B003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-520.731</w:t>
            </w:r>
          </w:p>
        </w:tc>
        <w:tc>
          <w:tcPr>
            <w:tcW w:w="991" w:type="dxa"/>
            <w:tcBorders>
              <w:top w:val="nil"/>
              <w:left w:val="nil"/>
              <w:bottom w:val="nil"/>
              <w:right w:val="nil"/>
            </w:tcBorders>
            <w:shd w:val="solid" w:color="FFFFFF" w:fill="auto"/>
          </w:tcPr>
          <w:p w14:paraId="3682EFA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06D7F3B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3B8630F7"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cc_site_sitexcc</w:t>
            </w:r>
            <w:proofErr w:type="spellEnd"/>
          </w:p>
        </w:tc>
        <w:tc>
          <w:tcPr>
            <w:tcW w:w="362" w:type="dxa"/>
            <w:tcBorders>
              <w:top w:val="nil"/>
              <w:left w:val="nil"/>
              <w:bottom w:val="nil"/>
              <w:right w:val="nil"/>
            </w:tcBorders>
            <w:shd w:val="solid" w:color="FFFFFF" w:fill="auto"/>
          </w:tcPr>
          <w:p w14:paraId="2611512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1054" w:type="dxa"/>
            <w:tcBorders>
              <w:top w:val="nil"/>
              <w:left w:val="nil"/>
              <w:bottom w:val="nil"/>
              <w:right w:val="nil"/>
            </w:tcBorders>
            <w:shd w:val="solid" w:color="FFFFFF" w:fill="auto"/>
          </w:tcPr>
          <w:p w14:paraId="0163A58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1064.153</w:t>
            </w:r>
          </w:p>
        </w:tc>
        <w:tc>
          <w:tcPr>
            <w:tcW w:w="1365" w:type="dxa"/>
            <w:tcBorders>
              <w:top w:val="nil"/>
              <w:left w:val="nil"/>
              <w:bottom w:val="nil"/>
              <w:right w:val="nil"/>
            </w:tcBorders>
            <w:shd w:val="solid" w:color="FFFFFF" w:fill="auto"/>
          </w:tcPr>
          <w:p w14:paraId="66D1194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19.941</w:t>
            </w:r>
          </w:p>
        </w:tc>
        <w:tc>
          <w:tcPr>
            <w:tcW w:w="1140" w:type="dxa"/>
            <w:tcBorders>
              <w:top w:val="nil"/>
              <w:left w:val="nil"/>
              <w:bottom w:val="nil"/>
              <w:right w:val="nil"/>
            </w:tcBorders>
            <w:shd w:val="solid" w:color="FFFFFF" w:fill="auto"/>
          </w:tcPr>
          <w:p w14:paraId="7EC2D92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1412CE1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07854E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-513.531</w:t>
            </w:r>
          </w:p>
        </w:tc>
        <w:tc>
          <w:tcPr>
            <w:tcW w:w="991" w:type="dxa"/>
            <w:tcBorders>
              <w:top w:val="nil"/>
              <w:left w:val="nil"/>
              <w:bottom w:val="nil"/>
              <w:right w:val="nil"/>
            </w:tcBorders>
            <w:shd w:val="solid" w:color="FFFFFF" w:fill="auto"/>
          </w:tcPr>
          <w:p w14:paraId="135D8C3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19F66B2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25AD8B00"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site</w:t>
            </w:r>
          </w:p>
        </w:tc>
        <w:tc>
          <w:tcPr>
            <w:tcW w:w="362" w:type="dxa"/>
            <w:tcBorders>
              <w:top w:val="nil"/>
              <w:left w:val="nil"/>
              <w:bottom w:val="nil"/>
              <w:right w:val="nil"/>
            </w:tcBorders>
            <w:shd w:val="solid" w:color="FFFFFF" w:fill="auto"/>
          </w:tcPr>
          <w:p w14:paraId="0DBA387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w:t>
            </w:r>
          </w:p>
        </w:tc>
        <w:tc>
          <w:tcPr>
            <w:tcW w:w="1054" w:type="dxa"/>
            <w:tcBorders>
              <w:top w:val="nil"/>
              <w:left w:val="nil"/>
              <w:bottom w:val="nil"/>
              <w:right w:val="nil"/>
            </w:tcBorders>
            <w:shd w:val="solid" w:color="FFFFFF" w:fill="auto"/>
          </w:tcPr>
          <w:p w14:paraId="3C1539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1083.722</w:t>
            </w:r>
          </w:p>
        </w:tc>
        <w:tc>
          <w:tcPr>
            <w:tcW w:w="1365" w:type="dxa"/>
            <w:tcBorders>
              <w:top w:val="nil"/>
              <w:left w:val="nil"/>
              <w:bottom w:val="nil"/>
              <w:right w:val="nil"/>
            </w:tcBorders>
            <w:shd w:val="solid" w:color="FFFFFF" w:fill="auto"/>
          </w:tcPr>
          <w:p w14:paraId="155157E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39.510</w:t>
            </w:r>
          </w:p>
        </w:tc>
        <w:tc>
          <w:tcPr>
            <w:tcW w:w="1140" w:type="dxa"/>
            <w:tcBorders>
              <w:top w:val="nil"/>
              <w:left w:val="nil"/>
              <w:bottom w:val="nil"/>
              <w:right w:val="nil"/>
            </w:tcBorders>
            <w:shd w:val="solid" w:color="FFFFFF" w:fill="auto"/>
          </w:tcPr>
          <w:p w14:paraId="6CA6983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4E29E7D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8AF308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-532.424</w:t>
            </w:r>
          </w:p>
        </w:tc>
        <w:tc>
          <w:tcPr>
            <w:tcW w:w="991" w:type="dxa"/>
            <w:tcBorders>
              <w:top w:val="nil"/>
              <w:left w:val="nil"/>
              <w:bottom w:val="nil"/>
              <w:right w:val="nil"/>
            </w:tcBorders>
            <w:shd w:val="solid" w:color="FFFFFF" w:fill="auto"/>
          </w:tcPr>
          <w:p w14:paraId="33E6026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7AB1862F"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1D79932F"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w:t>
            </w:r>
            <w:proofErr w:type="spellEnd"/>
          </w:p>
        </w:tc>
        <w:tc>
          <w:tcPr>
            <w:tcW w:w="362" w:type="dxa"/>
            <w:tcBorders>
              <w:top w:val="nil"/>
              <w:left w:val="nil"/>
              <w:bottom w:val="nil"/>
              <w:right w:val="nil"/>
            </w:tcBorders>
            <w:shd w:val="solid" w:color="FFFFFF" w:fill="auto"/>
          </w:tcPr>
          <w:p w14:paraId="5C1027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1054" w:type="dxa"/>
            <w:tcBorders>
              <w:top w:val="nil"/>
              <w:left w:val="nil"/>
              <w:bottom w:val="nil"/>
              <w:right w:val="nil"/>
            </w:tcBorders>
            <w:shd w:val="solid" w:color="FFFFFF" w:fill="auto"/>
          </w:tcPr>
          <w:p w14:paraId="72CDE04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1085.388</w:t>
            </w:r>
          </w:p>
        </w:tc>
        <w:tc>
          <w:tcPr>
            <w:tcW w:w="1365" w:type="dxa"/>
            <w:tcBorders>
              <w:top w:val="nil"/>
              <w:left w:val="nil"/>
              <w:bottom w:val="nil"/>
              <w:right w:val="nil"/>
            </w:tcBorders>
            <w:shd w:val="solid" w:color="FFFFFF" w:fill="auto"/>
          </w:tcPr>
          <w:p w14:paraId="5F21B68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41.176</w:t>
            </w:r>
          </w:p>
        </w:tc>
        <w:tc>
          <w:tcPr>
            <w:tcW w:w="1140" w:type="dxa"/>
            <w:tcBorders>
              <w:top w:val="nil"/>
              <w:left w:val="nil"/>
              <w:bottom w:val="nil"/>
              <w:right w:val="nil"/>
            </w:tcBorders>
            <w:shd w:val="solid" w:color="FFFFFF" w:fill="auto"/>
          </w:tcPr>
          <w:p w14:paraId="2B63E51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3259200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202DFFD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-532.157</w:t>
            </w:r>
          </w:p>
        </w:tc>
        <w:tc>
          <w:tcPr>
            <w:tcW w:w="991" w:type="dxa"/>
            <w:tcBorders>
              <w:top w:val="nil"/>
              <w:left w:val="nil"/>
              <w:bottom w:val="nil"/>
              <w:right w:val="nil"/>
            </w:tcBorders>
            <w:shd w:val="solid" w:color="FFFFFF" w:fill="auto"/>
          </w:tcPr>
          <w:p w14:paraId="1FBB978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2B7BE7B4"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0775BF5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yr_site_yrxsite</w:t>
            </w:r>
            <w:proofErr w:type="spellEnd"/>
          </w:p>
        </w:tc>
        <w:tc>
          <w:tcPr>
            <w:tcW w:w="362" w:type="dxa"/>
            <w:tcBorders>
              <w:top w:val="nil"/>
              <w:left w:val="nil"/>
              <w:bottom w:val="nil"/>
              <w:right w:val="nil"/>
            </w:tcBorders>
            <w:shd w:val="solid" w:color="FFFFFF" w:fill="auto"/>
          </w:tcPr>
          <w:p w14:paraId="4B3A7FF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1054" w:type="dxa"/>
            <w:tcBorders>
              <w:top w:val="nil"/>
              <w:left w:val="nil"/>
              <w:bottom w:val="nil"/>
              <w:right w:val="nil"/>
            </w:tcBorders>
            <w:shd w:val="solid" w:color="FFFFFF" w:fill="auto"/>
          </w:tcPr>
          <w:p w14:paraId="1E4CF1C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1091.270</w:t>
            </w:r>
          </w:p>
        </w:tc>
        <w:tc>
          <w:tcPr>
            <w:tcW w:w="1365" w:type="dxa"/>
            <w:tcBorders>
              <w:top w:val="nil"/>
              <w:left w:val="nil"/>
              <w:bottom w:val="nil"/>
              <w:right w:val="nil"/>
            </w:tcBorders>
            <w:shd w:val="solid" w:color="FFFFFF" w:fill="auto"/>
          </w:tcPr>
          <w:p w14:paraId="08E3B26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47.058</w:t>
            </w:r>
          </w:p>
        </w:tc>
        <w:tc>
          <w:tcPr>
            <w:tcW w:w="1140" w:type="dxa"/>
            <w:tcBorders>
              <w:top w:val="nil"/>
              <w:left w:val="nil"/>
              <w:bottom w:val="nil"/>
              <w:right w:val="nil"/>
            </w:tcBorders>
            <w:shd w:val="solid" w:color="FFFFFF" w:fill="auto"/>
          </w:tcPr>
          <w:p w14:paraId="2240478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1705CB2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544F9CB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-527.090</w:t>
            </w:r>
          </w:p>
        </w:tc>
        <w:tc>
          <w:tcPr>
            <w:tcW w:w="991" w:type="dxa"/>
            <w:tcBorders>
              <w:top w:val="nil"/>
              <w:left w:val="nil"/>
              <w:bottom w:val="nil"/>
              <w:right w:val="nil"/>
            </w:tcBorders>
            <w:shd w:val="solid" w:color="FFFFFF" w:fill="auto"/>
          </w:tcPr>
          <w:p w14:paraId="0D3B000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7945FE7A" w14:textId="77777777">
        <w:tblPrEx>
          <w:tblCellMar>
            <w:top w:w="0" w:type="dxa"/>
            <w:bottom w:w="0" w:type="dxa"/>
          </w:tblCellMar>
        </w:tblPrEx>
        <w:trPr>
          <w:trHeight w:val="314"/>
        </w:trPr>
        <w:tc>
          <w:tcPr>
            <w:tcW w:w="1642" w:type="dxa"/>
            <w:tcBorders>
              <w:top w:val="nil"/>
              <w:left w:val="nil"/>
              <w:bottom w:val="single" w:sz="6" w:space="0" w:color="auto"/>
              <w:right w:val="nil"/>
            </w:tcBorders>
            <w:shd w:val="solid" w:color="FFFFFF" w:fill="auto"/>
          </w:tcPr>
          <w:p w14:paraId="4B74A6DA"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w:t>
            </w:r>
            <w:proofErr w:type="spellEnd"/>
          </w:p>
        </w:tc>
        <w:tc>
          <w:tcPr>
            <w:tcW w:w="362" w:type="dxa"/>
            <w:tcBorders>
              <w:top w:val="nil"/>
              <w:left w:val="nil"/>
              <w:bottom w:val="single" w:sz="6" w:space="0" w:color="auto"/>
              <w:right w:val="nil"/>
            </w:tcBorders>
            <w:shd w:val="solid" w:color="FFFFFF" w:fill="auto"/>
          </w:tcPr>
          <w:p w14:paraId="5531D77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1054" w:type="dxa"/>
            <w:tcBorders>
              <w:top w:val="nil"/>
              <w:left w:val="nil"/>
              <w:bottom w:val="single" w:sz="6" w:space="0" w:color="auto"/>
              <w:right w:val="nil"/>
            </w:tcBorders>
            <w:shd w:val="solid" w:color="FFFFFF" w:fill="auto"/>
          </w:tcPr>
          <w:p w14:paraId="74236A4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1165.024</w:t>
            </w:r>
          </w:p>
        </w:tc>
        <w:tc>
          <w:tcPr>
            <w:tcW w:w="1365" w:type="dxa"/>
            <w:tcBorders>
              <w:top w:val="nil"/>
              <w:left w:val="nil"/>
              <w:bottom w:val="single" w:sz="6" w:space="0" w:color="auto"/>
              <w:right w:val="nil"/>
            </w:tcBorders>
            <w:shd w:val="solid" w:color="FFFFFF" w:fill="auto"/>
          </w:tcPr>
          <w:p w14:paraId="0DB24B7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120.812</w:t>
            </w:r>
          </w:p>
        </w:tc>
        <w:tc>
          <w:tcPr>
            <w:tcW w:w="1140" w:type="dxa"/>
            <w:tcBorders>
              <w:top w:val="nil"/>
              <w:left w:val="nil"/>
              <w:bottom w:val="single" w:sz="6" w:space="0" w:color="auto"/>
              <w:right w:val="nil"/>
            </w:tcBorders>
            <w:shd w:val="solid" w:color="FFFFFF" w:fill="auto"/>
          </w:tcPr>
          <w:p w14:paraId="0C06DEB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7E9BDAD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single" w:sz="6" w:space="0" w:color="auto"/>
              <w:right w:val="nil"/>
            </w:tcBorders>
            <w:shd w:val="solid" w:color="FFFFFF" w:fill="auto"/>
          </w:tcPr>
          <w:p w14:paraId="3C265BD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-579.456</w:t>
            </w:r>
          </w:p>
        </w:tc>
        <w:tc>
          <w:tcPr>
            <w:tcW w:w="991" w:type="dxa"/>
            <w:tcBorders>
              <w:top w:val="nil"/>
              <w:left w:val="nil"/>
              <w:bottom w:val="single" w:sz="6" w:space="0" w:color="auto"/>
              <w:right w:val="nil"/>
            </w:tcBorders>
            <w:shd w:val="solid" w:color="FFFFFF" w:fill="auto"/>
          </w:tcPr>
          <w:p w14:paraId="269D3D5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bl>
    <w:p w14:paraId="75F67FD9" w14:textId="77777777" w:rsidR="00BB1860" w:rsidRDefault="00BB1860" w:rsidP="000B11BB">
      <w:pPr>
        <w:widowControl w:val="0"/>
        <w:autoSpaceDE w:val="0"/>
        <w:autoSpaceDN w:val="0"/>
        <w:adjustRightInd w:val="0"/>
        <w:spacing w:line="480" w:lineRule="auto"/>
        <w:ind w:left="480" w:hanging="480"/>
        <w:rPr>
          <w:rFonts w:ascii="Times New Roman" w:hAnsi="Times New Roman" w:cs="Times New Roman"/>
        </w:rPr>
      </w:pPr>
    </w:p>
    <w:p w14:paraId="215AFA1B" w14:textId="0599CC45" w:rsidR="00F50129" w:rsidRDefault="00F50129" w:rsidP="00656ED2">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Table 2.</w:t>
      </w:r>
      <w:proofErr w:type="gramEnd"/>
      <w:r>
        <w:rPr>
          <w:rFonts w:ascii="Times New Roman" w:hAnsi="Times New Roman" w:cs="Times New Roman"/>
        </w:rPr>
        <w:t xml:space="preserve">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sponge</w:t>
      </w:r>
      <w:r w:rsidR="00656ED2">
        <w:rPr>
          <w:rFonts w:ascii="Times New Roman" w:hAnsi="Times New Roman" w:cs="Times New Roman"/>
        </w:rPr>
        <w:t xml:space="preserve"> richness as the response variable and coral cover as the candidate surrogate where cc = coral cover,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642"/>
        <w:gridCol w:w="362"/>
        <w:gridCol w:w="926"/>
        <w:gridCol w:w="1366"/>
        <w:gridCol w:w="1140"/>
        <w:gridCol w:w="991"/>
        <w:gridCol w:w="1015"/>
        <w:gridCol w:w="992"/>
      </w:tblGrid>
      <w:tr w:rsidR="00BB1860" w:rsidRPr="00BB1860" w14:paraId="4498A15E" w14:textId="77777777">
        <w:tblPrEx>
          <w:tblCellMar>
            <w:top w:w="0" w:type="dxa"/>
            <w:bottom w:w="0" w:type="dxa"/>
          </w:tblCellMar>
        </w:tblPrEx>
        <w:trPr>
          <w:trHeight w:val="314"/>
        </w:trPr>
        <w:tc>
          <w:tcPr>
            <w:tcW w:w="1642" w:type="dxa"/>
            <w:tcBorders>
              <w:top w:val="single" w:sz="6" w:space="0" w:color="auto"/>
              <w:left w:val="nil"/>
              <w:bottom w:val="single" w:sz="6" w:space="0" w:color="auto"/>
              <w:right w:val="nil"/>
            </w:tcBorders>
            <w:shd w:val="solid" w:color="FFFFFF" w:fill="auto"/>
          </w:tcPr>
          <w:p w14:paraId="39B8B66F"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Modnames</w:t>
            </w:r>
            <w:proofErr w:type="spellEnd"/>
          </w:p>
        </w:tc>
        <w:tc>
          <w:tcPr>
            <w:tcW w:w="362" w:type="dxa"/>
            <w:tcBorders>
              <w:top w:val="single" w:sz="6" w:space="0" w:color="auto"/>
              <w:left w:val="nil"/>
              <w:bottom w:val="single" w:sz="6" w:space="0" w:color="auto"/>
              <w:right w:val="nil"/>
            </w:tcBorders>
            <w:shd w:val="solid" w:color="FFFFFF" w:fill="auto"/>
          </w:tcPr>
          <w:p w14:paraId="7E3B93CA"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K</w:t>
            </w:r>
          </w:p>
        </w:tc>
        <w:tc>
          <w:tcPr>
            <w:tcW w:w="926" w:type="dxa"/>
            <w:tcBorders>
              <w:top w:val="single" w:sz="6" w:space="0" w:color="auto"/>
              <w:left w:val="nil"/>
              <w:bottom w:val="single" w:sz="6" w:space="0" w:color="auto"/>
              <w:right w:val="nil"/>
            </w:tcBorders>
            <w:shd w:val="solid" w:color="FFFFFF" w:fill="auto"/>
          </w:tcPr>
          <w:p w14:paraId="4EA1B9EC"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2D667138"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4E124D0E"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2F22F884"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w:t>
            </w:r>
            <w:proofErr w:type="spellEnd"/>
          </w:p>
        </w:tc>
        <w:tc>
          <w:tcPr>
            <w:tcW w:w="1015" w:type="dxa"/>
            <w:tcBorders>
              <w:top w:val="single" w:sz="6" w:space="0" w:color="auto"/>
              <w:left w:val="nil"/>
              <w:bottom w:val="single" w:sz="6" w:space="0" w:color="auto"/>
              <w:right w:val="nil"/>
            </w:tcBorders>
            <w:shd w:val="solid" w:color="FFFFFF" w:fill="auto"/>
          </w:tcPr>
          <w:p w14:paraId="6BA49F0A"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LL</w:t>
            </w:r>
          </w:p>
        </w:tc>
        <w:tc>
          <w:tcPr>
            <w:tcW w:w="992" w:type="dxa"/>
            <w:tcBorders>
              <w:top w:val="single" w:sz="6" w:space="0" w:color="auto"/>
              <w:left w:val="nil"/>
              <w:bottom w:val="single" w:sz="6" w:space="0" w:color="auto"/>
              <w:right w:val="nil"/>
            </w:tcBorders>
            <w:shd w:val="solid" w:color="FFFFFF" w:fill="auto"/>
          </w:tcPr>
          <w:p w14:paraId="25764097"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Cum.Wt</w:t>
            </w:r>
            <w:proofErr w:type="spellEnd"/>
          </w:p>
        </w:tc>
      </w:tr>
      <w:tr w:rsidR="00BB1860" w:rsidRPr="00BB1860" w14:paraId="307D34E7"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2E737C0D"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w:t>
            </w:r>
            <w:proofErr w:type="spellEnd"/>
          </w:p>
        </w:tc>
        <w:tc>
          <w:tcPr>
            <w:tcW w:w="362" w:type="dxa"/>
            <w:tcBorders>
              <w:top w:val="nil"/>
              <w:left w:val="nil"/>
              <w:bottom w:val="nil"/>
              <w:right w:val="nil"/>
            </w:tcBorders>
            <w:shd w:val="solid" w:color="FFFFFF" w:fill="auto"/>
          </w:tcPr>
          <w:p w14:paraId="1F6ABD9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926" w:type="dxa"/>
            <w:tcBorders>
              <w:top w:val="nil"/>
              <w:left w:val="nil"/>
              <w:bottom w:val="nil"/>
              <w:right w:val="nil"/>
            </w:tcBorders>
            <w:shd w:val="solid" w:color="FFFFFF" w:fill="auto"/>
          </w:tcPr>
          <w:p w14:paraId="5CF80C8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909.113</w:t>
            </w:r>
          </w:p>
        </w:tc>
        <w:tc>
          <w:tcPr>
            <w:tcW w:w="1366" w:type="dxa"/>
            <w:tcBorders>
              <w:top w:val="nil"/>
              <w:left w:val="nil"/>
              <w:bottom w:val="nil"/>
              <w:right w:val="nil"/>
            </w:tcBorders>
            <w:shd w:val="solid" w:color="FFFFFF" w:fill="auto"/>
          </w:tcPr>
          <w:p w14:paraId="3305FD4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07D32D6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4B822F6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0.515</w:t>
            </w:r>
          </w:p>
        </w:tc>
        <w:tc>
          <w:tcPr>
            <w:tcW w:w="1015" w:type="dxa"/>
            <w:tcBorders>
              <w:top w:val="nil"/>
              <w:left w:val="nil"/>
              <w:bottom w:val="nil"/>
              <w:right w:val="nil"/>
            </w:tcBorders>
            <w:shd w:val="solid" w:color="FFFFFF" w:fill="auto"/>
          </w:tcPr>
          <w:p w14:paraId="5C621BF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-443.838</w:t>
            </w:r>
          </w:p>
        </w:tc>
        <w:tc>
          <w:tcPr>
            <w:tcW w:w="992" w:type="dxa"/>
            <w:tcBorders>
              <w:top w:val="nil"/>
              <w:left w:val="nil"/>
              <w:bottom w:val="nil"/>
              <w:right w:val="nil"/>
            </w:tcBorders>
            <w:shd w:val="solid" w:color="FFFFFF" w:fill="auto"/>
          </w:tcPr>
          <w:p w14:paraId="3AD8F6B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0.515</w:t>
            </w:r>
          </w:p>
        </w:tc>
      </w:tr>
      <w:tr w:rsidR="00BB1860" w:rsidRPr="00BB1860" w14:paraId="3A5589C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4E634FC5"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cc_yr_site</w:t>
            </w:r>
            <w:proofErr w:type="spellEnd"/>
          </w:p>
        </w:tc>
        <w:tc>
          <w:tcPr>
            <w:tcW w:w="362" w:type="dxa"/>
            <w:tcBorders>
              <w:top w:val="nil"/>
              <w:left w:val="nil"/>
              <w:bottom w:val="nil"/>
              <w:right w:val="nil"/>
            </w:tcBorders>
            <w:shd w:val="solid" w:color="FFFFFF" w:fill="auto"/>
          </w:tcPr>
          <w:p w14:paraId="52F807D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w:t>
            </w:r>
          </w:p>
        </w:tc>
        <w:tc>
          <w:tcPr>
            <w:tcW w:w="926" w:type="dxa"/>
            <w:tcBorders>
              <w:top w:val="nil"/>
              <w:left w:val="nil"/>
              <w:bottom w:val="nil"/>
              <w:right w:val="nil"/>
            </w:tcBorders>
            <w:shd w:val="solid" w:color="FFFFFF" w:fill="auto"/>
          </w:tcPr>
          <w:p w14:paraId="1051A3B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909.336</w:t>
            </w:r>
          </w:p>
        </w:tc>
        <w:tc>
          <w:tcPr>
            <w:tcW w:w="1366" w:type="dxa"/>
            <w:tcBorders>
              <w:top w:val="nil"/>
              <w:left w:val="nil"/>
              <w:bottom w:val="nil"/>
              <w:right w:val="nil"/>
            </w:tcBorders>
            <w:shd w:val="solid" w:color="FFFFFF" w:fill="auto"/>
          </w:tcPr>
          <w:p w14:paraId="270175F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0.223</w:t>
            </w:r>
          </w:p>
        </w:tc>
        <w:tc>
          <w:tcPr>
            <w:tcW w:w="1140" w:type="dxa"/>
            <w:tcBorders>
              <w:top w:val="nil"/>
              <w:left w:val="nil"/>
              <w:bottom w:val="nil"/>
              <w:right w:val="nil"/>
            </w:tcBorders>
            <w:shd w:val="solid" w:color="FFFFFF" w:fill="auto"/>
          </w:tcPr>
          <w:p w14:paraId="7E16AB0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0.894</w:t>
            </w:r>
          </w:p>
        </w:tc>
        <w:tc>
          <w:tcPr>
            <w:tcW w:w="991" w:type="dxa"/>
            <w:tcBorders>
              <w:top w:val="nil"/>
              <w:left w:val="nil"/>
              <w:bottom w:val="nil"/>
              <w:right w:val="nil"/>
            </w:tcBorders>
            <w:shd w:val="solid" w:color="FFFFFF" w:fill="auto"/>
          </w:tcPr>
          <w:p w14:paraId="46AC8E9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0.461</w:t>
            </w:r>
          </w:p>
        </w:tc>
        <w:tc>
          <w:tcPr>
            <w:tcW w:w="1015" w:type="dxa"/>
            <w:tcBorders>
              <w:top w:val="nil"/>
              <w:left w:val="nil"/>
              <w:bottom w:val="nil"/>
              <w:right w:val="nil"/>
            </w:tcBorders>
            <w:shd w:val="solid" w:color="FFFFFF" w:fill="auto"/>
          </w:tcPr>
          <w:p w14:paraId="64E6857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-442.800</w:t>
            </w:r>
          </w:p>
        </w:tc>
        <w:tc>
          <w:tcPr>
            <w:tcW w:w="992" w:type="dxa"/>
            <w:tcBorders>
              <w:top w:val="nil"/>
              <w:left w:val="nil"/>
              <w:bottom w:val="nil"/>
              <w:right w:val="nil"/>
            </w:tcBorders>
            <w:shd w:val="solid" w:color="FFFFFF" w:fill="auto"/>
          </w:tcPr>
          <w:p w14:paraId="7A9B7E9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0.976</w:t>
            </w:r>
          </w:p>
        </w:tc>
      </w:tr>
      <w:tr w:rsidR="00BB1860" w:rsidRPr="00BB1860" w14:paraId="3C6DF3DF"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7E938668"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yr_site_yrxsite</w:t>
            </w:r>
            <w:proofErr w:type="spellEnd"/>
          </w:p>
        </w:tc>
        <w:tc>
          <w:tcPr>
            <w:tcW w:w="362" w:type="dxa"/>
            <w:tcBorders>
              <w:top w:val="nil"/>
              <w:left w:val="nil"/>
              <w:bottom w:val="nil"/>
              <w:right w:val="nil"/>
            </w:tcBorders>
            <w:shd w:val="solid" w:color="FFFFFF" w:fill="auto"/>
          </w:tcPr>
          <w:p w14:paraId="7C98524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926" w:type="dxa"/>
            <w:tcBorders>
              <w:top w:val="nil"/>
              <w:left w:val="nil"/>
              <w:bottom w:val="nil"/>
              <w:right w:val="nil"/>
            </w:tcBorders>
            <w:shd w:val="solid" w:color="FFFFFF" w:fill="auto"/>
          </w:tcPr>
          <w:p w14:paraId="7A99F38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915.473</w:t>
            </w:r>
          </w:p>
        </w:tc>
        <w:tc>
          <w:tcPr>
            <w:tcW w:w="1366" w:type="dxa"/>
            <w:tcBorders>
              <w:top w:val="nil"/>
              <w:left w:val="nil"/>
              <w:bottom w:val="nil"/>
              <w:right w:val="nil"/>
            </w:tcBorders>
            <w:shd w:val="solid" w:color="FFFFFF" w:fill="auto"/>
          </w:tcPr>
          <w:p w14:paraId="7F1FFAE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6.360</w:t>
            </w:r>
          </w:p>
        </w:tc>
        <w:tc>
          <w:tcPr>
            <w:tcW w:w="1140" w:type="dxa"/>
            <w:tcBorders>
              <w:top w:val="nil"/>
              <w:left w:val="nil"/>
              <w:bottom w:val="nil"/>
              <w:right w:val="nil"/>
            </w:tcBorders>
            <w:shd w:val="solid" w:color="FFFFFF" w:fill="auto"/>
          </w:tcPr>
          <w:p w14:paraId="08EA263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0.042</w:t>
            </w:r>
          </w:p>
        </w:tc>
        <w:tc>
          <w:tcPr>
            <w:tcW w:w="991" w:type="dxa"/>
            <w:tcBorders>
              <w:top w:val="nil"/>
              <w:left w:val="nil"/>
              <w:bottom w:val="nil"/>
              <w:right w:val="nil"/>
            </w:tcBorders>
            <w:shd w:val="solid" w:color="FFFFFF" w:fill="auto"/>
          </w:tcPr>
          <w:p w14:paraId="19C82CC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0.021</w:t>
            </w:r>
          </w:p>
        </w:tc>
        <w:tc>
          <w:tcPr>
            <w:tcW w:w="1015" w:type="dxa"/>
            <w:tcBorders>
              <w:top w:val="nil"/>
              <w:left w:val="nil"/>
              <w:bottom w:val="nil"/>
              <w:right w:val="nil"/>
            </w:tcBorders>
            <w:shd w:val="solid" w:color="FFFFFF" w:fill="auto"/>
          </w:tcPr>
          <w:p w14:paraId="2F697A6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-438.641</w:t>
            </w:r>
          </w:p>
        </w:tc>
        <w:tc>
          <w:tcPr>
            <w:tcW w:w="992" w:type="dxa"/>
            <w:tcBorders>
              <w:top w:val="nil"/>
              <w:left w:val="nil"/>
              <w:bottom w:val="nil"/>
              <w:right w:val="nil"/>
            </w:tcBorders>
            <w:shd w:val="solid" w:color="FFFFFF" w:fill="auto"/>
          </w:tcPr>
          <w:p w14:paraId="7C895AD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0.998</w:t>
            </w:r>
          </w:p>
        </w:tc>
      </w:tr>
      <w:tr w:rsidR="00BB1860" w:rsidRPr="00BB1860" w14:paraId="3C249DA0"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613173B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site</w:t>
            </w:r>
          </w:p>
        </w:tc>
        <w:tc>
          <w:tcPr>
            <w:tcW w:w="362" w:type="dxa"/>
            <w:tcBorders>
              <w:top w:val="nil"/>
              <w:left w:val="nil"/>
              <w:bottom w:val="nil"/>
              <w:right w:val="nil"/>
            </w:tcBorders>
            <w:shd w:val="solid" w:color="FFFFFF" w:fill="auto"/>
          </w:tcPr>
          <w:p w14:paraId="4131658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w:t>
            </w:r>
          </w:p>
        </w:tc>
        <w:tc>
          <w:tcPr>
            <w:tcW w:w="926" w:type="dxa"/>
            <w:tcBorders>
              <w:top w:val="nil"/>
              <w:left w:val="nil"/>
              <w:bottom w:val="nil"/>
              <w:right w:val="nil"/>
            </w:tcBorders>
            <w:shd w:val="solid" w:color="FFFFFF" w:fill="auto"/>
          </w:tcPr>
          <w:p w14:paraId="1F101C3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920.497</w:t>
            </w:r>
          </w:p>
        </w:tc>
        <w:tc>
          <w:tcPr>
            <w:tcW w:w="1366" w:type="dxa"/>
            <w:tcBorders>
              <w:top w:val="nil"/>
              <w:left w:val="nil"/>
              <w:bottom w:val="nil"/>
              <w:right w:val="nil"/>
            </w:tcBorders>
            <w:shd w:val="solid" w:color="FFFFFF" w:fill="auto"/>
          </w:tcPr>
          <w:p w14:paraId="4818659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11.384</w:t>
            </w:r>
          </w:p>
        </w:tc>
        <w:tc>
          <w:tcPr>
            <w:tcW w:w="1140" w:type="dxa"/>
            <w:tcBorders>
              <w:top w:val="nil"/>
              <w:left w:val="nil"/>
              <w:bottom w:val="nil"/>
              <w:right w:val="nil"/>
            </w:tcBorders>
            <w:shd w:val="solid" w:color="FFFFFF" w:fill="auto"/>
          </w:tcPr>
          <w:p w14:paraId="6AFD4CD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0.003</w:t>
            </w:r>
          </w:p>
        </w:tc>
        <w:tc>
          <w:tcPr>
            <w:tcW w:w="991" w:type="dxa"/>
            <w:tcBorders>
              <w:top w:val="nil"/>
              <w:left w:val="nil"/>
              <w:bottom w:val="nil"/>
              <w:right w:val="nil"/>
            </w:tcBorders>
            <w:shd w:val="solid" w:color="FFFFFF" w:fill="auto"/>
          </w:tcPr>
          <w:p w14:paraId="127A5DF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0.002</w:t>
            </w:r>
          </w:p>
        </w:tc>
        <w:tc>
          <w:tcPr>
            <w:tcW w:w="1015" w:type="dxa"/>
            <w:tcBorders>
              <w:top w:val="nil"/>
              <w:left w:val="nil"/>
              <w:bottom w:val="nil"/>
              <w:right w:val="nil"/>
            </w:tcBorders>
            <w:shd w:val="solid" w:color="FFFFFF" w:fill="auto"/>
          </w:tcPr>
          <w:p w14:paraId="7B731E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-450.664</w:t>
            </w:r>
          </w:p>
        </w:tc>
        <w:tc>
          <w:tcPr>
            <w:tcW w:w="992" w:type="dxa"/>
            <w:tcBorders>
              <w:top w:val="nil"/>
              <w:left w:val="nil"/>
              <w:bottom w:val="nil"/>
              <w:right w:val="nil"/>
            </w:tcBorders>
            <w:shd w:val="solid" w:color="FFFFFF" w:fill="auto"/>
          </w:tcPr>
          <w:p w14:paraId="0A716B0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0.999</w:t>
            </w:r>
          </w:p>
        </w:tc>
      </w:tr>
      <w:tr w:rsidR="00BB1860" w:rsidRPr="00BB1860" w14:paraId="6601E0EE"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63BFDD0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w:t>
            </w:r>
            <w:proofErr w:type="spellEnd"/>
          </w:p>
        </w:tc>
        <w:tc>
          <w:tcPr>
            <w:tcW w:w="362" w:type="dxa"/>
            <w:tcBorders>
              <w:top w:val="nil"/>
              <w:left w:val="nil"/>
              <w:bottom w:val="nil"/>
              <w:right w:val="nil"/>
            </w:tcBorders>
            <w:shd w:val="solid" w:color="FFFFFF" w:fill="auto"/>
          </w:tcPr>
          <w:p w14:paraId="528FA14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926" w:type="dxa"/>
            <w:tcBorders>
              <w:top w:val="nil"/>
              <w:left w:val="nil"/>
              <w:bottom w:val="nil"/>
              <w:right w:val="nil"/>
            </w:tcBorders>
            <w:shd w:val="solid" w:color="FFFFFF" w:fill="auto"/>
          </w:tcPr>
          <w:p w14:paraId="6B2ACFB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922.256</w:t>
            </w:r>
          </w:p>
        </w:tc>
        <w:tc>
          <w:tcPr>
            <w:tcW w:w="1366" w:type="dxa"/>
            <w:tcBorders>
              <w:top w:val="nil"/>
              <w:left w:val="nil"/>
              <w:bottom w:val="nil"/>
              <w:right w:val="nil"/>
            </w:tcBorders>
            <w:shd w:val="solid" w:color="FFFFFF" w:fill="auto"/>
          </w:tcPr>
          <w:p w14:paraId="646ED4A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13.143</w:t>
            </w:r>
          </w:p>
        </w:tc>
        <w:tc>
          <w:tcPr>
            <w:tcW w:w="1140" w:type="dxa"/>
            <w:tcBorders>
              <w:top w:val="nil"/>
              <w:left w:val="nil"/>
              <w:bottom w:val="nil"/>
              <w:right w:val="nil"/>
            </w:tcBorders>
            <w:shd w:val="solid" w:color="FFFFFF" w:fill="auto"/>
          </w:tcPr>
          <w:p w14:paraId="0ADFEC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4B8C0C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56C6766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-450.409</w:t>
            </w:r>
          </w:p>
        </w:tc>
        <w:tc>
          <w:tcPr>
            <w:tcW w:w="992" w:type="dxa"/>
            <w:tcBorders>
              <w:top w:val="nil"/>
              <w:left w:val="nil"/>
              <w:bottom w:val="nil"/>
              <w:right w:val="nil"/>
            </w:tcBorders>
            <w:shd w:val="solid" w:color="FFFFFF" w:fill="auto"/>
          </w:tcPr>
          <w:p w14:paraId="16B983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03D32DA6"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711EF0A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cc_site_sitexcc</w:t>
            </w:r>
            <w:proofErr w:type="spellEnd"/>
          </w:p>
        </w:tc>
        <w:tc>
          <w:tcPr>
            <w:tcW w:w="362" w:type="dxa"/>
            <w:tcBorders>
              <w:top w:val="nil"/>
              <w:left w:val="nil"/>
              <w:bottom w:val="nil"/>
              <w:right w:val="nil"/>
            </w:tcBorders>
            <w:shd w:val="solid" w:color="FFFFFF" w:fill="auto"/>
          </w:tcPr>
          <w:p w14:paraId="4B037A4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926" w:type="dxa"/>
            <w:tcBorders>
              <w:top w:val="nil"/>
              <w:left w:val="nil"/>
              <w:bottom w:val="nil"/>
              <w:right w:val="nil"/>
            </w:tcBorders>
            <w:shd w:val="solid" w:color="FFFFFF" w:fill="auto"/>
          </w:tcPr>
          <w:p w14:paraId="5F77E65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933.829</w:t>
            </w:r>
          </w:p>
        </w:tc>
        <w:tc>
          <w:tcPr>
            <w:tcW w:w="1366" w:type="dxa"/>
            <w:tcBorders>
              <w:top w:val="nil"/>
              <w:left w:val="nil"/>
              <w:bottom w:val="nil"/>
              <w:right w:val="nil"/>
            </w:tcBorders>
            <w:shd w:val="solid" w:color="FFFFFF" w:fill="auto"/>
          </w:tcPr>
          <w:p w14:paraId="15CD6A6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24.717</w:t>
            </w:r>
          </w:p>
        </w:tc>
        <w:tc>
          <w:tcPr>
            <w:tcW w:w="1140" w:type="dxa"/>
            <w:tcBorders>
              <w:top w:val="nil"/>
              <w:left w:val="nil"/>
              <w:bottom w:val="nil"/>
              <w:right w:val="nil"/>
            </w:tcBorders>
            <w:shd w:val="solid" w:color="FFFFFF" w:fill="auto"/>
          </w:tcPr>
          <w:p w14:paraId="0478E65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2D294C0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2457949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-447.819</w:t>
            </w:r>
          </w:p>
        </w:tc>
        <w:tc>
          <w:tcPr>
            <w:tcW w:w="992" w:type="dxa"/>
            <w:tcBorders>
              <w:top w:val="nil"/>
              <w:left w:val="nil"/>
              <w:bottom w:val="nil"/>
              <w:right w:val="nil"/>
            </w:tcBorders>
            <w:shd w:val="solid" w:color="FFFFFF" w:fill="auto"/>
          </w:tcPr>
          <w:p w14:paraId="4EED61F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276066B8"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578AFDA3"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w:t>
            </w:r>
            <w:proofErr w:type="spellEnd"/>
          </w:p>
        </w:tc>
        <w:tc>
          <w:tcPr>
            <w:tcW w:w="362" w:type="dxa"/>
            <w:tcBorders>
              <w:top w:val="nil"/>
              <w:left w:val="nil"/>
              <w:bottom w:val="nil"/>
              <w:right w:val="nil"/>
            </w:tcBorders>
            <w:shd w:val="solid" w:color="FFFFFF" w:fill="auto"/>
          </w:tcPr>
          <w:p w14:paraId="0A31493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w:t>
            </w:r>
          </w:p>
        </w:tc>
        <w:tc>
          <w:tcPr>
            <w:tcW w:w="926" w:type="dxa"/>
            <w:tcBorders>
              <w:top w:val="nil"/>
              <w:left w:val="nil"/>
              <w:bottom w:val="nil"/>
              <w:right w:val="nil"/>
            </w:tcBorders>
            <w:shd w:val="solid" w:color="FFFFFF" w:fill="auto"/>
          </w:tcPr>
          <w:p w14:paraId="1FD32F4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966.272</w:t>
            </w:r>
          </w:p>
        </w:tc>
        <w:tc>
          <w:tcPr>
            <w:tcW w:w="1366" w:type="dxa"/>
            <w:tcBorders>
              <w:top w:val="nil"/>
              <w:left w:val="nil"/>
              <w:bottom w:val="nil"/>
              <w:right w:val="nil"/>
            </w:tcBorders>
            <w:shd w:val="solid" w:color="FFFFFF" w:fill="auto"/>
          </w:tcPr>
          <w:p w14:paraId="03CA992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57.159</w:t>
            </w:r>
          </w:p>
        </w:tc>
        <w:tc>
          <w:tcPr>
            <w:tcW w:w="1140" w:type="dxa"/>
            <w:tcBorders>
              <w:top w:val="nil"/>
              <w:left w:val="nil"/>
              <w:bottom w:val="nil"/>
              <w:right w:val="nil"/>
            </w:tcBorders>
            <w:shd w:val="solid" w:color="FFFFFF" w:fill="auto"/>
          </w:tcPr>
          <w:p w14:paraId="0E61600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48ACD81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29EB8A8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-479.010</w:t>
            </w:r>
          </w:p>
        </w:tc>
        <w:tc>
          <w:tcPr>
            <w:tcW w:w="992" w:type="dxa"/>
            <w:tcBorders>
              <w:top w:val="nil"/>
              <w:left w:val="nil"/>
              <w:bottom w:val="nil"/>
              <w:right w:val="nil"/>
            </w:tcBorders>
            <w:shd w:val="solid" w:color="FFFFFF" w:fill="auto"/>
          </w:tcPr>
          <w:p w14:paraId="4C2E4D8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4E060D7B"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3851694D"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cc_yr_yrxcc</w:t>
            </w:r>
            <w:proofErr w:type="spellEnd"/>
          </w:p>
        </w:tc>
        <w:tc>
          <w:tcPr>
            <w:tcW w:w="362" w:type="dxa"/>
            <w:tcBorders>
              <w:top w:val="nil"/>
              <w:left w:val="nil"/>
              <w:bottom w:val="nil"/>
              <w:right w:val="nil"/>
            </w:tcBorders>
            <w:shd w:val="solid" w:color="FFFFFF" w:fill="auto"/>
          </w:tcPr>
          <w:p w14:paraId="26417B4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w:t>
            </w:r>
          </w:p>
        </w:tc>
        <w:tc>
          <w:tcPr>
            <w:tcW w:w="926" w:type="dxa"/>
            <w:tcBorders>
              <w:top w:val="nil"/>
              <w:left w:val="nil"/>
              <w:bottom w:val="nil"/>
              <w:right w:val="nil"/>
            </w:tcBorders>
            <w:shd w:val="solid" w:color="FFFFFF" w:fill="auto"/>
          </w:tcPr>
          <w:p w14:paraId="39221CA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966.641</w:t>
            </w:r>
          </w:p>
        </w:tc>
        <w:tc>
          <w:tcPr>
            <w:tcW w:w="1366" w:type="dxa"/>
            <w:tcBorders>
              <w:top w:val="nil"/>
              <w:left w:val="nil"/>
              <w:bottom w:val="nil"/>
              <w:right w:val="nil"/>
            </w:tcBorders>
            <w:shd w:val="solid" w:color="FFFFFF" w:fill="auto"/>
          </w:tcPr>
          <w:p w14:paraId="6CB1A9F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57.529</w:t>
            </w:r>
          </w:p>
        </w:tc>
        <w:tc>
          <w:tcPr>
            <w:tcW w:w="1140" w:type="dxa"/>
            <w:tcBorders>
              <w:top w:val="nil"/>
              <w:left w:val="nil"/>
              <w:bottom w:val="nil"/>
              <w:right w:val="nil"/>
            </w:tcBorders>
            <w:shd w:val="solid" w:color="FFFFFF" w:fill="auto"/>
          </w:tcPr>
          <w:p w14:paraId="76D2B2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0C286AC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595EF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-478.131</w:t>
            </w:r>
          </w:p>
        </w:tc>
        <w:tc>
          <w:tcPr>
            <w:tcW w:w="992" w:type="dxa"/>
            <w:tcBorders>
              <w:top w:val="nil"/>
              <w:left w:val="nil"/>
              <w:bottom w:val="nil"/>
              <w:right w:val="nil"/>
            </w:tcBorders>
            <w:shd w:val="solid" w:color="FFFFFF" w:fill="auto"/>
          </w:tcPr>
          <w:p w14:paraId="640FD25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16356AD2" w14:textId="77777777">
        <w:tblPrEx>
          <w:tblCellMar>
            <w:top w:w="0" w:type="dxa"/>
            <w:bottom w:w="0" w:type="dxa"/>
          </w:tblCellMar>
        </w:tblPrEx>
        <w:trPr>
          <w:trHeight w:val="314"/>
        </w:trPr>
        <w:tc>
          <w:tcPr>
            <w:tcW w:w="1642" w:type="dxa"/>
            <w:tcBorders>
              <w:top w:val="nil"/>
              <w:left w:val="nil"/>
              <w:bottom w:val="nil"/>
              <w:right w:val="nil"/>
            </w:tcBorders>
            <w:shd w:val="solid" w:color="FFFFFF" w:fill="auto"/>
          </w:tcPr>
          <w:p w14:paraId="593FFD6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cc</w:t>
            </w:r>
          </w:p>
        </w:tc>
        <w:tc>
          <w:tcPr>
            <w:tcW w:w="362" w:type="dxa"/>
            <w:tcBorders>
              <w:top w:val="nil"/>
              <w:left w:val="nil"/>
              <w:bottom w:val="nil"/>
              <w:right w:val="nil"/>
            </w:tcBorders>
            <w:shd w:val="solid" w:color="FFFFFF" w:fill="auto"/>
          </w:tcPr>
          <w:p w14:paraId="06E92A7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926" w:type="dxa"/>
            <w:tcBorders>
              <w:top w:val="nil"/>
              <w:left w:val="nil"/>
              <w:bottom w:val="nil"/>
              <w:right w:val="nil"/>
            </w:tcBorders>
            <w:shd w:val="solid" w:color="FFFFFF" w:fill="auto"/>
          </w:tcPr>
          <w:p w14:paraId="3A0EED1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967.524</w:t>
            </w:r>
          </w:p>
        </w:tc>
        <w:tc>
          <w:tcPr>
            <w:tcW w:w="1366" w:type="dxa"/>
            <w:tcBorders>
              <w:top w:val="nil"/>
              <w:left w:val="nil"/>
              <w:bottom w:val="nil"/>
              <w:right w:val="nil"/>
            </w:tcBorders>
            <w:shd w:val="solid" w:color="FFFFFF" w:fill="auto"/>
          </w:tcPr>
          <w:p w14:paraId="69AAB81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58.411</w:t>
            </w:r>
          </w:p>
        </w:tc>
        <w:tc>
          <w:tcPr>
            <w:tcW w:w="1140" w:type="dxa"/>
            <w:tcBorders>
              <w:top w:val="nil"/>
              <w:left w:val="nil"/>
              <w:bottom w:val="nil"/>
              <w:right w:val="nil"/>
            </w:tcBorders>
            <w:shd w:val="solid" w:color="FFFFFF" w:fill="auto"/>
          </w:tcPr>
          <w:p w14:paraId="556431C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7FD7663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578C5D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-480.687</w:t>
            </w:r>
          </w:p>
        </w:tc>
        <w:tc>
          <w:tcPr>
            <w:tcW w:w="992" w:type="dxa"/>
            <w:tcBorders>
              <w:top w:val="nil"/>
              <w:left w:val="nil"/>
              <w:bottom w:val="nil"/>
              <w:right w:val="nil"/>
            </w:tcBorders>
            <w:shd w:val="solid" w:color="FFFFFF" w:fill="auto"/>
          </w:tcPr>
          <w:p w14:paraId="054A80A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4524DC30" w14:textId="77777777">
        <w:tblPrEx>
          <w:tblCellMar>
            <w:top w:w="0" w:type="dxa"/>
            <w:bottom w:w="0" w:type="dxa"/>
          </w:tblCellMar>
        </w:tblPrEx>
        <w:trPr>
          <w:trHeight w:val="314"/>
        </w:trPr>
        <w:tc>
          <w:tcPr>
            <w:tcW w:w="1642" w:type="dxa"/>
            <w:tcBorders>
              <w:top w:val="nil"/>
              <w:left w:val="nil"/>
              <w:bottom w:val="single" w:sz="6" w:space="0" w:color="auto"/>
              <w:right w:val="nil"/>
            </w:tcBorders>
            <w:shd w:val="solid" w:color="FFFFFF" w:fill="auto"/>
          </w:tcPr>
          <w:p w14:paraId="1A4FB4F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w:t>
            </w:r>
            <w:proofErr w:type="spellEnd"/>
          </w:p>
        </w:tc>
        <w:tc>
          <w:tcPr>
            <w:tcW w:w="362" w:type="dxa"/>
            <w:tcBorders>
              <w:top w:val="nil"/>
              <w:left w:val="nil"/>
              <w:bottom w:val="single" w:sz="6" w:space="0" w:color="auto"/>
              <w:right w:val="nil"/>
            </w:tcBorders>
            <w:shd w:val="solid" w:color="FFFFFF" w:fill="auto"/>
          </w:tcPr>
          <w:p w14:paraId="7EDDFD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926" w:type="dxa"/>
            <w:tcBorders>
              <w:top w:val="nil"/>
              <w:left w:val="nil"/>
              <w:bottom w:val="single" w:sz="6" w:space="0" w:color="auto"/>
              <w:right w:val="nil"/>
            </w:tcBorders>
            <w:shd w:val="solid" w:color="FFFFFF" w:fill="auto"/>
          </w:tcPr>
          <w:p w14:paraId="2551654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990.797</w:t>
            </w:r>
          </w:p>
        </w:tc>
        <w:tc>
          <w:tcPr>
            <w:tcW w:w="1366" w:type="dxa"/>
            <w:tcBorders>
              <w:top w:val="nil"/>
              <w:left w:val="nil"/>
              <w:bottom w:val="single" w:sz="6" w:space="0" w:color="auto"/>
              <w:right w:val="nil"/>
            </w:tcBorders>
            <w:shd w:val="solid" w:color="FFFFFF" w:fill="auto"/>
          </w:tcPr>
          <w:p w14:paraId="3EA6D3F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81.684</w:t>
            </w:r>
          </w:p>
        </w:tc>
        <w:tc>
          <w:tcPr>
            <w:tcW w:w="1140" w:type="dxa"/>
            <w:tcBorders>
              <w:top w:val="nil"/>
              <w:left w:val="nil"/>
              <w:bottom w:val="single" w:sz="6" w:space="0" w:color="auto"/>
              <w:right w:val="nil"/>
            </w:tcBorders>
            <w:shd w:val="solid" w:color="FFFFFF" w:fill="auto"/>
          </w:tcPr>
          <w:p w14:paraId="211EAB0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3093445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single" w:sz="6" w:space="0" w:color="auto"/>
              <w:right w:val="nil"/>
            </w:tcBorders>
            <w:shd w:val="solid" w:color="FFFFFF" w:fill="auto"/>
          </w:tcPr>
          <w:p w14:paraId="1CB29F6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-492.323</w:t>
            </w:r>
          </w:p>
        </w:tc>
        <w:tc>
          <w:tcPr>
            <w:tcW w:w="992" w:type="dxa"/>
            <w:tcBorders>
              <w:top w:val="nil"/>
              <w:left w:val="nil"/>
              <w:bottom w:val="single" w:sz="6" w:space="0" w:color="auto"/>
              <w:right w:val="nil"/>
            </w:tcBorders>
            <w:shd w:val="solid" w:color="FFFFFF" w:fill="auto"/>
          </w:tcPr>
          <w:p w14:paraId="0B9A9A7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bl>
    <w:p w14:paraId="581EBD1C" w14:textId="77777777" w:rsidR="00BB1860" w:rsidRDefault="00BB1860" w:rsidP="00F50129">
      <w:pPr>
        <w:widowControl w:val="0"/>
        <w:autoSpaceDE w:val="0"/>
        <w:autoSpaceDN w:val="0"/>
        <w:adjustRightInd w:val="0"/>
        <w:spacing w:line="480" w:lineRule="auto"/>
        <w:ind w:left="480" w:hanging="480"/>
        <w:rPr>
          <w:rFonts w:ascii="Times New Roman" w:hAnsi="Times New Roman" w:cs="Times New Roman"/>
        </w:rPr>
      </w:pPr>
    </w:p>
    <w:p w14:paraId="3A399448" w14:textId="783E353A" w:rsidR="00F50129" w:rsidRDefault="002E21FB" w:rsidP="00656ED2">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proofErr w:type="gramStart"/>
      <w:r w:rsidR="00F50129">
        <w:rPr>
          <w:rFonts w:ascii="Times New Roman" w:hAnsi="Times New Roman" w:cs="Times New Roman"/>
        </w:rPr>
        <w:lastRenderedPageBreak/>
        <w:t>Table 3.</w:t>
      </w:r>
      <w:proofErr w:type="gramEnd"/>
      <w:r w:rsidR="00F50129">
        <w:rPr>
          <w:rFonts w:ascii="Times New Roman" w:hAnsi="Times New Roman" w:cs="Times New Roman"/>
        </w:rPr>
        <w:t xml:space="preserve">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 xml:space="preserve">fish </w:t>
      </w:r>
      <w:r w:rsidR="00656ED2">
        <w:rPr>
          <w:rFonts w:ascii="Times New Roman" w:hAnsi="Times New Roman" w:cs="Times New Roman"/>
        </w:rPr>
        <w:t xml:space="preserve">richness as the response variable and </w:t>
      </w:r>
      <w:r w:rsidR="00656ED2">
        <w:rPr>
          <w:rFonts w:ascii="Times New Roman" w:hAnsi="Times New Roman" w:cs="Times New Roman"/>
        </w:rPr>
        <w:t>rugosity</w:t>
      </w:r>
      <w:r w:rsidR="00656ED2">
        <w:rPr>
          <w:rFonts w:ascii="Times New Roman" w:hAnsi="Times New Roman" w:cs="Times New Roman"/>
        </w:rPr>
        <w:t xml:space="preserve"> as the candidate surrogate where </w:t>
      </w:r>
      <w:r w:rsidR="00656ED2">
        <w:rPr>
          <w:rFonts w:ascii="Times New Roman" w:hAnsi="Times New Roman" w:cs="Times New Roman"/>
        </w:rPr>
        <w:t>r</w:t>
      </w:r>
      <w:r w:rsidR="00656ED2">
        <w:rPr>
          <w:rFonts w:ascii="Times New Roman" w:hAnsi="Times New Roman" w:cs="Times New Roman"/>
        </w:rPr>
        <w:t xml:space="preserve"> = </w:t>
      </w:r>
      <w:r w:rsidR="00656ED2">
        <w:rPr>
          <w:rFonts w:ascii="Times New Roman" w:hAnsi="Times New Roman" w:cs="Times New Roman"/>
        </w:rPr>
        <w:t>rugosity</w:t>
      </w:r>
      <w:r w:rsidR="00656ED2">
        <w:rPr>
          <w:rFonts w:ascii="Times New Roman" w:hAnsi="Times New Roman" w:cs="Times New Roman"/>
        </w:rPr>
        <w:t xml:space="preserve">,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591"/>
        <w:gridCol w:w="363"/>
        <w:gridCol w:w="1053"/>
        <w:gridCol w:w="1366"/>
        <w:gridCol w:w="1190"/>
        <w:gridCol w:w="991"/>
        <w:gridCol w:w="1016"/>
        <w:gridCol w:w="991"/>
      </w:tblGrid>
      <w:tr w:rsidR="006A3261" w:rsidRPr="006A3261" w14:paraId="7126D60D" w14:textId="77777777">
        <w:tblPrEx>
          <w:tblCellMar>
            <w:top w:w="0" w:type="dxa"/>
            <w:bottom w:w="0" w:type="dxa"/>
          </w:tblCellMar>
        </w:tblPrEx>
        <w:trPr>
          <w:trHeight w:val="314"/>
        </w:trPr>
        <w:tc>
          <w:tcPr>
            <w:tcW w:w="1591" w:type="dxa"/>
            <w:tcBorders>
              <w:top w:val="single" w:sz="6" w:space="0" w:color="auto"/>
              <w:left w:val="nil"/>
              <w:bottom w:val="single" w:sz="6" w:space="0" w:color="auto"/>
              <w:right w:val="nil"/>
            </w:tcBorders>
            <w:shd w:val="solid" w:color="FFFFFF" w:fill="auto"/>
          </w:tcPr>
          <w:p w14:paraId="3EDA4D18"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Modnames</w:t>
            </w:r>
            <w:proofErr w:type="spellEnd"/>
          </w:p>
        </w:tc>
        <w:tc>
          <w:tcPr>
            <w:tcW w:w="363" w:type="dxa"/>
            <w:tcBorders>
              <w:top w:val="single" w:sz="6" w:space="0" w:color="auto"/>
              <w:left w:val="nil"/>
              <w:bottom w:val="single" w:sz="6" w:space="0" w:color="auto"/>
              <w:right w:val="nil"/>
            </w:tcBorders>
            <w:shd w:val="solid" w:color="FFFFFF" w:fill="auto"/>
          </w:tcPr>
          <w:p w14:paraId="57CC553A"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K</w:t>
            </w:r>
          </w:p>
        </w:tc>
        <w:tc>
          <w:tcPr>
            <w:tcW w:w="1053" w:type="dxa"/>
            <w:tcBorders>
              <w:top w:val="single" w:sz="6" w:space="0" w:color="auto"/>
              <w:left w:val="nil"/>
              <w:bottom w:val="single" w:sz="6" w:space="0" w:color="auto"/>
              <w:right w:val="nil"/>
            </w:tcBorders>
            <w:shd w:val="solid" w:color="FFFFFF" w:fill="auto"/>
          </w:tcPr>
          <w:p w14:paraId="54EE8529"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5D774FBB"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Delta_AICc</w:t>
            </w:r>
            <w:proofErr w:type="spellEnd"/>
          </w:p>
        </w:tc>
        <w:tc>
          <w:tcPr>
            <w:tcW w:w="1190" w:type="dxa"/>
            <w:tcBorders>
              <w:top w:val="single" w:sz="6" w:space="0" w:color="auto"/>
              <w:left w:val="nil"/>
              <w:bottom w:val="single" w:sz="6" w:space="0" w:color="auto"/>
              <w:right w:val="nil"/>
            </w:tcBorders>
            <w:shd w:val="solid" w:color="FFFFFF" w:fill="auto"/>
          </w:tcPr>
          <w:p w14:paraId="453AB0F8"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77A3F37B"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w:t>
            </w:r>
            <w:proofErr w:type="spellEnd"/>
          </w:p>
        </w:tc>
        <w:tc>
          <w:tcPr>
            <w:tcW w:w="1016" w:type="dxa"/>
            <w:tcBorders>
              <w:top w:val="single" w:sz="6" w:space="0" w:color="auto"/>
              <w:left w:val="nil"/>
              <w:bottom w:val="single" w:sz="6" w:space="0" w:color="auto"/>
              <w:right w:val="nil"/>
            </w:tcBorders>
            <w:shd w:val="solid" w:color="FFFFFF" w:fill="auto"/>
          </w:tcPr>
          <w:p w14:paraId="67C0AA4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65510B2E"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Cum.Wt</w:t>
            </w:r>
            <w:proofErr w:type="spellEnd"/>
          </w:p>
        </w:tc>
      </w:tr>
      <w:tr w:rsidR="006A3261" w:rsidRPr="006A3261" w14:paraId="364A3710"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79EE919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site</w:t>
            </w:r>
          </w:p>
        </w:tc>
        <w:tc>
          <w:tcPr>
            <w:tcW w:w="363" w:type="dxa"/>
            <w:tcBorders>
              <w:top w:val="nil"/>
              <w:left w:val="nil"/>
              <w:bottom w:val="nil"/>
              <w:right w:val="nil"/>
            </w:tcBorders>
            <w:shd w:val="solid" w:color="FFFFFF" w:fill="auto"/>
          </w:tcPr>
          <w:p w14:paraId="5054BBE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9</w:t>
            </w:r>
          </w:p>
        </w:tc>
        <w:tc>
          <w:tcPr>
            <w:tcW w:w="1053" w:type="dxa"/>
            <w:tcBorders>
              <w:top w:val="nil"/>
              <w:left w:val="nil"/>
              <w:bottom w:val="nil"/>
              <w:right w:val="nil"/>
            </w:tcBorders>
            <w:shd w:val="solid" w:color="FFFFFF" w:fill="auto"/>
          </w:tcPr>
          <w:p w14:paraId="5DB9699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1203.337</w:t>
            </w:r>
          </w:p>
        </w:tc>
        <w:tc>
          <w:tcPr>
            <w:tcW w:w="1366" w:type="dxa"/>
            <w:tcBorders>
              <w:top w:val="nil"/>
              <w:left w:val="nil"/>
              <w:bottom w:val="nil"/>
              <w:right w:val="nil"/>
            </w:tcBorders>
            <w:shd w:val="solid" w:color="FFFFFF" w:fill="auto"/>
          </w:tcPr>
          <w:p w14:paraId="2D152D3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190" w:type="dxa"/>
            <w:tcBorders>
              <w:top w:val="nil"/>
              <w:left w:val="nil"/>
              <w:bottom w:val="nil"/>
              <w:right w:val="nil"/>
            </w:tcBorders>
            <w:shd w:val="solid" w:color="FFFFFF" w:fill="auto"/>
          </w:tcPr>
          <w:p w14:paraId="20752D0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4A4DB51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0.391</w:t>
            </w:r>
          </w:p>
        </w:tc>
        <w:tc>
          <w:tcPr>
            <w:tcW w:w="1016" w:type="dxa"/>
            <w:tcBorders>
              <w:top w:val="nil"/>
              <w:left w:val="nil"/>
              <w:bottom w:val="nil"/>
              <w:right w:val="nil"/>
            </w:tcBorders>
            <w:shd w:val="solid" w:color="FFFFFF" w:fill="auto"/>
          </w:tcPr>
          <w:p w14:paraId="222939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-592.232</w:t>
            </w:r>
          </w:p>
        </w:tc>
        <w:tc>
          <w:tcPr>
            <w:tcW w:w="991" w:type="dxa"/>
            <w:tcBorders>
              <w:top w:val="nil"/>
              <w:left w:val="nil"/>
              <w:bottom w:val="nil"/>
              <w:right w:val="nil"/>
            </w:tcBorders>
            <w:shd w:val="solid" w:color="FFFFFF" w:fill="auto"/>
          </w:tcPr>
          <w:p w14:paraId="22807D0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0.391</w:t>
            </w:r>
          </w:p>
        </w:tc>
      </w:tr>
      <w:tr w:rsidR="006A3261" w:rsidRPr="006A3261" w14:paraId="1683F580"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582F246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w:t>
            </w:r>
            <w:proofErr w:type="spellEnd"/>
          </w:p>
        </w:tc>
        <w:tc>
          <w:tcPr>
            <w:tcW w:w="363" w:type="dxa"/>
            <w:tcBorders>
              <w:top w:val="nil"/>
              <w:left w:val="nil"/>
              <w:bottom w:val="nil"/>
              <w:right w:val="nil"/>
            </w:tcBorders>
            <w:shd w:val="solid" w:color="FFFFFF" w:fill="auto"/>
          </w:tcPr>
          <w:p w14:paraId="239430C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071F0B7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1203.822</w:t>
            </w:r>
          </w:p>
        </w:tc>
        <w:tc>
          <w:tcPr>
            <w:tcW w:w="1366" w:type="dxa"/>
            <w:tcBorders>
              <w:top w:val="nil"/>
              <w:left w:val="nil"/>
              <w:bottom w:val="nil"/>
              <w:right w:val="nil"/>
            </w:tcBorders>
            <w:shd w:val="solid" w:color="FFFFFF" w:fill="auto"/>
          </w:tcPr>
          <w:p w14:paraId="4D07CC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0.485</w:t>
            </w:r>
          </w:p>
        </w:tc>
        <w:tc>
          <w:tcPr>
            <w:tcW w:w="1190" w:type="dxa"/>
            <w:tcBorders>
              <w:top w:val="nil"/>
              <w:left w:val="nil"/>
              <w:bottom w:val="nil"/>
              <w:right w:val="nil"/>
            </w:tcBorders>
            <w:shd w:val="solid" w:color="FFFFFF" w:fill="auto"/>
          </w:tcPr>
          <w:p w14:paraId="3F42857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0.785</w:t>
            </w:r>
          </w:p>
        </w:tc>
        <w:tc>
          <w:tcPr>
            <w:tcW w:w="991" w:type="dxa"/>
            <w:tcBorders>
              <w:top w:val="nil"/>
              <w:left w:val="nil"/>
              <w:bottom w:val="nil"/>
              <w:right w:val="nil"/>
            </w:tcBorders>
            <w:shd w:val="solid" w:color="FFFFFF" w:fill="auto"/>
          </w:tcPr>
          <w:p w14:paraId="7606466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0.307</w:t>
            </w:r>
          </w:p>
        </w:tc>
        <w:tc>
          <w:tcPr>
            <w:tcW w:w="1016" w:type="dxa"/>
            <w:tcBorders>
              <w:top w:val="nil"/>
              <w:left w:val="nil"/>
              <w:bottom w:val="nil"/>
              <w:right w:val="nil"/>
            </w:tcBorders>
            <w:shd w:val="solid" w:color="FFFFFF" w:fill="auto"/>
          </w:tcPr>
          <w:p w14:paraId="69C784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-591.374</w:t>
            </w:r>
          </w:p>
        </w:tc>
        <w:tc>
          <w:tcPr>
            <w:tcW w:w="991" w:type="dxa"/>
            <w:tcBorders>
              <w:top w:val="nil"/>
              <w:left w:val="nil"/>
              <w:bottom w:val="nil"/>
              <w:right w:val="nil"/>
            </w:tcBorders>
            <w:shd w:val="solid" w:color="FFFFFF" w:fill="auto"/>
          </w:tcPr>
          <w:p w14:paraId="2639E7F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0.698</w:t>
            </w:r>
          </w:p>
        </w:tc>
      </w:tr>
      <w:tr w:rsidR="006A3261" w:rsidRPr="006A3261" w14:paraId="7C2ECC9A"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5F6DE705"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w:t>
            </w:r>
            <w:proofErr w:type="spellEnd"/>
          </w:p>
        </w:tc>
        <w:tc>
          <w:tcPr>
            <w:tcW w:w="363" w:type="dxa"/>
            <w:tcBorders>
              <w:top w:val="nil"/>
              <w:left w:val="nil"/>
              <w:bottom w:val="nil"/>
              <w:right w:val="nil"/>
            </w:tcBorders>
            <w:shd w:val="solid" w:color="FFFFFF" w:fill="auto"/>
          </w:tcPr>
          <w:p w14:paraId="16449B8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610EAB4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1204.682</w:t>
            </w:r>
          </w:p>
        </w:tc>
        <w:tc>
          <w:tcPr>
            <w:tcW w:w="1366" w:type="dxa"/>
            <w:tcBorders>
              <w:top w:val="nil"/>
              <w:left w:val="nil"/>
              <w:bottom w:val="nil"/>
              <w:right w:val="nil"/>
            </w:tcBorders>
            <w:shd w:val="solid" w:color="FFFFFF" w:fill="auto"/>
          </w:tcPr>
          <w:p w14:paraId="0ACCE57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1.345</w:t>
            </w:r>
          </w:p>
        </w:tc>
        <w:tc>
          <w:tcPr>
            <w:tcW w:w="1190" w:type="dxa"/>
            <w:tcBorders>
              <w:top w:val="nil"/>
              <w:left w:val="nil"/>
              <w:bottom w:val="nil"/>
              <w:right w:val="nil"/>
            </w:tcBorders>
            <w:shd w:val="solid" w:color="FFFFFF" w:fill="auto"/>
          </w:tcPr>
          <w:p w14:paraId="718AA0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0.510</w:t>
            </w:r>
          </w:p>
        </w:tc>
        <w:tc>
          <w:tcPr>
            <w:tcW w:w="991" w:type="dxa"/>
            <w:tcBorders>
              <w:top w:val="nil"/>
              <w:left w:val="nil"/>
              <w:bottom w:val="nil"/>
              <w:right w:val="nil"/>
            </w:tcBorders>
            <w:shd w:val="solid" w:color="FFFFFF" w:fill="auto"/>
          </w:tcPr>
          <w:p w14:paraId="6E44CB6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0.200</w:t>
            </w:r>
          </w:p>
        </w:tc>
        <w:tc>
          <w:tcPr>
            <w:tcW w:w="1016" w:type="dxa"/>
            <w:tcBorders>
              <w:top w:val="nil"/>
              <w:left w:val="nil"/>
              <w:bottom w:val="nil"/>
              <w:right w:val="nil"/>
            </w:tcBorders>
            <w:shd w:val="solid" w:color="FFFFFF" w:fill="auto"/>
          </w:tcPr>
          <w:p w14:paraId="603BDB0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-591.804</w:t>
            </w:r>
          </w:p>
        </w:tc>
        <w:tc>
          <w:tcPr>
            <w:tcW w:w="991" w:type="dxa"/>
            <w:tcBorders>
              <w:top w:val="nil"/>
              <w:left w:val="nil"/>
              <w:bottom w:val="nil"/>
              <w:right w:val="nil"/>
            </w:tcBorders>
            <w:shd w:val="solid" w:color="FFFFFF" w:fill="auto"/>
          </w:tcPr>
          <w:p w14:paraId="734D6BD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0.897</w:t>
            </w:r>
          </w:p>
        </w:tc>
      </w:tr>
      <w:tr w:rsidR="006A3261" w:rsidRPr="006A3261" w14:paraId="7DA4F52F"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2A6C2450"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r_yr_site</w:t>
            </w:r>
            <w:proofErr w:type="spellEnd"/>
          </w:p>
        </w:tc>
        <w:tc>
          <w:tcPr>
            <w:tcW w:w="363" w:type="dxa"/>
            <w:tcBorders>
              <w:top w:val="nil"/>
              <w:left w:val="nil"/>
              <w:bottom w:val="nil"/>
              <w:right w:val="nil"/>
            </w:tcBorders>
            <w:shd w:val="solid" w:color="FFFFFF" w:fill="auto"/>
          </w:tcPr>
          <w:p w14:paraId="11B9C7F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w:t>
            </w:r>
          </w:p>
        </w:tc>
        <w:tc>
          <w:tcPr>
            <w:tcW w:w="1053" w:type="dxa"/>
            <w:tcBorders>
              <w:top w:val="nil"/>
              <w:left w:val="nil"/>
              <w:bottom w:val="nil"/>
              <w:right w:val="nil"/>
            </w:tcBorders>
            <w:shd w:val="solid" w:color="FFFFFF" w:fill="auto"/>
          </w:tcPr>
          <w:p w14:paraId="1F39EDD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1206.023</w:t>
            </w:r>
          </w:p>
        </w:tc>
        <w:tc>
          <w:tcPr>
            <w:tcW w:w="1366" w:type="dxa"/>
            <w:tcBorders>
              <w:top w:val="nil"/>
              <w:left w:val="nil"/>
              <w:bottom w:val="nil"/>
              <w:right w:val="nil"/>
            </w:tcBorders>
            <w:shd w:val="solid" w:color="FFFFFF" w:fill="auto"/>
          </w:tcPr>
          <w:p w14:paraId="0C66C63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2.686</w:t>
            </w:r>
          </w:p>
        </w:tc>
        <w:tc>
          <w:tcPr>
            <w:tcW w:w="1190" w:type="dxa"/>
            <w:tcBorders>
              <w:top w:val="nil"/>
              <w:left w:val="nil"/>
              <w:bottom w:val="nil"/>
              <w:right w:val="nil"/>
            </w:tcBorders>
            <w:shd w:val="solid" w:color="FFFFFF" w:fill="auto"/>
          </w:tcPr>
          <w:p w14:paraId="5DCE4B9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0.261</w:t>
            </w:r>
          </w:p>
        </w:tc>
        <w:tc>
          <w:tcPr>
            <w:tcW w:w="991" w:type="dxa"/>
            <w:tcBorders>
              <w:top w:val="nil"/>
              <w:left w:val="nil"/>
              <w:bottom w:val="nil"/>
              <w:right w:val="nil"/>
            </w:tcBorders>
            <w:shd w:val="solid" w:color="FFFFFF" w:fill="auto"/>
          </w:tcPr>
          <w:p w14:paraId="4E37FC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0.102</w:t>
            </w:r>
          </w:p>
        </w:tc>
        <w:tc>
          <w:tcPr>
            <w:tcW w:w="1016" w:type="dxa"/>
            <w:tcBorders>
              <w:top w:val="nil"/>
              <w:left w:val="nil"/>
              <w:bottom w:val="nil"/>
              <w:right w:val="nil"/>
            </w:tcBorders>
            <w:shd w:val="solid" w:color="FFFFFF" w:fill="auto"/>
          </w:tcPr>
          <w:p w14:paraId="54D8467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-591.364</w:t>
            </w:r>
          </w:p>
        </w:tc>
        <w:tc>
          <w:tcPr>
            <w:tcW w:w="991" w:type="dxa"/>
            <w:tcBorders>
              <w:top w:val="nil"/>
              <w:left w:val="nil"/>
              <w:bottom w:val="nil"/>
              <w:right w:val="nil"/>
            </w:tcBorders>
            <w:shd w:val="solid" w:color="FFFFFF" w:fill="auto"/>
          </w:tcPr>
          <w:p w14:paraId="0813E0D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0.999</w:t>
            </w:r>
          </w:p>
        </w:tc>
      </w:tr>
      <w:tr w:rsidR="006A3261" w:rsidRPr="006A3261" w14:paraId="12F77135"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3C5F19E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yr_site_yrxsite</w:t>
            </w:r>
            <w:proofErr w:type="spellEnd"/>
          </w:p>
        </w:tc>
        <w:tc>
          <w:tcPr>
            <w:tcW w:w="363" w:type="dxa"/>
            <w:tcBorders>
              <w:top w:val="nil"/>
              <w:left w:val="nil"/>
              <w:bottom w:val="nil"/>
              <w:right w:val="nil"/>
            </w:tcBorders>
            <w:shd w:val="solid" w:color="FFFFFF" w:fill="auto"/>
          </w:tcPr>
          <w:p w14:paraId="2771FA0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5A90C39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1216.549</w:t>
            </w:r>
          </w:p>
        </w:tc>
        <w:tc>
          <w:tcPr>
            <w:tcW w:w="1366" w:type="dxa"/>
            <w:tcBorders>
              <w:top w:val="nil"/>
              <w:left w:val="nil"/>
              <w:bottom w:val="nil"/>
              <w:right w:val="nil"/>
            </w:tcBorders>
            <w:shd w:val="solid" w:color="FFFFFF" w:fill="auto"/>
          </w:tcPr>
          <w:p w14:paraId="7EAC5FC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13.212</w:t>
            </w:r>
          </w:p>
        </w:tc>
        <w:tc>
          <w:tcPr>
            <w:tcW w:w="1190" w:type="dxa"/>
            <w:tcBorders>
              <w:top w:val="nil"/>
              <w:left w:val="nil"/>
              <w:bottom w:val="nil"/>
              <w:right w:val="nil"/>
            </w:tcBorders>
            <w:shd w:val="solid" w:color="FFFFFF" w:fill="auto"/>
          </w:tcPr>
          <w:p w14:paraId="35E3530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6CF4DF1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6" w:type="dxa"/>
            <w:tcBorders>
              <w:top w:val="nil"/>
              <w:left w:val="nil"/>
              <w:bottom w:val="nil"/>
              <w:right w:val="nil"/>
            </w:tcBorders>
            <w:shd w:val="solid" w:color="FFFFFF" w:fill="auto"/>
          </w:tcPr>
          <w:p w14:paraId="091ECA3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-589.729</w:t>
            </w:r>
          </w:p>
        </w:tc>
        <w:tc>
          <w:tcPr>
            <w:tcW w:w="991" w:type="dxa"/>
            <w:tcBorders>
              <w:top w:val="nil"/>
              <w:left w:val="nil"/>
              <w:bottom w:val="nil"/>
              <w:right w:val="nil"/>
            </w:tcBorders>
            <w:shd w:val="solid" w:color="FFFFFF" w:fill="auto"/>
          </w:tcPr>
          <w:p w14:paraId="7D3FC86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4770496D"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39BEBFAB"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r_site_sitexr</w:t>
            </w:r>
            <w:proofErr w:type="spellEnd"/>
          </w:p>
        </w:tc>
        <w:tc>
          <w:tcPr>
            <w:tcW w:w="363" w:type="dxa"/>
            <w:tcBorders>
              <w:top w:val="nil"/>
              <w:left w:val="nil"/>
              <w:bottom w:val="nil"/>
              <w:right w:val="nil"/>
            </w:tcBorders>
            <w:shd w:val="solid" w:color="FFFFFF" w:fill="auto"/>
          </w:tcPr>
          <w:p w14:paraId="65CBCC8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5673175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1217.027</w:t>
            </w:r>
          </w:p>
        </w:tc>
        <w:tc>
          <w:tcPr>
            <w:tcW w:w="1366" w:type="dxa"/>
            <w:tcBorders>
              <w:top w:val="nil"/>
              <w:left w:val="nil"/>
              <w:bottom w:val="nil"/>
              <w:right w:val="nil"/>
            </w:tcBorders>
            <w:shd w:val="solid" w:color="FFFFFF" w:fill="auto"/>
          </w:tcPr>
          <w:p w14:paraId="185411F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13.690</w:t>
            </w:r>
          </w:p>
        </w:tc>
        <w:tc>
          <w:tcPr>
            <w:tcW w:w="1190" w:type="dxa"/>
            <w:tcBorders>
              <w:top w:val="nil"/>
              <w:left w:val="nil"/>
              <w:bottom w:val="nil"/>
              <w:right w:val="nil"/>
            </w:tcBorders>
            <w:shd w:val="solid" w:color="FFFFFF" w:fill="auto"/>
          </w:tcPr>
          <w:p w14:paraId="6C421FF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3FD26F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0714F03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-589.968</w:t>
            </w:r>
          </w:p>
        </w:tc>
        <w:tc>
          <w:tcPr>
            <w:tcW w:w="991" w:type="dxa"/>
            <w:tcBorders>
              <w:top w:val="nil"/>
              <w:left w:val="nil"/>
              <w:bottom w:val="nil"/>
              <w:right w:val="nil"/>
            </w:tcBorders>
            <w:shd w:val="solid" w:color="FFFFFF" w:fill="auto"/>
          </w:tcPr>
          <w:p w14:paraId="49511A7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563F6A3C"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39BDB569"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r_yr_yrxr</w:t>
            </w:r>
            <w:proofErr w:type="spellEnd"/>
          </w:p>
        </w:tc>
        <w:tc>
          <w:tcPr>
            <w:tcW w:w="363" w:type="dxa"/>
            <w:tcBorders>
              <w:top w:val="nil"/>
              <w:left w:val="nil"/>
              <w:bottom w:val="nil"/>
              <w:right w:val="nil"/>
            </w:tcBorders>
            <w:shd w:val="solid" w:color="FFFFFF" w:fill="auto"/>
          </w:tcPr>
          <w:p w14:paraId="3DE55C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w:t>
            </w:r>
          </w:p>
        </w:tc>
        <w:tc>
          <w:tcPr>
            <w:tcW w:w="1053" w:type="dxa"/>
            <w:tcBorders>
              <w:top w:val="nil"/>
              <w:left w:val="nil"/>
              <w:bottom w:val="nil"/>
              <w:right w:val="nil"/>
            </w:tcBorders>
            <w:shd w:val="solid" w:color="FFFFFF" w:fill="auto"/>
          </w:tcPr>
          <w:p w14:paraId="232149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1260.923</w:t>
            </w:r>
          </w:p>
        </w:tc>
        <w:tc>
          <w:tcPr>
            <w:tcW w:w="1366" w:type="dxa"/>
            <w:tcBorders>
              <w:top w:val="nil"/>
              <w:left w:val="nil"/>
              <w:bottom w:val="nil"/>
              <w:right w:val="nil"/>
            </w:tcBorders>
            <w:shd w:val="solid" w:color="FFFFFF" w:fill="auto"/>
          </w:tcPr>
          <w:p w14:paraId="4F09546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57.586</w:t>
            </w:r>
          </w:p>
        </w:tc>
        <w:tc>
          <w:tcPr>
            <w:tcW w:w="1190" w:type="dxa"/>
            <w:tcBorders>
              <w:top w:val="nil"/>
              <w:left w:val="nil"/>
              <w:bottom w:val="nil"/>
              <w:right w:val="nil"/>
            </w:tcBorders>
            <w:shd w:val="solid" w:color="FFFFFF" w:fill="auto"/>
          </w:tcPr>
          <w:p w14:paraId="33F89DE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63CFA67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032693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-625.319</w:t>
            </w:r>
          </w:p>
        </w:tc>
        <w:tc>
          <w:tcPr>
            <w:tcW w:w="991" w:type="dxa"/>
            <w:tcBorders>
              <w:top w:val="nil"/>
              <w:left w:val="nil"/>
              <w:bottom w:val="nil"/>
              <w:right w:val="nil"/>
            </w:tcBorders>
            <w:shd w:val="solid" w:color="FFFFFF" w:fill="auto"/>
          </w:tcPr>
          <w:p w14:paraId="18FA529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2419B9C6"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59DB518B"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w:t>
            </w:r>
            <w:proofErr w:type="spellEnd"/>
          </w:p>
        </w:tc>
        <w:tc>
          <w:tcPr>
            <w:tcW w:w="363" w:type="dxa"/>
            <w:tcBorders>
              <w:top w:val="nil"/>
              <w:left w:val="nil"/>
              <w:bottom w:val="nil"/>
              <w:right w:val="nil"/>
            </w:tcBorders>
            <w:shd w:val="solid" w:color="FFFFFF" w:fill="auto"/>
          </w:tcPr>
          <w:p w14:paraId="4DD421D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4</w:t>
            </w:r>
          </w:p>
        </w:tc>
        <w:tc>
          <w:tcPr>
            <w:tcW w:w="1053" w:type="dxa"/>
            <w:tcBorders>
              <w:top w:val="nil"/>
              <w:left w:val="nil"/>
              <w:bottom w:val="nil"/>
              <w:right w:val="nil"/>
            </w:tcBorders>
            <w:shd w:val="solid" w:color="FFFFFF" w:fill="auto"/>
          </w:tcPr>
          <w:p w14:paraId="5E2398A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1261.642</w:t>
            </w:r>
          </w:p>
        </w:tc>
        <w:tc>
          <w:tcPr>
            <w:tcW w:w="1366" w:type="dxa"/>
            <w:tcBorders>
              <w:top w:val="nil"/>
              <w:left w:val="nil"/>
              <w:bottom w:val="nil"/>
              <w:right w:val="nil"/>
            </w:tcBorders>
            <w:shd w:val="solid" w:color="FFFFFF" w:fill="auto"/>
          </w:tcPr>
          <w:p w14:paraId="16A47DE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58.305</w:t>
            </w:r>
          </w:p>
        </w:tc>
        <w:tc>
          <w:tcPr>
            <w:tcW w:w="1190" w:type="dxa"/>
            <w:tcBorders>
              <w:top w:val="nil"/>
              <w:left w:val="nil"/>
              <w:bottom w:val="nil"/>
              <w:right w:val="nil"/>
            </w:tcBorders>
            <w:shd w:val="solid" w:color="FFFFFF" w:fill="auto"/>
          </w:tcPr>
          <w:p w14:paraId="3F7E35E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67E76B0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401287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-626.726</w:t>
            </w:r>
          </w:p>
        </w:tc>
        <w:tc>
          <w:tcPr>
            <w:tcW w:w="991" w:type="dxa"/>
            <w:tcBorders>
              <w:top w:val="nil"/>
              <w:left w:val="nil"/>
              <w:bottom w:val="nil"/>
              <w:right w:val="nil"/>
            </w:tcBorders>
            <w:shd w:val="solid" w:color="FFFFFF" w:fill="auto"/>
          </w:tcPr>
          <w:p w14:paraId="2B7AE11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D5DA28"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09F89DED"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r</w:t>
            </w:r>
          </w:p>
        </w:tc>
        <w:tc>
          <w:tcPr>
            <w:tcW w:w="363" w:type="dxa"/>
            <w:tcBorders>
              <w:top w:val="nil"/>
              <w:left w:val="nil"/>
              <w:bottom w:val="nil"/>
              <w:right w:val="nil"/>
            </w:tcBorders>
            <w:shd w:val="solid" w:color="FFFFFF" w:fill="auto"/>
          </w:tcPr>
          <w:p w14:paraId="21CF3B0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nil"/>
              <w:right w:val="nil"/>
            </w:tcBorders>
            <w:shd w:val="solid" w:color="FFFFFF" w:fill="auto"/>
          </w:tcPr>
          <w:p w14:paraId="261862A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1266.254</w:t>
            </w:r>
          </w:p>
        </w:tc>
        <w:tc>
          <w:tcPr>
            <w:tcW w:w="1366" w:type="dxa"/>
            <w:tcBorders>
              <w:top w:val="nil"/>
              <w:left w:val="nil"/>
              <w:bottom w:val="nil"/>
              <w:right w:val="nil"/>
            </w:tcBorders>
            <w:shd w:val="solid" w:color="FFFFFF" w:fill="auto"/>
          </w:tcPr>
          <w:p w14:paraId="108D2B6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62.917</w:t>
            </w:r>
          </w:p>
        </w:tc>
        <w:tc>
          <w:tcPr>
            <w:tcW w:w="1190" w:type="dxa"/>
            <w:tcBorders>
              <w:top w:val="nil"/>
              <w:left w:val="nil"/>
              <w:bottom w:val="nil"/>
              <w:right w:val="nil"/>
            </w:tcBorders>
            <w:shd w:val="solid" w:color="FFFFFF" w:fill="auto"/>
          </w:tcPr>
          <w:p w14:paraId="12C6277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56E4EA6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27015A0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-630.070</w:t>
            </w:r>
          </w:p>
        </w:tc>
        <w:tc>
          <w:tcPr>
            <w:tcW w:w="991" w:type="dxa"/>
            <w:tcBorders>
              <w:top w:val="nil"/>
              <w:left w:val="nil"/>
              <w:bottom w:val="nil"/>
              <w:right w:val="nil"/>
            </w:tcBorders>
            <w:shd w:val="solid" w:color="FFFFFF" w:fill="auto"/>
          </w:tcPr>
          <w:p w14:paraId="79E73B2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403D9DAB" w14:textId="77777777">
        <w:tblPrEx>
          <w:tblCellMar>
            <w:top w:w="0" w:type="dxa"/>
            <w:bottom w:w="0" w:type="dxa"/>
          </w:tblCellMar>
        </w:tblPrEx>
        <w:trPr>
          <w:trHeight w:val="314"/>
        </w:trPr>
        <w:tc>
          <w:tcPr>
            <w:tcW w:w="1591" w:type="dxa"/>
            <w:tcBorders>
              <w:top w:val="nil"/>
              <w:left w:val="nil"/>
              <w:bottom w:val="single" w:sz="6" w:space="0" w:color="auto"/>
              <w:right w:val="nil"/>
            </w:tcBorders>
            <w:shd w:val="solid" w:color="FFFFFF" w:fill="auto"/>
          </w:tcPr>
          <w:p w14:paraId="451EFBD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w:t>
            </w:r>
            <w:proofErr w:type="spellEnd"/>
          </w:p>
        </w:tc>
        <w:tc>
          <w:tcPr>
            <w:tcW w:w="363" w:type="dxa"/>
            <w:tcBorders>
              <w:top w:val="nil"/>
              <w:left w:val="nil"/>
              <w:bottom w:val="single" w:sz="6" w:space="0" w:color="auto"/>
              <w:right w:val="nil"/>
            </w:tcBorders>
            <w:shd w:val="solid" w:color="FFFFFF" w:fill="auto"/>
          </w:tcPr>
          <w:p w14:paraId="50B0094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single" w:sz="6" w:space="0" w:color="auto"/>
              <w:right w:val="nil"/>
            </w:tcBorders>
            <w:shd w:val="solid" w:color="FFFFFF" w:fill="auto"/>
          </w:tcPr>
          <w:p w14:paraId="0C6095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1391.343</w:t>
            </w:r>
          </w:p>
        </w:tc>
        <w:tc>
          <w:tcPr>
            <w:tcW w:w="1366" w:type="dxa"/>
            <w:tcBorders>
              <w:top w:val="nil"/>
              <w:left w:val="nil"/>
              <w:bottom w:val="single" w:sz="6" w:space="0" w:color="auto"/>
              <w:right w:val="nil"/>
            </w:tcBorders>
            <w:shd w:val="solid" w:color="FFFFFF" w:fill="auto"/>
          </w:tcPr>
          <w:p w14:paraId="705AE01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188.006</w:t>
            </w:r>
          </w:p>
        </w:tc>
        <w:tc>
          <w:tcPr>
            <w:tcW w:w="1190" w:type="dxa"/>
            <w:tcBorders>
              <w:top w:val="nil"/>
              <w:left w:val="nil"/>
              <w:bottom w:val="single" w:sz="6" w:space="0" w:color="auto"/>
              <w:right w:val="nil"/>
            </w:tcBorders>
            <w:shd w:val="solid" w:color="FFFFFF" w:fill="auto"/>
          </w:tcPr>
          <w:p w14:paraId="6954C9A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74C99F2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single" w:sz="6" w:space="0" w:color="auto"/>
              <w:right w:val="nil"/>
            </w:tcBorders>
            <w:shd w:val="solid" w:color="FFFFFF" w:fill="auto"/>
          </w:tcPr>
          <w:p w14:paraId="75EC7D6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-692.615</w:t>
            </w:r>
          </w:p>
        </w:tc>
        <w:tc>
          <w:tcPr>
            <w:tcW w:w="991" w:type="dxa"/>
            <w:tcBorders>
              <w:top w:val="nil"/>
              <w:left w:val="nil"/>
              <w:bottom w:val="single" w:sz="6" w:space="0" w:color="auto"/>
              <w:right w:val="nil"/>
            </w:tcBorders>
            <w:shd w:val="solid" w:color="FFFFFF" w:fill="auto"/>
          </w:tcPr>
          <w:p w14:paraId="0C94B70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bl>
    <w:p w14:paraId="4051D47B" w14:textId="77777777" w:rsidR="006A3261" w:rsidRDefault="006A3261" w:rsidP="00F50129">
      <w:pPr>
        <w:widowControl w:val="0"/>
        <w:autoSpaceDE w:val="0"/>
        <w:autoSpaceDN w:val="0"/>
        <w:adjustRightInd w:val="0"/>
        <w:spacing w:line="480" w:lineRule="auto"/>
        <w:ind w:left="480" w:hanging="480"/>
        <w:rPr>
          <w:rFonts w:ascii="Times New Roman" w:hAnsi="Times New Roman" w:cs="Times New Roman"/>
        </w:rPr>
      </w:pPr>
    </w:p>
    <w:p w14:paraId="4DFA6A05" w14:textId="07B38196" w:rsidR="00F50129" w:rsidRDefault="00F50129" w:rsidP="00F50129">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Table 4.</w:t>
      </w:r>
      <w:proofErr w:type="gramEnd"/>
      <w:r>
        <w:rPr>
          <w:rFonts w:ascii="Times New Roman" w:hAnsi="Times New Roman" w:cs="Times New Roman"/>
        </w:rPr>
        <w:t xml:space="preserve">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combined</w:t>
      </w:r>
      <w:r w:rsidR="00656ED2">
        <w:rPr>
          <w:rFonts w:ascii="Times New Roman" w:hAnsi="Times New Roman" w:cs="Times New Roman"/>
        </w:rPr>
        <w:t xml:space="preserve"> richness as the response variable and rugosity as the candidate surrogate where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591"/>
        <w:gridCol w:w="363"/>
        <w:gridCol w:w="1053"/>
        <w:gridCol w:w="1366"/>
        <w:gridCol w:w="1140"/>
        <w:gridCol w:w="991"/>
        <w:gridCol w:w="1015"/>
        <w:gridCol w:w="991"/>
      </w:tblGrid>
      <w:tr w:rsidR="006A3261" w:rsidRPr="006A3261" w14:paraId="517C9E7E" w14:textId="77777777">
        <w:tblPrEx>
          <w:tblCellMar>
            <w:top w:w="0" w:type="dxa"/>
            <w:bottom w:w="0" w:type="dxa"/>
          </w:tblCellMar>
        </w:tblPrEx>
        <w:trPr>
          <w:trHeight w:val="314"/>
        </w:trPr>
        <w:tc>
          <w:tcPr>
            <w:tcW w:w="1591" w:type="dxa"/>
            <w:tcBorders>
              <w:top w:val="single" w:sz="6" w:space="0" w:color="auto"/>
              <w:left w:val="nil"/>
              <w:bottom w:val="single" w:sz="6" w:space="0" w:color="auto"/>
              <w:right w:val="nil"/>
            </w:tcBorders>
            <w:shd w:val="solid" w:color="FFFFFF" w:fill="auto"/>
          </w:tcPr>
          <w:p w14:paraId="19EF7E17"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Modnames</w:t>
            </w:r>
            <w:proofErr w:type="spellEnd"/>
          </w:p>
        </w:tc>
        <w:tc>
          <w:tcPr>
            <w:tcW w:w="363" w:type="dxa"/>
            <w:tcBorders>
              <w:top w:val="single" w:sz="6" w:space="0" w:color="auto"/>
              <w:left w:val="nil"/>
              <w:bottom w:val="single" w:sz="6" w:space="0" w:color="auto"/>
              <w:right w:val="nil"/>
            </w:tcBorders>
            <w:shd w:val="solid" w:color="FFFFFF" w:fill="auto"/>
          </w:tcPr>
          <w:p w14:paraId="13C4EA90"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K</w:t>
            </w:r>
          </w:p>
        </w:tc>
        <w:tc>
          <w:tcPr>
            <w:tcW w:w="1053" w:type="dxa"/>
            <w:tcBorders>
              <w:top w:val="single" w:sz="6" w:space="0" w:color="auto"/>
              <w:left w:val="nil"/>
              <w:bottom w:val="single" w:sz="6" w:space="0" w:color="auto"/>
              <w:right w:val="nil"/>
            </w:tcBorders>
            <w:shd w:val="solid" w:color="FFFFFF" w:fill="auto"/>
          </w:tcPr>
          <w:p w14:paraId="04675542"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0B3E684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7432E7BE"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5FF16B91"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w:t>
            </w:r>
            <w:proofErr w:type="spellEnd"/>
          </w:p>
        </w:tc>
        <w:tc>
          <w:tcPr>
            <w:tcW w:w="1015" w:type="dxa"/>
            <w:tcBorders>
              <w:top w:val="single" w:sz="6" w:space="0" w:color="auto"/>
              <w:left w:val="nil"/>
              <w:bottom w:val="single" w:sz="6" w:space="0" w:color="auto"/>
              <w:right w:val="nil"/>
            </w:tcBorders>
            <w:shd w:val="solid" w:color="FFFFFF" w:fill="auto"/>
          </w:tcPr>
          <w:p w14:paraId="4BB88A2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01987993"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Cum.Wt</w:t>
            </w:r>
            <w:proofErr w:type="spellEnd"/>
          </w:p>
        </w:tc>
      </w:tr>
      <w:tr w:rsidR="006A3261" w:rsidRPr="006A3261" w14:paraId="6E05D87A"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34D93A6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r_yr_site</w:t>
            </w:r>
            <w:proofErr w:type="spellEnd"/>
          </w:p>
        </w:tc>
        <w:tc>
          <w:tcPr>
            <w:tcW w:w="363" w:type="dxa"/>
            <w:tcBorders>
              <w:top w:val="nil"/>
              <w:left w:val="nil"/>
              <w:bottom w:val="nil"/>
              <w:right w:val="nil"/>
            </w:tcBorders>
            <w:shd w:val="solid" w:color="FFFFFF" w:fill="auto"/>
          </w:tcPr>
          <w:p w14:paraId="0CA2D65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w:t>
            </w:r>
          </w:p>
        </w:tc>
        <w:tc>
          <w:tcPr>
            <w:tcW w:w="1053" w:type="dxa"/>
            <w:tcBorders>
              <w:top w:val="nil"/>
              <w:left w:val="nil"/>
              <w:bottom w:val="nil"/>
              <w:right w:val="nil"/>
            </w:tcBorders>
            <w:shd w:val="solid" w:color="FFFFFF" w:fill="auto"/>
          </w:tcPr>
          <w:p w14:paraId="5E06902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1079.726</w:t>
            </w:r>
          </w:p>
        </w:tc>
        <w:tc>
          <w:tcPr>
            <w:tcW w:w="1366" w:type="dxa"/>
            <w:tcBorders>
              <w:top w:val="nil"/>
              <w:left w:val="nil"/>
              <w:bottom w:val="nil"/>
              <w:right w:val="nil"/>
            </w:tcBorders>
            <w:shd w:val="solid" w:color="FFFFFF" w:fill="auto"/>
          </w:tcPr>
          <w:p w14:paraId="3CD5880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66D1510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071E98D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0.725</w:t>
            </w:r>
          </w:p>
        </w:tc>
        <w:tc>
          <w:tcPr>
            <w:tcW w:w="1015" w:type="dxa"/>
            <w:tcBorders>
              <w:top w:val="nil"/>
              <w:left w:val="nil"/>
              <w:bottom w:val="nil"/>
              <w:right w:val="nil"/>
            </w:tcBorders>
            <w:shd w:val="solid" w:color="FFFFFF" w:fill="auto"/>
          </w:tcPr>
          <w:p w14:paraId="3BDA50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-527.995</w:t>
            </w:r>
          </w:p>
        </w:tc>
        <w:tc>
          <w:tcPr>
            <w:tcW w:w="991" w:type="dxa"/>
            <w:tcBorders>
              <w:top w:val="nil"/>
              <w:left w:val="nil"/>
              <w:bottom w:val="nil"/>
              <w:right w:val="nil"/>
            </w:tcBorders>
            <w:shd w:val="solid" w:color="FFFFFF" w:fill="auto"/>
          </w:tcPr>
          <w:p w14:paraId="414ACF7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0.725</w:t>
            </w:r>
          </w:p>
        </w:tc>
      </w:tr>
      <w:tr w:rsidR="006A3261" w:rsidRPr="006A3261" w14:paraId="033B14D9"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714EAEC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w:t>
            </w:r>
            <w:proofErr w:type="spellEnd"/>
          </w:p>
        </w:tc>
        <w:tc>
          <w:tcPr>
            <w:tcW w:w="363" w:type="dxa"/>
            <w:tcBorders>
              <w:top w:val="nil"/>
              <w:left w:val="nil"/>
              <w:bottom w:val="nil"/>
              <w:right w:val="nil"/>
            </w:tcBorders>
            <w:shd w:val="solid" w:color="FFFFFF" w:fill="auto"/>
          </w:tcPr>
          <w:p w14:paraId="7293650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1B969C1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1083.109</w:t>
            </w:r>
          </w:p>
        </w:tc>
        <w:tc>
          <w:tcPr>
            <w:tcW w:w="1366" w:type="dxa"/>
            <w:tcBorders>
              <w:top w:val="nil"/>
              <w:left w:val="nil"/>
              <w:bottom w:val="nil"/>
              <w:right w:val="nil"/>
            </w:tcBorders>
            <w:shd w:val="solid" w:color="FFFFFF" w:fill="auto"/>
          </w:tcPr>
          <w:p w14:paraId="7BEE4E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3.383</w:t>
            </w:r>
          </w:p>
        </w:tc>
        <w:tc>
          <w:tcPr>
            <w:tcW w:w="1140" w:type="dxa"/>
            <w:tcBorders>
              <w:top w:val="nil"/>
              <w:left w:val="nil"/>
              <w:bottom w:val="nil"/>
              <w:right w:val="nil"/>
            </w:tcBorders>
            <w:shd w:val="solid" w:color="FFFFFF" w:fill="auto"/>
          </w:tcPr>
          <w:p w14:paraId="00374D6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0.184</w:t>
            </w:r>
          </w:p>
        </w:tc>
        <w:tc>
          <w:tcPr>
            <w:tcW w:w="991" w:type="dxa"/>
            <w:tcBorders>
              <w:top w:val="nil"/>
              <w:left w:val="nil"/>
              <w:bottom w:val="nil"/>
              <w:right w:val="nil"/>
            </w:tcBorders>
            <w:shd w:val="solid" w:color="FFFFFF" w:fill="auto"/>
          </w:tcPr>
          <w:p w14:paraId="64A1625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0.134</w:t>
            </w:r>
          </w:p>
        </w:tc>
        <w:tc>
          <w:tcPr>
            <w:tcW w:w="1015" w:type="dxa"/>
            <w:tcBorders>
              <w:top w:val="nil"/>
              <w:left w:val="nil"/>
              <w:bottom w:val="nil"/>
              <w:right w:val="nil"/>
            </w:tcBorders>
            <w:shd w:val="solid" w:color="FFFFFF" w:fill="auto"/>
          </w:tcPr>
          <w:p w14:paraId="1E45F84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-530.836</w:t>
            </w:r>
          </w:p>
        </w:tc>
        <w:tc>
          <w:tcPr>
            <w:tcW w:w="991" w:type="dxa"/>
            <w:tcBorders>
              <w:top w:val="nil"/>
              <w:left w:val="nil"/>
              <w:bottom w:val="nil"/>
              <w:right w:val="nil"/>
            </w:tcBorders>
            <w:shd w:val="solid" w:color="FFFFFF" w:fill="auto"/>
          </w:tcPr>
          <w:p w14:paraId="7D53644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0.859</w:t>
            </w:r>
          </w:p>
        </w:tc>
      </w:tr>
      <w:tr w:rsidR="006A3261" w:rsidRPr="006A3261" w14:paraId="7045D587"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0C9B718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yr_site_yrxsite</w:t>
            </w:r>
            <w:proofErr w:type="spellEnd"/>
          </w:p>
        </w:tc>
        <w:tc>
          <w:tcPr>
            <w:tcW w:w="363" w:type="dxa"/>
            <w:tcBorders>
              <w:top w:val="nil"/>
              <w:left w:val="nil"/>
              <w:bottom w:val="nil"/>
              <w:right w:val="nil"/>
            </w:tcBorders>
            <w:shd w:val="solid" w:color="FFFFFF" w:fill="auto"/>
          </w:tcPr>
          <w:p w14:paraId="425EC6F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490500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1084.786</w:t>
            </w:r>
          </w:p>
        </w:tc>
        <w:tc>
          <w:tcPr>
            <w:tcW w:w="1366" w:type="dxa"/>
            <w:tcBorders>
              <w:top w:val="nil"/>
              <w:left w:val="nil"/>
              <w:bottom w:val="nil"/>
              <w:right w:val="nil"/>
            </w:tcBorders>
            <w:shd w:val="solid" w:color="FFFFFF" w:fill="auto"/>
          </w:tcPr>
          <w:p w14:paraId="5FF6603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5.059</w:t>
            </w:r>
          </w:p>
        </w:tc>
        <w:tc>
          <w:tcPr>
            <w:tcW w:w="1140" w:type="dxa"/>
            <w:tcBorders>
              <w:top w:val="nil"/>
              <w:left w:val="nil"/>
              <w:bottom w:val="nil"/>
              <w:right w:val="nil"/>
            </w:tcBorders>
            <w:shd w:val="solid" w:color="FFFFFF" w:fill="auto"/>
          </w:tcPr>
          <w:p w14:paraId="09D68A4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0.080</w:t>
            </w:r>
          </w:p>
        </w:tc>
        <w:tc>
          <w:tcPr>
            <w:tcW w:w="991" w:type="dxa"/>
            <w:tcBorders>
              <w:top w:val="nil"/>
              <w:left w:val="nil"/>
              <w:bottom w:val="nil"/>
              <w:right w:val="nil"/>
            </w:tcBorders>
            <w:shd w:val="solid" w:color="FFFFFF" w:fill="auto"/>
          </w:tcPr>
          <w:p w14:paraId="0684A82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0.058</w:t>
            </w:r>
          </w:p>
        </w:tc>
        <w:tc>
          <w:tcPr>
            <w:tcW w:w="1015" w:type="dxa"/>
            <w:tcBorders>
              <w:top w:val="nil"/>
              <w:left w:val="nil"/>
              <w:bottom w:val="nil"/>
              <w:right w:val="nil"/>
            </w:tcBorders>
            <w:shd w:val="solid" w:color="FFFFFF" w:fill="auto"/>
          </w:tcPr>
          <w:p w14:paraId="2A32D30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-523.297</w:t>
            </w:r>
          </w:p>
        </w:tc>
        <w:tc>
          <w:tcPr>
            <w:tcW w:w="991" w:type="dxa"/>
            <w:tcBorders>
              <w:top w:val="nil"/>
              <w:left w:val="nil"/>
              <w:bottom w:val="nil"/>
              <w:right w:val="nil"/>
            </w:tcBorders>
            <w:shd w:val="solid" w:color="FFFFFF" w:fill="auto"/>
          </w:tcPr>
          <w:p w14:paraId="7AD59F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0.917</w:t>
            </w:r>
          </w:p>
        </w:tc>
      </w:tr>
      <w:tr w:rsidR="006A3261" w:rsidRPr="006A3261" w14:paraId="3323A1B5"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421D8C8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site</w:t>
            </w:r>
          </w:p>
        </w:tc>
        <w:tc>
          <w:tcPr>
            <w:tcW w:w="363" w:type="dxa"/>
            <w:tcBorders>
              <w:top w:val="nil"/>
              <w:left w:val="nil"/>
              <w:bottom w:val="nil"/>
              <w:right w:val="nil"/>
            </w:tcBorders>
            <w:shd w:val="solid" w:color="FFFFFF" w:fill="auto"/>
          </w:tcPr>
          <w:p w14:paraId="02A449C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9</w:t>
            </w:r>
          </w:p>
        </w:tc>
        <w:tc>
          <w:tcPr>
            <w:tcW w:w="1053" w:type="dxa"/>
            <w:tcBorders>
              <w:top w:val="nil"/>
              <w:left w:val="nil"/>
              <w:bottom w:val="nil"/>
              <w:right w:val="nil"/>
            </w:tcBorders>
            <w:shd w:val="solid" w:color="FFFFFF" w:fill="auto"/>
          </w:tcPr>
          <w:p w14:paraId="73AFC02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1084.834</w:t>
            </w:r>
          </w:p>
        </w:tc>
        <w:tc>
          <w:tcPr>
            <w:tcW w:w="1366" w:type="dxa"/>
            <w:tcBorders>
              <w:top w:val="nil"/>
              <w:left w:val="nil"/>
              <w:bottom w:val="nil"/>
              <w:right w:val="nil"/>
            </w:tcBorders>
            <w:shd w:val="solid" w:color="FFFFFF" w:fill="auto"/>
          </w:tcPr>
          <w:p w14:paraId="386C202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5.108</w:t>
            </w:r>
          </w:p>
        </w:tc>
        <w:tc>
          <w:tcPr>
            <w:tcW w:w="1140" w:type="dxa"/>
            <w:tcBorders>
              <w:top w:val="nil"/>
              <w:left w:val="nil"/>
              <w:bottom w:val="nil"/>
              <w:right w:val="nil"/>
            </w:tcBorders>
            <w:shd w:val="solid" w:color="FFFFFF" w:fill="auto"/>
          </w:tcPr>
          <w:p w14:paraId="2719F2D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0.078</w:t>
            </w:r>
          </w:p>
        </w:tc>
        <w:tc>
          <w:tcPr>
            <w:tcW w:w="991" w:type="dxa"/>
            <w:tcBorders>
              <w:top w:val="nil"/>
              <w:left w:val="nil"/>
              <w:bottom w:val="nil"/>
              <w:right w:val="nil"/>
            </w:tcBorders>
            <w:shd w:val="solid" w:color="FFFFFF" w:fill="auto"/>
          </w:tcPr>
          <w:p w14:paraId="29864CA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0.056</w:t>
            </w:r>
          </w:p>
        </w:tc>
        <w:tc>
          <w:tcPr>
            <w:tcW w:w="1015" w:type="dxa"/>
            <w:tcBorders>
              <w:top w:val="nil"/>
              <w:left w:val="nil"/>
              <w:bottom w:val="nil"/>
              <w:right w:val="nil"/>
            </w:tcBorders>
            <w:shd w:val="solid" w:color="FFFFFF" w:fill="auto"/>
          </w:tcPr>
          <w:p w14:paraId="2037194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-532.833</w:t>
            </w:r>
          </w:p>
        </w:tc>
        <w:tc>
          <w:tcPr>
            <w:tcW w:w="991" w:type="dxa"/>
            <w:tcBorders>
              <w:top w:val="nil"/>
              <w:left w:val="nil"/>
              <w:bottom w:val="nil"/>
              <w:right w:val="nil"/>
            </w:tcBorders>
            <w:shd w:val="solid" w:color="FFFFFF" w:fill="auto"/>
          </w:tcPr>
          <w:p w14:paraId="7CD2841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0.973</w:t>
            </w:r>
          </w:p>
        </w:tc>
      </w:tr>
      <w:tr w:rsidR="006A3261" w:rsidRPr="006A3261" w14:paraId="46A36914"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78FF6DC0"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w:t>
            </w:r>
            <w:proofErr w:type="spellEnd"/>
          </w:p>
        </w:tc>
        <w:tc>
          <w:tcPr>
            <w:tcW w:w="363" w:type="dxa"/>
            <w:tcBorders>
              <w:top w:val="nil"/>
              <w:left w:val="nil"/>
              <w:bottom w:val="nil"/>
              <w:right w:val="nil"/>
            </w:tcBorders>
            <w:shd w:val="solid" w:color="FFFFFF" w:fill="auto"/>
          </w:tcPr>
          <w:p w14:paraId="7A22462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0FEA131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1086.481</w:t>
            </w:r>
          </w:p>
        </w:tc>
        <w:tc>
          <w:tcPr>
            <w:tcW w:w="1366" w:type="dxa"/>
            <w:tcBorders>
              <w:top w:val="nil"/>
              <w:left w:val="nil"/>
              <w:bottom w:val="nil"/>
              <w:right w:val="nil"/>
            </w:tcBorders>
            <w:shd w:val="solid" w:color="FFFFFF" w:fill="auto"/>
          </w:tcPr>
          <w:p w14:paraId="21EC54B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6.754</w:t>
            </w:r>
          </w:p>
        </w:tc>
        <w:tc>
          <w:tcPr>
            <w:tcW w:w="1140" w:type="dxa"/>
            <w:tcBorders>
              <w:top w:val="nil"/>
              <w:left w:val="nil"/>
              <w:bottom w:val="nil"/>
              <w:right w:val="nil"/>
            </w:tcBorders>
            <w:shd w:val="solid" w:color="FFFFFF" w:fill="auto"/>
          </w:tcPr>
          <w:p w14:paraId="027AE32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0.034</w:t>
            </w:r>
          </w:p>
        </w:tc>
        <w:tc>
          <w:tcPr>
            <w:tcW w:w="991" w:type="dxa"/>
            <w:tcBorders>
              <w:top w:val="nil"/>
              <w:left w:val="nil"/>
              <w:bottom w:val="nil"/>
              <w:right w:val="nil"/>
            </w:tcBorders>
            <w:shd w:val="solid" w:color="FFFFFF" w:fill="auto"/>
          </w:tcPr>
          <w:p w14:paraId="3F67F2A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0.025</w:t>
            </w:r>
          </w:p>
        </w:tc>
        <w:tc>
          <w:tcPr>
            <w:tcW w:w="1015" w:type="dxa"/>
            <w:tcBorders>
              <w:top w:val="nil"/>
              <w:left w:val="nil"/>
              <w:bottom w:val="nil"/>
              <w:right w:val="nil"/>
            </w:tcBorders>
            <w:shd w:val="solid" w:color="FFFFFF" w:fill="auto"/>
          </w:tcPr>
          <w:p w14:paraId="11D4DB1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-532.521</w:t>
            </w:r>
          </w:p>
        </w:tc>
        <w:tc>
          <w:tcPr>
            <w:tcW w:w="991" w:type="dxa"/>
            <w:tcBorders>
              <w:top w:val="nil"/>
              <w:left w:val="nil"/>
              <w:bottom w:val="nil"/>
              <w:right w:val="nil"/>
            </w:tcBorders>
            <w:shd w:val="solid" w:color="FFFFFF" w:fill="auto"/>
          </w:tcPr>
          <w:p w14:paraId="2DE5095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0.998</w:t>
            </w:r>
          </w:p>
        </w:tc>
      </w:tr>
      <w:tr w:rsidR="006A3261" w:rsidRPr="006A3261" w14:paraId="48203808"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0602F96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w:t>
            </w:r>
            <w:proofErr w:type="spellEnd"/>
          </w:p>
        </w:tc>
        <w:tc>
          <w:tcPr>
            <w:tcW w:w="363" w:type="dxa"/>
            <w:tcBorders>
              <w:top w:val="nil"/>
              <w:left w:val="nil"/>
              <w:bottom w:val="nil"/>
              <w:right w:val="nil"/>
            </w:tcBorders>
            <w:shd w:val="solid" w:color="FFFFFF" w:fill="auto"/>
          </w:tcPr>
          <w:p w14:paraId="3B260BA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4</w:t>
            </w:r>
          </w:p>
        </w:tc>
        <w:tc>
          <w:tcPr>
            <w:tcW w:w="1053" w:type="dxa"/>
            <w:tcBorders>
              <w:top w:val="nil"/>
              <w:left w:val="nil"/>
              <w:bottom w:val="nil"/>
              <w:right w:val="nil"/>
            </w:tcBorders>
            <w:shd w:val="solid" w:color="FFFFFF" w:fill="auto"/>
          </w:tcPr>
          <w:p w14:paraId="3D98EFF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1092.837</w:t>
            </w:r>
          </w:p>
        </w:tc>
        <w:tc>
          <w:tcPr>
            <w:tcW w:w="1366" w:type="dxa"/>
            <w:tcBorders>
              <w:top w:val="nil"/>
              <w:left w:val="nil"/>
              <w:bottom w:val="nil"/>
              <w:right w:val="nil"/>
            </w:tcBorders>
            <w:shd w:val="solid" w:color="FFFFFF" w:fill="auto"/>
          </w:tcPr>
          <w:p w14:paraId="2F3A8D5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13.110</w:t>
            </w:r>
          </w:p>
        </w:tc>
        <w:tc>
          <w:tcPr>
            <w:tcW w:w="1140" w:type="dxa"/>
            <w:tcBorders>
              <w:top w:val="nil"/>
              <w:left w:val="nil"/>
              <w:bottom w:val="nil"/>
              <w:right w:val="nil"/>
            </w:tcBorders>
            <w:shd w:val="solid" w:color="FFFFFF" w:fill="auto"/>
          </w:tcPr>
          <w:p w14:paraId="744D9F7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60EC90E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6E7F7F3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-542.293</w:t>
            </w:r>
          </w:p>
        </w:tc>
        <w:tc>
          <w:tcPr>
            <w:tcW w:w="991" w:type="dxa"/>
            <w:tcBorders>
              <w:top w:val="nil"/>
              <w:left w:val="nil"/>
              <w:bottom w:val="nil"/>
              <w:right w:val="nil"/>
            </w:tcBorders>
            <w:shd w:val="solid" w:color="FFFFFF" w:fill="auto"/>
          </w:tcPr>
          <w:p w14:paraId="2C40AC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0.999</w:t>
            </w:r>
          </w:p>
        </w:tc>
      </w:tr>
      <w:tr w:rsidR="006A3261" w:rsidRPr="006A3261" w14:paraId="70A6E72A"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17126E1D"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r_site_sitexr</w:t>
            </w:r>
            <w:proofErr w:type="spellEnd"/>
          </w:p>
        </w:tc>
        <w:tc>
          <w:tcPr>
            <w:tcW w:w="363" w:type="dxa"/>
            <w:tcBorders>
              <w:top w:val="nil"/>
              <w:left w:val="nil"/>
              <w:bottom w:val="nil"/>
              <w:right w:val="nil"/>
            </w:tcBorders>
            <w:shd w:val="solid" w:color="FFFFFF" w:fill="auto"/>
          </w:tcPr>
          <w:p w14:paraId="391714E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45895E2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1093.227</w:t>
            </w:r>
          </w:p>
        </w:tc>
        <w:tc>
          <w:tcPr>
            <w:tcW w:w="1366" w:type="dxa"/>
            <w:tcBorders>
              <w:top w:val="nil"/>
              <w:left w:val="nil"/>
              <w:bottom w:val="nil"/>
              <w:right w:val="nil"/>
            </w:tcBorders>
            <w:shd w:val="solid" w:color="FFFFFF" w:fill="auto"/>
          </w:tcPr>
          <w:p w14:paraId="41EE94A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13.501</w:t>
            </w:r>
          </w:p>
        </w:tc>
        <w:tc>
          <w:tcPr>
            <w:tcW w:w="1140" w:type="dxa"/>
            <w:tcBorders>
              <w:top w:val="nil"/>
              <w:left w:val="nil"/>
              <w:bottom w:val="nil"/>
              <w:right w:val="nil"/>
            </w:tcBorders>
            <w:shd w:val="solid" w:color="FFFFFF" w:fill="auto"/>
          </w:tcPr>
          <w:p w14:paraId="78CA90C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0E20292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02D6E24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-527.518</w:t>
            </w:r>
          </w:p>
        </w:tc>
        <w:tc>
          <w:tcPr>
            <w:tcW w:w="991" w:type="dxa"/>
            <w:tcBorders>
              <w:top w:val="nil"/>
              <w:left w:val="nil"/>
              <w:bottom w:val="nil"/>
              <w:right w:val="nil"/>
            </w:tcBorders>
            <w:shd w:val="solid" w:color="FFFFFF" w:fill="auto"/>
          </w:tcPr>
          <w:p w14:paraId="08B3B1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7D46AD"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4DFF2C8F"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r_yr_yrxr</w:t>
            </w:r>
            <w:proofErr w:type="spellEnd"/>
          </w:p>
        </w:tc>
        <w:tc>
          <w:tcPr>
            <w:tcW w:w="363" w:type="dxa"/>
            <w:tcBorders>
              <w:top w:val="nil"/>
              <w:left w:val="nil"/>
              <w:bottom w:val="nil"/>
              <w:right w:val="nil"/>
            </w:tcBorders>
            <w:shd w:val="solid" w:color="FFFFFF" w:fill="auto"/>
          </w:tcPr>
          <w:p w14:paraId="515D53A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w:t>
            </w:r>
          </w:p>
        </w:tc>
        <w:tc>
          <w:tcPr>
            <w:tcW w:w="1053" w:type="dxa"/>
            <w:tcBorders>
              <w:top w:val="nil"/>
              <w:left w:val="nil"/>
              <w:bottom w:val="nil"/>
              <w:right w:val="nil"/>
            </w:tcBorders>
            <w:shd w:val="solid" w:color="FFFFFF" w:fill="auto"/>
          </w:tcPr>
          <w:p w14:paraId="045FD2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1094.828</w:t>
            </w:r>
          </w:p>
        </w:tc>
        <w:tc>
          <w:tcPr>
            <w:tcW w:w="1366" w:type="dxa"/>
            <w:tcBorders>
              <w:top w:val="nil"/>
              <w:left w:val="nil"/>
              <w:bottom w:val="nil"/>
              <w:right w:val="nil"/>
            </w:tcBorders>
            <w:shd w:val="solid" w:color="FFFFFF" w:fill="auto"/>
          </w:tcPr>
          <w:p w14:paraId="6B20994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15.102</w:t>
            </w:r>
          </w:p>
        </w:tc>
        <w:tc>
          <w:tcPr>
            <w:tcW w:w="1140" w:type="dxa"/>
            <w:tcBorders>
              <w:top w:val="nil"/>
              <w:left w:val="nil"/>
              <w:bottom w:val="nil"/>
              <w:right w:val="nil"/>
            </w:tcBorders>
            <w:shd w:val="solid" w:color="FFFFFF" w:fill="auto"/>
          </w:tcPr>
          <w:p w14:paraId="5CA5C98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5F3146D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077772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-542.224</w:t>
            </w:r>
          </w:p>
        </w:tc>
        <w:tc>
          <w:tcPr>
            <w:tcW w:w="991" w:type="dxa"/>
            <w:tcBorders>
              <w:top w:val="nil"/>
              <w:left w:val="nil"/>
              <w:bottom w:val="nil"/>
              <w:right w:val="nil"/>
            </w:tcBorders>
            <w:shd w:val="solid" w:color="FFFFFF" w:fill="auto"/>
          </w:tcPr>
          <w:p w14:paraId="0223E7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60C4BE65" w14:textId="77777777">
        <w:tblPrEx>
          <w:tblCellMar>
            <w:top w:w="0" w:type="dxa"/>
            <w:bottom w:w="0" w:type="dxa"/>
          </w:tblCellMar>
        </w:tblPrEx>
        <w:trPr>
          <w:trHeight w:val="314"/>
        </w:trPr>
        <w:tc>
          <w:tcPr>
            <w:tcW w:w="1591" w:type="dxa"/>
            <w:tcBorders>
              <w:top w:val="nil"/>
              <w:left w:val="nil"/>
              <w:bottom w:val="nil"/>
              <w:right w:val="nil"/>
            </w:tcBorders>
            <w:shd w:val="solid" w:color="FFFFFF" w:fill="auto"/>
          </w:tcPr>
          <w:p w14:paraId="7F0D2F19"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r</w:t>
            </w:r>
          </w:p>
        </w:tc>
        <w:tc>
          <w:tcPr>
            <w:tcW w:w="363" w:type="dxa"/>
            <w:tcBorders>
              <w:top w:val="nil"/>
              <w:left w:val="nil"/>
              <w:bottom w:val="nil"/>
              <w:right w:val="nil"/>
            </w:tcBorders>
            <w:shd w:val="solid" w:color="FFFFFF" w:fill="auto"/>
          </w:tcPr>
          <w:p w14:paraId="37D4D84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nil"/>
              <w:right w:val="nil"/>
            </w:tcBorders>
            <w:shd w:val="solid" w:color="FFFFFF" w:fill="auto"/>
          </w:tcPr>
          <w:p w14:paraId="7B7A01E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1106.757</w:t>
            </w:r>
          </w:p>
        </w:tc>
        <w:tc>
          <w:tcPr>
            <w:tcW w:w="1366" w:type="dxa"/>
            <w:tcBorders>
              <w:top w:val="nil"/>
              <w:left w:val="nil"/>
              <w:bottom w:val="nil"/>
              <w:right w:val="nil"/>
            </w:tcBorders>
            <w:shd w:val="solid" w:color="FFFFFF" w:fill="auto"/>
          </w:tcPr>
          <w:p w14:paraId="12A8845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27.031</w:t>
            </w:r>
          </w:p>
        </w:tc>
        <w:tc>
          <w:tcPr>
            <w:tcW w:w="1140" w:type="dxa"/>
            <w:tcBorders>
              <w:top w:val="nil"/>
              <w:left w:val="nil"/>
              <w:bottom w:val="nil"/>
              <w:right w:val="nil"/>
            </w:tcBorders>
            <w:shd w:val="solid" w:color="FFFFFF" w:fill="auto"/>
          </w:tcPr>
          <w:p w14:paraId="65E8D92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30DEF90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7503FE7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-550.304</w:t>
            </w:r>
          </w:p>
        </w:tc>
        <w:tc>
          <w:tcPr>
            <w:tcW w:w="991" w:type="dxa"/>
            <w:tcBorders>
              <w:top w:val="nil"/>
              <w:left w:val="nil"/>
              <w:bottom w:val="nil"/>
              <w:right w:val="nil"/>
            </w:tcBorders>
            <w:shd w:val="solid" w:color="FFFFFF" w:fill="auto"/>
          </w:tcPr>
          <w:p w14:paraId="354630A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2F0D42" w14:textId="77777777">
        <w:tblPrEx>
          <w:tblCellMar>
            <w:top w:w="0" w:type="dxa"/>
            <w:bottom w:w="0" w:type="dxa"/>
          </w:tblCellMar>
        </w:tblPrEx>
        <w:trPr>
          <w:trHeight w:val="314"/>
        </w:trPr>
        <w:tc>
          <w:tcPr>
            <w:tcW w:w="1591" w:type="dxa"/>
            <w:tcBorders>
              <w:top w:val="nil"/>
              <w:left w:val="nil"/>
              <w:bottom w:val="single" w:sz="6" w:space="0" w:color="auto"/>
              <w:right w:val="nil"/>
            </w:tcBorders>
            <w:shd w:val="solid" w:color="FFFFFF" w:fill="auto"/>
          </w:tcPr>
          <w:p w14:paraId="76C91915"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w:t>
            </w:r>
            <w:proofErr w:type="spellEnd"/>
          </w:p>
        </w:tc>
        <w:tc>
          <w:tcPr>
            <w:tcW w:w="363" w:type="dxa"/>
            <w:tcBorders>
              <w:top w:val="nil"/>
              <w:left w:val="nil"/>
              <w:bottom w:val="single" w:sz="6" w:space="0" w:color="auto"/>
              <w:right w:val="nil"/>
            </w:tcBorders>
            <w:shd w:val="solid" w:color="FFFFFF" w:fill="auto"/>
          </w:tcPr>
          <w:p w14:paraId="1BD4262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single" w:sz="6" w:space="0" w:color="auto"/>
              <w:right w:val="nil"/>
            </w:tcBorders>
            <w:shd w:val="solid" w:color="FFFFFF" w:fill="auto"/>
          </w:tcPr>
          <w:p w14:paraId="34C872D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1150.369</w:t>
            </w:r>
          </w:p>
        </w:tc>
        <w:tc>
          <w:tcPr>
            <w:tcW w:w="1366" w:type="dxa"/>
            <w:tcBorders>
              <w:top w:val="nil"/>
              <w:left w:val="nil"/>
              <w:bottom w:val="single" w:sz="6" w:space="0" w:color="auto"/>
              <w:right w:val="nil"/>
            </w:tcBorders>
            <w:shd w:val="solid" w:color="FFFFFF" w:fill="auto"/>
          </w:tcPr>
          <w:p w14:paraId="08E9B52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70.643</w:t>
            </w:r>
          </w:p>
        </w:tc>
        <w:tc>
          <w:tcPr>
            <w:tcW w:w="1140" w:type="dxa"/>
            <w:tcBorders>
              <w:top w:val="nil"/>
              <w:left w:val="nil"/>
              <w:bottom w:val="single" w:sz="6" w:space="0" w:color="auto"/>
              <w:right w:val="nil"/>
            </w:tcBorders>
            <w:shd w:val="solid" w:color="FFFFFF" w:fill="auto"/>
          </w:tcPr>
          <w:p w14:paraId="08D7BBB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574827F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single" w:sz="6" w:space="0" w:color="auto"/>
              <w:right w:val="nil"/>
            </w:tcBorders>
            <w:shd w:val="solid" w:color="FFFFFF" w:fill="auto"/>
          </w:tcPr>
          <w:p w14:paraId="06318D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-572.110</w:t>
            </w:r>
          </w:p>
        </w:tc>
        <w:tc>
          <w:tcPr>
            <w:tcW w:w="991" w:type="dxa"/>
            <w:tcBorders>
              <w:top w:val="nil"/>
              <w:left w:val="nil"/>
              <w:bottom w:val="single" w:sz="6" w:space="0" w:color="auto"/>
              <w:right w:val="nil"/>
            </w:tcBorders>
            <w:shd w:val="solid" w:color="FFFFFF" w:fill="auto"/>
          </w:tcPr>
          <w:p w14:paraId="3609EF5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bl>
    <w:p w14:paraId="3BFFD750" w14:textId="77777777" w:rsidR="00F50129" w:rsidRDefault="00F50129" w:rsidP="000B11BB">
      <w:pPr>
        <w:widowControl w:val="0"/>
        <w:autoSpaceDE w:val="0"/>
        <w:autoSpaceDN w:val="0"/>
        <w:adjustRightInd w:val="0"/>
        <w:spacing w:line="480" w:lineRule="auto"/>
        <w:ind w:left="480" w:hanging="480"/>
        <w:rPr>
          <w:rFonts w:ascii="Times New Roman" w:hAnsi="Times New Roman" w:cs="Times New Roman"/>
        </w:rPr>
      </w:pPr>
    </w:p>
    <w:p w14:paraId="444E22DA" w14:textId="4821AE8A" w:rsidR="00161389" w:rsidRPr="00C4735F" w:rsidRDefault="00DB3454" w:rsidP="000B11BB">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br w:type="column"/>
      </w:r>
      <w:r w:rsidR="00161389" w:rsidRPr="00C4735F">
        <w:rPr>
          <w:rFonts w:ascii="Times New Roman" w:hAnsi="Times New Roman" w:cs="Times New Roman"/>
          <w:noProof/>
        </w:rPr>
        <w:lastRenderedPageBreak/>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Default="003A1FEA" w:rsidP="003A1FEA">
      <w:pPr>
        <w:spacing w:line="480" w:lineRule="auto"/>
        <w:rPr>
          <w:rFonts w:ascii="Times New Roman" w:hAnsi="Times New Roman" w:cs="Times New Roman"/>
        </w:rPr>
      </w:pPr>
      <w:proofErr w:type="gramStart"/>
      <w:r w:rsidRPr="00C4735F">
        <w:rPr>
          <w:rFonts w:ascii="Times New Roman" w:hAnsi="Times New Roman" w:cs="Times New Roman"/>
        </w:rPr>
        <w:t>Figure 1.</w:t>
      </w:r>
      <w:proofErr w:type="gramEnd"/>
      <w:r w:rsidRPr="00C4735F">
        <w:rPr>
          <w:rFonts w:ascii="Times New Roman" w:hAnsi="Times New Roman" w:cs="Times New Roman"/>
        </w:rPr>
        <w:t xml:space="preserve">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4F31B102" w14:textId="77777777" w:rsidR="00DB3454" w:rsidRPr="00C4735F" w:rsidRDefault="00DB3454" w:rsidP="003A1FEA">
      <w:pPr>
        <w:spacing w:line="480" w:lineRule="auto"/>
        <w:rPr>
          <w:rFonts w:ascii="Times New Roman" w:hAnsi="Times New Roman" w:cs="Times New Roman"/>
        </w:rPr>
      </w:pP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093B05B1" w:rsidR="00C8570D" w:rsidRDefault="003A1FEA" w:rsidP="006C38CA">
      <w:pPr>
        <w:widowControl w:val="0"/>
        <w:autoSpaceDE w:val="0"/>
        <w:autoSpaceDN w:val="0"/>
        <w:adjustRightInd w:val="0"/>
        <w:spacing w:line="480" w:lineRule="auto"/>
        <w:ind w:left="480" w:hanging="480"/>
        <w:rPr>
          <w:rFonts w:ascii="Times New Roman" w:hAnsi="Times New Roman" w:cs="Times New Roman"/>
        </w:rPr>
      </w:pPr>
      <w:proofErr w:type="gramStart"/>
      <w:r w:rsidRPr="00C4735F">
        <w:rPr>
          <w:rFonts w:ascii="Times New Roman" w:hAnsi="Times New Roman" w:cs="Times New Roman"/>
        </w:rPr>
        <w:t>Figure 2.</w:t>
      </w:r>
      <w:proofErr w:type="gramEnd"/>
      <w:r w:rsidRPr="00C4735F">
        <w:rPr>
          <w:rFonts w:ascii="Times New Roman" w:hAnsi="Times New Roman" w:cs="Times New Roman"/>
        </w:rPr>
        <w:t xml:space="preserve"> Preliminary </w:t>
      </w:r>
      <w:r w:rsidR="00247319" w:rsidRPr="00C4735F">
        <w:rPr>
          <w:rFonts w:ascii="Times New Roman" w:hAnsi="Times New Roman" w:cs="Times New Roman"/>
        </w:rPr>
        <w:t>depictions of the various transect</w:t>
      </w:r>
      <w:r w:rsidRPr="00C4735F">
        <w:rPr>
          <w:rFonts w:ascii="Times New Roman" w:hAnsi="Times New Roman" w:cs="Times New Roman"/>
        </w:rPr>
        <w:t xml:space="preserve"> methods used in this survey.</w:t>
      </w:r>
    </w:p>
    <w:p w14:paraId="77F5E1FE" w14:textId="272DF362" w:rsidR="00757E3E" w:rsidRDefault="00757E3E" w:rsidP="006C38CA">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28DEB5FE" wp14:editId="5064DA90">
            <wp:extent cx="6760029" cy="676002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jpeg"/>
                    <pic:cNvPicPr/>
                  </pic:nvPicPr>
                  <pic:blipFill>
                    <a:blip r:embed="rId12">
                      <a:extLst>
                        <a:ext uri="{28A0092B-C50C-407E-A947-70E740481C1C}">
                          <a14:useLocalDpi xmlns:a14="http://schemas.microsoft.com/office/drawing/2010/main" val="0"/>
                        </a:ext>
                      </a:extLst>
                    </a:blip>
                    <a:stretch>
                      <a:fillRect/>
                    </a:stretch>
                  </pic:blipFill>
                  <pic:spPr>
                    <a:xfrm>
                      <a:off x="0" y="0"/>
                      <a:ext cx="6760029" cy="6760029"/>
                    </a:xfrm>
                    <a:prstGeom prst="rect">
                      <a:avLst/>
                    </a:prstGeom>
                  </pic:spPr>
                </pic:pic>
              </a:graphicData>
            </a:graphic>
          </wp:inline>
        </w:drawing>
      </w:r>
    </w:p>
    <w:p w14:paraId="60F41FF1" w14:textId="2C74AD76" w:rsidR="00757E3E" w:rsidRDefault="00757E3E" w:rsidP="00656ED2">
      <w:pPr>
        <w:widowControl w:val="0"/>
        <w:autoSpaceDE w:val="0"/>
        <w:autoSpaceDN w:val="0"/>
        <w:adjustRightInd w:val="0"/>
        <w:spacing w:line="480" w:lineRule="auto"/>
        <w:ind w:left="475" w:hanging="475"/>
        <w:rPr>
          <w:rFonts w:ascii="Times New Roman" w:hAnsi="Times New Roman" w:cs="Times New Roman"/>
        </w:rPr>
      </w:pPr>
      <w:proofErr w:type="gramStart"/>
      <w:r>
        <w:rPr>
          <w:rFonts w:ascii="Times New Roman" w:hAnsi="Times New Roman" w:cs="Times New Roman"/>
        </w:rPr>
        <w:t>Figure 3.</w:t>
      </w:r>
      <w:proofErr w:type="gramEnd"/>
      <w:r>
        <w:rPr>
          <w:rFonts w:ascii="Times New Roman" w:hAnsi="Times New Roman" w:cs="Times New Roman"/>
        </w:rPr>
        <w:t xml:space="preserve"> </w:t>
      </w:r>
      <w:proofErr w:type="gramStart"/>
      <w:r>
        <w:rPr>
          <w:rFonts w:ascii="Times New Roman" w:hAnsi="Times New Roman" w:cs="Times New Roman"/>
        </w:rPr>
        <w:t>Basic relationships between the targets (rows) and candidate surrogates (columns).</w:t>
      </w:r>
      <w:proofErr w:type="gramEnd"/>
      <w:r w:rsidR="00DB3454">
        <w:rPr>
          <w:rFonts w:ascii="Times New Roman" w:hAnsi="Times New Roman" w:cs="Times New Roman"/>
        </w:rPr>
        <w:t xml:space="preserve"> </w:t>
      </w:r>
      <w:r>
        <w:rPr>
          <w:rFonts w:ascii="Times New Roman" w:hAnsi="Times New Roman" w:cs="Times New Roman"/>
        </w:rPr>
        <w:t xml:space="preserve">Coral cover is the best predictor of coral richness and </w:t>
      </w:r>
      <w:r w:rsidR="006A3261">
        <w:rPr>
          <w:rFonts w:ascii="Times New Roman" w:hAnsi="Times New Roman" w:cs="Times New Roman"/>
        </w:rPr>
        <w:t>sponge</w:t>
      </w:r>
      <w:r>
        <w:rPr>
          <w:rFonts w:ascii="Times New Roman" w:hAnsi="Times New Roman" w:cs="Times New Roman"/>
        </w:rPr>
        <w:t xml:space="preserve"> richness of these candidate surrogates. Rugosity is the best predictor of fish richness </w:t>
      </w:r>
      <w:r w:rsidR="006A3261">
        <w:rPr>
          <w:rFonts w:ascii="Times New Roman" w:hAnsi="Times New Roman" w:cs="Times New Roman"/>
        </w:rPr>
        <w:t xml:space="preserve">and combined richness </w:t>
      </w:r>
      <w:r>
        <w:rPr>
          <w:rFonts w:ascii="Times New Roman" w:hAnsi="Times New Roman" w:cs="Times New Roman"/>
        </w:rPr>
        <w:t>of these candidate surrogates.</w:t>
      </w:r>
    </w:p>
    <w:p w14:paraId="5F060A52" w14:textId="35A9C263" w:rsidR="003A6D24" w:rsidRDefault="003A6D24" w:rsidP="006C38CA">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4C9310A1" wp14:editId="1656B87F">
            <wp:extent cx="594360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coral_cc_yr_3d.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28E42E9" w14:textId="13D6F853"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4.</w:t>
      </w:r>
      <w:proofErr w:type="gramEnd"/>
      <w:r>
        <w:rPr>
          <w:rFonts w:ascii="Times New Roman" w:hAnsi="Times New Roman" w:cs="Times New Roman"/>
        </w:rPr>
        <w:t xml:space="preserve"> Relationship between coral cover and coral richness over time predicted from the model Coral Richness ~ Coral Cover + Year, where Year 0 is 1992 and Year 26 is 2018.</w:t>
      </w:r>
    </w:p>
    <w:p w14:paraId="3CA2AA1B" w14:textId="7A3E6B75"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47AD6875" wp14:editId="628D1B35">
            <wp:extent cx="5715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sponge_yr_site.jpeg"/>
                    <pic:cNvPicPr/>
                  </pic:nvPicPr>
                  <pic:blipFill>
                    <a:blip r:embed="rId14">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7854865B" w14:textId="680CA2D7"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5.</w:t>
      </w:r>
      <w:proofErr w:type="gramEnd"/>
      <w:r>
        <w:rPr>
          <w:rFonts w:ascii="Times New Roman" w:hAnsi="Times New Roman" w:cs="Times New Roman"/>
        </w:rPr>
        <w:t xml:space="preserve"> Relationship between time and sponge richness for the 8 sites around Guana Island predicted from the model Sponge Richness ~ Year + Site, where Year 0 is 1992 and Year 26 is 2018.</w:t>
      </w:r>
    </w:p>
    <w:p w14:paraId="41DEBCC2" w14:textId="782C9F26"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62E273F5" wp14:editId="24876149">
            <wp:extent cx="5715000"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fish_site.jpeg"/>
                    <pic:cNvPicPr/>
                  </pic:nvPicPr>
                  <pic:blipFill>
                    <a:blip r:embed="rId15">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78C31BB0" w14:textId="36563D90"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6.</w:t>
      </w:r>
      <w:proofErr w:type="gramEnd"/>
      <w:r>
        <w:rPr>
          <w:rFonts w:ascii="Times New Roman" w:hAnsi="Times New Roman" w:cs="Times New Roman"/>
        </w:rPr>
        <w:t xml:space="preserve"> Relationship between time and fish richness for the 8 sites around Guana Island predicted from the model Fish Richness ~ Site, where Year 0 is 1992 and year 26 is 2018.</w:t>
      </w:r>
    </w:p>
    <w:p w14:paraId="3B06360E" w14:textId="386AF59C"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7A5D46BF" wp14:editId="25DF3342">
            <wp:extent cx="7609114" cy="63409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combined_r_yr_site_3d.jpeg"/>
                    <pic:cNvPicPr/>
                  </pic:nvPicPr>
                  <pic:blipFill>
                    <a:blip r:embed="rId16">
                      <a:extLst>
                        <a:ext uri="{28A0092B-C50C-407E-A947-70E740481C1C}">
                          <a14:useLocalDpi xmlns:a14="http://schemas.microsoft.com/office/drawing/2010/main" val="0"/>
                        </a:ext>
                      </a:extLst>
                    </a:blip>
                    <a:stretch>
                      <a:fillRect/>
                    </a:stretch>
                  </pic:blipFill>
                  <pic:spPr>
                    <a:xfrm>
                      <a:off x="0" y="0"/>
                      <a:ext cx="7609114" cy="6340928"/>
                    </a:xfrm>
                    <a:prstGeom prst="rect">
                      <a:avLst/>
                    </a:prstGeom>
                  </pic:spPr>
                </pic:pic>
              </a:graphicData>
            </a:graphic>
          </wp:inline>
        </w:drawing>
      </w:r>
    </w:p>
    <w:p w14:paraId="5C2AD670" w14:textId="0F27C7DA" w:rsidR="00BD6309" w:rsidRDefault="00BD6309" w:rsidP="00BD6309">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7.</w:t>
      </w:r>
      <w:proofErr w:type="gramEnd"/>
      <w:r>
        <w:rPr>
          <w:rFonts w:ascii="Times New Roman" w:hAnsi="Times New Roman" w:cs="Times New Roman"/>
        </w:rPr>
        <w:t xml:space="preserve"> Relationship between rugosity and combined richness over time for each of the 8 sites around Guana Island predicted from the model Combined Richness ~ Rugosity + Year + Site, where Year 0 is 1992 and Year 26 is 2018.</w:t>
      </w:r>
    </w:p>
    <w:p w14:paraId="35739BD3" w14:textId="79BB2832" w:rsidR="00E615A9" w:rsidRDefault="005367E4" w:rsidP="00E615A9">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1: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co</w:t>
      </w:r>
      <w:r w:rsidR="00656ED2">
        <w:rPr>
          <w:rFonts w:ascii="Times New Roman" w:hAnsi="Times New Roman" w:cs="Times New Roman"/>
        </w:rPr>
        <w:t>ral</w:t>
      </w:r>
      <w:r w:rsidR="00656ED2">
        <w:rPr>
          <w:rFonts w:ascii="Times New Roman" w:hAnsi="Times New Roman" w:cs="Times New Roman"/>
        </w:rPr>
        <w:t xml:space="preserve"> richness as the response </w:t>
      </w:r>
      <w:proofErr w:type="gramStart"/>
      <w:r w:rsidR="00656ED2">
        <w:rPr>
          <w:rFonts w:ascii="Times New Roman" w:hAnsi="Times New Roman" w:cs="Times New Roman"/>
        </w:rPr>
        <w:t>variable</w:t>
      </w:r>
      <w:r w:rsidR="00656ED2">
        <w:rPr>
          <w:rFonts w:ascii="Times New Roman" w:hAnsi="Times New Roman" w:cs="Times New Roman"/>
        </w:rPr>
        <w:t xml:space="preserve">  </w:t>
      </w:r>
      <w:r w:rsidR="00656ED2">
        <w:rPr>
          <w:rFonts w:ascii="Times New Roman" w:hAnsi="Times New Roman" w:cs="Times New Roman"/>
        </w:rPr>
        <w:t>where</w:t>
      </w:r>
      <w:proofErr w:type="gramEnd"/>
      <w:r w:rsidR="00656ED2">
        <w:rPr>
          <w:rFonts w:ascii="Times New Roman" w:hAnsi="Times New Roman" w:cs="Times New Roman"/>
        </w:rPr>
        <w:t xml:space="preserve"> </w:t>
      </w:r>
      <w:r w:rsidR="00656ED2">
        <w:rPr>
          <w:rFonts w:ascii="Times New Roman" w:hAnsi="Times New Roman" w:cs="Times New Roman"/>
        </w:rPr>
        <w:t xml:space="preserve">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w:t>
      </w:r>
      <w:r w:rsidR="00656ED2">
        <w:rPr>
          <w:rFonts w:ascii="Times New Roman" w:hAnsi="Times New Roman" w:cs="Times New Roman"/>
        </w:rPr>
        <w:t xml:space="preserve">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Change w:id="11">
          <w:tblGrid>
            <w:gridCol w:w="1669"/>
            <w:gridCol w:w="456"/>
            <w:gridCol w:w="1116"/>
            <w:gridCol w:w="1430"/>
            <w:gridCol w:w="1230"/>
            <w:gridCol w:w="1083"/>
            <w:gridCol w:w="1196"/>
            <w:gridCol w:w="1103"/>
          </w:tblGrid>
        </w:tblGridChange>
      </w:tblGrid>
      <w:tr w:rsidR="00E615A9" w:rsidRPr="00E615A9" w14:paraId="1ED2E5F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319A9263"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11EEAA00"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0BFC77CD"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6F8CB6FB"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0454AE47"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3FAE8D45"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266E61BD"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73A8690C"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61A6FA4C" w14:textId="77777777" w:rsidTr="00E615A9">
        <w:trPr>
          <w:trHeight w:val="312"/>
        </w:trPr>
        <w:tc>
          <w:tcPr>
            <w:tcW w:w="1669" w:type="dxa"/>
            <w:tcBorders>
              <w:top w:val="nil"/>
              <w:left w:val="nil"/>
              <w:bottom w:val="nil"/>
              <w:right w:val="nil"/>
            </w:tcBorders>
            <w:shd w:val="clear" w:color="000000" w:fill="FFFFFF"/>
            <w:noWrap/>
            <w:vAlign w:val="bottom"/>
            <w:hideMark/>
          </w:tcPr>
          <w:p w14:paraId="1BCC670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0B9969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177FE3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1044.212</w:t>
            </w:r>
          </w:p>
        </w:tc>
        <w:tc>
          <w:tcPr>
            <w:tcW w:w="1430" w:type="dxa"/>
            <w:tcBorders>
              <w:top w:val="nil"/>
              <w:left w:val="nil"/>
              <w:bottom w:val="nil"/>
              <w:right w:val="nil"/>
            </w:tcBorders>
            <w:shd w:val="clear" w:color="000000" w:fill="FFFFFF"/>
            <w:noWrap/>
            <w:vAlign w:val="bottom"/>
            <w:hideMark/>
          </w:tcPr>
          <w:p w14:paraId="205A0F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3A00D4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4CF1475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0.581</w:t>
            </w:r>
          </w:p>
        </w:tc>
        <w:tc>
          <w:tcPr>
            <w:tcW w:w="1196" w:type="dxa"/>
            <w:tcBorders>
              <w:top w:val="nil"/>
              <w:left w:val="nil"/>
              <w:bottom w:val="nil"/>
              <w:right w:val="nil"/>
            </w:tcBorders>
            <w:shd w:val="clear" w:color="000000" w:fill="FFFFFF"/>
            <w:noWrap/>
            <w:vAlign w:val="bottom"/>
            <w:hideMark/>
          </w:tcPr>
          <w:p w14:paraId="5F4BBB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-518.011</w:t>
            </w:r>
          </w:p>
        </w:tc>
        <w:tc>
          <w:tcPr>
            <w:tcW w:w="1103" w:type="dxa"/>
            <w:tcBorders>
              <w:top w:val="nil"/>
              <w:left w:val="nil"/>
              <w:bottom w:val="nil"/>
              <w:right w:val="nil"/>
            </w:tcBorders>
            <w:shd w:val="clear" w:color="000000" w:fill="FFFFFF"/>
            <w:noWrap/>
            <w:vAlign w:val="bottom"/>
            <w:hideMark/>
          </w:tcPr>
          <w:p w14:paraId="77570D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0.581</w:t>
            </w:r>
          </w:p>
        </w:tc>
      </w:tr>
      <w:tr w:rsidR="00E615A9" w:rsidRPr="00E615A9" w14:paraId="4C9FD959" w14:textId="77777777" w:rsidTr="00E615A9">
        <w:trPr>
          <w:trHeight w:val="312"/>
        </w:trPr>
        <w:tc>
          <w:tcPr>
            <w:tcW w:w="1669" w:type="dxa"/>
            <w:tcBorders>
              <w:top w:val="nil"/>
              <w:left w:val="nil"/>
              <w:bottom w:val="nil"/>
              <w:right w:val="nil"/>
            </w:tcBorders>
            <w:shd w:val="clear" w:color="000000" w:fill="FFFFFF"/>
            <w:noWrap/>
            <w:vAlign w:val="bottom"/>
            <w:hideMark/>
          </w:tcPr>
          <w:p w14:paraId="5DDD2B0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08C850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07D2CCE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1045.632</w:t>
            </w:r>
          </w:p>
        </w:tc>
        <w:tc>
          <w:tcPr>
            <w:tcW w:w="1430" w:type="dxa"/>
            <w:tcBorders>
              <w:top w:val="nil"/>
              <w:left w:val="nil"/>
              <w:bottom w:val="nil"/>
              <w:right w:val="nil"/>
            </w:tcBorders>
            <w:shd w:val="clear" w:color="000000" w:fill="FFFFFF"/>
            <w:noWrap/>
            <w:vAlign w:val="bottom"/>
            <w:hideMark/>
          </w:tcPr>
          <w:p w14:paraId="3D0CAB7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1.419</w:t>
            </w:r>
          </w:p>
        </w:tc>
        <w:tc>
          <w:tcPr>
            <w:tcW w:w="1230" w:type="dxa"/>
            <w:tcBorders>
              <w:top w:val="nil"/>
              <w:left w:val="nil"/>
              <w:bottom w:val="nil"/>
              <w:right w:val="nil"/>
            </w:tcBorders>
            <w:shd w:val="clear" w:color="000000" w:fill="FFFFFF"/>
            <w:noWrap/>
            <w:vAlign w:val="bottom"/>
            <w:hideMark/>
          </w:tcPr>
          <w:p w14:paraId="2A1AC86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0.492</w:t>
            </w:r>
          </w:p>
        </w:tc>
        <w:tc>
          <w:tcPr>
            <w:tcW w:w="1083" w:type="dxa"/>
            <w:tcBorders>
              <w:top w:val="nil"/>
              <w:left w:val="nil"/>
              <w:bottom w:val="nil"/>
              <w:right w:val="nil"/>
            </w:tcBorders>
            <w:shd w:val="clear" w:color="000000" w:fill="FFFFFF"/>
            <w:noWrap/>
            <w:vAlign w:val="bottom"/>
            <w:hideMark/>
          </w:tcPr>
          <w:p w14:paraId="6085E4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0.286</w:t>
            </w:r>
          </w:p>
        </w:tc>
        <w:tc>
          <w:tcPr>
            <w:tcW w:w="1196" w:type="dxa"/>
            <w:tcBorders>
              <w:top w:val="nil"/>
              <w:left w:val="nil"/>
              <w:bottom w:val="nil"/>
              <w:right w:val="nil"/>
            </w:tcBorders>
            <w:shd w:val="clear" w:color="000000" w:fill="FFFFFF"/>
            <w:noWrap/>
            <w:vAlign w:val="bottom"/>
            <w:hideMark/>
          </w:tcPr>
          <w:p w14:paraId="0B8A33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-517.673</w:t>
            </w:r>
          </w:p>
        </w:tc>
        <w:tc>
          <w:tcPr>
            <w:tcW w:w="1103" w:type="dxa"/>
            <w:tcBorders>
              <w:top w:val="nil"/>
              <w:left w:val="nil"/>
              <w:bottom w:val="nil"/>
              <w:right w:val="nil"/>
            </w:tcBorders>
            <w:shd w:val="clear" w:color="000000" w:fill="FFFFFF"/>
            <w:noWrap/>
            <w:vAlign w:val="bottom"/>
            <w:hideMark/>
          </w:tcPr>
          <w:p w14:paraId="4FDF82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0.866</w:t>
            </w:r>
          </w:p>
        </w:tc>
      </w:tr>
      <w:tr w:rsidR="00E615A9" w:rsidRPr="00E615A9" w14:paraId="56E6817A" w14:textId="77777777" w:rsidTr="00E615A9">
        <w:trPr>
          <w:trHeight w:val="312"/>
        </w:trPr>
        <w:tc>
          <w:tcPr>
            <w:tcW w:w="1669" w:type="dxa"/>
            <w:tcBorders>
              <w:top w:val="nil"/>
              <w:left w:val="nil"/>
              <w:bottom w:val="nil"/>
              <w:right w:val="nil"/>
            </w:tcBorders>
            <w:shd w:val="clear" w:color="000000" w:fill="FFFFFF"/>
            <w:noWrap/>
            <w:vAlign w:val="bottom"/>
            <w:hideMark/>
          </w:tcPr>
          <w:p w14:paraId="2B6216C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6D10BC4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36134CB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1047.160</w:t>
            </w:r>
          </w:p>
        </w:tc>
        <w:tc>
          <w:tcPr>
            <w:tcW w:w="1430" w:type="dxa"/>
            <w:tcBorders>
              <w:top w:val="nil"/>
              <w:left w:val="nil"/>
              <w:bottom w:val="nil"/>
              <w:right w:val="nil"/>
            </w:tcBorders>
            <w:shd w:val="clear" w:color="000000" w:fill="FFFFFF"/>
            <w:noWrap/>
            <w:vAlign w:val="bottom"/>
            <w:hideMark/>
          </w:tcPr>
          <w:p w14:paraId="1D7355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2.947</w:t>
            </w:r>
          </w:p>
        </w:tc>
        <w:tc>
          <w:tcPr>
            <w:tcW w:w="1230" w:type="dxa"/>
            <w:tcBorders>
              <w:top w:val="nil"/>
              <w:left w:val="nil"/>
              <w:bottom w:val="nil"/>
              <w:right w:val="nil"/>
            </w:tcBorders>
            <w:shd w:val="clear" w:color="000000" w:fill="FFFFFF"/>
            <w:noWrap/>
            <w:vAlign w:val="bottom"/>
            <w:hideMark/>
          </w:tcPr>
          <w:p w14:paraId="6C94EF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0.229</w:t>
            </w:r>
          </w:p>
        </w:tc>
        <w:tc>
          <w:tcPr>
            <w:tcW w:w="1083" w:type="dxa"/>
            <w:tcBorders>
              <w:top w:val="nil"/>
              <w:left w:val="nil"/>
              <w:bottom w:val="nil"/>
              <w:right w:val="nil"/>
            </w:tcBorders>
            <w:shd w:val="clear" w:color="000000" w:fill="FFFFFF"/>
            <w:noWrap/>
            <w:vAlign w:val="bottom"/>
            <w:hideMark/>
          </w:tcPr>
          <w:p w14:paraId="28AE79C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0.133</w:t>
            </w:r>
          </w:p>
        </w:tc>
        <w:tc>
          <w:tcPr>
            <w:tcW w:w="1196" w:type="dxa"/>
            <w:tcBorders>
              <w:top w:val="nil"/>
              <w:left w:val="nil"/>
              <w:bottom w:val="nil"/>
              <w:right w:val="nil"/>
            </w:tcBorders>
            <w:shd w:val="clear" w:color="000000" w:fill="FFFFFF"/>
            <w:noWrap/>
            <w:vAlign w:val="bottom"/>
            <w:hideMark/>
          </w:tcPr>
          <w:p w14:paraId="4881AD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-511.933</w:t>
            </w:r>
          </w:p>
        </w:tc>
        <w:tc>
          <w:tcPr>
            <w:tcW w:w="1103" w:type="dxa"/>
            <w:tcBorders>
              <w:top w:val="nil"/>
              <w:left w:val="nil"/>
              <w:bottom w:val="nil"/>
              <w:right w:val="nil"/>
            </w:tcBorders>
            <w:shd w:val="clear" w:color="000000" w:fill="FFFFFF"/>
            <w:noWrap/>
            <w:vAlign w:val="bottom"/>
            <w:hideMark/>
          </w:tcPr>
          <w:p w14:paraId="31F9CAD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167AEF6A" w14:textId="77777777" w:rsidTr="00E615A9">
        <w:trPr>
          <w:trHeight w:val="312"/>
        </w:trPr>
        <w:tc>
          <w:tcPr>
            <w:tcW w:w="1669" w:type="dxa"/>
            <w:tcBorders>
              <w:top w:val="nil"/>
              <w:left w:val="nil"/>
              <w:bottom w:val="nil"/>
              <w:right w:val="nil"/>
            </w:tcBorders>
            <w:shd w:val="clear" w:color="000000" w:fill="FFFFFF"/>
            <w:noWrap/>
            <w:vAlign w:val="bottom"/>
            <w:hideMark/>
          </w:tcPr>
          <w:p w14:paraId="6401FF15"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3BA3B9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1317BF2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1058.242</w:t>
            </w:r>
          </w:p>
        </w:tc>
        <w:tc>
          <w:tcPr>
            <w:tcW w:w="1430" w:type="dxa"/>
            <w:tcBorders>
              <w:top w:val="nil"/>
              <w:left w:val="nil"/>
              <w:bottom w:val="nil"/>
              <w:right w:val="nil"/>
            </w:tcBorders>
            <w:shd w:val="clear" w:color="000000" w:fill="FFFFFF"/>
            <w:noWrap/>
            <w:vAlign w:val="bottom"/>
            <w:hideMark/>
          </w:tcPr>
          <w:p w14:paraId="110DEF3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14.029</w:t>
            </w:r>
          </w:p>
        </w:tc>
        <w:tc>
          <w:tcPr>
            <w:tcW w:w="1230" w:type="dxa"/>
            <w:tcBorders>
              <w:top w:val="nil"/>
              <w:left w:val="nil"/>
              <w:bottom w:val="nil"/>
              <w:right w:val="nil"/>
            </w:tcBorders>
            <w:shd w:val="clear" w:color="000000" w:fill="FFFFFF"/>
            <w:noWrap/>
            <w:vAlign w:val="bottom"/>
            <w:hideMark/>
          </w:tcPr>
          <w:p w14:paraId="5E9E46C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90F07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508E83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-526.064</w:t>
            </w:r>
          </w:p>
        </w:tc>
        <w:tc>
          <w:tcPr>
            <w:tcW w:w="1103" w:type="dxa"/>
            <w:tcBorders>
              <w:top w:val="nil"/>
              <w:left w:val="nil"/>
              <w:bottom w:val="nil"/>
              <w:right w:val="nil"/>
            </w:tcBorders>
            <w:shd w:val="clear" w:color="000000" w:fill="FFFFFF"/>
            <w:noWrap/>
            <w:vAlign w:val="bottom"/>
            <w:hideMark/>
          </w:tcPr>
          <w:p w14:paraId="064815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C753B7B" w14:textId="77777777" w:rsidTr="00E615A9">
        <w:trPr>
          <w:trHeight w:val="312"/>
        </w:trPr>
        <w:tc>
          <w:tcPr>
            <w:tcW w:w="1669" w:type="dxa"/>
            <w:tcBorders>
              <w:top w:val="nil"/>
              <w:left w:val="nil"/>
              <w:bottom w:val="nil"/>
              <w:right w:val="nil"/>
            </w:tcBorders>
            <w:shd w:val="clear" w:color="000000" w:fill="FFFFFF"/>
            <w:noWrap/>
            <w:vAlign w:val="bottom"/>
            <w:hideMark/>
          </w:tcPr>
          <w:p w14:paraId="053F773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6ECD84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D669DF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1062.535</w:t>
            </w:r>
          </w:p>
        </w:tc>
        <w:tc>
          <w:tcPr>
            <w:tcW w:w="1430" w:type="dxa"/>
            <w:tcBorders>
              <w:top w:val="nil"/>
              <w:left w:val="nil"/>
              <w:bottom w:val="nil"/>
              <w:right w:val="nil"/>
            </w:tcBorders>
            <w:shd w:val="clear" w:color="000000" w:fill="FFFFFF"/>
            <w:noWrap/>
            <w:vAlign w:val="bottom"/>
            <w:hideMark/>
          </w:tcPr>
          <w:p w14:paraId="44C6AF1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18.323</w:t>
            </w:r>
          </w:p>
        </w:tc>
        <w:tc>
          <w:tcPr>
            <w:tcW w:w="1230" w:type="dxa"/>
            <w:tcBorders>
              <w:top w:val="nil"/>
              <w:left w:val="nil"/>
              <w:bottom w:val="nil"/>
              <w:right w:val="nil"/>
            </w:tcBorders>
            <w:shd w:val="clear" w:color="000000" w:fill="FFFFFF"/>
            <w:noWrap/>
            <w:vAlign w:val="bottom"/>
            <w:hideMark/>
          </w:tcPr>
          <w:p w14:paraId="153920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B9D48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BEFF6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-520.731</w:t>
            </w:r>
          </w:p>
        </w:tc>
        <w:tc>
          <w:tcPr>
            <w:tcW w:w="1103" w:type="dxa"/>
            <w:tcBorders>
              <w:top w:val="nil"/>
              <w:left w:val="nil"/>
              <w:bottom w:val="nil"/>
              <w:right w:val="nil"/>
            </w:tcBorders>
            <w:shd w:val="clear" w:color="000000" w:fill="FFFFFF"/>
            <w:noWrap/>
            <w:vAlign w:val="bottom"/>
            <w:hideMark/>
          </w:tcPr>
          <w:p w14:paraId="6FCCBCD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5EAA1DC" w14:textId="77777777" w:rsidTr="00E615A9">
        <w:trPr>
          <w:trHeight w:val="312"/>
        </w:trPr>
        <w:tc>
          <w:tcPr>
            <w:tcW w:w="1669" w:type="dxa"/>
            <w:tcBorders>
              <w:top w:val="nil"/>
              <w:left w:val="nil"/>
              <w:bottom w:val="nil"/>
              <w:right w:val="nil"/>
            </w:tcBorders>
            <w:shd w:val="clear" w:color="000000" w:fill="FFFFFF"/>
            <w:noWrap/>
            <w:vAlign w:val="bottom"/>
            <w:hideMark/>
          </w:tcPr>
          <w:p w14:paraId="58779A2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7F61940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5D796D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1064.153</w:t>
            </w:r>
          </w:p>
        </w:tc>
        <w:tc>
          <w:tcPr>
            <w:tcW w:w="1430" w:type="dxa"/>
            <w:tcBorders>
              <w:top w:val="nil"/>
              <w:left w:val="nil"/>
              <w:bottom w:val="nil"/>
              <w:right w:val="nil"/>
            </w:tcBorders>
            <w:shd w:val="clear" w:color="000000" w:fill="FFFFFF"/>
            <w:noWrap/>
            <w:vAlign w:val="bottom"/>
            <w:hideMark/>
          </w:tcPr>
          <w:p w14:paraId="167BB1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19.941</w:t>
            </w:r>
          </w:p>
        </w:tc>
        <w:tc>
          <w:tcPr>
            <w:tcW w:w="1230" w:type="dxa"/>
            <w:tcBorders>
              <w:top w:val="nil"/>
              <w:left w:val="nil"/>
              <w:bottom w:val="nil"/>
              <w:right w:val="nil"/>
            </w:tcBorders>
            <w:shd w:val="clear" w:color="000000" w:fill="FFFFFF"/>
            <w:noWrap/>
            <w:vAlign w:val="bottom"/>
            <w:hideMark/>
          </w:tcPr>
          <w:p w14:paraId="2261245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3BB3A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0C4E7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-513.531</w:t>
            </w:r>
          </w:p>
        </w:tc>
        <w:tc>
          <w:tcPr>
            <w:tcW w:w="1103" w:type="dxa"/>
            <w:tcBorders>
              <w:top w:val="nil"/>
              <w:left w:val="nil"/>
              <w:bottom w:val="nil"/>
              <w:right w:val="nil"/>
            </w:tcBorders>
            <w:shd w:val="clear" w:color="000000" w:fill="FFFFFF"/>
            <w:noWrap/>
            <w:vAlign w:val="bottom"/>
            <w:hideMark/>
          </w:tcPr>
          <w:p w14:paraId="5D04A2E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5BE489E" w14:textId="77777777" w:rsidTr="00E615A9">
        <w:trPr>
          <w:trHeight w:val="312"/>
        </w:trPr>
        <w:tc>
          <w:tcPr>
            <w:tcW w:w="1669" w:type="dxa"/>
            <w:tcBorders>
              <w:top w:val="nil"/>
              <w:left w:val="nil"/>
              <w:bottom w:val="nil"/>
              <w:right w:val="nil"/>
            </w:tcBorders>
            <w:shd w:val="clear" w:color="000000" w:fill="FFFFFF"/>
            <w:noWrap/>
            <w:vAlign w:val="bottom"/>
            <w:hideMark/>
          </w:tcPr>
          <w:p w14:paraId="655026E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4EF125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14314D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1078.735</w:t>
            </w:r>
          </w:p>
        </w:tc>
        <w:tc>
          <w:tcPr>
            <w:tcW w:w="1430" w:type="dxa"/>
            <w:tcBorders>
              <w:top w:val="nil"/>
              <w:left w:val="nil"/>
              <w:bottom w:val="nil"/>
              <w:right w:val="nil"/>
            </w:tcBorders>
            <w:shd w:val="clear" w:color="000000" w:fill="FFFFFF"/>
            <w:noWrap/>
            <w:vAlign w:val="bottom"/>
            <w:hideMark/>
          </w:tcPr>
          <w:p w14:paraId="426971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34.522</w:t>
            </w:r>
          </w:p>
        </w:tc>
        <w:tc>
          <w:tcPr>
            <w:tcW w:w="1230" w:type="dxa"/>
            <w:tcBorders>
              <w:top w:val="nil"/>
              <w:left w:val="nil"/>
              <w:bottom w:val="nil"/>
              <w:right w:val="nil"/>
            </w:tcBorders>
            <w:shd w:val="clear" w:color="000000" w:fill="FFFFFF"/>
            <w:noWrap/>
            <w:vAlign w:val="bottom"/>
            <w:hideMark/>
          </w:tcPr>
          <w:p w14:paraId="623580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99309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8D8D7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-528.831</w:t>
            </w:r>
          </w:p>
        </w:tc>
        <w:tc>
          <w:tcPr>
            <w:tcW w:w="1103" w:type="dxa"/>
            <w:tcBorders>
              <w:top w:val="nil"/>
              <w:left w:val="nil"/>
              <w:bottom w:val="nil"/>
              <w:right w:val="nil"/>
            </w:tcBorders>
            <w:shd w:val="clear" w:color="000000" w:fill="FFFFFF"/>
            <w:noWrap/>
            <w:vAlign w:val="bottom"/>
            <w:hideMark/>
          </w:tcPr>
          <w:p w14:paraId="11C175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E8CE160" w14:textId="77777777" w:rsidTr="00E615A9">
        <w:trPr>
          <w:trHeight w:val="312"/>
        </w:trPr>
        <w:tc>
          <w:tcPr>
            <w:tcW w:w="1669" w:type="dxa"/>
            <w:tcBorders>
              <w:top w:val="nil"/>
              <w:left w:val="nil"/>
              <w:bottom w:val="nil"/>
              <w:right w:val="nil"/>
            </w:tcBorders>
            <w:shd w:val="clear" w:color="000000" w:fill="FFFFFF"/>
            <w:noWrap/>
            <w:vAlign w:val="bottom"/>
            <w:hideMark/>
          </w:tcPr>
          <w:p w14:paraId="2FF4A4F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5769BA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0E2681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1080.904</w:t>
            </w:r>
          </w:p>
        </w:tc>
        <w:tc>
          <w:tcPr>
            <w:tcW w:w="1430" w:type="dxa"/>
            <w:tcBorders>
              <w:top w:val="nil"/>
              <w:left w:val="nil"/>
              <w:bottom w:val="nil"/>
              <w:right w:val="nil"/>
            </w:tcBorders>
            <w:shd w:val="clear" w:color="000000" w:fill="FFFFFF"/>
            <w:noWrap/>
            <w:vAlign w:val="bottom"/>
            <w:hideMark/>
          </w:tcPr>
          <w:p w14:paraId="764C64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36.692</w:t>
            </w:r>
          </w:p>
        </w:tc>
        <w:tc>
          <w:tcPr>
            <w:tcW w:w="1230" w:type="dxa"/>
            <w:tcBorders>
              <w:top w:val="nil"/>
              <w:left w:val="nil"/>
              <w:bottom w:val="nil"/>
              <w:right w:val="nil"/>
            </w:tcBorders>
            <w:shd w:val="clear" w:color="000000" w:fill="FFFFFF"/>
            <w:noWrap/>
            <w:vAlign w:val="bottom"/>
            <w:hideMark/>
          </w:tcPr>
          <w:p w14:paraId="6BA5A8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D4F2E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1AFE0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-528.805</w:t>
            </w:r>
          </w:p>
        </w:tc>
        <w:tc>
          <w:tcPr>
            <w:tcW w:w="1103" w:type="dxa"/>
            <w:tcBorders>
              <w:top w:val="nil"/>
              <w:left w:val="nil"/>
              <w:bottom w:val="nil"/>
              <w:right w:val="nil"/>
            </w:tcBorders>
            <w:shd w:val="clear" w:color="000000" w:fill="FFFFFF"/>
            <w:noWrap/>
            <w:vAlign w:val="bottom"/>
            <w:hideMark/>
          </w:tcPr>
          <w:p w14:paraId="0335B5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8E5F44F" w14:textId="77777777" w:rsidTr="00E615A9">
        <w:trPr>
          <w:trHeight w:val="312"/>
        </w:trPr>
        <w:tc>
          <w:tcPr>
            <w:tcW w:w="1669" w:type="dxa"/>
            <w:tcBorders>
              <w:top w:val="nil"/>
              <w:left w:val="nil"/>
              <w:bottom w:val="nil"/>
              <w:right w:val="nil"/>
            </w:tcBorders>
            <w:shd w:val="clear" w:color="000000" w:fill="FFFFFF"/>
            <w:noWrap/>
            <w:vAlign w:val="bottom"/>
            <w:hideMark/>
          </w:tcPr>
          <w:p w14:paraId="3DAF0089"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7DB45E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0B95D4E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1083.722</w:t>
            </w:r>
          </w:p>
        </w:tc>
        <w:tc>
          <w:tcPr>
            <w:tcW w:w="1430" w:type="dxa"/>
            <w:tcBorders>
              <w:top w:val="nil"/>
              <w:left w:val="nil"/>
              <w:bottom w:val="nil"/>
              <w:right w:val="nil"/>
            </w:tcBorders>
            <w:shd w:val="clear" w:color="000000" w:fill="FFFFFF"/>
            <w:noWrap/>
            <w:vAlign w:val="bottom"/>
            <w:hideMark/>
          </w:tcPr>
          <w:p w14:paraId="0E1593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39.510</w:t>
            </w:r>
          </w:p>
        </w:tc>
        <w:tc>
          <w:tcPr>
            <w:tcW w:w="1230" w:type="dxa"/>
            <w:tcBorders>
              <w:top w:val="nil"/>
              <w:left w:val="nil"/>
              <w:bottom w:val="nil"/>
              <w:right w:val="nil"/>
            </w:tcBorders>
            <w:shd w:val="clear" w:color="000000" w:fill="FFFFFF"/>
            <w:noWrap/>
            <w:vAlign w:val="bottom"/>
            <w:hideMark/>
          </w:tcPr>
          <w:p w14:paraId="6CBA6A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6A0001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32FF5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-532.424</w:t>
            </w:r>
          </w:p>
        </w:tc>
        <w:tc>
          <w:tcPr>
            <w:tcW w:w="1103" w:type="dxa"/>
            <w:tcBorders>
              <w:top w:val="nil"/>
              <w:left w:val="nil"/>
              <w:bottom w:val="nil"/>
              <w:right w:val="nil"/>
            </w:tcBorders>
            <w:shd w:val="clear" w:color="000000" w:fill="FFFFFF"/>
            <w:noWrap/>
            <w:vAlign w:val="bottom"/>
            <w:hideMark/>
          </w:tcPr>
          <w:p w14:paraId="61F2C1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5BCF063" w14:textId="77777777" w:rsidTr="00E615A9">
        <w:trPr>
          <w:trHeight w:val="312"/>
        </w:trPr>
        <w:tc>
          <w:tcPr>
            <w:tcW w:w="1669" w:type="dxa"/>
            <w:tcBorders>
              <w:top w:val="nil"/>
              <w:left w:val="nil"/>
              <w:bottom w:val="nil"/>
              <w:right w:val="nil"/>
            </w:tcBorders>
            <w:shd w:val="clear" w:color="000000" w:fill="FFFFFF"/>
            <w:noWrap/>
            <w:vAlign w:val="bottom"/>
            <w:hideMark/>
          </w:tcPr>
          <w:p w14:paraId="68DA559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1B1241F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267A99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1084.200</w:t>
            </w:r>
          </w:p>
        </w:tc>
        <w:tc>
          <w:tcPr>
            <w:tcW w:w="1430" w:type="dxa"/>
            <w:tcBorders>
              <w:top w:val="nil"/>
              <w:left w:val="nil"/>
              <w:bottom w:val="nil"/>
              <w:right w:val="nil"/>
            </w:tcBorders>
            <w:shd w:val="clear" w:color="000000" w:fill="FFFFFF"/>
            <w:noWrap/>
            <w:vAlign w:val="bottom"/>
            <w:hideMark/>
          </w:tcPr>
          <w:p w14:paraId="486715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39.988</w:t>
            </w:r>
          </w:p>
        </w:tc>
        <w:tc>
          <w:tcPr>
            <w:tcW w:w="1230" w:type="dxa"/>
            <w:tcBorders>
              <w:top w:val="nil"/>
              <w:left w:val="nil"/>
              <w:bottom w:val="nil"/>
              <w:right w:val="nil"/>
            </w:tcBorders>
            <w:shd w:val="clear" w:color="000000" w:fill="FFFFFF"/>
            <w:noWrap/>
            <w:vAlign w:val="bottom"/>
            <w:hideMark/>
          </w:tcPr>
          <w:p w14:paraId="35A2A0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AF5397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CA9EB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-530.453</w:t>
            </w:r>
          </w:p>
        </w:tc>
        <w:tc>
          <w:tcPr>
            <w:tcW w:w="1103" w:type="dxa"/>
            <w:tcBorders>
              <w:top w:val="nil"/>
              <w:left w:val="nil"/>
              <w:bottom w:val="nil"/>
              <w:right w:val="nil"/>
            </w:tcBorders>
            <w:shd w:val="clear" w:color="000000" w:fill="FFFFFF"/>
            <w:noWrap/>
            <w:vAlign w:val="bottom"/>
            <w:hideMark/>
          </w:tcPr>
          <w:p w14:paraId="4DCB27A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5CF68F3" w14:textId="77777777" w:rsidTr="00E615A9">
        <w:trPr>
          <w:trHeight w:val="312"/>
        </w:trPr>
        <w:tc>
          <w:tcPr>
            <w:tcW w:w="1669" w:type="dxa"/>
            <w:tcBorders>
              <w:top w:val="nil"/>
              <w:left w:val="nil"/>
              <w:bottom w:val="nil"/>
              <w:right w:val="nil"/>
            </w:tcBorders>
            <w:shd w:val="clear" w:color="000000" w:fill="FFFFFF"/>
            <w:noWrap/>
            <w:vAlign w:val="bottom"/>
            <w:hideMark/>
          </w:tcPr>
          <w:p w14:paraId="3C5EBAB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192DD3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0E189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1084.946</w:t>
            </w:r>
          </w:p>
        </w:tc>
        <w:tc>
          <w:tcPr>
            <w:tcW w:w="1430" w:type="dxa"/>
            <w:tcBorders>
              <w:top w:val="nil"/>
              <w:left w:val="nil"/>
              <w:bottom w:val="nil"/>
              <w:right w:val="nil"/>
            </w:tcBorders>
            <w:shd w:val="clear" w:color="000000" w:fill="FFFFFF"/>
            <w:noWrap/>
            <w:vAlign w:val="bottom"/>
            <w:hideMark/>
          </w:tcPr>
          <w:p w14:paraId="611B76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40.734</w:t>
            </w:r>
          </w:p>
        </w:tc>
        <w:tc>
          <w:tcPr>
            <w:tcW w:w="1230" w:type="dxa"/>
            <w:tcBorders>
              <w:top w:val="nil"/>
              <w:left w:val="nil"/>
              <w:bottom w:val="nil"/>
              <w:right w:val="nil"/>
            </w:tcBorders>
            <w:shd w:val="clear" w:color="000000" w:fill="FFFFFF"/>
            <w:noWrap/>
            <w:vAlign w:val="bottom"/>
            <w:hideMark/>
          </w:tcPr>
          <w:p w14:paraId="7594783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BD510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7D4B6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-531.936</w:t>
            </w:r>
          </w:p>
        </w:tc>
        <w:tc>
          <w:tcPr>
            <w:tcW w:w="1103" w:type="dxa"/>
            <w:tcBorders>
              <w:top w:val="nil"/>
              <w:left w:val="nil"/>
              <w:bottom w:val="nil"/>
              <w:right w:val="nil"/>
            </w:tcBorders>
            <w:shd w:val="clear" w:color="000000" w:fill="FFFFFF"/>
            <w:noWrap/>
            <w:vAlign w:val="bottom"/>
            <w:hideMark/>
          </w:tcPr>
          <w:p w14:paraId="567C9E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F0E69E1" w14:textId="77777777" w:rsidTr="00E615A9">
        <w:trPr>
          <w:trHeight w:val="312"/>
        </w:trPr>
        <w:tc>
          <w:tcPr>
            <w:tcW w:w="1669" w:type="dxa"/>
            <w:tcBorders>
              <w:top w:val="nil"/>
              <w:left w:val="nil"/>
              <w:bottom w:val="nil"/>
              <w:right w:val="nil"/>
            </w:tcBorders>
            <w:shd w:val="clear" w:color="000000" w:fill="FFFFFF"/>
            <w:noWrap/>
            <w:vAlign w:val="bottom"/>
            <w:hideMark/>
          </w:tcPr>
          <w:p w14:paraId="00F9DD24"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0CA55DA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3F06DC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1085.388</w:t>
            </w:r>
          </w:p>
        </w:tc>
        <w:tc>
          <w:tcPr>
            <w:tcW w:w="1430" w:type="dxa"/>
            <w:tcBorders>
              <w:top w:val="nil"/>
              <w:left w:val="nil"/>
              <w:bottom w:val="nil"/>
              <w:right w:val="nil"/>
            </w:tcBorders>
            <w:shd w:val="clear" w:color="000000" w:fill="FFFFFF"/>
            <w:noWrap/>
            <w:vAlign w:val="bottom"/>
            <w:hideMark/>
          </w:tcPr>
          <w:p w14:paraId="055884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41.176</w:t>
            </w:r>
          </w:p>
        </w:tc>
        <w:tc>
          <w:tcPr>
            <w:tcW w:w="1230" w:type="dxa"/>
            <w:tcBorders>
              <w:top w:val="nil"/>
              <w:left w:val="nil"/>
              <w:bottom w:val="nil"/>
              <w:right w:val="nil"/>
            </w:tcBorders>
            <w:shd w:val="clear" w:color="000000" w:fill="FFFFFF"/>
            <w:noWrap/>
            <w:vAlign w:val="bottom"/>
            <w:hideMark/>
          </w:tcPr>
          <w:p w14:paraId="2FE2050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E7449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F3F42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-532.157</w:t>
            </w:r>
          </w:p>
        </w:tc>
        <w:tc>
          <w:tcPr>
            <w:tcW w:w="1103" w:type="dxa"/>
            <w:tcBorders>
              <w:top w:val="nil"/>
              <w:left w:val="nil"/>
              <w:bottom w:val="nil"/>
              <w:right w:val="nil"/>
            </w:tcBorders>
            <w:shd w:val="clear" w:color="000000" w:fill="FFFFFF"/>
            <w:noWrap/>
            <w:vAlign w:val="bottom"/>
            <w:hideMark/>
          </w:tcPr>
          <w:p w14:paraId="58E332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DF23F96" w14:textId="77777777" w:rsidTr="00E615A9">
        <w:trPr>
          <w:trHeight w:val="312"/>
        </w:trPr>
        <w:tc>
          <w:tcPr>
            <w:tcW w:w="1669" w:type="dxa"/>
            <w:tcBorders>
              <w:top w:val="nil"/>
              <w:left w:val="nil"/>
              <w:bottom w:val="nil"/>
              <w:right w:val="nil"/>
            </w:tcBorders>
            <w:shd w:val="clear" w:color="000000" w:fill="FFFFFF"/>
            <w:noWrap/>
            <w:vAlign w:val="bottom"/>
            <w:hideMark/>
          </w:tcPr>
          <w:p w14:paraId="07009A6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3D304E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12FA4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1090.887</w:t>
            </w:r>
          </w:p>
        </w:tc>
        <w:tc>
          <w:tcPr>
            <w:tcW w:w="1430" w:type="dxa"/>
            <w:tcBorders>
              <w:top w:val="nil"/>
              <w:left w:val="nil"/>
              <w:bottom w:val="nil"/>
              <w:right w:val="nil"/>
            </w:tcBorders>
            <w:shd w:val="clear" w:color="000000" w:fill="FFFFFF"/>
            <w:noWrap/>
            <w:vAlign w:val="bottom"/>
            <w:hideMark/>
          </w:tcPr>
          <w:p w14:paraId="1BBAA0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46.674</w:t>
            </w:r>
          </w:p>
        </w:tc>
        <w:tc>
          <w:tcPr>
            <w:tcW w:w="1230" w:type="dxa"/>
            <w:tcBorders>
              <w:top w:val="nil"/>
              <w:left w:val="nil"/>
              <w:bottom w:val="nil"/>
              <w:right w:val="nil"/>
            </w:tcBorders>
            <w:shd w:val="clear" w:color="000000" w:fill="FFFFFF"/>
            <w:noWrap/>
            <w:vAlign w:val="bottom"/>
            <w:hideMark/>
          </w:tcPr>
          <w:p w14:paraId="61A296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57F72B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5601EC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-526.898</w:t>
            </w:r>
          </w:p>
        </w:tc>
        <w:tc>
          <w:tcPr>
            <w:tcW w:w="1103" w:type="dxa"/>
            <w:tcBorders>
              <w:top w:val="nil"/>
              <w:left w:val="nil"/>
              <w:bottom w:val="nil"/>
              <w:right w:val="nil"/>
            </w:tcBorders>
            <w:shd w:val="clear" w:color="000000" w:fill="FFFFFF"/>
            <w:noWrap/>
            <w:vAlign w:val="bottom"/>
            <w:hideMark/>
          </w:tcPr>
          <w:p w14:paraId="038AC69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EAA0EA3" w14:textId="77777777" w:rsidTr="00E615A9">
        <w:trPr>
          <w:trHeight w:val="312"/>
        </w:trPr>
        <w:tc>
          <w:tcPr>
            <w:tcW w:w="1669" w:type="dxa"/>
            <w:tcBorders>
              <w:top w:val="nil"/>
              <w:left w:val="nil"/>
              <w:bottom w:val="nil"/>
              <w:right w:val="nil"/>
            </w:tcBorders>
            <w:shd w:val="clear" w:color="000000" w:fill="FFFFFF"/>
            <w:noWrap/>
            <w:vAlign w:val="bottom"/>
            <w:hideMark/>
          </w:tcPr>
          <w:p w14:paraId="517E536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765379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B57DC9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1091.270</w:t>
            </w:r>
          </w:p>
        </w:tc>
        <w:tc>
          <w:tcPr>
            <w:tcW w:w="1430" w:type="dxa"/>
            <w:tcBorders>
              <w:top w:val="nil"/>
              <w:left w:val="nil"/>
              <w:bottom w:val="nil"/>
              <w:right w:val="nil"/>
            </w:tcBorders>
            <w:shd w:val="clear" w:color="000000" w:fill="FFFFFF"/>
            <w:noWrap/>
            <w:vAlign w:val="bottom"/>
            <w:hideMark/>
          </w:tcPr>
          <w:p w14:paraId="74B734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47.058</w:t>
            </w:r>
          </w:p>
        </w:tc>
        <w:tc>
          <w:tcPr>
            <w:tcW w:w="1230" w:type="dxa"/>
            <w:tcBorders>
              <w:top w:val="nil"/>
              <w:left w:val="nil"/>
              <w:bottom w:val="nil"/>
              <w:right w:val="nil"/>
            </w:tcBorders>
            <w:shd w:val="clear" w:color="000000" w:fill="FFFFFF"/>
            <w:noWrap/>
            <w:vAlign w:val="bottom"/>
            <w:hideMark/>
          </w:tcPr>
          <w:p w14:paraId="335E298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E6C7C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2F343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-527.090</w:t>
            </w:r>
          </w:p>
        </w:tc>
        <w:tc>
          <w:tcPr>
            <w:tcW w:w="1103" w:type="dxa"/>
            <w:tcBorders>
              <w:top w:val="nil"/>
              <w:left w:val="nil"/>
              <w:bottom w:val="nil"/>
              <w:right w:val="nil"/>
            </w:tcBorders>
            <w:shd w:val="clear" w:color="000000" w:fill="FFFFFF"/>
            <w:noWrap/>
            <w:vAlign w:val="bottom"/>
            <w:hideMark/>
          </w:tcPr>
          <w:p w14:paraId="2966FAA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4DE875B" w14:textId="77777777" w:rsidTr="00E615A9">
        <w:trPr>
          <w:trHeight w:val="312"/>
        </w:trPr>
        <w:tc>
          <w:tcPr>
            <w:tcW w:w="1669" w:type="dxa"/>
            <w:tcBorders>
              <w:top w:val="nil"/>
              <w:left w:val="nil"/>
              <w:bottom w:val="nil"/>
              <w:right w:val="nil"/>
            </w:tcBorders>
            <w:shd w:val="clear" w:color="000000" w:fill="FFFFFF"/>
            <w:noWrap/>
            <w:vAlign w:val="bottom"/>
            <w:hideMark/>
          </w:tcPr>
          <w:p w14:paraId="0D0071B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651810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672FFC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1092.497</w:t>
            </w:r>
          </w:p>
        </w:tc>
        <w:tc>
          <w:tcPr>
            <w:tcW w:w="1430" w:type="dxa"/>
            <w:tcBorders>
              <w:top w:val="nil"/>
              <w:left w:val="nil"/>
              <w:bottom w:val="nil"/>
              <w:right w:val="nil"/>
            </w:tcBorders>
            <w:shd w:val="clear" w:color="000000" w:fill="FFFFFF"/>
            <w:noWrap/>
            <w:vAlign w:val="bottom"/>
            <w:hideMark/>
          </w:tcPr>
          <w:p w14:paraId="36F8DE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48.285</w:t>
            </w:r>
          </w:p>
        </w:tc>
        <w:tc>
          <w:tcPr>
            <w:tcW w:w="1230" w:type="dxa"/>
            <w:tcBorders>
              <w:top w:val="nil"/>
              <w:left w:val="nil"/>
              <w:bottom w:val="nil"/>
              <w:right w:val="nil"/>
            </w:tcBorders>
            <w:shd w:val="clear" w:color="000000" w:fill="FFFFFF"/>
            <w:noWrap/>
            <w:vAlign w:val="bottom"/>
            <w:hideMark/>
          </w:tcPr>
          <w:p w14:paraId="04856B2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D6D5C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782EC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-527.703</w:t>
            </w:r>
          </w:p>
        </w:tc>
        <w:tc>
          <w:tcPr>
            <w:tcW w:w="1103" w:type="dxa"/>
            <w:tcBorders>
              <w:top w:val="nil"/>
              <w:left w:val="nil"/>
              <w:bottom w:val="nil"/>
              <w:right w:val="nil"/>
            </w:tcBorders>
            <w:shd w:val="clear" w:color="000000" w:fill="FFFFFF"/>
            <w:noWrap/>
            <w:vAlign w:val="bottom"/>
            <w:hideMark/>
          </w:tcPr>
          <w:p w14:paraId="34AA507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71F533D" w14:textId="77777777" w:rsidTr="00E615A9">
        <w:trPr>
          <w:trHeight w:val="312"/>
        </w:trPr>
        <w:tc>
          <w:tcPr>
            <w:tcW w:w="1669" w:type="dxa"/>
            <w:tcBorders>
              <w:top w:val="nil"/>
              <w:left w:val="nil"/>
              <w:bottom w:val="nil"/>
              <w:right w:val="nil"/>
            </w:tcBorders>
            <w:shd w:val="clear" w:color="000000" w:fill="FFFFFF"/>
            <w:noWrap/>
            <w:vAlign w:val="bottom"/>
            <w:hideMark/>
          </w:tcPr>
          <w:p w14:paraId="67FB6D8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33A581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6F6F74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1127.077</w:t>
            </w:r>
          </w:p>
        </w:tc>
        <w:tc>
          <w:tcPr>
            <w:tcW w:w="1430" w:type="dxa"/>
            <w:tcBorders>
              <w:top w:val="nil"/>
              <w:left w:val="nil"/>
              <w:bottom w:val="nil"/>
              <w:right w:val="nil"/>
            </w:tcBorders>
            <w:shd w:val="clear" w:color="000000" w:fill="FFFFFF"/>
            <w:noWrap/>
            <w:vAlign w:val="bottom"/>
            <w:hideMark/>
          </w:tcPr>
          <w:p w14:paraId="21E64B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82.864</w:t>
            </w:r>
          </w:p>
        </w:tc>
        <w:tc>
          <w:tcPr>
            <w:tcW w:w="1230" w:type="dxa"/>
            <w:tcBorders>
              <w:top w:val="nil"/>
              <w:left w:val="nil"/>
              <w:bottom w:val="nil"/>
              <w:right w:val="nil"/>
            </w:tcBorders>
            <w:shd w:val="clear" w:color="000000" w:fill="FFFFFF"/>
            <w:noWrap/>
            <w:vAlign w:val="bottom"/>
            <w:hideMark/>
          </w:tcPr>
          <w:p w14:paraId="1AF3A99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0BDAD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7C3F75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-559.443</w:t>
            </w:r>
          </w:p>
        </w:tc>
        <w:tc>
          <w:tcPr>
            <w:tcW w:w="1103" w:type="dxa"/>
            <w:tcBorders>
              <w:top w:val="nil"/>
              <w:left w:val="nil"/>
              <w:bottom w:val="nil"/>
              <w:right w:val="nil"/>
            </w:tcBorders>
            <w:shd w:val="clear" w:color="000000" w:fill="FFFFFF"/>
            <w:noWrap/>
            <w:vAlign w:val="bottom"/>
            <w:hideMark/>
          </w:tcPr>
          <w:p w14:paraId="13F4885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75DEFD7" w14:textId="77777777" w:rsidTr="00E615A9">
        <w:trPr>
          <w:trHeight w:val="312"/>
        </w:trPr>
        <w:tc>
          <w:tcPr>
            <w:tcW w:w="1669" w:type="dxa"/>
            <w:tcBorders>
              <w:top w:val="nil"/>
              <w:left w:val="nil"/>
              <w:bottom w:val="nil"/>
              <w:right w:val="nil"/>
            </w:tcBorders>
            <w:shd w:val="clear" w:color="000000" w:fill="FFFFFF"/>
            <w:noWrap/>
            <w:vAlign w:val="bottom"/>
            <w:hideMark/>
          </w:tcPr>
          <w:p w14:paraId="77C918A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78C2F8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AB159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1127.962</w:t>
            </w:r>
          </w:p>
        </w:tc>
        <w:tc>
          <w:tcPr>
            <w:tcW w:w="1430" w:type="dxa"/>
            <w:tcBorders>
              <w:top w:val="nil"/>
              <w:left w:val="nil"/>
              <w:bottom w:val="nil"/>
              <w:right w:val="nil"/>
            </w:tcBorders>
            <w:shd w:val="clear" w:color="000000" w:fill="FFFFFF"/>
            <w:noWrap/>
            <w:vAlign w:val="bottom"/>
            <w:hideMark/>
          </w:tcPr>
          <w:p w14:paraId="30D6231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83.749</w:t>
            </w:r>
          </w:p>
        </w:tc>
        <w:tc>
          <w:tcPr>
            <w:tcW w:w="1230" w:type="dxa"/>
            <w:tcBorders>
              <w:top w:val="nil"/>
              <w:left w:val="nil"/>
              <w:bottom w:val="nil"/>
              <w:right w:val="nil"/>
            </w:tcBorders>
            <w:shd w:val="clear" w:color="000000" w:fill="FFFFFF"/>
            <w:noWrap/>
            <w:vAlign w:val="bottom"/>
            <w:hideMark/>
          </w:tcPr>
          <w:p w14:paraId="220CFD9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768D08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B14F3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-558.838</w:t>
            </w:r>
          </w:p>
        </w:tc>
        <w:tc>
          <w:tcPr>
            <w:tcW w:w="1103" w:type="dxa"/>
            <w:tcBorders>
              <w:top w:val="nil"/>
              <w:left w:val="nil"/>
              <w:bottom w:val="nil"/>
              <w:right w:val="nil"/>
            </w:tcBorders>
            <w:shd w:val="clear" w:color="000000" w:fill="FFFFFF"/>
            <w:noWrap/>
            <w:vAlign w:val="bottom"/>
            <w:hideMark/>
          </w:tcPr>
          <w:p w14:paraId="2DC7DC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6B6A132" w14:textId="77777777" w:rsidTr="00E615A9">
        <w:trPr>
          <w:trHeight w:val="312"/>
        </w:trPr>
        <w:tc>
          <w:tcPr>
            <w:tcW w:w="1669" w:type="dxa"/>
            <w:tcBorders>
              <w:top w:val="nil"/>
              <w:left w:val="nil"/>
              <w:bottom w:val="nil"/>
              <w:right w:val="nil"/>
            </w:tcBorders>
            <w:shd w:val="clear" w:color="000000" w:fill="FFFFFF"/>
            <w:noWrap/>
            <w:vAlign w:val="bottom"/>
            <w:hideMark/>
          </w:tcPr>
          <w:p w14:paraId="19C70850"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0396AC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466635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1131.209</w:t>
            </w:r>
          </w:p>
        </w:tc>
        <w:tc>
          <w:tcPr>
            <w:tcW w:w="1430" w:type="dxa"/>
            <w:tcBorders>
              <w:top w:val="nil"/>
              <w:left w:val="nil"/>
              <w:bottom w:val="nil"/>
              <w:right w:val="nil"/>
            </w:tcBorders>
            <w:shd w:val="clear" w:color="000000" w:fill="FFFFFF"/>
            <w:noWrap/>
            <w:vAlign w:val="bottom"/>
            <w:hideMark/>
          </w:tcPr>
          <w:p w14:paraId="5A16A4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86.997</w:t>
            </w:r>
          </w:p>
        </w:tc>
        <w:tc>
          <w:tcPr>
            <w:tcW w:w="1230" w:type="dxa"/>
            <w:tcBorders>
              <w:top w:val="nil"/>
              <w:left w:val="nil"/>
              <w:bottom w:val="nil"/>
              <w:right w:val="nil"/>
            </w:tcBorders>
            <w:shd w:val="clear" w:color="000000" w:fill="FFFFFF"/>
            <w:noWrap/>
            <w:vAlign w:val="bottom"/>
            <w:hideMark/>
          </w:tcPr>
          <w:p w14:paraId="319FAC6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5A6FC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2404C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-562.548</w:t>
            </w:r>
          </w:p>
        </w:tc>
        <w:tc>
          <w:tcPr>
            <w:tcW w:w="1103" w:type="dxa"/>
            <w:tcBorders>
              <w:top w:val="nil"/>
              <w:left w:val="nil"/>
              <w:bottom w:val="nil"/>
              <w:right w:val="nil"/>
            </w:tcBorders>
            <w:shd w:val="clear" w:color="000000" w:fill="FFFFFF"/>
            <w:noWrap/>
            <w:vAlign w:val="bottom"/>
            <w:hideMark/>
          </w:tcPr>
          <w:p w14:paraId="77CE76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357B45B" w14:textId="77777777" w:rsidTr="00E615A9">
        <w:trPr>
          <w:trHeight w:val="312"/>
        </w:trPr>
        <w:tc>
          <w:tcPr>
            <w:tcW w:w="1669" w:type="dxa"/>
            <w:tcBorders>
              <w:top w:val="nil"/>
              <w:left w:val="nil"/>
              <w:bottom w:val="nil"/>
              <w:right w:val="nil"/>
            </w:tcBorders>
            <w:shd w:val="clear" w:color="000000" w:fill="FFFFFF"/>
            <w:noWrap/>
            <w:vAlign w:val="bottom"/>
            <w:hideMark/>
          </w:tcPr>
          <w:p w14:paraId="6752E63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72577B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2121AA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1161.083</w:t>
            </w:r>
          </w:p>
        </w:tc>
        <w:tc>
          <w:tcPr>
            <w:tcW w:w="1430" w:type="dxa"/>
            <w:tcBorders>
              <w:top w:val="nil"/>
              <w:left w:val="nil"/>
              <w:bottom w:val="nil"/>
              <w:right w:val="nil"/>
            </w:tcBorders>
            <w:shd w:val="clear" w:color="000000" w:fill="FFFFFF"/>
            <w:noWrap/>
            <w:vAlign w:val="bottom"/>
            <w:hideMark/>
          </w:tcPr>
          <w:p w14:paraId="23973B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116.871</w:t>
            </w:r>
          </w:p>
        </w:tc>
        <w:tc>
          <w:tcPr>
            <w:tcW w:w="1230" w:type="dxa"/>
            <w:tcBorders>
              <w:top w:val="nil"/>
              <w:left w:val="nil"/>
              <w:bottom w:val="nil"/>
              <w:right w:val="nil"/>
            </w:tcBorders>
            <w:shd w:val="clear" w:color="000000" w:fill="FFFFFF"/>
            <w:noWrap/>
            <w:vAlign w:val="bottom"/>
            <w:hideMark/>
          </w:tcPr>
          <w:p w14:paraId="7BCBFA4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B4C69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D7099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-577.485</w:t>
            </w:r>
          </w:p>
        </w:tc>
        <w:tc>
          <w:tcPr>
            <w:tcW w:w="1103" w:type="dxa"/>
            <w:tcBorders>
              <w:top w:val="nil"/>
              <w:left w:val="nil"/>
              <w:bottom w:val="nil"/>
              <w:right w:val="nil"/>
            </w:tcBorders>
            <w:shd w:val="clear" w:color="000000" w:fill="FFFFFF"/>
            <w:noWrap/>
            <w:vAlign w:val="bottom"/>
            <w:hideMark/>
          </w:tcPr>
          <w:p w14:paraId="03B009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7A6C894" w14:textId="77777777" w:rsidTr="00E615A9">
        <w:trPr>
          <w:trHeight w:val="312"/>
        </w:trPr>
        <w:tc>
          <w:tcPr>
            <w:tcW w:w="1669" w:type="dxa"/>
            <w:tcBorders>
              <w:top w:val="nil"/>
              <w:left w:val="nil"/>
              <w:bottom w:val="nil"/>
              <w:right w:val="nil"/>
            </w:tcBorders>
            <w:shd w:val="clear" w:color="000000" w:fill="FFFFFF"/>
            <w:noWrap/>
            <w:vAlign w:val="bottom"/>
            <w:hideMark/>
          </w:tcPr>
          <w:p w14:paraId="26AEB3D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173716F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377857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1162.199</w:t>
            </w:r>
          </w:p>
        </w:tc>
        <w:tc>
          <w:tcPr>
            <w:tcW w:w="1430" w:type="dxa"/>
            <w:tcBorders>
              <w:top w:val="nil"/>
              <w:left w:val="nil"/>
              <w:bottom w:val="nil"/>
              <w:right w:val="nil"/>
            </w:tcBorders>
            <w:shd w:val="clear" w:color="000000" w:fill="FFFFFF"/>
            <w:noWrap/>
            <w:vAlign w:val="bottom"/>
            <w:hideMark/>
          </w:tcPr>
          <w:p w14:paraId="1EB506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117.987</w:t>
            </w:r>
          </w:p>
        </w:tc>
        <w:tc>
          <w:tcPr>
            <w:tcW w:w="1230" w:type="dxa"/>
            <w:tcBorders>
              <w:top w:val="nil"/>
              <w:left w:val="nil"/>
              <w:bottom w:val="nil"/>
              <w:right w:val="nil"/>
            </w:tcBorders>
            <w:shd w:val="clear" w:color="000000" w:fill="FFFFFF"/>
            <w:noWrap/>
            <w:vAlign w:val="bottom"/>
            <w:hideMark/>
          </w:tcPr>
          <w:p w14:paraId="21BCD7B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4ABFF2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568C1E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-577.005</w:t>
            </w:r>
          </w:p>
        </w:tc>
        <w:tc>
          <w:tcPr>
            <w:tcW w:w="1103" w:type="dxa"/>
            <w:tcBorders>
              <w:top w:val="nil"/>
              <w:left w:val="nil"/>
              <w:bottom w:val="nil"/>
              <w:right w:val="nil"/>
            </w:tcBorders>
            <w:shd w:val="clear" w:color="000000" w:fill="FFFFFF"/>
            <w:noWrap/>
            <w:vAlign w:val="bottom"/>
            <w:hideMark/>
          </w:tcPr>
          <w:p w14:paraId="0EE2A3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0D03CD5" w14:textId="77777777" w:rsidTr="00E615A9">
        <w:trPr>
          <w:trHeight w:val="312"/>
        </w:trPr>
        <w:tc>
          <w:tcPr>
            <w:tcW w:w="1669" w:type="dxa"/>
            <w:tcBorders>
              <w:top w:val="nil"/>
              <w:left w:val="nil"/>
              <w:bottom w:val="nil"/>
              <w:right w:val="nil"/>
            </w:tcBorders>
            <w:shd w:val="clear" w:color="000000" w:fill="FFFFFF"/>
            <w:noWrap/>
            <w:vAlign w:val="bottom"/>
            <w:hideMark/>
          </w:tcPr>
          <w:p w14:paraId="4469AB4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24DBE67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2325DE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1163.650</w:t>
            </w:r>
          </w:p>
        </w:tc>
        <w:tc>
          <w:tcPr>
            <w:tcW w:w="1430" w:type="dxa"/>
            <w:tcBorders>
              <w:top w:val="nil"/>
              <w:left w:val="nil"/>
              <w:bottom w:val="nil"/>
              <w:right w:val="nil"/>
            </w:tcBorders>
            <w:shd w:val="clear" w:color="000000" w:fill="FFFFFF"/>
            <w:noWrap/>
            <w:vAlign w:val="bottom"/>
            <w:hideMark/>
          </w:tcPr>
          <w:p w14:paraId="7EE595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119.437</w:t>
            </w:r>
          </w:p>
        </w:tc>
        <w:tc>
          <w:tcPr>
            <w:tcW w:w="1230" w:type="dxa"/>
            <w:tcBorders>
              <w:top w:val="nil"/>
              <w:left w:val="nil"/>
              <w:bottom w:val="nil"/>
              <w:right w:val="nil"/>
            </w:tcBorders>
            <w:shd w:val="clear" w:color="000000" w:fill="FFFFFF"/>
            <w:noWrap/>
            <w:vAlign w:val="bottom"/>
            <w:hideMark/>
          </w:tcPr>
          <w:p w14:paraId="48B33D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F5833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A9754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-576.682</w:t>
            </w:r>
          </w:p>
        </w:tc>
        <w:tc>
          <w:tcPr>
            <w:tcW w:w="1103" w:type="dxa"/>
            <w:tcBorders>
              <w:top w:val="nil"/>
              <w:left w:val="nil"/>
              <w:bottom w:val="nil"/>
              <w:right w:val="nil"/>
            </w:tcBorders>
            <w:shd w:val="clear" w:color="000000" w:fill="FFFFFF"/>
            <w:noWrap/>
            <w:vAlign w:val="bottom"/>
            <w:hideMark/>
          </w:tcPr>
          <w:p w14:paraId="2105A6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B02BC1D"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7FBA9F2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single" w:sz="4" w:space="0" w:color="auto"/>
              <w:right w:val="nil"/>
            </w:tcBorders>
            <w:shd w:val="clear" w:color="000000" w:fill="FFFFFF"/>
            <w:noWrap/>
            <w:vAlign w:val="bottom"/>
            <w:hideMark/>
          </w:tcPr>
          <w:p w14:paraId="35788B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6C7AB97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1165.024</w:t>
            </w:r>
          </w:p>
        </w:tc>
        <w:tc>
          <w:tcPr>
            <w:tcW w:w="1430" w:type="dxa"/>
            <w:tcBorders>
              <w:top w:val="nil"/>
              <w:left w:val="nil"/>
              <w:bottom w:val="single" w:sz="4" w:space="0" w:color="auto"/>
              <w:right w:val="nil"/>
            </w:tcBorders>
            <w:shd w:val="clear" w:color="000000" w:fill="FFFFFF"/>
            <w:noWrap/>
            <w:vAlign w:val="bottom"/>
            <w:hideMark/>
          </w:tcPr>
          <w:p w14:paraId="3B2961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120.812</w:t>
            </w:r>
          </w:p>
        </w:tc>
        <w:tc>
          <w:tcPr>
            <w:tcW w:w="1230" w:type="dxa"/>
            <w:tcBorders>
              <w:top w:val="nil"/>
              <w:left w:val="nil"/>
              <w:bottom w:val="single" w:sz="4" w:space="0" w:color="auto"/>
              <w:right w:val="nil"/>
            </w:tcBorders>
            <w:shd w:val="clear" w:color="000000" w:fill="FFFFFF"/>
            <w:noWrap/>
            <w:vAlign w:val="bottom"/>
            <w:hideMark/>
          </w:tcPr>
          <w:p w14:paraId="3D819A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30034A0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093B6D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-579.456</w:t>
            </w:r>
          </w:p>
        </w:tc>
        <w:tc>
          <w:tcPr>
            <w:tcW w:w="1103" w:type="dxa"/>
            <w:tcBorders>
              <w:top w:val="nil"/>
              <w:left w:val="nil"/>
              <w:bottom w:val="single" w:sz="4" w:space="0" w:color="auto"/>
              <w:right w:val="nil"/>
            </w:tcBorders>
            <w:shd w:val="clear" w:color="000000" w:fill="FFFFFF"/>
            <w:noWrap/>
            <w:vAlign w:val="bottom"/>
            <w:hideMark/>
          </w:tcPr>
          <w:p w14:paraId="47ED05C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5C15DF01"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595AE311" w14:textId="7A38C300" w:rsidR="00E615A9"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2: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sponge</w:t>
      </w:r>
      <w:r w:rsidR="00656ED2">
        <w:rPr>
          <w:rFonts w:ascii="Times New Roman" w:hAnsi="Times New Roman" w:cs="Times New Roman"/>
        </w:rPr>
        <w:t xml:space="preserve">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163" w:type="dxa"/>
        <w:tblInd w:w="93" w:type="dxa"/>
        <w:tblLook w:val="04A0" w:firstRow="1" w:lastRow="0" w:firstColumn="1" w:lastColumn="0" w:noHBand="0" w:noVBand="1"/>
      </w:tblPr>
      <w:tblGrid>
        <w:gridCol w:w="1669"/>
        <w:gridCol w:w="456"/>
        <w:gridCol w:w="996"/>
        <w:gridCol w:w="1430"/>
        <w:gridCol w:w="1230"/>
        <w:gridCol w:w="1083"/>
        <w:gridCol w:w="1196"/>
        <w:gridCol w:w="1103"/>
        <w:tblGridChange w:id="12">
          <w:tblGrid>
            <w:gridCol w:w="1669"/>
            <w:gridCol w:w="456"/>
            <w:gridCol w:w="996"/>
            <w:gridCol w:w="1430"/>
            <w:gridCol w:w="1230"/>
            <w:gridCol w:w="1083"/>
            <w:gridCol w:w="1196"/>
            <w:gridCol w:w="1103"/>
          </w:tblGrid>
        </w:tblGridChange>
      </w:tblGrid>
      <w:tr w:rsidR="00E615A9" w:rsidRPr="00E615A9" w14:paraId="55A7B90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A63F584"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67CEC45C"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996" w:type="dxa"/>
            <w:tcBorders>
              <w:top w:val="single" w:sz="4" w:space="0" w:color="auto"/>
              <w:left w:val="nil"/>
              <w:bottom w:val="single" w:sz="4" w:space="0" w:color="auto"/>
              <w:right w:val="nil"/>
            </w:tcBorders>
            <w:shd w:val="clear" w:color="000000" w:fill="FFFFFF"/>
            <w:noWrap/>
            <w:vAlign w:val="bottom"/>
            <w:hideMark/>
          </w:tcPr>
          <w:p w14:paraId="024FDD8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4CF36C2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188C64C"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672C2FF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253824B1"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75E4629B"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6E05BE2A" w14:textId="77777777" w:rsidTr="00E615A9">
        <w:trPr>
          <w:trHeight w:val="312"/>
        </w:trPr>
        <w:tc>
          <w:tcPr>
            <w:tcW w:w="1669" w:type="dxa"/>
            <w:tcBorders>
              <w:top w:val="nil"/>
              <w:left w:val="nil"/>
              <w:bottom w:val="nil"/>
              <w:right w:val="nil"/>
            </w:tcBorders>
            <w:shd w:val="clear" w:color="000000" w:fill="FFFFFF"/>
            <w:noWrap/>
            <w:vAlign w:val="bottom"/>
            <w:hideMark/>
          </w:tcPr>
          <w:p w14:paraId="1E7186B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044A50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320CBF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908.145</w:t>
            </w:r>
          </w:p>
        </w:tc>
        <w:tc>
          <w:tcPr>
            <w:tcW w:w="1430" w:type="dxa"/>
            <w:tcBorders>
              <w:top w:val="nil"/>
              <w:left w:val="nil"/>
              <w:bottom w:val="nil"/>
              <w:right w:val="nil"/>
            </w:tcBorders>
            <w:shd w:val="clear" w:color="000000" w:fill="FFFFFF"/>
            <w:noWrap/>
            <w:vAlign w:val="bottom"/>
            <w:hideMark/>
          </w:tcPr>
          <w:p w14:paraId="2E24C2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533BFB9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3F30C0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0.415</w:t>
            </w:r>
          </w:p>
        </w:tc>
        <w:tc>
          <w:tcPr>
            <w:tcW w:w="1196" w:type="dxa"/>
            <w:tcBorders>
              <w:top w:val="nil"/>
              <w:left w:val="nil"/>
              <w:bottom w:val="nil"/>
              <w:right w:val="nil"/>
            </w:tcBorders>
            <w:shd w:val="clear" w:color="000000" w:fill="FFFFFF"/>
            <w:noWrap/>
            <w:vAlign w:val="bottom"/>
            <w:hideMark/>
          </w:tcPr>
          <w:p w14:paraId="4C5022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-442.204</w:t>
            </w:r>
          </w:p>
        </w:tc>
        <w:tc>
          <w:tcPr>
            <w:tcW w:w="1103" w:type="dxa"/>
            <w:tcBorders>
              <w:top w:val="nil"/>
              <w:left w:val="nil"/>
              <w:bottom w:val="nil"/>
              <w:right w:val="nil"/>
            </w:tcBorders>
            <w:shd w:val="clear" w:color="000000" w:fill="FFFFFF"/>
            <w:noWrap/>
            <w:vAlign w:val="bottom"/>
            <w:hideMark/>
          </w:tcPr>
          <w:p w14:paraId="394383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0.415</w:t>
            </w:r>
          </w:p>
        </w:tc>
      </w:tr>
      <w:tr w:rsidR="00E615A9" w:rsidRPr="00E615A9" w14:paraId="046B004F" w14:textId="77777777" w:rsidTr="00E615A9">
        <w:trPr>
          <w:trHeight w:val="312"/>
        </w:trPr>
        <w:tc>
          <w:tcPr>
            <w:tcW w:w="1669" w:type="dxa"/>
            <w:tcBorders>
              <w:top w:val="nil"/>
              <w:left w:val="nil"/>
              <w:bottom w:val="nil"/>
              <w:right w:val="nil"/>
            </w:tcBorders>
            <w:shd w:val="clear" w:color="000000" w:fill="FFFFFF"/>
            <w:noWrap/>
            <w:vAlign w:val="bottom"/>
            <w:hideMark/>
          </w:tcPr>
          <w:p w14:paraId="6D5D345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2BACBF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1D48B9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909.113</w:t>
            </w:r>
          </w:p>
        </w:tc>
        <w:tc>
          <w:tcPr>
            <w:tcW w:w="1430" w:type="dxa"/>
            <w:tcBorders>
              <w:top w:val="nil"/>
              <w:left w:val="nil"/>
              <w:bottom w:val="nil"/>
              <w:right w:val="nil"/>
            </w:tcBorders>
            <w:shd w:val="clear" w:color="000000" w:fill="FFFFFF"/>
            <w:noWrap/>
            <w:vAlign w:val="bottom"/>
            <w:hideMark/>
          </w:tcPr>
          <w:p w14:paraId="09F303E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0.968</w:t>
            </w:r>
          </w:p>
        </w:tc>
        <w:tc>
          <w:tcPr>
            <w:tcW w:w="1230" w:type="dxa"/>
            <w:tcBorders>
              <w:top w:val="nil"/>
              <w:left w:val="nil"/>
              <w:bottom w:val="nil"/>
              <w:right w:val="nil"/>
            </w:tcBorders>
            <w:shd w:val="clear" w:color="000000" w:fill="FFFFFF"/>
            <w:noWrap/>
            <w:vAlign w:val="bottom"/>
            <w:hideMark/>
          </w:tcPr>
          <w:p w14:paraId="4AE971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0.616</w:t>
            </w:r>
          </w:p>
        </w:tc>
        <w:tc>
          <w:tcPr>
            <w:tcW w:w="1083" w:type="dxa"/>
            <w:tcBorders>
              <w:top w:val="nil"/>
              <w:left w:val="nil"/>
              <w:bottom w:val="nil"/>
              <w:right w:val="nil"/>
            </w:tcBorders>
            <w:shd w:val="clear" w:color="000000" w:fill="FFFFFF"/>
            <w:noWrap/>
            <w:vAlign w:val="bottom"/>
            <w:hideMark/>
          </w:tcPr>
          <w:p w14:paraId="78AFAC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0.256</w:t>
            </w:r>
          </w:p>
        </w:tc>
        <w:tc>
          <w:tcPr>
            <w:tcW w:w="1196" w:type="dxa"/>
            <w:tcBorders>
              <w:top w:val="nil"/>
              <w:left w:val="nil"/>
              <w:bottom w:val="nil"/>
              <w:right w:val="nil"/>
            </w:tcBorders>
            <w:shd w:val="clear" w:color="000000" w:fill="FFFFFF"/>
            <w:noWrap/>
            <w:vAlign w:val="bottom"/>
            <w:hideMark/>
          </w:tcPr>
          <w:p w14:paraId="0686B80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-443.838</w:t>
            </w:r>
          </w:p>
        </w:tc>
        <w:tc>
          <w:tcPr>
            <w:tcW w:w="1103" w:type="dxa"/>
            <w:tcBorders>
              <w:top w:val="nil"/>
              <w:left w:val="nil"/>
              <w:bottom w:val="nil"/>
              <w:right w:val="nil"/>
            </w:tcBorders>
            <w:shd w:val="clear" w:color="000000" w:fill="FFFFFF"/>
            <w:noWrap/>
            <w:vAlign w:val="bottom"/>
            <w:hideMark/>
          </w:tcPr>
          <w:p w14:paraId="794FC5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0.671</w:t>
            </w:r>
          </w:p>
        </w:tc>
      </w:tr>
      <w:tr w:rsidR="00E615A9" w:rsidRPr="00E615A9" w14:paraId="287A6A83" w14:textId="77777777" w:rsidTr="00E615A9">
        <w:trPr>
          <w:trHeight w:val="312"/>
        </w:trPr>
        <w:tc>
          <w:tcPr>
            <w:tcW w:w="1669" w:type="dxa"/>
            <w:tcBorders>
              <w:top w:val="nil"/>
              <w:left w:val="nil"/>
              <w:bottom w:val="nil"/>
              <w:right w:val="nil"/>
            </w:tcBorders>
            <w:shd w:val="clear" w:color="000000" w:fill="FFFFFF"/>
            <w:noWrap/>
            <w:vAlign w:val="bottom"/>
            <w:hideMark/>
          </w:tcPr>
          <w:p w14:paraId="17F78D2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0EEFAC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1BC6CED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909.336</w:t>
            </w:r>
          </w:p>
        </w:tc>
        <w:tc>
          <w:tcPr>
            <w:tcW w:w="1430" w:type="dxa"/>
            <w:tcBorders>
              <w:top w:val="nil"/>
              <w:left w:val="nil"/>
              <w:bottom w:val="nil"/>
              <w:right w:val="nil"/>
            </w:tcBorders>
            <w:shd w:val="clear" w:color="000000" w:fill="FFFFFF"/>
            <w:noWrap/>
            <w:vAlign w:val="bottom"/>
            <w:hideMark/>
          </w:tcPr>
          <w:p w14:paraId="34F99E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1.191</w:t>
            </w:r>
          </w:p>
        </w:tc>
        <w:tc>
          <w:tcPr>
            <w:tcW w:w="1230" w:type="dxa"/>
            <w:tcBorders>
              <w:top w:val="nil"/>
              <w:left w:val="nil"/>
              <w:bottom w:val="nil"/>
              <w:right w:val="nil"/>
            </w:tcBorders>
            <w:shd w:val="clear" w:color="000000" w:fill="FFFFFF"/>
            <w:noWrap/>
            <w:vAlign w:val="bottom"/>
            <w:hideMark/>
          </w:tcPr>
          <w:p w14:paraId="6745DF3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0.551</w:t>
            </w:r>
          </w:p>
        </w:tc>
        <w:tc>
          <w:tcPr>
            <w:tcW w:w="1083" w:type="dxa"/>
            <w:tcBorders>
              <w:top w:val="nil"/>
              <w:left w:val="nil"/>
              <w:bottom w:val="nil"/>
              <w:right w:val="nil"/>
            </w:tcBorders>
            <w:shd w:val="clear" w:color="000000" w:fill="FFFFFF"/>
            <w:noWrap/>
            <w:vAlign w:val="bottom"/>
            <w:hideMark/>
          </w:tcPr>
          <w:p w14:paraId="7E9060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0.229</w:t>
            </w:r>
          </w:p>
        </w:tc>
        <w:tc>
          <w:tcPr>
            <w:tcW w:w="1196" w:type="dxa"/>
            <w:tcBorders>
              <w:top w:val="nil"/>
              <w:left w:val="nil"/>
              <w:bottom w:val="nil"/>
              <w:right w:val="nil"/>
            </w:tcBorders>
            <w:shd w:val="clear" w:color="000000" w:fill="FFFFFF"/>
            <w:noWrap/>
            <w:vAlign w:val="bottom"/>
            <w:hideMark/>
          </w:tcPr>
          <w:p w14:paraId="03E31CD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-442.800</w:t>
            </w:r>
          </w:p>
        </w:tc>
        <w:tc>
          <w:tcPr>
            <w:tcW w:w="1103" w:type="dxa"/>
            <w:tcBorders>
              <w:top w:val="nil"/>
              <w:left w:val="nil"/>
              <w:bottom w:val="nil"/>
              <w:right w:val="nil"/>
            </w:tcBorders>
            <w:shd w:val="clear" w:color="000000" w:fill="FFFFFF"/>
            <w:noWrap/>
            <w:vAlign w:val="bottom"/>
            <w:hideMark/>
          </w:tcPr>
          <w:p w14:paraId="3AD56B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0.900</w:t>
            </w:r>
          </w:p>
        </w:tc>
      </w:tr>
      <w:tr w:rsidR="00E615A9" w:rsidRPr="00E615A9" w14:paraId="2D75502B" w14:textId="77777777" w:rsidTr="00E615A9">
        <w:trPr>
          <w:trHeight w:val="312"/>
        </w:trPr>
        <w:tc>
          <w:tcPr>
            <w:tcW w:w="1669" w:type="dxa"/>
            <w:tcBorders>
              <w:top w:val="nil"/>
              <w:left w:val="nil"/>
              <w:bottom w:val="nil"/>
              <w:right w:val="nil"/>
            </w:tcBorders>
            <w:shd w:val="clear" w:color="000000" w:fill="FFFFFF"/>
            <w:noWrap/>
            <w:vAlign w:val="bottom"/>
            <w:hideMark/>
          </w:tcPr>
          <w:p w14:paraId="7B54E18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025DE6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6769DE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911.264</w:t>
            </w:r>
          </w:p>
        </w:tc>
        <w:tc>
          <w:tcPr>
            <w:tcW w:w="1430" w:type="dxa"/>
            <w:tcBorders>
              <w:top w:val="nil"/>
              <w:left w:val="nil"/>
              <w:bottom w:val="nil"/>
              <w:right w:val="nil"/>
            </w:tcBorders>
            <w:shd w:val="clear" w:color="000000" w:fill="FFFFFF"/>
            <w:noWrap/>
            <w:vAlign w:val="bottom"/>
            <w:hideMark/>
          </w:tcPr>
          <w:p w14:paraId="639993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3.119</w:t>
            </w:r>
          </w:p>
        </w:tc>
        <w:tc>
          <w:tcPr>
            <w:tcW w:w="1230" w:type="dxa"/>
            <w:tcBorders>
              <w:top w:val="nil"/>
              <w:left w:val="nil"/>
              <w:bottom w:val="nil"/>
              <w:right w:val="nil"/>
            </w:tcBorders>
            <w:shd w:val="clear" w:color="000000" w:fill="FFFFFF"/>
            <w:noWrap/>
            <w:vAlign w:val="bottom"/>
            <w:hideMark/>
          </w:tcPr>
          <w:p w14:paraId="15B5993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0.210</w:t>
            </w:r>
          </w:p>
        </w:tc>
        <w:tc>
          <w:tcPr>
            <w:tcW w:w="1083" w:type="dxa"/>
            <w:tcBorders>
              <w:top w:val="nil"/>
              <w:left w:val="nil"/>
              <w:bottom w:val="nil"/>
              <w:right w:val="nil"/>
            </w:tcBorders>
            <w:shd w:val="clear" w:color="000000" w:fill="FFFFFF"/>
            <w:noWrap/>
            <w:vAlign w:val="bottom"/>
            <w:hideMark/>
          </w:tcPr>
          <w:p w14:paraId="72C49AF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0.087</w:t>
            </w:r>
          </w:p>
        </w:tc>
        <w:tc>
          <w:tcPr>
            <w:tcW w:w="1196" w:type="dxa"/>
            <w:tcBorders>
              <w:top w:val="nil"/>
              <w:left w:val="nil"/>
              <w:bottom w:val="nil"/>
              <w:right w:val="nil"/>
            </w:tcBorders>
            <w:shd w:val="clear" w:color="000000" w:fill="FFFFFF"/>
            <w:noWrap/>
            <w:vAlign w:val="bottom"/>
            <w:hideMark/>
          </w:tcPr>
          <w:p w14:paraId="7B78EA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-443.763</w:t>
            </w:r>
          </w:p>
        </w:tc>
        <w:tc>
          <w:tcPr>
            <w:tcW w:w="1103" w:type="dxa"/>
            <w:tcBorders>
              <w:top w:val="nil"/>
              <w:left w:val="nil"/>
              <w:bottom w:val="nil"/>
              <w:right w:val="nil"/>
            </w:tcBorders>
            <w:shd w:val="clear" w:color="000000" w:fill="FFFFFF"/>
            <w:noWrap/>
            <w:vAlign w:val="bottom"/>
            <w:hideMark/>
          </w:tcPr>
          <w:p w14:paraId="68DAD0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0.987</w:t>
            </w:r>
          </w:p>
        </w:tc>
      </w:tr>
      <w:tr w:rsidR="00E615A9" w:rsidRPr="00E615A9" w14:paraId="2AE24A50" w14:textId="77777777" w:rsidTr="00E615A9">
        <w:trPr>
          <w:trHeight w:val="312"/>
        </w:trPr>
        <w:tc>
          <w:tcPr>
            <w:tcW w:w="1669" w:type="dxa"/>
            <w:tcBorders>
              <w:top w:val="nil"/>
              <w:left w:val="nil"/>
              <w:bottom w:val="nil"/>
              <w:right w:val="nil"/>
            </w:tcBorders>
            <w:shd w:val="clear" w:color="000000" w:fill="FFFFFF"/>
            <w:noWrap/>
            <w:vAlign w:val="bottom"/>
            <w:hideMark/>
          </w:tcPr>
          <w:p w14:paraId="08915EB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4BEA29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715943D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915.473</w:t>
            </w:r>
          </w:p>
        </w:tc>
        <w:tc>
          <w:tcPr>
            <w:tcW w:w="1430" w:type="dxa"/>
            <w:tcBorders>
              <w:top w:val="nil"/>
              <w:left w:val="nil"/>
              <w:bottom w:val="nil"/>
              <w:right w:val="nil"/>
            </w:tcBorders>
            <w:shd w:val="clear" w:color="000000" w:fill="FFFFFF"/>
            <w:noWrap/>
            <w:vAlign w:val="bottom"/>
            <w:hideMark/>
          </w:tcPr>
          <w:p w14:paraId="088BAD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7.328</w:t>
            </w:r>
          </w:p>
        </w:tc>
        <w:tc>
          <w:tcPr>
            <w:tcW w:w="1230" w:type="dxa"/>
            <w:tcBorders>
              <w:top w:val="nil"/>
              <w:left w:val="nil"/>
              <w:bottom w:val="nil"/>
              <w:right w:val="nil"/>
            </w:tcBorders>
            <w:shd w:val="clear" w:color="000000" w:fill="FFFFFF"/>
            <w:noWrap/>
            <w:vAlign w:val="bottom"/>
            <w:hideMark/>
          </w:tcPr>
          <w:p w14:paraId="7190A0F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0.026</w:t>
            </w:r>
          </w:p>
        </w:tc>
        <w:tc>
          <w:tcPr>
            <w:tcW w:w="1083" w:type="dxa"/>
            <w:tcBorders>
              <w:top w:val="nil"/>
              <w:left w:val="nil"/>
              <w:bottom w:val="nil"/>
              <w:right w:val="nil"/>
            </w:tcBorders>
            <w:shd w:val="clear" w:color="000000" w:fill="FFFFFF"/>
            <w:noWrap/>
            <w:vAlign w:val="bottom"/>
            <w:hideMark/>
          </w:tcPr>
          <w:p w14:paraId="547C66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0.011</w:t>
            </w:r>
          </w:p>
        </w:tc>
        <w:tc>
          <w:tcPr>
            <w:tcW w:w="1196" w:type="dxa"/>
            <w:tcBorders>
              <w:top w:val="nil"/>
              <w:left w:val="nil"/>
              <w:bottom w:val="nil"/>
              <w:right w:val="nil"/>
            </w:tcBorders>
            <w:shd w:val="clear" w:color="000000" w:fill="FFFFFF"/>
            <w:noWrap/>
            <w:vAlign w:val="bottom"/>
            <w:hideMark/>
          </w:tcPr>
          <w:p w14:paraId="436587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-438.641</w:t>
            </w:r>
          </w:p>
        </w:tc>
        <w:tc>
          <w:tcPr>
            <w:tcW w:w="1103" w:type="dxa"/>
            <w:tcBorders>
              <w:top w:val="nil"/>
              <w:left w:val="nil"/>
              <w:bottom w:val="nil"/>
              <w:right w:val="nil"/>
            </w:tcBorders>
            <w:shd w:val="clear" w:color="000000" w:fill="FFFFFF"/>
            <w:noWrap/>
            <w:vAlign w:val="bottom"/>
            <w:hideMark/>
          </w:tcPr>
          <w:p w14:paraId="290473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0.998</w:t>
            </w:r>
          </w:p>
        </w:tc>
      </w:tr>
      <w:tr w:rsidR="00E615A9" w:rsidRPr="00E615A9" w14:paraId="779C02F0" w14:textId="77777777" w:rsidTr="00E615A9">
        <w:trPr>
          <w:trHeight w:val="312"/>
        </w:trPr>
        <w:tc>
          <w:tcPr>
            <w:tcW w:w="1669" w:type="dxa"/>
            <w:tcBorders>
              <w:top w:val="nil"/>
              <w:left w:val="nil"/>
              <w:bottom w:val="nil"/>
              <w:right w:val="nil"/>
            </w:tcBorders>
            <w:shd w:val="clear" w:color="000000" w:fill="FFFFFF"/>
            <w:noWrap/>
            <w:vAlign w:val="bottom"/>
            <w:hideMark/>
          </w:tcPr>
          <w:p w14:paraId="4649A8A4"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12D783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996" w:type="dxa"/>
            <w:tcBorders>
              <w:top w:val="nil"/>
              <w:left w:val="nil"/>
              <w:bottom w:val="nil"/>
              <w:right w:val="nil"/>
            </w:tcBorders>
            <w:shd w:val="clear" w:color="000000" w:fill="FFFFFF"/>
            <w:noWrap/>
            <w:vAlign w:val="bottom"/>
            <w:hideMark/>
          </w:tcPr>
          <w:p w14:paraId="70E282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920.497</w:t>
            </w:r>
          </w:p>
        </w:tc>
        <w:tc>
          <w:tcPr>
            <w:tcW w:w="1430" w:type="dxa"/>
            <w:tcBorders>
              <w:top w:val="nil"/>
              <w:left w:val="nil"/>
              <w:bottom w:val="nil"/>
              <w:right w:val="nil"/>
            </w:tcBorders>
            <w:shd w:val="clear" w:color="000000" w:fill="FFFFFF"/>
            <w:noWrap/>
            <w:vAlign w:val="bottom"/>
            <w:hideMark/>
          </w:tcPr>
          <w:p w14:paraId="3CC754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12.352</w:t>
            </w:r>
          </w:p>
        </w:tc>
        <w:tc>
          <w:tcPr>
            <w:tcW w:w="1230" w:type="dxa"/>
            <w:tcBorders>
              <w:top w:val="nil"/>
              <w:left w:val="nil"/>
              <w:bottom w:val="nil"/>
              <w:right w:val="nil"/>
            </w:tcBorders>
            <w:shd w:val="clear" w:color="000000" w:fill="FFFFFF"/>
            <w:noWrap/>
            <w:vAlign w:val="bottom"/>
            <w:hideMark/>
          </w:tcPr>
          <w:p w14:paraId="45F2A5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0.002</w:t>
            </w:r>
          </w:p>
        </w:tc>
        <w:tc>
          <w:tcPr>
            <w:tcW w:w="1083" w:type="dxa"/>
            <w:tcBorders>
              <w:top w:val="nil"/>
              <w:left w:val="nil"/>
              <w:bottom w:val="nil"/>
              <w:right w:val="nil"/>
            </w:tcBorders>
            <w:shd w:val="clear" w:color="000000" w:fill="FFFFFF"/>
            <w:noWrap/>
            <w:vAlign w:val="bottom"/>
            <w:hideMark/>
          </w:tcPr>
          <w:p w14:paraId="08BBF0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2CF44F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-450.664</w:t>
            </w:r>
          </w:p>
        </w:tc>
        <w:tc>
          <w:tcPr>
            <w:tcW w:w="1103" w:type="dxa"/>
            <w:tcBorders>
              <w:top w:val="nil"/>
              <w:left w:val="nil"/>
              <w:bottom w:val="nil"/>
              <w:right w:val="nil"/>
            </w:tcBorders>
            <w:shd w:val="clear" w:color="000000" w:fill="FFFFFF"/>
            <w:noWrap/>
            <w:vAlign w:val="bottom"/>
            <w:hideMark/>
          </w:tcPr>
          <w:p w14:paraId="338E5D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15D632C" w14:textId="77777777" w:rsidTr="00E615A9">
        <w:trPr>
          <w:trHeight w:val="312"/>
        </w:trPr>
        <w:tc>
          <w:tcPr>
            <w:tcW w:w="1669" w:type="dxa"/>
            <w:tcBorders>
              <w:top w:val="nil"/>
              <w:left w:val="nil"/>
              <w:bottom w:val="nil"/>
              <w:right w:val="nil"/>
            </w:tcBorders>
            <w:shd w:val="clear" w:color="000000" w:fill="FFFFFF"/>
            <w:noWrap/>
            <w:vAlign w:val="bottom"/>
            <w:hideMark/>
          </w:tcPr>
          <w:p w14:paraId="3729B53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5619B4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332AC0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922.256</w:t>
            </w:r>
          </w:p>
        </w:tc>
        <w:tc>
          <w:tcPr>
            <w:tcW w:w="1430" w:type="dxa"/>
            <w:tcBorders>
              <w:top w:val="nil"/>
              <w:left w:val="nil"/>
              <w:bottom w:val="nil"/>
              <w:right w:val="nil"/>
            </w:tcBorders>
            <w:shd w:val="clear" w:color="000000" w:fill="FFFFFF"/>
            <w:noWrap/>
            <w:vAlign w:val="bottom"/>
            <w:hideMark/>
          </w:tcPr>
          <w:p w14:paraId="0A33CCE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14.111</w:t>
            </w:r>
          </w:p>
        </w:tc>
        <w:tc>
          <w:tcPr>
            <w:tcW w:w="1230" w:type="dxa"/>
            <w:tcBorders>
              <w:top w:val="nil"/>
              <w:left w:val="nil"/>
              <w:bottom w:val="nil"/>
              <w:right w:val="nil"/>
            </w:tcBorders>
            <w:shd w:val="clear" w:color="000000" w:fill="FFFFFF"/>
            <w:noWrap/>
            <w:vAlign w:val="bottom"/>
            <w:hideMark/>
          </w:tcPr>
          <w:p w14:paraId="0048452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6F91F2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D1CE2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-450.409</w:t>
            </w:r>
          </w:p>
        </w:tc>
        <w:tc>
          <w:tcPr>
            <w:tcW w:w="1103" w:type="dxa"/>
            <w:tcBorders>
              <w:top w:val="nil"/>
              <w:left w:val="nil"/>
              <w:bottom w:val="nil"/>
              <w:right w:val="nil"/>
            </w:tcBorders>
            <w:shd w:val="clear" w:color="000000" w:fill="FFFFFF"/>
            <w:noWrap/>
            <w:vAlign w:val="bottom"/>
            <w:hideMark/>
          </w:tcPr>
          <w:p w14:paraId="6839181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181E446F" w14:textId="77777777" w:rsidTr="00E615A9">
        <w:trPr>
          <w:trHeight w:val="312"/>
        </w:trPr>
        <w:tc>
          <w:tcPr>
            <w:tcW w:w="1669" w:type="dxa"/>
            <w:tcBorders>
              <w:top w:val="nil"/>
              <w:left w:val="nil"/>
              <w:bottom w:val="nil"/>
              <w:right w:val="nil"/>
            </w:tcBorders>
            <w:shd w:val="clear" w:color="000000" w:fill="FFFFFF"/>
            <w:noWrap/>
            <w:vAlign w:val="bottom"/>
            <w:hideMark/>
          </w:tcPr>
          <w:p w14:paraId="26B279C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27F5DB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1DE5FCB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922.510</w:t>
            </w:r>
          </w:p>
        </w:tc>
        <w:tc>
          <w:tcPr>
            <w:tcW w:w="1430" w:type="dxa"/>
            <w:tcBorders>
              <w:top w:val="nil"/>
              <w:left w:val="nil"/>
              <w:bottom w:val="nil"/>
              <w:right w:val="nil"/>
            </w:tcBorders>
            <w:shd w:val="clear" w:color="000000" w:fill="FFFFFF"/>
            <w:noWrap/>
            <w:vAlign w:val="bottom"/>
            <w:hideMark/>
          </w:tcPr>
          <w:p w14:paraId="1B1C57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14.365</w:t>
            </w:r>
          </w:p>
        </w:tc>
        <w:tc>
          <w:tcPr>
            <w:tcW w:w="1230" w:type="dxa"/>
            <w:tcBorders>
              <w:top w:val="nil"/>
              <w:left w:val="nil"/>
              <w:bottom w:val="nil"/>
              <w:right w:val="nil"/>
            </w:tcBorders>
            <w:shd w:val="clear" w:color="000000" w:fill="FFFFFF"/>
            <w:noWrap/>
            <w:vAlign w:val="bottom"/>
            <w:hideMark/>
          </w:tcPr>
          <w:p w14:paraId="295339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8D3DC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2C19AA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-450.536</w:t>
            </w:r>
          </w:p>
        </w:tc>
        <w:tc>
          <w:tcPr>
            <w:tcW w:w="1103" w:type="dxa"/>
            <w:tcBorders>
              <w:top w:val="nil"/>
              <w:left w:val="nil"/>
              <w:bottom w:val="nil"/>
              <w:right w:val="nil"/>
            </w:tcBorders>
            <w:shd w:val="clear" w:color="000000" w:fill="FFFFFF"/>
            <w:noWrap/>
            <w:vAlign w:val="bottom"/>
            <w:hideMark/>
          </w:tcPr>
          <w:p w14:paraId="08574C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9ED4485" w14:textId="77777777" w:rsidTr="00E615A9">
        <w:trPr>
          <w:trHeight w:val="312"/>
        </w:trPr>
        <w:tc>
          <w:tcPr>
            <w:tcW w:w="1669" w:type="dxa"/>
            <w:tcBorders>
              <w:top w:val="nil"/>
              <w:left w:val="nil"/>
              <w:bottom w:val="nil"/>
              <w:right w:val="nil"/>
            </w:tcBorders>
            <w:shd w:val="clear" w:color="000000" w:fill="FFFFFF"/>
            <w:noWrap/>
            <w:vAlign w:val="bottom"/>
            <w:hideMark/>
          </w:tcPr>
          <w:p w14:paraId="5C3414D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550F5C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494E65C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922.530</w:t>
            </w:r>
          </w:p>
        </w:tc>
        <w:tc>
          <w:tcPr>
            <w:tcW w:w="1430" w:type="dxa"/>
            <w:tcBorders>
              <w:top w:val="nil"/>
              <w:left w:val="nil"/>
              <w:bottom w:val="nil"/>
              <w:right w:val="nil"/>
            </w:tcBorders>
            <w:shd w:val="clear" w:color="000000" w:fill="FFFFFF"/>
            <w:noWrap/>
            <w:vAlign w:val="bottom"/>
            <w:hideMark/>
          </w:tcPr>
          <w:p w14:paraId="5FA2A2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14.385</w:t>
            </w:r>
          </w:p>
        </w:tc>
        <w:tc>
          <w:tcPr>
            <w:tcW w:w="1230" w:type="dxa"/>
            <w:tcBorders>
              <w:top w:val="nil"/>
              <w:left w:val="nil"/>
              <w:bottom w:val="nil"/>
              <w:right w:val="nil"/>
            </w:tcBorders>
            <w:shd w:val="clear" w:color="000000" w:fill="FFFFFF"/>
            <w:noWrap/>
            <w:vAlign w:val="bottom"/>
            <w:hideMark/>
          </w:tcPr>
          <w:p w14:paraId="7D3D75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39C9FF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49E4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-450.546</w:t>
            </w:r>
          </w:p>
        </w:tc>
        <w:tc>
          <w:tcPr>
            <w:tcW w:w="1103" w:type="dxa"/>
            <w:tcBorders>
              <w:top w:val="nil"/>
              <w:left w:val="nil"/>
              <w:bottom w:val="nil"/>
              <w:right w:val="nil"/>
            </w:tcBorders>
            <w:shd w:val="clear" w:color="000000" w:fill="FFFFFF"/>
            <w:noWrap/>
            <w:vAlign w:val="bottom"/>
            <w:hideMark/>
          </w:tcPr>
          <w:p w14:paraId="4EBE69C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F63184C" w14:textId="77777777" w:rsidTr="00E615A9">
        <w:trPr>
          <w:trHeight w:val="312"/>
        </w:trPr>
        <w:tc>
          <w:tcPr>
            <w:tcW w:w="1669" w:type="dxa"/>
            <w:tcBorders>
              <w:top w:val="nil"/>
              <w:left w:val="nil"/>
              <w:bottom w:val="nil"/>
              <w:right w:val="nil"/>
            </w:tcBorders>
            <w:shd w:val="clear" w:color="000000" w:fill="FFFFFF"/>
            <w:noWrap/>
            <w:vAlign w:val="bottom"/>
            <w:hideMark/>
          </w:tcPr>
          <w:p w14:paraId="1E6A8FD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791DDA3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094859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929.379</w:t>
            </w:r>
          </w:p>
        </w:tc>
        <w:tc>
          <w:tcPr>
            <w:tcW w:w="1430" w:type="dxa"/>
            <w:tcBorders>
              <w:top w:val="nil"/>
              <w:left w:val="nil"/>
              <w:bottom w:val="nil"/>
              <w:right w:val="nil"/>
            </w:tcBorders>
            <w:shd w:val="clear" w:color="000000" w:fill="FFFFFF"/>
            <w:noWrap/>
            <w:vAlign w:val="bottom"/>
            <w:hideMark/>
          </w:tcPr>
          <w:p w14:paraId="379F4D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21.235</w:t>
            </w:r>
          </w:p>
        </w:tc>
        <w:tc>
          <w:tcPr>
            <w:tcW w:w="1230" w:type="dxa"/>
            <w:tcBorders>
              <w:top w:val="nil"/>
              <w:left w:val="nil"/>
              <w:bottom w:val="nil"/>
              <w:right w:val="nil"/>
            </w:tcBorders>
            <w:shd w:val="clear" w:color="000000" w:fill="FFFFFF"/>
            <w:noWrap/>
            <w:vAlign w:val="bottom"/>
            <w:hideMark/>
          </w:tcPr>
          <w:p w14:paraId="757505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55D026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C3310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-445.594</w:t>
            </w:r>
          </w:p>
        </w:tc>
        <w:tc>
          <w:tcPr>
            <w:tcW w:w="1103" w:type="dxa"/>
            <w:tcBorders>
              <w:top w:val="nil"/>
              <w:left w:val="nil"/>
              <w:bottom w:val="nil"/>
              <w:right w:val="nil"/>
            </w:tcBorders>
            <w:shd w:val="clear" w:color="000000" w:fill="FFFFFF"/>
            <w:noWrap/>
            <w:vAlign w:val="bottom"/>
            <w:hideMark/>
          </w:tcPr>
          <w:p w14:paraId="4E1A3B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5C83593" w14:textId="77777777" w:rsidTr="00E615A9">
        <w:trPr>
          <w:trHeight w:val="312"/>
        </w:trPr>
        <w:tc>
          <w:tcPr>
            <w:tcW w:w="1669" w:type="dxa"/>
            <w:tcBorders>
              <w:top w:val="nil"/>
              <w:left w:val="nil"/>
              <w:bottom w:val="nil"/>
              <w:right w:val="nil"/>
            </w:tcBorders>
            <w:shd w:val="clear" w:color="000000" w:fill="FFFFFF"/>
            <w:noWrap/>
            <w:vAlign w:val="bottom"/>
            <w:hideMark/>
          </w:tcPr>
          <w:p w14:paraId="77A8157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064B77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1829CA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931.151</w:t>
            </w:r>
          </w:p>
        </w:tc>
        <w:tc>
          <w:tcPr>
            <w:tcW w:w="1430" w:type="dxa"/>
            <w:tcBorders>
              <w:top w:val="nil"/>
              <w:left w:val="nil"/>
              <w:bottom w:val="nil"/>
              <w:right w:val="nil"/>
            </w:tcBorders>
            <w:shd w:val="clear" w:color="000000" w:fill="FFFFFF"/>
            <w:noWrap/>
            <w:vAlign w:val="bottom"/>
            <w:hideMark/>
          </w:tcPr>
          <w:p w14:paraId="164C85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23.006</w:t>
            </w:r>
          </w:p>
        </w:tc>
        <w:tc>
          <w:tcPr>
            <w:tcW w:w="1230" w:type="dxa"/>
            <w:tcBorders>
              <w:top w:val="nil"/>
              <w:left w:val="nil"/>
              <w:bottom w:val="nil"/>
              <w:right w:val="nil"/>
            </w:tcBorders>
            <w:shd w:val="clear" w:color="000000" w:fill="FFFFFF"/>
            <w:noWrap/>
            <w:vAlign w:val="bottom"/>
            <w:hideMark/>
          </w:tcPr>
          <w:p w14:paraId="10A29B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9228D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DA3C9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-446.480</w:t>
            </w:r>
          </w:p>
        </w:tc>
        <w:tc>
          <w:tcPr>
            <w:tcW w:w="1103" w:type="dxa"/>
            <w:tcBorders>
              <w:top w:val="nil"/>
              <w:left w:val="nil"/>
              <w:bottom w:val="nil"/>
              <w:right w:val="nil"/>
            </w:tcBorders>
            <w:shd w:val="clear" w:color="000000" w:fill="FFFFFF"/>
            <w:noWrap/>
            <w:vAlign w:val="bottom"/>
            <w:hideMark/>
          </w:tcPr>
          <w:p w14:paraId="1F817D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9EC6D91" w14:textId="77777777" w:rsidTr="00E615A9">
        <w:trPr>
          <w:trHeight w:val="312"/>
        </w:trPr>
        <w:tc>
          <w:tcPr>
            <w:tcW w:w="1669" w:type="dxa"/>
            <w:tcBorders>
              <w:top w:val="nil"/>
              <w:left w:val="nil"/>
              <w:bottom w:val="nil"/>
              <w:right w:val="nil"/>
            </w:tcBorders>
            <w:shd w:val="clear" w:color="000000" w:fill="FFFFFF"/>
            <w:noWrap/>
            <w:vAlign w:val="bottom"/>
            <w:hideMark/>
          </w:tcPr>
          <w:p w14:paraId="2CBC31C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4ACD7B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4804D4E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933.829</w:t>
            </w:r>
          </w:p>
        </w:tc>
        <w:tc>
          <w:tcPr>
            <w:tcW w:w="1430" w:type="dxa"/>
            <w:tcBorders>
              <w:top w:val="nil"/>
              <w:left w:val="nil"/>
              <w:bottom w:val="nil"/>
              <w:right w:val="nil"/>
            </w:tcBorders>
            <w:shd w:val="clear" w:color="000000" w:fill="FFFFFF"/>
            <w:noWrap/>
            <w:vAlign w:val="bottom"/>
            <w:hideMark/>
          </w:tcPr>
          <w:p w14:paraId="7C6930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25.685</w:t>
            </w:r>
          </w:p>
        </w:tc>
        <w:tc>
          <w:tcPr>
            <w:tcW w:w="1230" w:type="dxa"/>
            <w:tcBorders>
              <w:top w:val="nil"/>
              <w:left w:val="nil"/>
              <w:bottom w:val="nil"/>
              <w:right w:val="nil"/>
            </w:tcBorders>
            <w:shd w:val="clear" w:color="000000" w:fill="FFFFFF"/>
            <w:noWrap/>
            <w:vAlign w:val="bottom"/>
            <w:hideMark/>
          </w:tcPr>
          <w:p w14:paraId="6A815A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F814A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0220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-447.819</w:t>
            </w:r>
          </w:p>
        </w:tc>
        <w:tc>
          <w:tcPr>
            <w:tcW w:w="1103" w:type="dxa"/>
            <w:tcBorders>
              <w:top w:val="nil"/>
              <w:left w:val="nil"/>
              <w:bottom w:val="nil"/>
              <w:right w:val="nil"/>
            </w:tcBorders>
            <w:shd w:val="clear" w:color="000000" w:fill="FFFFFF"/>
            <w:noWrap/>
            <w:vAlign w:val="bottom"/>
            <w:hideMark/>
          </w:tcPr>
          <w:p w14:paraId="529CF1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E77A88B" w14:textId="77777777" w:rsidTr="00E615A9">
        <w:trPr>
          <w:trHeight w:val="312"/>
        </w:trPr>
        <w:tc>
          <w:tcPr>
            <w:tcW w:w="1669" w:type="dxa"/>
            <w:tcBorders>
              <w:top w:val="nil"/>
              <w:left w:val="nil"/>
              <w:bottom w:val="nil"/>
              <w:right w:val="nil"/>
            </w:tcBorders>
            <w:shd w:val="clear" w:color="000000" w:fill="FFFFFF"/>
            <w:noWrap/>
            <w:vAlign w:val="bottom"/>
            <w:hideMark/>
          </w:tcPr>
          <w:p w14:paraId="2E34335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23A328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455700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964.592</w:t>
            </w:r>
          </w:p>
        </w:tc>
        <w:tc>
          <w:tcPr>
            <w:tcW w:w="1430" w:type="dxa"/>
            <w:tcBorders>
              <w:top w:val="nil"/>
              <w:left w:val="nil"/>
              <w:bottom w:val="nil"/>
              <w:right w:val="nil"/>
            </w:tcBorders>
            <w:shd w:val="clear" w:color="000000" w:fill="FFFFFF"/>
            <w:noWrap/>
            <w:vAlign w:val="bottom"/>
            <w:hideMark/>
          </w:tcPr>
          <w:p w14:paraId="35CDAEF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56.448</w:t>
            </w:r>
          </w:p>
        </w:tc>
        <w:tc>
          <w:tcPr>
            <w:tcW w:w="1230" w:type="dxa"/>
            <w:tcBorders>
              <w:top w:val="nil"/>
              <w:left w:val="nil"/>
              <w:bottom w:val="nil"/>
              <w:right w:val="nil"/>
            </w:tcBorders>
            <w:shd w:val="clear" w:color="000000" w:fill="FFFFFF"/>
            <w:noWrap/>
            <w:vAlign w:val="bottom"/>
            <w:hideMark/>
          </w:tcPr>
          <w:p w14:paraId="2EBF32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7F76AE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9CD46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-478.170</w:t>
            </w:r>
          </w:p>
        </w:tc>
        <w:tc>
          <w:tcPr>
            <w:tcW w:w="1103" w:type="dxa"/>
            <w:tcBorders>
              <w:top w:val="nil"/>
              <w:left w:val="nil"/>
              <w:bottom w:val="nil"/>
              <w:right w:val="nil"/>
            </w:tcBorders>
            <w:shd w:val="clear" w:color="000000" w:fill="FFFFFF"/>
            <w:noWrap/>
            <w:vAlign w:val="bottom"/>
            <w:hideMark/>
          </w:tcPr>
          <w:p w14:paraId="030A555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3BAEA67" w14:textId="77777777" w:rsidTr="00E615A9">
        <w:trPr>
          <w:trHeight w:val="312"/>
        </w:trPr>
        <w:tc>
          <w:tcPr>
            <w:tcW w:w="1669" w:type="dxa"/>
            <w:tcBorders>
              <w:top w:val="nil"/>
              <w:left w:val="nil"/>
              <w:bottom w:val="nil"/>
              <w:right w:val="nil"/>
            </w:tcBorders>
            <w:shd w:val="clear" w:color="000000" w:fill="FFFFFF"/>
            <w:noWrap/>
            <w:vAlign w:val="bottom"/>
            <w:hideMark/>
          </w:tcPr>
          <w:p w14:paraId="0F89A51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2E8FC7A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5CEB89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966.272</w:t>
            </w:r>
          </w:p>
        </w:tc>
        <w:tc>
          <w:tcPr>
            <w:tcW w:w="1430" w:type="dxa"/>
            <w:tcBorders>
              <w:top w:val="nil"/>
              <w:left w:val="nil"/>
              <w:bottom w:val="nil"/>
              <w:right w:val="nil"/>
            </w:tcBorders>
            <w:shd w:val="clear" w:color="000000" w:fill="FFFFFF"/>
            <w:noWrap/>
            <w:vAlign w:val="bottom"/>
            <w:hideMark/>
          </w:tcPr>
          <w:p w14:paraId="5313E9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58.127</w:t>
            </w:r>
          </w:p>
        </w:tc>
        <w:tc>
          <w:tcPr>
            <w:tcW w:w="1230" w:type="dxa"/>
            <w:tcBorders>
              <w:top w:val="nil"/>
              <w:left w:val="nil"/>
              <w:bottom w:val="nil"/>
              <w:right w:val="nil"/>
            </w:tcBorders>
            <w:shd w:val="clear" w:color="000000" w:fill="FFFFFF"/>
            <w:noWrap/>
            <w:vAlign w:val="bottom"/>
            <w:hideMark/>
          </w:tcPr>
          <w:p w14:paraId="3DE174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D3714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174F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-479.010</w:t>
            </w:r>
          </w:p>
        </w:tc>
        <w:tc>
          <w:tcPr>
            <w:tcW w:w="1103" w:type="dxa"/>
            <w:tcBorders>
              <w:top w:val="nil"/>
              <w:left w:val="nil"/>
              <w:bottom w:val="nil"/>
              <w:right w:val="nil"/>
            </w:tcBorders>
            <w:shd w:val="clear" w:color="000000" w:fill="FFFFFF"/>
            <w:noWrap/>
            <w:vAlign w:val="bottom"/>
            <w:hideMark/>
          </w:tcPr>
          <w:p w14:paraId="3A4DBF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8D1E336" w14:textId="77777777" w:rsidTr="00E615A9">
        <w:trPr>
          <w:trHeight w:val="312"/>
        </w:trPr>
        <w:tc>
          <w:tcPr>
            <w:tcW w:w="1669" w:type="dxa"/>
            <w:tcBorders>
              <w:top w:val="nil"/>
              <w:left w:val="nil"/>
              <w:bottom w:val="nil"/>
              <w:right w:val="nil"/>
            </w:tcBorders>
            <w:shd w:val="clear" w:color="000000" w:fill="FFFFFF"/>
            <w:noWrap/>
            <w:vAlign w:val="bottom"/>
            <w:hideMark/>
          </w:tcPr>
          <w:p w14:paraId="44BF4B4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79B6F4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7AD45DB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966.322</w:t>
            </w:r>
          </w:p>
        </w:tc>
        <w:tc>
          <w:tcPr>
            <w:tcW w:w="1430" w:type="dxa"/>
            <w:tcBorders>
              <w:top w:val="nil"/>
              <w:left w:val="nil"/>
              <w:bottom w:val="nil"/>
              <w:right w:val="nil"/>
            </w:tcBorders>
            <w:shd w:val="clear" w:color="000000" w:fill="FFFFFF"/>
            <w:noWrap/>
            <w:vAlign w:val="bottom"/>
            <w:hideMark/>
          </w:tcPr>
          <w:p w14:paraId="401B43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58.177</w:t>
            </w:r>
          </w:p>
        </w:tc>
        <w:tc>
          <w:tcPr>
            <w:tcW w:w="1230" w:type="dxa"/>
            <w:tcBorders>
              <w:top w:val="nil"/>
              <w:left w:val="nil"/>
              <w:bottom w:val="nil"/>
              <w:right w:val="nil"/>
            </w:tcBorders>
            <w:shd w:val="clear" w:color="000000" w:fill="FFFFFF"/>
            <w:noWrap/>
            <w:vAlign w:val="bottom"/>
            <w:hideMark/>
          </w:tcPr>
          <w:p w14:paraId="710B2D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4DE62D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283BB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-477.971</w:t>
            </w:r>
          </w:p>
        </w:tc>
        <w:tc>
          <w:tcPr>
            <w:tcW w:w="1103" w:type="dxa"/>
            <w:tcBorders>
              <w:top w:val="nil"/>
              <w:left w:val="nil"/>
              <w:bottom w:val="nil"/>
              <w:right w:val="nil"/>
            </w:tcBorders>
            <w:shd w:val="clear" w:color="000000" w:fill="FFFFFF"/>
            <w:noWrap/>
            <w:vAlign w:val="bottom"/>
            <w:hideMark/>
          </w:tcPr>
          <w:p w14:paraId="42C7DF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F5468A1" w14:textId="77777777" w:rsidTr="00E615A9">
        <w:trPr>
          <w:trHeight w:val="312"/>
        </w:trPr>
        <w:tc>
          <w:tcPr>
            <w:tcW w:w="1669" w:type="dxa"/>
            <w:tcBorders>
              <w:top w:val="nil"/>
              <w:left w:val="nil"/>
              <w:bottom w:val="nil"/>
              <w:right w:val="nil"/>
            </w:tcBorders>
            <w:shd w:val="clear" w:color="000000" w:fill="FFFFFF"/>
            <w:noWrap/>
            <w:vAlign w:val="bottom"/>
            <w:hideMark/>
          </w:tcPr>
          <w:p w14:paraId="770646F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46DD3B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30530CB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966.641</w:t>
            </w:r>
          </w:p>
        </w:tc>
        <w:tc>
          <w:tcPr>
            <w:tcW w:w="1430" w:type="dxa"/>
            <w:tcBorders>
              <w:top w:val="nil"/>
              <w:left w:val="nil"/>
              <w:bottom w:val="nil"/>
              <w:right w:val="nil"/>
            </w:tcBorders>
            <w:shd w:val="clear" w:color="000000" w:fill="FFFFFF"/>
            <w:noWrap/>
            <w:vAlign w:val="bottom"/>
            <w:hideMark/>
          </w:tcPr>
          <w:p w14:paraId="7D1A83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58.497</w:t>
            </w:r>
          </w:p>
        </w:tc>
        <w:tc>
          <w:tcPr>
            <w:tcW w:w="1230" w:type="dxa"/>
            <w:tcBorders>
              <w:top w:val="nil"/>
              <w:left w:val="nil"/>
              <w:bottom w:val="nil"/>
              <w:right w:val="nil"/>
            </w:tcBorders>
            <w:shd w:val="clear" w:color="000000" w:fill="FFFFFF"/>
            <w:noWrap/>
            <w:vAlign w:val="bottom"/>
            <w:hideMark/>
          </w:tcPr>
          <w:p w14:paraId="7D25052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04412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837D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-478.131</w:t>
            </w:r>
          </w:p>
        </w:tc>
        <w:tc>
          <w:tcPr>
            <w:tcW w:w="1103" w:type="dxa"/>
            <w:tcBorders>
              <w:top w:val="nil"/>
              <w:left w:val="nil"/>
              <w:bottom w:val="nil"/>
              <w:right w:val="nil"/>
            </w:tcBorders>
            <w:shd w:val="clear" w:color="000000" w:fill="FFFFFF"/>
            <w:noWrap/>
            <w:vAlign w:val="bottom"/>
            <w:hideMark/>
          </w:tcPr>
          <w:p w14:paraId="358376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C5C3AA0" w14:textId="77777777" w:rsidTr="00E615A9">
        <w:trPr>
          <w:trHeight w:val="312"/>
        </w:trPr>
        <w:tc>
          <w:tcPr>
            <w:tcW w:w="1669" w:type="dxa"/>
            <w:tcBorders>
              <w:top w:val="nil"/>
              <w:left w:val="nil"/>
              <w:bottom w:val="nil"/>
              <w:right w:val="nil"/>
            </w:tcBorders>
            <w:shd w:val="clear" w:color="000000" w:fill="FFFFFF"/>
            <w:noWrap/>
            <w:vAlign w:val="bottom"/>
            <w:hideMark/>
          </w:tcPr>
          <w:p w14:paraId="343E99CB"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609EC82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46715D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967.524</w:t>
            </w:r>
          </w:p>
        </w:tc>
        <w:tc>
          <w:tcPr>
            <w:tcW w:w="1430" w:type="dxa"/>
            <w:tcBorders>
              <w:top w:val="nil"/>
              <w:left w:val="nil"/>
              <w:bottom w:val="nil"/>
              <w:right w:val="nil"/>
            </w:tcBorders>
            <w:shd w:val="clear" w:color="000000" w:fill="FFFFFF"/>
            <w:noWrap/>
            <w:vAlign w:val="bottom"/>
            <w:hideMark/>
          </w:tcPr>
          <w:p w14:paraId="062F29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59.379</w:t>
            </w:r>
          </w:p>
        </w:tc>
        <w:tc>
          <w:tcPr>
            <w:tcW w:w="1230" w:type="dxa"/>
            <w:tcBorders>
              <w:top w:val="nil"/>
              <w:left w:val="nil"/>
              <w:bottom w:val="nil"/>
              <w:right w:val="nil"/>
            </w:tcBorders>
            <w:shd w:val="clear" w:color="000000" w:fill="FFFFFF"/>
            <w:noWrap/>
            <w:vAlign w:val="bottom"/>
            <w:hideMark/>
          </w:tcPr>
          <w:p w14:paraId="5A599EA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B28286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EA22E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-480.687</w:t>
            </w:r>
          </w:p>
        </w:tc>
        <w:tc>
          <w:tcPr>
            <w:tcW w:w="1103" w:type="dxa"/>
            <w:tcBorders>
              <w:top w:val="nil"/>
              <w:left w:val="nil"/>
              <w:bottom w:val="nil"/>
              <w:right w:val="nil"/>
            </w:tcBorders>
            <w:shd w:val="clear" w:color="000000" w:fill="FFFFFF"/>
            <w:noWrap/>
            <w:vAlign w:val="bottom"/>
            <w:hideMark/>
          </w:tcPr>
          <w:p w14:paraId="7EED9A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85C715A" w14:textId="77777777" w:rsidTr="00E615A9">
        <w:trPr>
          <w:trHeight w:val="312"/>
        </w:trPr>
        <w:tc>
          <w:tcPr>
            <w:tcW w:w="1669" w:type="dxa"/>
            <w:tcBorders>
              <w:top w:val="nil"/>
              <w:left w:val="nil"/>
              <w:bottom w:val="nil"/>
              <w:right w:val="nil"/>
            </w:tcBorders>
            <w:shd w:val="clear" w:color="000000" w:fill="FFFFFF"/>
            <w:noWrap/>
            <w:vAlign w:val="bottom"/>
            <w:hideMark/>
          </w:tcPr>
          <w:p w14:paraId="7941FA7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7333A3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1F02AC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973.917</w:t>
            </w:r>
          </w:p>
        </w:tc>
        <w:tc>
          <w:tcPr>
            <w:tcW w:w="1430" w:type="dxa"/>
            <w:tcBorders>
              <w:top w:val="nil"/>
              <w:left w:val="nil"/>
              <w:bottom w:val="nil"/>
              <w:right w:val="nil"/>
            </w:tcBorders>
            <w:shd w:val="clear" w:color="000000" w:fill="FFFFFF"/>
            <w:noWrap/>
            <w:vAlign w:val="bottom"/>
            <w:hideMark/>
          </w:tcPr>
          <w:p w14:paraId="44ABD2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65.772</w:t>
            </w:r>
          </w:p>
        </w:tc>
        <w:tc>
          <w:tcPr>
            <w:tcW w:w="1230" w:type="dxa"/>
            <w:tcBorders>
              <w:top w:val="nil"/>
              <w:left w:val="nil"/>
              <w:bottom w:val="nil"/>
              <w:right w:val="nil"/>
            </w:tcBorders>
            <w:shd w:val="clear" w:color="000000" w:fill="FFFFFF"/>
            <w:noWrap/>
            <w:vAlign w:val="bottom"/>
            <w:hideMark/>
          </w:tcPr>
          <w:p w14:paraId="0EC38B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EC86C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9F7422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-483.884</w:t>
            </w:r>
          </w:p>
        </w:tc>
        <w:tc>
          <w:tcPr>
            <w:tcW w:w="1103" w:type="dxa"/>
            <w:tcBorders>
              <w:top w:val="nil"/>
              <w:left w:val="nil"/>
              <w:bottom w:val="nil"/>
              <w:right w:val="nil"/>
            </w:tcBorders>
            <w:shd w:val="clear" w:color="000000" w:fill="FFFFFF"/>
            <w:noWrap/>
            <w:vAlign w:val="bottom"/>
            <w:hideMark/>
          </w:tcPr>
          <w:p w14:paraId="4DB233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F6942B9" w14:textId="77777777" w:rsidTr="00E615A9">
        <w:trPr>
          <w:trHeight w:val="312"/>
        </w:trPr>
        <w:tc>
          <w:tcPr>
            <w:tcW w:w="1669" w:type="dxa"/>
            <w:tcBorders>
              <w:top w:val="nil"/>
              <w:left w:val="nil"/>
              <w:bottom w:val="nil"/>
              <w:right w:val="nil"/>
            </w:tcBorders>
            <w:shd w:val="clear" w:color="000000" w:fill="FFFFFF"/>
            <w:noWrap/>
            <w:vAlign w:val="bottom"/>
            <w:hideMark/>
          </w:tcPr>
          <w:p w14:paraId="1D75736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3DD9B5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640289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989.963</w:t>
            </w:r>
          </w:p>
        </w:tc>
        <w:tc>
          <w:tcPr>
            <w:tcW w:w="1430" w:type="dxa"/>
            <w:tcBorders>
              <w:top w:val="nil"/>
              <w:left w:val="nil"/>
              <w:bottom w:val="nil"/>
              <w:right w:val="nil"/>
            </w:tcBorders>
            <w:shd w:val="clear" w:color="000000" w:fill="FFFFFF"/>
            <w:noWrap/>
            <w:vAlign w:val="bottom"/>
            <w:hideMark/>
          </w:tcPr>
          <w:p w14:paraId="5058A04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81.818</w:t>
            </w:r>
          </w:p>
        </w:tc>
        <w:tc>
          <w:tcPr>
            <w:tcW w:w="1230" w:type="dxa"/>
            <w:tcBorders>
              <w:top w:val="nil"/>
              <w:left w:val="nil"/>
              <w:bottom w:val="nil"/>
              <w:right w:val="nil"/>
            </w:tcBorders>
            <w:shd w:val="clear" w:color="000000" w:fill="FFFFFF"/>
            <w:noWrap/>
            <w:vAlign w:val="bottom"/>
            <w:hideMark/>
          </w:tcPr>
          <w:p w14:paraId="73090A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CEF1F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C8531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-490.856</w:t>
            </w:r>
          </w:p>
        </w:tc>
        <w:tc>
          <w:tcPr>
            <w:tcW w:w="1103" w:type="dxa"/>
            <w:tcBorders>
              <w:top w:val="nil"/>
              <w:left w:val="nil"/>
              <w:bottom w:val="nil"/>
              <w:right w:val="nil"/>
            </w:tcBorders>
            <w:shd w:val="clear" w:color="000000" w:fill="FFFFFF"/>
            <w:noWrap/>
            <w:vAlign w:val="bottom"/>
            <w:hideMark/>
          </w:tcPr>
          <w:p w14:paraId="5CC3D25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AB20C5B" w14:textId="77777777" w:rsidTr="00E615A9">
        <w:trPr>
          <w:trHeight w:val="312"/>
        </w:trPr>
        <w:tc>
          <w:tcPr>
            <w:tcW w:w="1669" w:type="dxa"/>
            <w:tcBorders>
              <w:top w:val="nil"/>
              <w:left w:val="nil"/>
              <w:bottom w:val="nil"/>
              <w:right w:val="nil"/>
            </w:tcBorders>
            <w:shd w:val="clear" w:color="000000" w:fill="FFFFFF"/>
            <w:noWrap/>
            <w:vAlign w:val="bottom"/>
            <w:hideMark/>
          </w:tcPr>
          <w:p w14:paraId="64319B5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5E21DE5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545B28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990.046</w:t>
            </w:r>
          </w:p>
        </w:tc>
        <w:tc>
          <w:tcPr>
            <w:tcW w:w="1430" w:type="dxa"/>
            <w:tcBorders>
              <w:top w:val="nil"/>
              <w:left w:val="nil"/>
              <w:bottom w:val="nil"/>
              <w:right w:val="nil"/>
            </w:tcBorders>
            <w:shd w:val="clear" w:color="000000" w:fill="FFFFFF"/>
            <w:noWrap/>
            <w:vAlign w:val="bottom"/>
            <w:hideMark/>
          </w:tcPr>
          <w:p w14:paraId="482A339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81.901</w:t>
            </w:r>
          </w:p>
        </w:tc>
        <w:tc>
          <w:tcPr>
            <w:tcW w:w="1230" w:type="dxa"/>
            <w:tcBorders>
              <w:top w:val="nil"/>
              <w:left w:val="nil"/>
              <w:bottom w:val="nil"/>
              <w:right w:val="nil"/>
            </w:tcBorders>
            <w:shd w:val="clear" w:color="000000" w:fill="FFFFFF"/>
            <w:noWrap/>
            <w:vAlign w:val="bottom"/>
            <w:hideMark/>
          </w:tcPr>
          <w:p w14:paraId="1608F8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144443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2FAEB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-489.833</w:t>
            </w:r>
          </w:p>
        </w:tc>
        <w:tc>
          <w:tcPr>
            <w:tcW w:w="1103" w:type="dxa"/>
            <w:tcBorders>
              <w:top w:val="nil"/>
              <w:left w:val="nil"/>
              <w:bottom w:val="nil"/>
              <w:right w:val="nil"/>
            </w:tcBorders>
            <w:shd w:val="clear" w:color="000000" w:fill="FFFFFF"/>
            <w:noWrap/>
            <w:vAlign w:val="bottom"/>
            <w:hideMark/>
          </w:tcPr>
          <w:p w14:paraId="4F3977B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AD45799" w14:textId="77777777" w:rsidTr="00E615A9">
        <w:trPr>
          <w:trHeight w:val="312"/>
        </w:trPr>
        <w:tc>
          <w:tcPr>
            <w:tcW w:w="1669" w:type="dxa"/>
            <w:tcBorders>
              <w:top w:val="nil"/>
              <w:left w:val="nil"/>
              <w:bottom w:val="nil"/>
              <w:right w:val="nil"/>
            </w:tcBorders>
            <w:shd w:val="clear" w:color="000000" w:fill="FFFFFF"/>
            <w:noWrap/>
            <w:vAlign w:val="bottom"/>
            <w:hideMark/>
          </w:tcPr>
          <w:p w14:paraId="4B90E25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nil"/>
              <w:right w:val="nil"/>
            </w:tcBorders>
            <w:shd w:val="clear" w:color="000000" w:fill="FFFFFF"/>
            <w:noWrap/>
            <w:vAlign w:val="bottom"/>
            <w:hideMark/>
          </w:tcPr>
          <w:p w14:paraId="1047F0E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32F2C5A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990.797</w:t>
            </w:r>
          </w:p>
        </w:tc>
        <w:tc>
          <w:tcPr>
            <w:tcW w:w="1430" w:type="dxa"/>
            <w:tcBorders>
              <w:top w:val="nil"/>
              <w:left w:val="nil"/>
              <w:bottom w:val="nil"/>
              <w:right w:val="nil"/>
            </w:tcBorders>
            <w:shd w:val="clear" w:color="000000" w:fill="FFFFFF"/>
            <w:noWrap/>
            <w:vAlign w:val="bottom"/>
            <w:hideMark/>
          </w:tcPr>
          <w:p w14:paraId="2696A1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82.652</w:t>
            </w:r>
          </w:p>
        </w:tc>
        <w:tc>
          <w:tcPr>
            <w:tcW w:w="1230" w:type="dxa"/>
            <w:tcBorders>
              <w:top w:val="nil"/>
              <w:left w:val="nil"/>
              <w:bottom w:val="nil"/>
              <w:right w:val="nil"/>
            </w:tcBorders>
            <w:shd w:val="clear" w:color="000000" w:fill="FFFFFF"/>
            <w:noWrap/>
            <w:vAlign w:val="bottom"/>
            <w:hideMark/>
          </w:tcPr>
          <w:p w14:paraId="7BC3EC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66698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8E7AA2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-492.323</w:t>
            </w:r>
          </w:p>
        </w:tc>
        <w:tc>
          <w:tcPr>
            <w:tcW w:w="1103" w:type="dxa"/>
            <w:tcBorders>
              <w:top w:val="nil"/>
              <w:left w:val="nil"/>
              <w:bottom w:val="nil"/>
              <w:right w:val="nil"/>
            </w:tcBorders>
            <w:shd w:val="clear" w:color="000000" w:fill="FFFFFF"/>
            <w:noWrap/>
            <w:vAlign w:val="bottom"/>
            <w:hideMark/>
          </w:tcPr>
          <w:p w14:paraId="7A780E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F3B5C35"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6F3170F4"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single" w:sz="4" w:space="0" w:color="auto"/>
              <w:right w:val="nil"/>
            </w:tcBorders>
            <w:shd w:val="clear" w:color="000000" w:fill="FFFFFF"/>
            <w:noWrap/>
            <w:vAlign w:val="bottom"/>
            <w:hideMark/>
          </w:tcPr>
          <w:p w14:paraId="56C741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single" w:sz="4" w:space="0" w:color="auto"/>
              <w:right w:val="nil"/>
            </w:tcBorders>
            <w:shd w:val="clear" w:color="000000" w:fill="FFFFFF"/>
            <w:noWrap/>
            <w:vAlign w:val="bottom"/>
            <w:hideMark/>
          </w:tcPr>
          <w:p w14:paraId="3537AE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995.394</w:t>
            </w:r>
          </w:p>
        </w:tc>
        <w:tc>
          <w:tcPr>
            <w:tcW w:w="1430" w:type="dxa"/>
            <w:tcBorders>
              <w:top w:val="nil"/>
              <w:left w:val="nil"/>
              <w:bottom w:val="single" w:sz="4" w:space="0" w:color="auto"/>
              <w:right w:val="nil"/>
            </w:tcBorders>
            <w:shd w:val="clear" w:color="000000" w:fill="FFFFFF"/>
            <w:noWrap/>
            <w:vAlign w:val="bottom"/>
            <w:hideMark/>
          </w:tcPr>
          <w:p w14:paraId="342A98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87.249</w:t>
            </w:r>
          </w:p>
        </w:tc>
        <w:tc>
          <w:tcPr>
            <w:tcW w:w="1230" w:type="dxa"/>
            <w:tcBorders>
              <w:top w:val="nil"/>
              <w:left w:val="nil"/>
              <w:bottom w:val="single" w:sz="4" w:space="0" w:color="auto"/>
              <w:right w:val="nil"/>
            </w:tcBorders>
            <w:shd w:val="clear" w:color="000000" w:fill="FFFFFF"/>
            <w:noWrap/>
            <w:vAlign w:val="bottom"/>
            <w:hideMark/>
          </w:tcPr>
          <w:p w14:paraId="61350C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4B2F3E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6E7A1D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-494.622</w:t>
            </w:r>
          </w:p>
        </w:tc>
        <w:tc>
          <w:tcPr>
            <w:tcW w:w="1103" w:type="dxa"/>
            <w:tcBorders>
              <w:top w:val="nil"/>
              <w:left w:val="nil"/>
              <w:bottom w:val="single" w:sz="4" w:space="0" w:color="auto"/>
              <w:right w:val="nil"/>
            </w:tcBorders>
            <w:shd w:val="clear" w:color="000000" w:fill="FFFFFF"/>
            <w:noWrap/>
            <w:vAlign w:val="bottom"/>
            <w:hideMark/>
          </w:tcPr>
          <w:p w14:paraId="5DB8A2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1031D0B4"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28E255D1" w14:textId="6D7B853A" w:rsidR="00E615A9"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3: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fish</w:t>
      </w:r>
      <w:r w:rsidR="00656ED2">
        <w:rPr>
          <w:rFonts w:ascii="Times New Roman" w:hAnsi="Times New Roman" w:cs="Times New Roman"/>
        </w:rPr>
        <w:t xml:space="preserve">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Change w:id="13">
          <w:tblGrid>
            <w:gridCol w:w="1669"/>
            <w:gridCol w:w="456"/>
            <w:gridCol w:w="1116"/>
            <w:gridCol w:w="1430"/>
            <w:gridCol w:w="1230"/>
            <w:gridCol w:w="1083"/>
            <w:gridCol w:w="1196"/>
            <w:gridCol w:w="1103"/>
          </w:tblGrid>
        </w:tblGridChange>
      </w:tblGrid>
      <w:tr w:rsidR="00E615A9" w:rsidRPr="00E615A9" w14:paraId="455585DE"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984747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69761A81"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72E3B62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24CF0614"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528EAE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7DC9991A"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3A03892F"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34B2AAF7"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5EF2F7E6" w14:textId="77777777" w:rsidTr="00E615A9">
        <w:trPr>
          <w:trHeight w:val="312"/>
        </w:trPr>
        <w:tc>
          <w:tcPr>
            <w:tcW w:w="1669" w:type="dxa"/>
            <w:tcBorders>
              <w:top w:val="nil"/>
              <w:left w:val="nil"/>
              <w:bottom w:val="nil"/>
              <w:right w:val="nil"/>
            </w:tcBorders>
            <w:shd w:val="clear" w:color="000000" w:fill="FFFFFF"/>
            <w:noWrap/>
            <w:vAlign w:val="bottom"/>
            <w:hideMark/>
          </w:tcPr>
          <w:p w14:paraId="7CFD8211"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2473C0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0799F3E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1203.337</w:t>
            </w:r>
          </w:p>
        </w:tc>
        <w:tc>
          <w:tcPr>
            <w:tcW w:w="1430" w:type="dxa"/>
            <w:tcBorders>
              <w:top w:val="nil"/>
              <w:left w:val="nil"/>
              <w:bottom w:val="nil"/>
              <w:right w:val="nil"/>
            </w:tcBorders>
            <w:shd w:val="clear" w:color="000000" w:fill="FFFFFF"/>
            <w:noWrap/>
            <w:vAlign w:val="bottom"/>
            <w:hideMark/>
          </w:tcPr>
          <w:p w14:paraId="382EC35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750842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58E2C8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0.270</w:t>
            </w:r>
          </w:p>
        </w:tc>
        <w:tc>
          <w:tcPr>
            <w:tcW w:w="1196" w:type="dxa"/>
            <w:tcBorders>
              <w:top w:val="nil"/>
              <w:left w:val="nil"/>
              <w:bottom w:val="nil"/>
              <w:right w:val="nil"/>
            </w:tcBorders>
            <w:shd w:val="clear" w:color="000000" w:fill="FFFFFF"/>
            <w:noWrap/>
            <w:vAlign w:val="bottom"/>
            <w:hideMark/>
          </w:tcPr>
          <w:p w14:paraId="0F33A1C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-592.232</w:t>
            </w:r>
          </w:p>
        </w:tc>
        <w:tc>
          <w:tcPr>
            <w:tcW w:w="1103" w:type="dxa"/>
            <w:tcBorders>
              <w:top w:val="nil"/>
              <w:left w:val="nil"/>
              <w:bottom w:val="nil"/>
              <w:right w:val="nil"/>
            </w:tcBorders>
            <w:shd w:val="clear" w:color="000000" w:fill="FFFFFF"/>
            <w:noWrap/>
            <w:vAlign w:val="bottom"/>
            <w:hideMark/>
          </w:tcPr>
          <w:p w14:paraId="4AD16A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0.270</w:t>
            </w:r>
          </w:p>
        </w:tc>
      </w:tr>
      <w:tr w:rsidR="00E615A9" w:rsidRPr="00E615A9" w14:paraId="5D00492A" w14:textId="77777777" w:rsidTr="00E615A9">
        <w:trPr>
          <w:trHeight w:val="312"/>
        </w:trPr>
        <w:tc>
          <w:tcPr>
            <w:tcW w:w="1669" w:type="dxa"/>
            <w:tcBorders>
              <w:top w:val="nil"/>
              <w:left w:val="nil"/>
              <w:bottom w:val="nil"/>
              <w:right w:val="nil"/>
            </w:tcBorders>
            <w:shd w:val="clear" w:color="000000" w:fill="FFFFFF"/>
            <w:noWrap/>
            <w:vAlign w:val="bottom"/>
            <w:hideMark/>
          </w:tcPr>
          <w:p w14:paraId="2A1D129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385FE5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1F92E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1203.822</w:t>
            </w:r>
          </w:p>
        </w:tc>
        <w:tc>
          <w:tcPr>
            <w:tcW w:w="1430" w:type="dxa"/>
            <w:tcBorders>
              <w:top w:val="nil"/>
              <w:left w:val="nil"/>
              <w:bottom w:val="nil"/>
              <w:right w:val="nil"/>
            </w:tcBorders>
            <w:shd w:val="clear" w:color="000000" w:fill="FFFFFF"/>
            <w:noWrap/>
            <w:vAlign w:val="bottom"/>
            <w:hideMark/>
          </w:tcPr>
          <w:p w14:paraId="5F6A62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0.485</w:t>
            </w:r>
          </w:p>
        </w:tc>
        <w:tc>
          <w:tcPr>
            <w:tcW w:w="1230" w:type="dxa"/>
            <w:tcBorders>
              <w:top w:val="nil"/>
              <w:left w:val="nil"/>
              <w:bottom w:val="nil"/>
              <w:right w:val="nil"/>
            </w:tcBorders>
            <w:shd w:val="clear" w:color="000000" w:fill="FFFFFF"/>
            <w:noWrap/>
            <w:vAlign w:val="bottom"/>
            <w:hideMark/>
          </w:tcPr>
          <w:p w14:paraId="0F4DE3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0.785</w:t>
            </w:r>
          </w:p>
        </w:tc>
        <w:tc>
          <w:tcPr>
            <w:tcW w:w="1083" w:type="dxa"/>
            <w:tcBorders>
              <w:top w:val="nil"/>
              <w:left w:val="nil"/>
              <w:bottom w:val="nil"/>
              <w:right w:val="nil"/>
            </w:tcBorders>
            <w:shd w:val="clear" w:color="000000" w:fill="FFFFFF"/>
            <w:noWrap/>
            <w:vAlign w:val="bottom"/>
            <w:hideMark/>
          </w:tcPr>
          <w:p w14:paraId="3A284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0.212</w:t>
            </w:r>
          </w:p>
        </w:tc>
        <w:tc>
          <w:tcPr>
            <w:tcW w:w="1196" w:type="dxa"/>
            <w:tcBorders>
              <w:top w:val="nil"/>
              <w:left w:val="nil"/>
              <w:bottom w:val="nil"/>
              <w:right w:val="nil"/>
            </w:tcBorders>
            <w:shd w:val="clear" w:color="000000" w:fill="FFFFFF"/>
            <w:noWrap/>
            <w:vAlign w:val="bottom"/>
            <w:hideMark/>
          </w:tcPr>
          <w:p w14:paraId="36EE9AE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-591.374</w:t>
            </w:r>
          </w:p>
        </w:tc>
        <w:tc>
          <w:tcPr>
            <w:tcW w:w="1103" w:type="dxa"/>
            <w:tcBorders>
              <w:top w:val="nil"/>
              <w:left w:val="nil"/>
              <w:bottom w:val="nil"/>
              <w:right w:val="nil"/>
            </w:tcBorders>
            <w:shd w:val="clear" w:color="000000" w:fill="FFFFFF"/>
            <w:noWrap/>
            <w:vAlign w:val="bottom"/>
            <w:hideMark/>
          </w:tcPr>
          <w:p w14:paraId="7ABA6D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0.482</w:t>
            </w:r>
          </w:p>
        </w:tc>
      </w:tr>
      <w:tr w:rsidR="00E615A9" w:rsidRPr="00E615A9" w14:paraId="627571A9" w14:textId="77777777" w:rsidTr="00E615A9">
        <w:trPr>
          <w:trHeight w:val="312"/>
        </w:trPr>
        <w:tc>
          <w:tcPr>
            <w:tcW w:w="1669" w:type="dxa"/>
            <w:tcBorders>
              <w:top w:val="nil"/>
              <w:left w:val="nil"/>
              <w:bottom w:val="nil"/>
              <w:right w:val="nil"/>
            </w:tcBorders>
            <w:shd w:val="clear" w:color="000000" w:fill="FFFFFF"/>
            <w:noWrap/>
            <w:vAlign w:val="bottom"/>
            <w:hideMark/>
          </w:tcPr>
          <w:p w14:paraId="6F03A57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79EF1A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64E2EA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1204.682</w:t>
            </w:r>
          </w:p>
        </w:tc>
        <w:tc>
          <w:tcPr>
            <w:tcW w:w="1430" w:type="dxa"/>
            <w:tcBorders>
              <w:top w:val="nil"/>
              <w:left w:val="nil"/>
              <w:bottom w:val="nil"/>
              <w:right w:val="nil"/>
            </w:tcBorders>
            <w:shd w:val="clear" w:color="000000" w:fill="FFFFFF"/>
            <w:noWrap/>
            <w:vAlign w:val="bottom"/>
            <w:hideMark/>
          </w:tcPr>
          <w:p w14:paraId="7042A9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1.345</w:t>
            </w:r>
          </w:p>
        </w:tc>
        <w:tc>
          <w:tcPr>
            <w:tcW w:w="1230" w:type="dxa"/>
            <w:tcBorders>
              <w:top w:val="nil"/>
              <w:left w:val="nil"/>
              <w:bottom w:val="nil"/>
              <w:right w:val="nil"/>
            </w:tcBorders>
            <w:shd w:val="clear" w:color="000000" w:fill="FFFFFF"/>
            <w:noWrap/>
            <w:vAlign w:val="bottom"/>
            <w:hideMark/>
          </w:tcPr>
          <w:p w14:paraId="4870F31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0.510</w:t>
            </w:r>
          </w:p>
        </w:tc>
        <w:tc>
          <w:tcPr>
            <w:tcW w:w="1083" w:type="dxa"/>
            <w:tcBorders>
              <w:top w:val="nil"/>
              <w:left w:val="nil"/>
              <w:bottom w:val="nil"/>
              <w:right w:val="nil"/>
            </w:tcBorders>
            <w:shd w:val="clear" w:color="000000" w:fill="FFFFFF"/>
            <w:noWrap/>
            <w:vAlign w:val="bottom"/>
            <w:hideMark/>
          </w:tcPr>
          <w:p w14:paraId="302AFF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0.138</w:t>
            </w:r>
          </w:p>
        </w:tc>
        <w:tc>
          <w:tcPr>
            <w:tcW w:w="1196" w:type="dxa"/>
            <w:tcBorders>
              <w:top w:val="nil"/>
              <w:left w:val="nil"/>
              <w:bottom w:val="nil"/>
              <w:right w:val="nil"/>
            </w:tcBorders>
            <w:shd w:val="clear" w:color="000000" w:fill="FFFFFF"/>
            <w:noWrap/>
            <w:vAlign w:val="bottom"/>
            <w:hideMark/>
          </w:tcPr>
          <w:p w14:paraId="7CA5BB4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-591.804</w:t>
            </w:r>
          </w:p>
        </w:tc>
        <w:tc>
          <w:tcPr>
            <w:tcW w:w="1103" w:type="dxa"/>
            <w:tcBorders>
              <w:top w:val="nil"/>
              <w:left w:val="nil"/>
              <w:bottom w:val="nil"/>
              <w:right w:val="nil"/>
            </w:tcBorders>
            <w:shd w:val="clear" w:color="000000" w:fill="FFFFFF"/>
            <w:noWrap/>
            <w:vAlign w:val="bottom"/>
            <w:hideMark/>
          </w:tcPr>
          <w:p w14:paraId="7D0FCE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0.620</w:t>
            </w:r>
          </w:p>
        </w:tc>
      </w:tr>
      <w:tr w:rsidR="00E615A9" w:rsidRPr="00E615A9" w14:paraId="0B01058E" w14:textId="77777777" w:rsidTr="00E615A9">
        <w:trPr>
          <w:trHeight w:val="312"/>
        </w:trPr>
        <w:tc>
          <w:tcPr>
            <w:tcW w:w="1669" w:type="dxa"/>
            <w:tcBorders>
              <w:top w:val="nil"/>
              <w:left w:val="nil"/>
              <w:bottom w:val="nil"/>
              <w:right w:val="nil"/>
            </w:tcBorders>
            <w:shd w:val="clear" w:color="000000" w:fill="FFFFFF"/>
            <w:noWrap/>
            <w:vAlign w:val="bottom"/>
            <w:hideMark/>
          </w:tcPr>
          <w:p w14:paraId="4E96558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785B32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DA9222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1205.171</w:t>
            </w:r>
          </w:p>
        </w:tc>
        <w:tc>
          <w:tcPr>
            <w:tcW w:w="1430" w:type="dxa"/>
            <w:tcBorders>
              <w:top w:val="nil"/>
              <w:left w:val="nil"/>
              <w:bottom w:val="nil"/>
              <w:right w:val="nil"/>
            </w:tcBorders>
            <w:shd w:val="clear" w:color="000000" w:fill="FFFFFF"/>
            <w:noWrap/>
            <w:vAlign w:val="bottom"/>
            <w:hideMark/>
          </w:tcPr>
          <w:p w14:paraId="3C9148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1.834</w:t>
            </w:r>
          </w:p>
        </w:tc>
        <w:tc>
          <w:tcPr>
            <w:tcW w:w="1230" w:type="dxa"/>
            <w:tcBorders>
              <w:top w:val="nil"/>
              <w:left w:val="nil"/>
              <w:bottom w:val="nil"/>
              <w:right w:val="nil"/>
            </w:tcBorders>
            <w:shd w:val="clear" w:color="000000" w:fill="FFFFFF"/>
            <w:noWrap/>
            <w:vAlign w:val="bottom"/>
            <w:hideMark/>
          </w:tcPr>
          <w:p w14:paraId="2C9D17D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0.400</w:t>
            </w:r>
          </w:p>
        </w:tc>
        <w:tc>
          <w:tcPr>
            <w:tcW w:w="1083" w:type="dxa"/>
            <w:tcBorders>
              <w:top w:val="nil"/>
              <w:left w:val="nil"/>
              <w:bottom w:val="nil"/>
              <w:right w:val="nil"/>
            </w:tcBorders>
            <w:shd w:val="clear" w:color="000000" w:fill="FFFFFF"/>
            <w:noWrap/>
            <w:vAlign w:val="bottom"/>
            <w:hideMark/>
          </w:tcPr>
          <w:p w14:paraId="21A97A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0.108</w:t>
            </w:r>
          </w:p>
        </w:tc>
        <w:tc>
          <w:tcPr>
            <w:tcW w:w="1196" w:type="dxa"/>
            <w:tcBorders>
              <w:top w:val="nil"/>
              <w:left w:val="nil"/>
              <w:bottom w:val="nil"/>
              <w:right w:val="nil"/>
            </w:tcBorders>
            <w:shd w:val="clear" w:color="000000" w:fill="FFFFFF"/>
            <w:noWrap/>
            <w:vAlign w:val="bottom"/>
            <w:hideMark/>
          </w:tcPr>
          <w:p w14:paraId="7DC900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-592.049</w:t>
            </w:r>
          </w:p>
        </w:tc>
        <w:tc>
          <w:tcPr>
            <w:tcW w:w="1103" w:type="dxa"/>
            <w:tcBorders>
              <w:top w:val="nil"/>
              <w:left w:val="nil"/>
              <w:bottom w:val="nil"/>
              <w:right w:val="nil"/>
            </w:tcBorders>
            <w:shd w:val="clear" w:color="000000" w:fill="FFFFFF"/>
            <w:noWrap/>
            <w:vAlign w:val="bottom"/>
            <w:hideMark/>
          </w:tcPr>
          <w:p w14:paraId="23262FB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0.728</w:t>
            </w:r>
          </w:p>
        </w:tc>
      </w:tr>
      <w:tr w:rsidR="00E615A9" w:rsidRPr="00E615A9" w14:paraId="56EEA634" w14:textId="77777777" w:rsidTr="00E615A9">
        <w:trPr>
          <w:trHeight w:val="312"/>
        </w:trPr>
        <w:tc>
          <w:tcPr>
            <w:tcW w:w="1669" w:type="dxa"/>
            <w:tcBorders>
              <w:top w:val="nil"/>
              <w:left w:val="nil"/>
              <w:bottom w:val="nil"/>
              <w:right w:val="nil"/>
            </w:tcBorders>
            <w:shd w:val="clear" w:color="000000" w:fill="FFFFFF"/>
            <w:noWrap/>
            <w:vAlign w:val="bottom"/>
            <w:hideMark/>
          </w:tcPr>
          <w:p w14:paraId="413EC10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1F80C6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2A4BC78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1205.219</w:t>
            </w:r>
          </w:p>
        </w:tc>
        <w:tc>
          <w:tcPr>
            <w:tcW w:w="1430" w:type="dxa"/>
            <w:tcBorders>
              <w:top w:val="nil"/>
              <w:left w:val="nil"/>
              <w:bottom w:val="nil"/>
              <w:right w:val="nil"/>
            </w:tcBorders>
            <w:shd w:val="clear" w:color="000000" w:fill="FFFFFF"/>
            <w:noWrap/>
            <w:vAlign w:val="bottom"/>
            <w:hideMark/>
          </w:tcPr>
          <w:p w14:paraId="3831A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1.882</w:t>
            </w:r>
          </w:p>
        </w:tc>
        <w:tc>
          <w:tcPr>
            <w:tcW w:w="1230" w:type="dxa"/>
            <w:tcBorders>
              <w:top w:val="nil"/>
              <w:left w:val="nil"/>
              <w:bottom w:val="nil"/>
              <w:right w:val="nil"/>
            </w:tcBorders>
            <w:shd w:val="clear" w:color="000000" w:fill="FFFFFF"/>
            <w:noWrap/>
            <w:vAlign w:val="bottom"/>
            <w:hideMark/>
          </w:tcPr>
          <w:p w14:paraId="6457AC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0.390</w:t>
            </w:r>
          </w:p>
        </w:tc>
        <w:tc>
          <w:tcPr>
            <w:tcW w:w="1083" w:type="dxa"/>
            <w:tcBorders>
              <w:top w:val="nil"/>
              <w:left w:val="nil"/>
              <w:bottom w:val="nil"/>
              <w:right w:val="nil"/>
            </w:tcBorders>
            <w:shd w:val="clear" w:color="000000" w:fill="FFFFFF"/>
            <w:noWrap/>
            <w:vAlign w:val="bottom"/>
            <w:hideMark/>
          </w:tcPr>
          <w:p w14:paraId="128234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0.105</w:t>
            </w:r>
          </w:p>
        </w:tc>
        <w:tc>
          <w:tcPr>
            <w:tcW w:w="1196" w:type="dxa"/>
            <w:tcBorders>
              <w:top w:val="nil"/>
              <w:left w:val="nil"/>
              <w:bottom w:val="nil"/>
              <w:right w:val="nil"/>
            </w:tcBorders>
            <w:shd w:val="clear" w:color="000000" w:fill="FFFFFF"/>
            <w:noWrap/>
            <w:vAlign w:val="bottom"/>
            <w:hideMark/>
          </w:tcPr>
          <w:p w14:paraId="28279F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-592.073</w:t>
            </w:r>
          </w:p>
        </w:tc>
        <w:tc>
          <w:tcPr>
            <w:tcW w:w="1103" w:type="dxa"/>
            <w:tcBorders>
              <w:top w:val="nil"/>
              <w:left w:val="nil"/>
              <w:bottom w:val="nil"/>
              <w:right w:val="nil"/>
            </w:tcBorders>
            <w:shd w:val="clear" w:color="000000" w:fill="FFFFFF"/>
            <w:noWrap/>
            <w:vAlign w:val="bottom"/>
            <w:hideMark/>
          </w:tcPr>
          <w:p w14:paraId="130F8F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0.834</w:t>
            </w:r>
          </w:p>
        </w:tc>
      </w:tr>
      <w:tr w:rsidR="00E615A9" w:rsidRPr="00E615A9" w14:paraId="791C20D2" w14:textId="77777777" w:rsidTr="00E615A9">
        <w:trPr>
          <w:trHeight w:val="312"/>
        </w:trPr>
        <w:tc>
          <w:tcPr>
            <w:tcW w:w="1669" w:type="dxa"/>
            <w:tcBorders>
              <w:top w:val="nil"/>
              <w:left w:val="nil"/>
              <w:bottom w:val="nil"/>
              <w:right w:val="nil"/>
            </w:tcBorders>
            <w:shd w:val="clear" w:color="000000" w:fill="FFFFFF"/>
            <w:noWrap/>
            <w:vAlign w:val="bottom"/>
            <w:hideMark/>
          </w:tcPr>
          <w:p w14:paraId="1C6B0E9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521C11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9D810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1206.023</w:t>
            </w:r>
          </w:p>
        </w:tc>
        <w:tc>
          <w:tcPr>
            <w:tcW w:w="1430" w:type="dxa"/>
            <w:tcBorders>
              <w:top w:val="nil"/>
              <w:left w:val="nil"/>
              <w:bottom w:val="nil"/>
              <w:right w:val="nil"/>
            </w:tcBorders>
            <w:shd w:val="clear" w:color="000000" w:fill="FFFFFF"/>
            <w:noWrap/>
            <w:vAlign w:val="bottom"/>
            <w:hideMark/>
          </w:tcPr>
          <w:p w14:paraId="10EB9CA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2.686</w:t>
            </w:r>
          </w:p>
        </w:tc>
        <w:tc>
          <w:tcPr>
            <w:tcW w:w="1230" w:type="dxa"/>
            <w:tcBorders>
              <w:top w:val="nil"/>
              <w:left w:val="nil"/>
              <w:bottom w:val="nil"/>
              <w:right w:val="nil"/>
            </w:tcBorders>
            <w:shd w:val="clear" w:color="000000" w:fill="FFFFFF"/>
            <w:noWrap/>
            <w:vAlign w:val="bottom"/>
            <w:hideMark/>
          </w:tcPr>
          <w:p w14:paraId="39E6ABA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0.261</w:t>
            </w:r>
          </w:p>
        </w:tc>
        <w:tc>
          <w:tcPr>
            <w:tcW w:w="1083" w:type="dxa"/>
            <w:tcBorders>
              <w:top w:val="nil"/>
              <w:left w:val="nil"/>
              <w:bottom w:val="nil"/>
              <w:right w:val="nil"/>
            </w:tcBorders>
            <w:shd w:val="clear" w:color="000000" w:fill="FFFFFF"/>
            <w:noWrap/>
            <w:vAlign w:val="bottom"/>
            <w:hideMark/>
          </w:tcPr>
          <w:p w14:paraId="615339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0.071</w:t>
            </w:r>
          </w:p>
        </w:tc>
        <w:tc>
          <w:tcPr>
            <w:tcW w:w="1196" w:type="dxa"/>
            <w:tcBorders>
              <w:top w:val="nil"/>
              <w:left w:val="nil"/>
              <w:bottom w:val="nil"/>
              <w:right w:val="nil"/>
            </w:tcBorders>
            <w:shd w:val="clear" w:color="000000" w:fill="FFFFFF"/>
            <w:noWrap/>
            <w:vAlign w:val="bottom"/>
            <w:hideMark/>
          </w:tcPr>
          <w:p w14:paraId="50CAE5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-591.364</w:t>
            </w:r>
          </w:p>
        </w:tc>
        <w:tc>
          <w:tcPr>
            <w:tcW w:w="1103" w:type="dxa"/>
            <w:tcBorders>
              <w:top w:val="nil"/>
              <w:left w:val="nil"/>
              <w:bottom w:val="nil"/>
              <w:right w:val="nil"/>
            </w:tcBorders>
            <w:shd w:val="clear" w:color="000000" w:fill="FFFFFF"/>
            <w:noWrap/>
            <w:vAlign w:val="bottom"/>
            <w:hideMark/>
          </w:tcPr>
          <w:p w14:paraId="12E513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0.904</w:t>
            </w:r>
          </w:p>
        </w:tc>
      </w:tr>
      <w:tr w:rsidR="00E615A9" w:rsidRPr="00E615A9" w14:paraId="65571018" w14:textId="77777777" w:rsidTr="00E615A9">
        <w:trPr>
          <w:trHeight w:val="312"/>
        </w:trPr>
        <w:tc>
          <w:tcPr>
            <w:tcW w:w="1669" w:type="dxa"/>
            <w:tcBorders>
              <w:top w:val="nil"/>
              <w:left w:val="nil"/>
              <w:bottom w:val="nil"/>
              <w:right w:val="nil"/>
            </w:tcBorders>
            <w:shd w:val="clear" w:color="000000" w:fill="FFFFFF"/>
            <w:noWrap/>
            <w:vAlign w:val="bottom"/>
            <w:hideMark/>
          </w:tcPr>
          <w:p w14:paraId="472402D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4B8DB0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5C543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1206.746</w:t>
            </w:r>
          </w:p>
        </w:tc>
        <w:tc>
          <w:tcPr>
            <w:tcW w:w="1430" w:type="dxa"/>
            <w:tcBorders>
              <w:top w:val="nil"/>
              <w:left w:val="nil"/>
              <w:bottom w:val="nil"/>
              <w:right w:val="nil"/>
            </w:tcBorders>
            <w:shd w:val="clear" w:color="000000" w:fill="FFFFFF"/>
            <w:noWrap/>
            <w:vAlign w:val="bottom"/>
            <w:hideMark/>
          </w:tcPr>
          <w:p w14:paraId="4BB79B7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3.409</w:t>
            </w:r>
          </w:p>
        </w:tc>
        <w:tc>
          <w:tcPr>
            <w:tcW w:w="1230" w:type="dxa"/>
            <w:tcBorders>
              <w:top w:val="nil"/>
              <w:left w:val="nil"/>
              <w:bottom w:val="nil"/>
              <w:right w:val="nil"/>
            </w:tcBorders>
            <w:shd w:val="clear" w:color="000000" w:fill="FFFFFF"/>
            <w:noWrap/>
            <w:vAlign w:val="bottom"/>
            <w:hideMark/>
          </w:tcPr>
          <w:p w14:paraId="5DD3DDE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0.182</w:t>
            </w:r>
          </w:p>
        </w:tc>
        <w:tc>
          <w:tcPr>
            <w:tcW w:w="1083" w:type="dxa"/>
            <w:tcBorders>
              <w:top w:val="nil"/>
              <w:left w:val="nil"/>
              <w:bottom w:val="nil"/>
              <w:right w:val="nil"/>
            </w:tcBorders>
            <w:shd w:val="clear" w:color="000000" w:fill="FFFFFF"/>
            <w:noWrap/>
            <w:vAlign w:val="bottom"/>
            <w:hideMark/>
          </w:tcPr>
          <w:p w14:paraId="23F5A1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0.049</w:t>
            </w:r>
          </w:p>
        </w:tc>
        <w:tc>
          <w:tcPr>
            <w:tcW w:w="1196" w:type="dxa"/>
            <w:tcBorders>
              <w:top w:val="nil"/>
              <w:left w:val="nil"/>
              <w:bottom w:val="nil"/>
              <w:right w:val="nil"/>
            </w:tcBorders>
            <w:shd w:val="clear" w:color="000000" w:fill="FFFFFF"/>
            <w:noWrap/>
            <w:vAlign w:val="bottom"/>
            <w:hideMark/>
          </w:tcPr>
          <w:p w14:paraId="2148DF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-591.726</w:t>
            </w:r>
          </w:p>
        </w:tc>
        <w:tc>
          <w:tcPr>
            <w:tcW w:w="1103" w:type="dxa"/>
            <w:tcBorders>
              <w:top w:val="nil"/>
              <w:left w:val="nil"/>
              <w:bottom w:val="nil"/>
              <w:right w:val="nil"/>
            </w:tcBorders>
            <w:shd w:val="clear" w:color="000000" w:fill="FFFFFF"/>
            <w:noWrap/>
            <w:vAlign w:val="bottom"/>
            <w:hideMark/>
          </w:tcPr>
          <w:p w14:paraId="03C2DA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0.953</w:t>
            </w:r>
          </w:p>
        </w:tc>
      </w:tr>
      <w:tr w:rsidR="00E615A9" w:rsidRPr="00E615A9" w14:paraId="33F4867F" w14:textId="77777777" w:rsidTr="00E615A9">
        <w:trPr>
          <w:trHeight w:val="312"/>
        </w:trPr>
        <w:tc>
          <w:tcPr>
            <w:tcW w:w="1669" w:type="dxa"/>
            <w:tcBorders>
              <w:top w:val="nil"/>
              <w:left w:val="nil"/>
              <w:bottom w:val="nil"/>
              <w:right w:val="nil"/>
            </w:tcBorders>
            <w:shd w:val="clear" w:color="000000" w:fill="FFFFFF"/>
            <w:noWrap/>
            <w:vAlign w:val="bottom"/>
            <w:hideMark/>
          </w:tcPr>
          <w:p w14:paraId="581144C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298975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976CAE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1206.892</w:t>
            </w:r>
          </w:p>
        </w:tc>
        <w:tc>
          <w:tcPr>
            <w:tcW w:w="1430" w:type="dxa"/>
            <w:tcBorders>
              <w:top w:val="nil"/>
              <w:left w:val="nil"/>
              <w:bottom w:val="nil"/>
              <w:right w:val="nil"/>
            </w:tcBorders>
            <w:shd w:val="clear" w:color="000000" w:fill="FFFFFF"/>
            <w:noWrap/>
            <w:vAlign w:val="bottom"/>
            <w:hideMark/>
          </w:tcPr>
          <w:p w14:paraId="7D51A6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3.555</w:t>
            </w:r>
          </w:p>
        </w:tc>
        <w:tc>
          <w:tcPr>
            <w:tcW w:w="1230" w:type="dxa"/>
            <w:tcBorders>
              <w:top w:val="nil"/>
              <w:left w:val="nil"/>
              <w:bottom w:val="nil"/>
              <w:right w:val="nil"/>
            </w:tcBorders>
            <w:shd w:val="clear" w:color="000000" w:fill="FFFFFF"/>
            <w:noWrap/>
            <w:vAlign w:val="bottom"/>
            <w:hideMark/>
          </w:tcPr>
          <w:p w14:paraId="406C6B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0.169</w:t>
            </w:r>
          </w:p>
        </w:tc>
        <w:tc>
          <w:tcPr>
            <w:tcW w:w="1083" w:type="dxa"/>
            <w:tcBorders>
              <w:top w:val="nil"/>
              <w:left w:val="nil"/>
              <w:bottom w:val="nil"/>
              <w:right w:val="nil"/>
            </w:tcBorders>
            <w:shd w:val="clear" w:color="000000" w:fill="FFFFFF"/>
            <w:noWrap/>
            <w:vAlign w:val="bottom"/>
            <w:hideMark/>
          </w:tcPr>
          <w:p w14:paraId="1A656EA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0.046</w:t>
            </w:r>
          </w:p>
        </w:tc>
        <w:tc>
          <w:tcPr>
            <w:tcW w:w="1196" w:type="dxa"/>
            <w:tcBorders>
              <w:top w:val="nil"/>
              <w:left w:val="nil"/>
              <w:bottom w:val="nil"/>
              <w:right w:val="nil"/>
            </w:tcBorders>
            <w:shd w:val="clear" w:color="000000" w:fill="FFFFFF"/>
            <w:noWrap/>
            <w:vAlign w:val="bottom"/>
            <w:hideMark/>
          </w:tcPr>
          <w:p w14:paraId="40531CB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-591.799</w:t>
            </w:r>
          </w:p>
        </w:tc>
        <w:tc>
          <w:tcPr>
            <w:tcW w:w="1103" w:type="dxa"/>
            <w:tcBorders>
              <w:top w:val="nil"/>
              <w:left w:val="nil"/>
              <w:bottom w:val="nil"/>
              <w:right w:val="nil"/>
            </w:tcBorders>
            <w:shd w:val="clear" w:color="000000" w:fill="FFFFFF"/>
            <w:noWrap/>
            <w:vAlign w:val="bottom"/>
            <w:hideMark/>
          </w:tcPr>
          <w:p w14:paraId="4F8171B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67E2667E" w14:textId="77777777" w:rsidTr="00E615A9">
        <w:trPr>
          <w:trHeight w:val="312"/>
        </w:trPr>
        <w:tc>
          <w:tcPr>
            <w:tcW w:w="1669" w:type="dxa"/>
            <w:tcBorders>
              <w:top w:val="nil"/>
              <w:left w:val="nil"/>
              <w:bottom w:val="nil"/>
              <w:right w:val="nil"/>
            </w:tcBorders>
            <w:shd w:val="clear" w:color="000000" w:fill="FFFFFF"/>
            <w:noWrap/>
            <w:vAlign w:val="bottom"/>
            <w:hideMark/>
          </w:tcPr>
          <w:p w14:paraId="46D88A2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7C38059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C3AE6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1216.549</w:t>
            </w:r>
          </w:p>
        </w:tc>
        <w:tc>
          <w:tcPr>
            <w:tcW w:w="1430" w:type="dxa"/>
            <w:tcBorders>
              <w:top w:val="nil"/>
              <w:left w:val="nil"/>
              <w:bottom w:val="nil"/>
              <w:right w:val="nil"/>
            </w:tcBorders>
            <w:shd w:val="clear" w:color="000000" w:fill="FFFFFF"/>
            <w:noWrap/>
            <w:vAlign w:val="bottom"/>
            <w:hideMark/>
          </w:tcPr>
          <w:p w14:paraId="4AB0E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13.212</w:t>
            </w:r>
          </w:p>
        </w:tc>
        <w:tc>
          <w:tcPr>
            <w:tcW w:w="1230" w:type="dxa"/>
            <w:tcBorders>
              <w:top w:val="nil"/>
              <w:left w:val="nil"/>
              <w:bottom w:val="nil"/>
              <w:right w:val="nil"/>
            </w:tcBorders>
            <w:shd w:val="clear" w:color="000000" w:fill="FFFFFF"/>
            <w:noWrap/>
            <w:vAlign w:val="bottom"/>
            <w:hideMark/>
          </w:tcPr>
          <w:p w14:paraId="0050B0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329EDEA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3CFFB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-589.729</w:t>
            </w:r>
          </w:p>
        </w:tc>
        <w:tc>
          <w:tcPr>
            <w:tcW w:w="1103" w:type="dxa"/>
            <w:tcBorders>
              <w:top w:val="nil"/>
              <w:left w:val="nil"/>
              <w:bottom w:val="nil"/>
              <w:right w:val="nil"/>
            </w:tcBorders>
            <w:shd w:val="clear" w:color="000000" w:fill="FFFFFF"/>
            <w:noWrap/>
            <w:vAlign w:val="bottom"/>
            <w:hideMark/>
          </w:tcPr>
          <w:p w14:paraId="2CFC58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578D645" w14:textId="77777777" w:rsidTr="00E615A9">
        <w:trPr>
          <w:trHeight w:val="312"/>
        </w:trPr>
        <w:tc>
          <w:tcPr>
            <w:tcW w:w="1669" w:type="dxa"/>
            <w:tcBorders>
              <w:top w:val="nil"/>
              <w:left w:val="nil"/>
              <w:bottom w:val="nil"/>
              <w:right w:val="nil"/>
            </w:tcBorders>
            <w:shd w:val="clear" w:color="000000" w:fill="FFFFFF"/>
            <w:noWrap/>
            <w:vAlign w:val="bottom"/>
            <w:hideMark/>
          </w:tcPr>
          <w:p w14:paraId="7382EFD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01375BC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43C7B6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1217.027</w:t>
            </w:r>
          </w:p>
        </w:tc>
        <w:tc>
          <w:tcPr>
            <w:tcW w:w="1430" w:type="dxa"/>
            <w:tcBorders>
              <w:top w:val="nil"/>
              <w:left w:val="nil"/>
              <w:bottom w:val="nil"/>
              <w:right w:val="nil"/>
            </w:tcBorders>
            <w:shd w:val="clear" w:color="000000" w:fill="FFFFFF"/>
            <w:noWrap/>
            <w:vAlign w:val="bottom"/>
            <w:hideMark/>
          </w:tcPr>
          <w:p w14:paraId="5FAC9B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13.690</w:t>
            </w:r>
          </w:p>
        </w:tc>
        <w:tc>
          <w:tcPr>
            <w:tcW w:w="1230" w:type="dxa"/>
            <w:tcBorders>
              <w:top w:val="nil"/>
              <w:left w:val="nil"/>
              <w:bottom w:val="nil"/>
              <w:right w:val="nil"/>
            </w:tcBorders>
            <w:shd w:val="clear" w:color="000000" w:fill="FFFFFF"/>
            <w:noWrap/>
            <w:vAlign w:val="bottom"/>
            <w:hideMark/>
          </w:tcPr>
          <w:p w14:paraId="7BC62C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CA6FD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D6560B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-589.968</w:t>
            </w:r>
          </w:p>
        </w:tc>
        <w:tc>
          <w:tcPr>
            <w:tcW w:w="1103" w:type="dxa"/>
            <w:tcBorders>
              <w:top w:val="nil"/>
              <w:left w:val="nil"/>
              <w:bottom w:val="nil"/>
              <w:right w:val="nil"/>
            </w:tcBorders>
            <w:shd w:val="clear" w:color="000000" w:fill="FFFFFF"/>
            <w:noWrap/>
            <w:vAlign w:val="bottom"/>
            <w:hideMark/>
          </w:tcPr>
          <w:p w14:paraId="253B78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7E3D11C" w14:textId="77777777" w:rsidTr="00E615A9">
        <w:trPr>
          <w:trHeight w:val="312"/>
        </w:trPr>
        <w:tc>
          <w:tcPr>
            <w:tcW w:w="1669" w:type="dxa"/>
            <w:tcBorders>
              <w:top w:val="nil"/>
              <w:left w:val="nil"/>
              <w:bottom w:val="nil"/>
              <w:right w:val="nil"/>
            </w:tcBorders>
            <w:shd w:val="clear" w:color="000000" w:fill="FFFFFF"/>
            <w:noWrap/>
            <w:vAlign w:val="bottom"/>
            <w:hideMark/>
          </w:tcPr>
          <w:p w14:paraId="37C10F9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047F53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23B8A1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1218.670</w:t>
            </w:r>
          </w:p>
        </w:tc>
        <w:tc>
          <w:tcPr>
            <w:tcW w:w="1430" w:type="dxa"/>
            <w:tcBorders>
              <w:top w:val="nil"/>
              <w:left w:val="nil"/>
              <w:bottom w:val="nil"/>
              <w:right w:val="nil"/>
            </w:tcBorders>
            <w:shd w:val="clear" w:color="000000" w:fill="FFFFFF"/>
            <w:noWrap/>
            <w:vAlign w:val="bottom"/>
            <w:hideMark/>
          </w:tcPr>
          <w:p w14:paraId="7D0E28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15.333</w:t>
            </w:r>
          </w:p>
        </w:tc>
        <w:tc>
          <w:tcPr>
            <w:tcW w:w="1230" w:type="dxa"/>
            <w:tcBorders>
              <w:top w:val="nil"/>
              <w:left w:val="nil"/>
              <w:bottom w:val="nil"/>
              <w:right w:val="nil"/>
            </w:tcBorders>
            <w:shd w:val="clear" w:color="000000" w:fill="FFFFFF"/>
            <w:noWrap/>
            <w:vAlign w:val="bottom"/>
            <w:hideMark/>
          </w:tcPr>
          <w:p w14:paraId="2331CF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8E64C5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60C632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-590.790</w:t>
            </w:r>
          </w:p>
        </w:tc>
        <w:tc>
          <w:tcPr>
            <w:tcW w:w="1103" w:type="dxa"/>
            <w:tcBorders>
              <w:top w:val="nil"/>
              <w:left w:val="nil"/>
              <w:bottom w:val="nil"/>
              <w:right w:val="nil"/>
            </w:tcBorders>
            <w:shd w:val="clear" w:color="000000" w:fill="FFFFFF"/>
            <w:noWrap/>
            <w:vAlign w:val="bottom"/>
            <w:hideMark/>
          </w:tcPr>
          <w:p w14:paraId="6444A1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D8CEAE9" w14:textId="77777777" w:rsidTr="00E615A9">
        <w:trPr>
          <w:trHeight w:val="312"/>
        </w:trPr>
        <w:tc>
          <w:tcPr>
            <w:tcW w:w="1669" w:type="dxa"/>
            <w:tcBorders>
              <w:top w:val="nil"/>
              <w:left w:val="nil"/>
              <w:bottom w:val="nil"/>
              <w:right w:val="nil"/>
            </w:tcBorders>
            <w:shd w:val="clear" w:color="000000" w:fill="FFFFFF"/>
            <w:noWrap/>
            <w:vAlign w:val="bottom"/>
            <w:hideMark/>
          </w:tcPr>
          <w:p w14:paraId="39D9E10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769AE3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2F08EA3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1219.186</w:t>
            </w:r>
          </w:p>
        </w:tc>
        <w:tc>
          <w:tcPr>
            <w:tcW w:w="1430" w:type="dxa"/>
            <w:tcBorders>
              <w:top w:val="nil"/>
              <w:left w:val="nil"/>
              <w:bottom w:val="nil"/>
              <w:right w:val="nil"/>
            </w:tcBorders>
            <w:shd w:val="clear" w:color="000000" w:fill="FFFFFF"/>
            <w:noWrap/>
            <w:vAlign w:val="bottom"/>
            <w:hideMark/>
          </w:tcPr>
          <w:p w14:paraId="040E2F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15.849</w:t>
            </w:r>
          </w:p>
        </w:tc>
        <w:tc>
          <w:tcPr>
            <w:tcW w:w="1230" w:type="dxa"/>
            <w:tcBorders>
              <w:top w:val="nil"/>
              <w:left w:val="nil"/>
              <w:bottom w:val="nil"/>
              <w:right w:val="nil"/>
            </w:tcBorders>
            <w:shd w:val="clear" w:color="000000" w:fill="FFFFFF"/>
            <w:noWrap/>
            <w:vAlign w:val="bottom"/>
            <w:hideMark/>
          </w:tcPr>
          <w:p w14:paraId="2F4E78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082789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859E8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-591.048</w:t>
            </w:r>
          </w:p>
        </w:tc>
        <w:tc>
          <w:tcPr>
            <w:tcW w:w="1103" w:type="dxa"/>
            <w:tcBorders>
              <w:top w:val="nil"/>
              <w:left w:val="nil"/>
              <w:bottom w:val="nil"/>
              <w:right w:val="nil"/>
            </w:tcBorders>
            <w:shd w:val="clear" w:color="000000" w:fill="FFFFFF"/>
            <w:noWrap/>
            <w:vAlign w:val="bottom"/>
            <w:hideMark/>
          </w:tcPr>
          <w:p w14:paraId="0C3237A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DEFA588" w14:textId="77777777" w:rsidTr="00E615A9">
        <w:trPr>
          <w:trHeight w:val="312"/>
        </w:trPr>
        <w:tc>
          <w:tcPr>
            <w:tcW w:w="1669" w:type="dxa"/>
            <w:tcBorders>
              <w:top w:val="nil"/>
              <w:left w:val="nil"/>
              <w:bottom w:val="nil"/>
              <w:right w:val="nil"/>
            </w:tcBorders>
            <w:shd w:val="clear" w:color="000000" w:fill="FFFFFF"/>
            <w:noWrap/>
            <w:vAlign w:val="bottom"/>
            <w:hideMark/>
          </w:tcPr>
          <w:p w14:paraId="221CDB2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4810B1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4366F9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1260.923</w:t>
            </w:r>
          </w:p>
        </w:tc>
        <w:tc>
          <w:tcPr>
            <w:tcW w:w="1430" w:type="dxa"/>
            <w:tcBorders>
              <w:top w:val="nil"/>
              <w:left w:val="nil"/>
              <w:bottom w:val="nil"/>
              <w:right w:val="nil"/>
            </w:tcBorders>
            <w:shd w:val="clear" w:color="000000" w:fill="FFFFFF"/>
            <w:noWrap/>
            <w:vAlign w:val="bottom"/>
            <w:hideMark/>
          </w:tcPr>
          <w:p w14:paraId="608EDDE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57.586</w:t>
            </w:r>
          </w:p>
        </w:tc>
        <w:tc>
          <w:tcPr>
            <w:tcW w:w="1230" w:type="dxa"/>
            <w:tcBorders>
              <w:top w:val="nil"/>
              <w:left w:val="nil"/>
              <w:bottom w:val="nil"/>
              <w:right w:val="nil"/>
            </w:tcBorders>
            <w:shd w:val="clear" w:color="000000" w:fill="FFFFFF"/>
            <w:noWrap/>
            <w:vAlign w:val="bottom"/>
            <w:hideMark/>
          </w:tcPr>
          <w:p w14:paraId="63E2BF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EBBF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B1897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-625.319</w:t>
            </w:r>
          </w:p>
        </w:tc>
        <w:tc>
          <w:tcPr>
            <w:tcW w:w="1103" w:type="dxa"/>
            <w:tcBorders>
              <w:top w:val="nil"/>
              <w:left w:val="nil"/>
              <w:bottom w:val="nil"/>
              <w:right w:val="nil"/>
            </w:tcBorders>
            <w:shd w:val="clear" w:color="000000" w:fill="FFFFFF"/>
            <w:noWrap/>
            <w:vAlign w:val="bottom"/>
            <w:hideMark/>
          </w:tcPr>
          <w:p w14:paraId="0987E88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AE05FB2" w14:textId="77777777" w:rsidTr="00E615A9">
        <w:trPr>
          <w:trHeight w:val="312"/>
        </w:trPr>
        <w:tc>
          <w:tcPr>
            <w:tcW w:w="1669" w:type="dxa"/>
            <w:tcBorders>
              <w:top w:val="nil"/>
              <w:left w:val="nil"/>
              <w:bottom w:val="nil"/>
              <w:right w:val="nil"/>
            </w:tcBorders>
            <w:shd w:val="clear" w:color="000000" w:fill="FFFFFF"/>
            <w:noWrap/>
            <w:vAlign w:val="bottom"/>
            <w:hideMark/>
          </w:tcPr>
          <w:p w14:paraId="2DAE383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0FB029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7442FB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1261.642</w:t>
            </w:r>
          </w:p>
        </w:tc>
        <w:tc>
          <w:tcPr>
            <w:tcW w:w="1430" w:type="dxa"/>
            <w:tcBorders>
              <w:top w:val="nil"/>
              <w:left w:val="nil"/>
              <w:bottom w:val="nil"/>
              <w:right w:val="nil"/>
            </w:tcBorders>
            <w:shd w:val="clear" w:color="000000" w:fill="FFFFFF"/>
            <w:noWrap/>
            <w:vAlign w:val="bottom"/>
            <w:hideMark/>
          </w:tcPr>
          <w:p w14:paraId="48C471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58.305</w:t>
            </w:r>
          </w:p>
        </w:tc>
        <w:tc>
          <w:tcPr>
            <w:tcW w:w="1230" w:type="dxa"/>
            <w:tcBorders>
              <w:top w:val="nil"/>
              <w:left w:val="nil"/>
              <w:bottom w:val="nil"/>
              <w:right w:val="nil"/>
            </w:tcBorders>
            <w:shd w:val="clear" w:color="000000" w:fill="FFFFFF"/>
            <w:noWrap/>
            <w:vAlign w:val="bottom"/>
            <w:hideMark/>
          </w:tcPr>
          <w:p w14:paraId="333A62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1D500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37BA3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-626.726</w:t>
            </w:r>
          </w:p>
        </w:tc>
        <w:tc>
          <w:tcPr>
            <w:tcW w:w="1103" w:type="dxa"/>
            <w:tcBorders>
              <w:top w:val="nil"/>
              <w:left w:val="nil"/>
              <w:bottom w:val="nil"/>
              <w:right w:val="nil"/>
            </w:tcBorders>
            <w:shd w:val="clear" w:color="000000" w:fill="FFFFFF"/>
            <w:noWrap/>
            <w:vAlign w:val="bottom"/>
            <w:hideMark/>
          </w:tcPr>
          <w:p w14:paraId="792D534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BC74866" w14:textId="77777777" w:rsidTr="00E615A9">
        <w:trPr>
          <w:trHeight w:val="312"/>
        </w:trPr>
        <w:tc>
          <w:tcPr>
            <w:tcW w:w="1669" w:type="dxa"/>
            <w:tcBorders>
              <w:top w:val="nil"/>
              <w:left w:val="nil"/>
              <w:bottom w:val="nil"/>
              <w:right w:val="nil"/>
            </w:tcBorders>
            <w:shd w:val="clear" w:color="000000" w:fill="FFFFFF"/>
            <w:noWrap/>
            <w:vAlign w:val="bottom"/>
            <w:hideMark/>
          </w:tcPr>
          <w:p w14:paraId="6CC42393"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3B95BE8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7ABB32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1266.254</w:t>
            </w:r>
          </w:p>
        </w:tc>
        <w:tc>
          <w:tcPr>
            <w:tcW w:w="1430" w:type="dxa"/>
            <w:tcBorders>
              <w:top w:val="nil"/>
              <w:left w:val="nil"/>
              <w:bottom w:val="nil"/>
              <w:right w:val="nil"/>
            </w:tcBorders>
            <w:shd w:val="clear" w:color="000000" w:fill="FFFFFF"/>
            <w:noWrap/>
            <w:vAlign w:val="bottom"/>
            <w:hideMark/>
          </w:tcPr>
          <w:p w14:paraId="7A7E39A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62.917</w:t>
            </w:r>
          </w:p>
        </w:tc>
        <w:tc>
          <w:tcPr>
            <w:tcW w:w="1230" w:type="dxa"/>
            <w:tcBorders>
              <w:top w:val="nil"/>
              <w:left w:val="nil"/>
              <w:bottom w:val="nil"/>
              <w:right w:val="nil"/>
            </w:tcBorders>
            <w:shd w:val="clear" w:color="000000" w:fill="FFFFFF"/>
            <w:noWrap/>
            <w:vAlign w:val="bottom"/>
            <w:hideMark/>
          </w:tcPr>
          <w:p w14:paraId="5777BC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78470F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EDDB7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-630.070</w:t>
            </w:r>
          </w:p>
        </w:tc>
        <w:tc>
          <w:tcPr>
            <w:tcW w:w="1103" w:type="dxa"/>
            <w:tcBorders>
              <w:top w:val="nil"/>
              <w:left w:val="nil"/>
              <w:bottom w:val="nil"/>
              <w:right w:val="nil"/>
            </w:tcBorders>
            <w:shd w:val="clear" w:color="000000" w:fill="FFFFFF"/>
            <w:noWrap/>
            <w:vAlign w:val="bottom"/>
            <w:hideMark/>
          </w:tcPr>
          <w:p w14:paraId="26093F1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23DF736" w14:textId="77777777" w:rsidTr="00E615A9">
        <w:trPr>
          <w:trHeight w:val="312"/>
        </w:trPr>
        <w:tc>
          <w:tcPr>
            <w:tcW w:w="1669" w:type="dxa"/>
            <w:tcBorders>
              <w:top w:val="nil"/>
              <w:left w:val="nil"/>
              <w:bottom w:val="nil"/>
              <w:right w:val="nil"/>
            </w:tcBorders>
            <w:shd w:val="clear" w:color="000000" w:fill="FFFFFF"/>
            <w:noWrap/>
            <w:vAlign w:val="bottom"/>
            <w:hideMark/>
          </w:tcPr>
          <w:p w14:paraId="37315D7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7BDBE4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3DE500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1292.045</w:t>
            </w:r>
          </w:p>
        </w:tc>
        <w:tc>
          <w:tcPr>
            <w:tcW w:w="1430" w:type="dxa"/>
            <w:tcBorders>
              <w:top w:val="nil"/>
              <w:left w:val="nil"/>
              <w:bottom w:val="nil"/>
              <w:right w:val="nil"/>
            </w:tcBorders>
            <w:shd w:val="clear" w:color="000000" w:fill="FFFFFF"/>
            <w:noWrap/>
            <w:vAlign w:val="bottom"/>
            <w:hideMark/>
          </w:tcPr>
          <w:p w14:paraId="15534C7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88.708</w:t>
            </w:r>
          </w:p>
        </w:tc>
        <w:tc>
          <w:tcPr>
            <w:tcW w:w="1230" w:type="dxa"/>
            <w:tcBorders>
              <w:top w:val="nil"/>
              <w:left w:val="nil"/>
              <w:bottom w:val="nil"/>
              <w:right w:val="nil"/>
            </w:tcBorders>
            <w:shd w:val="clear" w:color="000000" w:fill="FFFFFF"/>
            <w:noWrap/>
            <w:vAlign w:val="bottom"/>
            <w:hideMark/>
          </w:tcPr>
          <w:p w14:paraId="37A81A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6FBB1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0DCDF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-641.928</w:t>
            </w:r>
          </w:p>
        </w:tc>
        <w:tc>
          <w:tcPr>
            <w:tcW w:w="1103" w:type="dxa"/>
            <w:tcBorders>
              <w:top w:val="nil"/>
              <w:left w:val="nil"/>
              <w:bottom w:val="nil"/>
              <w:right w:val="nil"/>
            </w:tcBorders>
            <w:shd w:val="clear" w:color="000000" w:fill="FFFFFF"/>
            <w:noWrap/>
            <w:vAlign w:val="bottom"/>
            <w:hideMark/>
          </w:tcPr>
          <w:p w14:paraId="746859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5BBC40B" w14:textId="77777777" w:rsidTr="00E615A9">
        <w:trPr>
          <w:trHeight w:val="312"/>
        </w:trPr>
        <w:tc>
          <w:tcPr>
            <w:tcW w:w="1669" w:type="dxa"/>
            <w:tcBorders>
              <w:top w:val="nil"/>
              <w:left w:val="nil"/>
              <w:bottom w:val="nil"/>
              <w:right w:val="nil"/>
            </w:tcBorders>
            <w:shd w:val="clear" w:color="000000" w:fill="FFFFFF"/>
            <w:noWrap/>
            <w:vAlign w:val="bottom"/>
            <w:hideMark/>
          </w:tcPr>
          <w:p w14:paraId="7E41B48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39B8483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DB701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1293.532</w:t>
            </w:r>
          </w:p>
        </w:tc>
        <w:tc>
          <w:tcPr>
            <w:tcW w:w="1430" w:type="dxa"/>
            <w:tcBorders>
              <w:top w:val="nil"/>
              <w:left w:val="nil"/>
              <w:bottom w:val="nil"/>
              <w:right w:val="nil"/>
            </w:tcBorders>
            <w:shd w:val="clear" w:color="000000" w:fill="FFFFFF"/>
            <w:noWrap/>
            <w:vAlign w:val="bottom"/>
            <w:hideMark/>
          </w:tcPr>
          <w:p w14:paraId="20D1D7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90.195</w:t>
            </w:r>
          </w:p>
        </w:tc>
        <w:tc>
          <w:tcPr>
            <w:tcW w:w="1230" w:type="dxa"/>
            <w:tcBorders>
              <w:top w:val="nil"/>
              <w:left w:val="nil"/>
              <w:bottom w:val="nil"/>
              <w:right w:val="nil"/>
            </w:tcBorders>
            <w:shd w:val="clear" w:color="000000" w:fill="FFFFFF"/>
            <w:noWrap/>
            <w:vAlign w:val="bottom"/>
            <w:hideMark/>
          </w:tcPr>
          <w:p w14:paraId="2D50091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278C3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DE6005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-641.623</w:t>
            </w:r>
          </w:p>
        </w:tc>
        <w:tc>
          <w:tcPr>
            <w:tcW w:w="1103" w:type="dxa"/>
            <w:tcBorders>
              <w:top w:val="nil"/>
              <w:left w:val="nil"/>
              <w:bottom w:val="nil"/>
              <w:right w:val="nil"/>
            </w:tcBorders>
            <w:shd w:val="clear" w:color="000000" w:fill="FFFFFF"/>
            <w:noWrap/>
            <w:vAlign w:val="bottom"/>
            <w:hideMark/>
          </w:tcPr>
          <w:p w14:paraId="1BA861C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740FAF3" w14:textId="77777777" w:rsidTr="00E615A9">
        <w:trPr>
          <w:trHeight w:val="312"/>
        </w:trPr>
        <w:tc>
          <w:tcPr>
            <w:tcW w:w="1669" w:type="dxa"/>
            <w:tcBorders>
              <w:top w:val="nil"/>
              <w:left w:val="nil"/>
              <w:bottom w:val="nil"/>
              <w:right w:val="nil"/>
            </w:tcBorders>
            <w:shd w:val="clear" w:color="000000" w:fill="FFFFFF"/>
            <w:noWrap/>
            <w:vAlign w:val="bottom"/>
            <w:hideMark/>
          </w:tcPr>
          <w:p w14:paraId="2F5CAF0B"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11B3F2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3F7244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1295.436</w:t>
            </w:r>
          </w:p>
        </w:tc>
        <w:tc>
          <w:tcPr>
            <w:tcW w:w="1430" w:type="dxa"/>
            <w:tcBorders>
              <w:top w:val="nil"/>
              <w:left w:val="nil"/>
              <w:bottom w:val="nil"/>
              <w:right w:val="nil"/>
            </w:tcBorders>
            <w:shd w:val="clear" w:color="000000" w:fill="FFFFFF"/>
            <w:noWrap/>
            <w:vAlign w:val="bottom"/>
            <w:hideMark/>
          </w:tcPr>
          <w:p w14:paraId="1DC9E1C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92.099</w:t>
            </w:r>
          </w:p>
        </w:tc>
        <w:tc>
          <w:tcPr>
            <w:tcW w:w="1230" w:type="dxa"/>
            <w:tcBorders>
              <w:top w:val="nil"/>
              <w:left w:val="nil"/>
              <w:bottom w:val="nil"/>
              <w:right w:val="nil"/>
            </w:tcBorders>
            <w:shd w:val="clear" w:color="000000" w:fill="FFFFFF"/>
            <w:noWrap/>
            <w:vAlign w:val="bottom"/>
            <w:hideMark/>
          </w:tcPr>
          <w:p w14:paraId="64E862C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222E0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EFC6E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-644.661</w:t>
            </w:r>
          </w:p>
        </w:tc>
        <w:tc>
          <w:tcPr>
            <w:tcW w:w="1103" w:type="dxa"/>
            <w:tcBorders>
              <w:top w:val="nil"/>
              <w:left w:val="nil"/>
              <w:bottom w:val="nil"/>
              <w:right w:val="nil"/>
            </w:tcBorders>
            <w:shd w:val="clear" w:color="000000" w:fill="FFFFFF"/>
            <w:noWrap/>
            <w:vAlign w:val="bottom"/>
            <w:hideMark/>
          </w:tcPr>
          <w:p w14:paraId="451EBC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0B9F89A" w14:textId="77777777" w:rsidTr="00E615A9">
        <w:trPr>
          <w:trHeight w:val="312"/>
        </w:trPr>
        <w:tc>
          <w:tcPr>
            <w:tcW w:w="1669" w:type="dxa"/>
            <w:tcBorders>
              <w:top w:val="nil"/>
              <w:left w:val="nil"/>
              <w:bottom w:val="nil"/>
              <w:right w:val="nil"/>
            </w:tcBorders>
            <w:shd w:val="clear" w:color="000000" w:fill="FFFFFF"/>
            <w:noWrap/>
            <w:vAlign w:val="bottom"/>
            <w:hideMark/>
          </w:tcPr>
          <w:p w14:paraId="22E815B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3C96EF3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0563FEF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1359.688</w:t>
            </w:r>
          </w:p>
        </w:tc>
        <w:tc>
          <w:tcPr>
            <w:tcW w:w="1430" w:type="dxa"/>
            <w:tcBorders>
              <w:top w:val="nil"/>
              <w:left w:val="nil"/>
              <w:bottom w:val="nil"/>
              <w:right w:val="nil"/>
            </w:tcBorders>
            <w:shd w:val="clear" w:color="000000" w:fill="FFFFFF"/>
            <w:noWrap/>
            <w:vAlign w:val="bottom"/>
            <w:hideMark/>
          </w:tcPr>
          <w:p w14:paraId="683989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156.351</w:t>
            </w:r>
          </w:p>
        </w:tc>
        <w:tc>
          <w:tcPr>
            <w:tcW w:w="1230" w:type="dxa"/>
            <w:tcBorders>
              <w:top w:val="nil"/>
              <w:left w:val="nil"/>
              <w:bottom w:val="nil"/>
              <w:right w:val="nil"/>
            </w:tcBorders>
            <w:shd w:val="clear" w:color="000000" w:fill="FFFFFF"/>
            <w:noWrap/>
            <w:vAlign w:val="bottom"/>
            <w:hideMark/>
          </w:tcPr>
          <w:p w14:paraId="02503A5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ADB28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4A3D0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-676.787</w:t>
            </w:r>
          </w:p>
        </w:tc>
        <w:tc>
          <w:tcPr>
            <w:tcW w:w="1103" w:type="dxa"/>
            <w:tcBorders>
              <w:top w:val="nil"/>
              <w:left w:val="nil"/>
              <w:bottom w:val="nil"/>
              <w:right w:val="nil"/>
            </w:tcBorders>
            <w:shd w:val="clear" w:color="000000" w:fill="FFFFFF"/>
            <w:noWrap/>
            <w:vAlign w:val="bottom"/>
            <w:hideMark/>
          </w:tcPr>
          <w:p w14:paraId="3B7EF6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BB39A49" w14:textId="77777777" w:rsidTr="00E615A9">
        <w:trPr>
          <w:trHeight w:val="312"/>
        </w:trPr>
        <w:tc>
          <w:tcPr>
            <w:tcW w:w="1669" w:type="dxa"/>
            <w:tcBorders>
              <w:top w:val="nil"/>
              <w:left w:val="nil"/>
              <w:bottom w:val="nil"/>
              <w:right w:val="nil"/>
            </w:tcBorders>
            <w:shd w:val="clear" w:color="000000" w:fill="FFFFFF"/>
            <w:noWrap/>
            <w:vAlign w:val="bottom"/>
            <w:hideMark/>
          </w:tcPr>
          <w:p w14:paraId="4982EF6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3F2648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3AB2CF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1360.834</w:t>
            </w:r>
          </w:p>
        </w:tc>
        <w:tc>
          <w:tcPr>
            <w:tcW w:w="1430" w:type="dxa"/>
            <w:tcBorders>
              <w:top w:val="nil"/>
              <w:left w:val="nil"/>
              <w:bottom w:val="nil"/>
              <w:right w:val="nil"/>
            </w:tcBorders>
            <w:shd w:val="clear" w:color="000000" w:fill="FFFFFF"/>
            <w:noWrap/>
            <w:vAlign w:val="bottom"/>
            <w:hideMark/>
          </w:tcPr>
          <w:p w14:paraId="78CAB3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157.497</w:t>
            </w:r>
          </w:p>
        </w:tc>
        <w:tc>
          <w:tcPr>
            <w:tcW w:w="1230" w:type="dxa"/>
            <w:tcBorders>
              <w:top w:val="nil"/>
              <w:left w:val="nil"/>
              <w:bottom w:val="nil"/>
              <w:right w:val="nil"/>
            </w:tcBorders>
            <w:shd w:val="clear" w:color="000000" w:fill="FFFFFF"/>
            <w:noWrap/>
            <w:vAlign w:val="bottom"/>
            <w:hideMark/>
          </w:tcPr>
          <w:p w14:paraId="13645B7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15C7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A827AB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-675.274</w:t>
            </w:r>
          </w:p>
        </w:tc>
        <w:tc>
          <w:tcPr>
            <w:tcW w:w="1103" w:type="dxa"/>
            <w:tcBorders>
              <w:top w:val="nil"/>
              <w:left w:val="nil"/>
              <w:bottom w:val="nil"/>
              <w:right w:val="nil"/>
            </w:tcBorders>
            <w:shd w:val="clear" w:color="000000" w:fill="FFFFFF"/>
            <w:noWrap/>
            <w:vAlign w:val="bottom"/>
            <w:hideMark/>
          </w:tcPr>
          <w:p w14:paraId="3AA9B5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9BCE9E9" w14:textId="77777777" w:rsidTr="00E615A9">
        <w:trPr>
          <w:trHeight w:val="312"/>
        </w:trPr>
        <w:tc>
          <w:tcPr>
            <w:tcW w:w="1669" w:type="dxa"/>
            <w:tcBorders>
              <w:top w:val="nil"/>
              <w:left w:val="nil"/>
              <w:bottom w:val="nil"/>
              <w:right w:val="nil"/>
            </w:tcBorders>
            <w:shd w:val="clear" w:color="000000" w:fill="FFFFFF"/>
            <w:noWrap/>
            <w:vAlign w:val="bottom"/>
            <w:hideMark/>
          </w:tcPr>
          <w:p w14:paraId="5432ADA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373D80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4D754A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1361.753</w:t>
            </w:r>
          </w:p>
        </w:tc>
        <w:tc>
          <w:tcPr>
            <w:tcW w:w="1430" w:type="dxa"/>
            <w:tcBorders>
              <w:top w:val="nil"/>
              <w:left w:val="nil"/>
              <w:bottom w:val="nil"/>
              <w:right w:val="nil"/>
            </w:tcBorders>
            <w:shd w:val="clear" w:color="000000" w:fill="FFFFFF"/>
            <w:noWrap/>
            <w:vAlign w:val="bottom"/>
            <w:hideMark/>
          </w:tcPr>
          <w:p w14:paraId="27B961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158.416</w:t>
            </w:r>
          </w:p>
        </w:tc>
        <w:tc>
          <w:tcPr>
            <w:tcW w:w="1230" w:type="dxa"/>
            <w:tcBorders>
              <w:top w:val="nil"/>
              <w:left w:val="nil"/>
              <w:bottom w:val="nil"/>
              <w:right w:val="nil"/>
            </w:tcBorders>
            <w:shd w:val="clear" w:color="000000" w:fill="FFFFFF"/>
            <w:noWrap/>
            <w:vAlign w:val="bottom"/>
            <w:hideMark/>
          </w:tcPr>
          <w:p w14:paraId="0DE435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6E4AC8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DBB0E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-676.782</w:t>
            </w:r>
          </w:p>
        </w:tc>
        <w:tc>
          <w:tcPr>
            <w:tcW w:w="1103" w:type="dxa"/>
            <w:tcBorders>
              <w:top w:val="nil"/>
              <w:left w:val="nil"/>
              <w:bottom w:val="nil"/>
              <w:right w:val="nil"/>
            </w:tcBorders>
            <w:shd w:val="clear" w:color="000000" w:fill="FFFFFF"/>
            <w:noWrap/>
            <w:vAlign w:val="bottom"/>
            <w:hideMark/>
          </w:tcPr>
          <w:p w14:paraId="5C39A0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2A71DDE"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4F66606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single" w:sz="4" w:space="0" w:color="auto"/>
              <w:right w:val="nil"/>
            </w:tcBorders>
            <w:shd w:val="clear" w:color="000000" w:fill="FFFFFF"/>
            <w:noWrap/>
            <w:vAlign w:val="bottom"/>
            <w:hideMark/>
          </w:tcPr>
          <w:p w14:paraId="258DBB5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4959DE7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1391.343</w:t>
            </w:r>
          </w:p>
        </w:tc>
        <w:tc>
          <w:tcPr>
            <w:tcW w:w="1430" w:type="dxa"/>
            <w:tcBorders>
              <w:top w:val="nil"/>
              <w:left w:val="nil"/>
              <w:bottom w:val="single" w:sz="4" w:space="0" w:color="auto"/>
              <w:right w:val="nil"/>
            </w:tcBorders>
            <w:shd w:val="clear" w:color="000000" w:fill="FFFFFF"/>
            <w:noWrap/>
            <w:vAlign w:val="bottom"/>
            <w:hideMark/>
          </w:tcPr>
          <w:p w14:paraId="17B842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188.006</w:t>
            </w:r>
          </w:p>
        </w:tc>
        <w:tc>
          <w:tcPr>
            <w:tcW w:w="1230" w:type="dxa"/>
            <w:tcBorders>
              <w:top w:val="nil"/>
              <w:left w:val="nil"/>
              <w:bottom w:val="single" w:sz="4" w:space="0" w:color="auto"/>
              <w:right w:val="nil"/>
            </w:tcBorders>
            <w:shd w:val="clear" w:color="000000" w:fill="FFFFFF"/>
            <w:noWrap/>
            <w:vAlign w:val="bottom"/>
            <w:hideMark/>
          </w:tcPr>
          <w:p w14:paraId="12DB854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0A950D2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132542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-692.615</w:t>
            </w:r>
          </w:p>
        </w:tc>
        <w:tc>
          <w:tcPr>
            <w:tcW w:w="1103" w:type="dxa"/>
            <w:tcBorders>
              <w:top w:val="nil"/>
              <w:left w:val="nil"/>
              <w:bottom w:val="single" w:sz="4" w:space="0" w:color="auto"/>
              <w:right w:val="nil"/>
            </w:tcBorders>
            <w:shd w:val="clear" w:color="000000" w:fill="FFFFFF"/>
            <w:noWrap/>
            <w:vAlign w:val="bottom"/>
            <w:hideMark/>
          </w:tcPr>
          <w:p w14:paraId="177B5C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58BF687C"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6C58F0E2" w14:textId="7EFAB891" w:rsidR="005367E4"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5367E4">
        <w:rPr>
          <w:rFonts w:ascii="Times New Roman" w:hAnsi="Times New Roman" w:cs="Times New Roman"/>
        </w:rPr>
        <w:lastRenderedPageBreak/>
        <w:t>Appendix</w:t>
      </w:r>
      <w:r w:rsidR="00E615A9">
        <w:rPr>
          <w:rFonts w:ascii="Times New Roman" w:hAnsi="Times New Roman" w:cs="Times New Roman"/>
        </w:rPr>
        <w:t xml:space="preserve"> 4</w:t>
      </w:r>
      <w:r w:rsidR="005367E4">
        <w:rPr>
          <w:rFonts w:ascii="Times New Roman" w:hAnsi="Times New Roman" w:cs="Times New Roman"/>
        </w:rPr>
        <w:t xml:space="preserve">: </w:t>
      </w:r>
      <w:r w:rsidR="00656ED2">
        <w:rPr>
          <w:rFonts w:ascii="Times New Roman" w:hAnsi="Times New Roman" w:cs="Times New Roman"/>
        </w:rPr>
        <w:t>AIC table of models with</w:t>
      </w:r>
      <w:r w:rsidR="00656ED2">
        <w:rPr>
          <w:rFonts w:ascii="Times New Roman" w:hAnsi="Times New Roman" w:cs="Times New Roman"/>
        </w:rPr>
        <w:t xml:space="preserve"> </w:t>
      </w:r>
      <w:r w:rsidR="00656ED2">
        <w:rPr>
          <w:rFonts w:ascii="Times New Roman" w:hAnsi="Times New Roman" w:cs="Times New Roman"/>
        </w:rPr>
        <w:t xml:space="preserve">combined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Change w:id="14">
          <w:tblGrid>
            <w:gridCol w:w="1669"/>
            <w:gridCol w:w="456"/>
            <w:gridCol w:w="1116"/>
            <w:gridCol w:w="1430"/>
            <w:gridCol w:w="1230"/>
            <w:gridCol w:w="1083"/>
            <w:gridCol w:w="1196"/>
            <w:gridCol w:w="1103"/>
          </w:tblGrid>
        </w:tblGridChange>
      </w:tblGrid>
      <w:tr w:rsidR="00E615A9" w:rsidRPr="00E615A9" w14:paraId="1D66CCE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2A3C62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0FF4D242"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3E32E19A"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4105B08E"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125308BD"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1682E34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3655B924"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11AC633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79345EDA" w14:textId="77777777" w:rsidTr="00E615A9">
        <w:trPr>
          <w:trHeight w:val="312"/>
        </w:trPr>
        <w:tc>
          <w:tcPr>
            <w:tcW w:w="1669" w:type="dxa"/>
            <w:tcBorders>
              <w:top w:val="nil"/>
              <w:left w:val="nil"/>
              <w:bottom w:val="nil"/>
              <w:right w:val="nil"/>
            </w:tcBorders>
            <w:shd w:val="clear" w:color="000000" w:fill="FFFFFF"/>
            <w:noWrap/>
            <w:vAlign w:val="bottom"/>
            <w:hideMark/>
          </w:tcPr>
          <w:p w14:paraId="0BCED1C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185239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2586E34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1071.298</w:t>
            </w:r>
          </w:p>
        </w:tc>
        <w:tc>
          <w:tcPr>
            <w:tcW w:w="1430" w:type="dxa"/>
            <w:tcBorders>
              <w:top w:val="nil"/>
              <w:left w:val="nil"/>
              <w:bottom w:val="nil"/>
              <w:right w:val="nil"/>
            </w:tcBorders>
            <w:shd w:val="clear" w:color="000000" w:fill="FFFFFF"/>
            <w:noWrap/>
            <w:vAlign w:val="bottom"/>
            <w:hideMark/>
          </w:tcPr>
          <w:p w14:paraId="42C991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49DCE7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3AB392D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0.975</w:t>
            </w:r>
          </w:p>
        </w:tc>
        <w:tc>
          <w:tcPr>
            <w:tcW w:w="1196" w:type="dxa"/>
            <w:tcBorders>
              <w:top w:val="nil"/>
              <w:left w:val="nil"/>
              <w:bottom w:val="nil"/>
              <w:right w:val="nil"/>
            </w:tcBorders>
            <w:shd w:val="clear" w:color="000000" w:fill="FFFFFF"/>
            <w:noWrap/>
            <w:vAlign w:val="bottom"/>
            <w:hideMark/>
          </w:tcPr>
          <w:p w14:paraId="1614C6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-523.781</w:t>
            </w:r>
          </w:p>
        </w:tc>
        <w:tc>
          <w:tcPr>
            <w:tcW w:w="1103" w:type="dxa"/>
            <w:tcBorders>
              <w:top w:val="nil"/>
              <w:left w:val="nil"/>
              <w:bottom w:val="nil"/>
              <w:right w:val="nil"/>
            </w:tcBorders>
            <w:shd w:val="clear" w:color="000000" w:fill="FFFFFF"/>
            <w:noWrap/>
            <w:vAlign w:val="bottom"/>
            <w:hideMark/>
          </w:tcPr>
          <w:p w14:paraId="360858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0.975</w:t>
            </w:r>
          </w:p>
        </w:tc>
      </w:tr>
      <w:tr w:rsidR="00E615A9" w:rsidRPr="00E615A9" w14:paraId="7A8C65FA" w14:textId="77777777" w:rsidTr="00E615A9">
        <w:trPr>
          <w:trHeight w:val="312"/>
        </w:trPr>
        <w:tc>
          <w:tcPr>
            <w:tcW w:w="1669" w:type="dxa"/>
            <w:tcBorders>
              <w:top w:val="nil"/>
              <w:left w:val="nil"/>
              <w:bottom w:val="nil"/>
              <w:right w:val="nil"/>
            </w:tcBorders>
            <w:shd w:val="clear" w:color="000000" w:fill="FFFFFF"/>
            <w:noWrap/>
            <w:vAlign w:val="bottom"/>
            <w:hideMark/>
          </w:tcPr>
          <w:p w14:paraId="6927BF9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34ECE6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7F56B1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1079.726</w:t>
            </w:r>
          </w:p>
        </w:tc>
        <w:tc>
          <w:tcPr>
            <w:tcW w:w="1430" w:type="dxa"/>
            <w:tcBorders>
              <w:top w:val="nil"/>
              <w:left w:val="nil"/>
              <w:bottom w:val="nil"/>
              <w:right w:val="nil"/>
            </w:tcBorders>
            <w:shd w:val="clear" w:color="000000" w:fill="FFFFFF"/>
            <w:noWrap/>
            <w:vAlign w:val="bottom"/>
            <w:hideMark/>
          </w:tcPr>
          <w:p w14:paraId="3BF1DC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8.428</w:t>
            </w:r>
          </w:p>
        </w:tc>
        <w:tc>
          <w:tcPr>
            <w:tcW w:w="1230" w:type="dxa"/>
            <w:tcBorders>
              <w:top w:val="nil"/>
              <w:left w:val="nil"/>
              <w:bottom w:val="nil"/>
              <w:right w:val="nil"/>
            </w:tcBorders>
            <w:shd w:val="clear" w:color="000000" w:fill="FFFFFF"/>
            <w:noWrap/>
            <w:vAlign w:val="bottom"/>
            <w:hideMark/>
          </w:tcPr>
          <w:p w14:paraId="489A636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0.015</w:t>
            </w:r>
          </w:p>
        </w:tc>
        <w:tc>
          <w:tcPr>
            <w:tcW w:w="1083" w:type="dxa"/>
            <w:tcBorders>
              <w:top w:val="nil"/>
              <w:left w:val="nil"/>
              <w:bottom w:val="nil"/>
              <w:right w:val="nil"/>
            </w:tcBorders>
            <w:shd w:val="clear" w:color="000000" w:fill="FFFFFF"/>
            <w:noWrap/>
            <w:vAlign w:val="bottom"/>
            <w:hideMark/>
          </w:tcPr>
          <w:p w14:paraId="65E53BF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0.014</w:t>
            </w:r>
          </w:p>
        </w:tc>
        <w:tc>
          <w:tcPr>
            <w:tcW w:w="1196" w:type="dxa"/>
            <w:tcBorders>
              <w:top w:val="nil"/>
              <w:left w:val="nil"/>
              <w:bottom w:val="nil"/>
              <w:right w:val="nil"/>
            </w:tcBorders>
            <w:shd w:val="clear" w:color="000000" w:fill="FFFFFF"/>
            <w:noWrap/>
            <w:vAlign w:val="bottom"/>
            <w:hideMark/>
          </w:tcPr>
          <w:p w14:paraId="263963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-527.995</w:t>
            </w:r>
          </w:p>
        </w:tc>
        <w:tc>
          <w:tcPr>
            <w:tcW w:w="1103" w:type="dxa"/>
            <w:tcBorders>
              <w:top w:val="nil"/>
              <w:left w:val="nil"/>
              <w:bottom w:val="nil"/>
              <w:right w:val="nil"/>
            </w:tcBorders>
            <w:shd w:val="clear" w:color="000000" w:fill="FFFFFF"/>
            <w:noWrap/>
            <w:vAlign w:val="bottom"/>
            <w:hideMark/>
          </w:tcPr>
          <w:p w14:paraId="02A1217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0.990</w:t>
            </w:r>
          </w:p>
        </w:tc>
      </w:tr>
      <w:tr w:rsidR="00E615A9" w:rsidRPr="00E615A9" w14:paraId="32F9671B" w14:textId="77777777" w:rsidTr="00E615A9">
        <w:trPr>
          <w:trHeight w:val="312"/>
        </w:trPr>
        <w:tc>
          <w:tcPr>
            <w:tcW w:w="1669" w:type="dxa"/>
            <w:tcBorders>
              <w:top w:val="nil"/>
              <w:left w:val="nil"/>
              <w:bottom w:val="nil"/>
              <w:right w:val="nil"/>
            </w:tcBorders>
            <w:shd w:val="clear" w:color="000000" w:fill="FFFFFF"/>
            <w:noWrap/>
            <w:vAlign w:val="bottom"/>
            <w:hideMark/>
          </w:tcPr>
          <w:p w14:paraId="7731330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357FE3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0651CE0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1083.036</w:t>
            </w:r>
          </w:p>
        </w:tc>
        <w:tc>
          <w:tcPr>
            <w:tcW w:w="1430" w:type="dxa"/>
            <w:tcBorders>
              <w:top w:val="nil"/>
              <w:left w:val="nil"/>
              <w:bottom w:val="nil"/>
              <w:right w:val="nil"/>
            </w:tcBorders>
            <w:shd w:val="clear" w:color="000000" w:fill="FFFFFF"/>
            <w:noWrap/>
            <w:vAlign w:val="bottom"/>
            <w:hideMark/>
          </w:tcPr>
          <w:p w14:paraId="0B5933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11.738</w:t>
            </w:r>
          </w:p>
        </w:tc>
        <w:tc>
          <w:tcPr>
            <w:tcW w:w="1230" w:type="dxa"/>
            <w:tcBorders>
              <w:top w:val="nil"/>
              <w:left w:val="nil"/>
              <w:bottom w:val="nil"/>
              <w:right w:val="nil"/>
            </w:tcBorders>
            <w:shd w:val="clear" w:color="000000" w:fill="FFFFFF"/>
            <w:noWrap/>
            <w:vAlign w:val="bottom"/>
            <w:hideMark/>
          </w:tcPr>
          <w:p w14:paraId="782A58C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083" w:type="dxa"/>
            <w:tcBorders>
              <w:top w:val="nil"/>
              <w:left w:val="nil"/>
              <w:bottom w:val="nil"/>
              <w:right w:val="nil"/>
            </w:tcBorders>
            <w:shd w:val="clear" w:color="000000" w:fill="FFFFFF"/>
            <w:noWrap/>
            <w:vAlign w:val="bottom"/>
            <w:hideMark/>
          </w:tcPr>
          <w:p w14:paraId="0B9C94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196" w:type="dxa"/>
            <w:tcBorders>
              <w:top w:val="nil"/>
              <w:left w:val="nil"/>
              <w:bottom w:val="nil"/>
              <w:right w:val="nil"/>
            </w:tcBorders>
            <w:shd w:val="clear" w:color="000000" w:fill="FFFFFF"/>
            <w:noWrap/>
            <w:vAlign w:val="bottom"/>
            <w:hideMark/>
          </w:tcPr>
          <w:p w14:paraId="1109F8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-530.799</w:t>
            </w:r>
          </w:p>
        </w:tc>
        <w:tc>
          <w:tcPr>
            <w:tcW w:w="1103" w:type="dxa"/>
            <w:tcBorders>
              <w:top w:val="nil"/>
              <w:left w:val="nil"/>
              <w:bottom w:val="nil"/>
              <w:right w:val="nil"/>
            </w:tcBorders>
            <w:shd w:val="clear" w:color="000000" w:fill="FFFFFF"/>
            <w:noWrap/>
            <w:vAlign w:val="bottom"/>
            <w:hideMark/>
          </w:tcPr>
          <w:p w14:paraId="46868DC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0.993</w:t>
            </w:r>
          </w:p>
        </w:tc>
      </w:tr>
      <w:tr w:rsidR="00E615A9" w:rsidRPr="00E615A9" w14:paraId="1BFFEEB7" w14:textId="77777777" w:rsidTr="00E615A9">
        <w:trPr>
          <w:trHeight w:val="312"/>
        </w:trPr>
        <w:tc>
          <w:tcPr>
            <w:tcW w:w="1669" w:type="dxa"/>
            <w:tcBorders>
              <w:top w:val="nil"/>
              <w:left w:val="nil"/>
              <w:bottom w:val="nil"/>
              <w:right w:val="nil"/>
            </w:tcBorders>
            <w:shd w:val="clear" w:color="000000" w:fill="FFFFFF"/>
            <w:noWrap/>
            <w:vAlign w:val="bottom"/>
            <w:hideMark/>
          </w:tcPr>
          <w:p w14:paraId="24F5348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6DEDD2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7B0503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1083.109</w:t>
            </w:r>
          </w:p>
        </w:tc>
        <w:tc>
          <w:tcPr>
            <w:tcW w:w="1430" w:type="dxa"/>
            <w:tcBorders>
              <w:top w:val="nil"/>
              <w:left w:val="nil"/>
              <w:bottom w:val="nil"/>
              <w:right w:val="nil"/>
            </w:tcBorders>
            <w:shd w:val="clear" w:color="000000" w:fill="FFFFFF"/>
            <w:noWrap/>
            <w:vAlign w:val="bottom"/>
            <w:hideMark/>
          </w:tcPr>
          <w:p w14:paraId="220202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11.811</w:t>
            </w:r>
          </w:p>
        </w:tc>
        <w:tc>
          <w:tcPr>
            <w:tcW w:w="1230" w:type="dxa"/>
            <w:tcBorders>
              <w:top w:val="nil"/>
              <w:left w:val="nil"/>
              <w:bottom w:val="nil"/>
              <w:right w:val="nil"/>
            </w:tcBorders>
            <w:shd w:val="clear" w:color="000000" w:fill="FFFFFF"/>
            <w:noWrap/>
            <w:vAlign w:val="bottom"/>
            <w:hideMark/>
          </w:tcPr>
          <w:p w14:paraId="423274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083" w:type="dxa"/>
            <w:tcBorders>
              <w:top w:val="nil"/>
              <w:left w:val="nil"/>
              <w:bottom w:val="nil"/>
              <w:right w:val="nil"/>
            </w:tcBorders>
            <w:shd w:val="clear" w:color="000000" w:fill="FFFFFF"/>
            <w:noWrap/>
            <w:vAlign w:val="bottom"/>
            <w:hideMark/>
          </w:tcPr>
          <w:p w14:paraId="24B984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196" w:type="dxa"/>
            <w:tcBorders>
              <w:top w:val="nil"/>
              <w:left w:val="nil"/>
              <w:bottom w:val="nil"/>
              <w:right w:val="nil"/>
            </w:tcBorders>
            <w:shd w:val="clear" w:color="000000" w:fill="FFFFFF"/>
            <w:noWrap/>
            <w:vAlign w:val="bottom"/>
            <w:hideMark/>
          </w:tcPr>
          <w:p w14:paraId="7C274E8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-530.836</w:t>
            </w:r>
          </w:p>
        </w:tc>
        <w:tc>
          <w:tcPr>
            <w:tcW w:w="1103" w:type="dxa"/>
            <w:tcBorders>
              <w:top w:val="nil"/>
              <w:left w:val="nil"/>
              <w:bottom w:val="nil"/>
              <w:right w:val="nil"/>
            </w:tcBorders>
            <w:shd w:val="clear" w:color="000000" w:fill="FFFFFF"/>
            <w:noWrap/>
            <w:vAlign w:val="bottom"/>
            <w:hideMark/>
          </w:tcPr>
          <w:p w14:paraId="0AFCB6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0.995</w:t>
            </w:r>
          </w:p>
        </w:tc>
      </w:tr>
      <w:tr w:rsidR="00E615A9" w:rsidRPr="00E615A9" w14:paraId="650E003C" w14:textId="77777777" w:rsidTr="00E615A9">
        <w:trPr>
          <w:trHeight w:val="312"/>
        </w:trPr>
        <w:tc>
          <w:tcPr>
            <w:tcW w:w="1669" w:type="dxa"/>
            <w:tcBorders>
              <w:top w:val="nil"/>
              <w:left w:val="nil"/>
              <w:bottom w:val="nil"/>
              <w:right w:val="nil"/>
            </w:tcBorders>
            <w:shd w:val="clear" w:color="000000" w:fill="FFFFFF"/>
            <w:noWrap/>
            <w:vAlign w:val="bottom"/>
            <w:hideMark/>
          </w:tcPr>
          <w:p w14:paraId="44759F5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6F6DF98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6909DF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1084.520</w:t>
            </w:r>
          </w:p>
        </w:tc>
        <w:tc>
          <w:tcPr>
            <w:tcW w:w="1430" w:type="dxa"/>
            <w:tcBorders>
              <w:top w:val="nil"/>
              <w:left w:val="nil"/>
              <w:bottom w:val="nil"/>
              <w:right w:val="nil"/>
            </w:tcBorders>
            <w:shd w:val="clear" w:color="000000" w:fill="FFFFFF"/>
            <w:noWrap/>
            <w:vAlign w:val="bottom"/>
            <w:hideMark/>
          </w:tcPr>
          <w:p w14:paraId="3AD2BA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13.222</w:t>
            </w:r>
          </w:p>
        </w:tc>
        <w:tc>
          <w:tcPr>
            <w:tcW w:w="1230" w:type="dxa"/>
            <w:tcBorders>
              <w:top w:val="nil"/>
              <w:left w:val="nil"/>
              <w:bottom w:val="nil"/>
              <w:right w:val="nil"/>
            </w:tcBorders>
            <w:shd w:val="clear" w:color="000000" w:fill="FFFFFF"/>
            <w:noWrap/>
            <w:vAlign w:val="bottom"/>
            <w:hideMark/>
          </w:tcPr>
          <w:p w14:paraId="415277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13CC602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2290907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-530.392</w:t>
            </w:r>
          </w:p>
        </w:tc>
        <w:tc>
          <w:tcPr>
            <w:tcW w:w="1103" w:type="dxa"/>
            <w:tcBorders>
              <w:top w:val="nil"/>
              <w:left w:val="nil"/>
              <w:bottom w:val="nil"/>
              <w:right w:val="nil"/>
            </w:tcBorders>
            <w:shd w:val="clear" w:color="000000" w:fill="FFFFFF"/>
            <w:noWrap/>
            <w:vAlign w:val="bottom"/>
            <w:hideMark/>
          </w:tcPr>
          <w:p w14:paraId="1F0384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0.997</w:t>
            </w:r>
          </w:p>
        </w:tc>
      </w:tr>
      <w:tr w:rsidR="00E615A9" w:rsidRPr="00E615A9" w14:paraId="39E6F430" w14:textId="77777777" w:rsidTr="00E615A9">
        <w:trPr>
          <w:trHeight w:val="312"/>
        </w:trPr>
        <w:tc>
          <w:tcPr>
            <w:tcW w:w="1669" w:type="dxa"/>
            <w:tcBorders>
              <w:top w:val="nil"/>
              <w:left w:val="nil"/>
              <w:bottom w:val="nil"/>
              <w:right w:val="nil"/>
            </w:tcBorders>
            <w:shd w:val="clear" w:color="000000" w:fill="FFFFFF"/>
            <w:noWrap/>
            <w:vAlign w:val="bottom"/>
            <w:hideMark/>
          </w:tcPr>
          <w:p w14:paraId="652BDCB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5EBFD11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FC553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1084.786</w:t>
            </w:r>
          </w:p>
        </w:tc>
        <w:tc>
          <w:tcPr>
            <w:tcW w:w="1430" w:type="dxa"/>
            <w:tcBorders>
              <w:top w:val="nil"/>
              <w:left w:val="nil"/>
              <w:bottom w:val="nil"/>
              <w:right w:val="nil"/>
            </w:tcBorders>
            <w:shd w:val="clear" w:color="000000" w:fill="FFFFFF"/>
            <w:noWrap/>
            <w:vAlign w:val="bottom"/>
            <w:hideMark/>
          </w:tcPr>
          <w:p w14:paraId="501E179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13.487</w:t>
            </w:r>
          </w:p>
        </w:tc>
        <w:tc>
          <w:tcPr>
            <w:tcW w:w="1230" w:type="dxa"/>
            <w:tcBorders>
              <w:top w:val="nil"/>
              <w:left w:val="nil"/>
              <w:bottom w:val="nil"/>
              <w:right w:val="nil"/>
            </w:tcBorders>
            <w:shd w:val="clear" w:color="000000" w:fill="FFFFFF"/>
            <w:noWrap/>
            <w:vAlign w:val="bottom"/>
            <w:hideMark/>
          </w:tcPr>
          <w:p w14:paraId="2D7B24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6842108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498191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-523.297</w:t>
            </w:r>
          </w:p>
        </w:tc>
        <w:tc>
          <w:tcPr>
            <w:tcW w:w="1103" w:type="dxa"/>
            <w:tcBorders>
              <w:top w:val="nil"/>
              <w:left w:val="nil"/>
              <w:bottom w:val="nil"/>
              <w:right w:val="nil"/>
            </w:tcBorders>
            <w:shd w:val="clear" w:color="000000" w:fill="FFFFFF"/>
            <w:noWrap/>
            <w:vAlign w:val="bottom"/>
            <w:hideMark/>
          </w:tcPr>
          <w:p w14:paraId="0ABE198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0.998</w:t>
            </w:r>
          </w:p>
        </w:tc>
      </w:tr>
      <w:tr w:rsidR="00E615A9" w:rsidRPr="00E615A9" w14:paraId="1A408EC6" w14:textId="77777777" w:rsidTr="00E615A9">
        <w:trPr>
          <w:trHeight w:val="312"/>
        </w:trPr>
        <w:tc>
          <w:tcPr>
            <w:tcW w:w="1669" w:type="dxa"/>
            <w:tcBorders>
              <w:top w:val="nil"/>
              <w:left w:val="nil"/>
              <w:bottom w:val="nil"/>
              <w:right w:val="nil"/>
            </w:tcBorders>
            <w:shd w:val="clear" w:color="000000" w:fill="FFFFFF"/>
            <w:noWrap/>
            <w:vAlign w:val="bottom"/>
            <w:hideMark/>
          </w:tcPr>
          <w:p w14:paraId="6C32B797"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70BA1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2E8880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1084.834</w:t>
            </w:r>
          </w:p>
        </w:tc>
        <w:tc>
          <w:tcPr>
            <w:tcW w:w="1430" w:type="dxa"/>
            <w:tcBorders>
              <w:top w:val="nil"/>
              <w:left w:val="nil"/>
              <w:bottom w:val="nil"/>
              <w:right w:val="nil"/>
            </w:tcBorders>
            <w:shd w:val="clear" w:color="000000" w:fill="FFFFFF"/>
            <w:noWrap/>
            <w:vAlign w:val="bottom"/>
            <w:hideMark/>
          </w:tcPr>
          <w:p w14:paraId="45B8C6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13.536</w:t>
            </w:r>
          </w:p>
        </w:tc>
        <w:tc>
          <w:tcPr>
            <w:tcW w:w="1230" w:type="dxa"/>
            <w:tcBorders>
              <w:top w:val="nil"/>
              <w:left w:val="nil"/>
              <w:bottom w:val="nil"/>
              <w:right w:val="nil"/>
            </w:tcBorders>
            <w:shd w:val="clear" w:color="000000" w:fill="FFFFFF"/>
            <w:noWrap/>
            <w:vAlign w:val="bottom"/>
            <w:hideMark/>
          </w:tcPr>
          <w:p w14:paraId="5CA1A4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402C1A7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76FF4E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-532.833</w:t>
            </w:r>
          </w:p>
        </w:tc>
        <w:tc>
          <w:tcPr>
            <w:tcW w:w="1103" w:type="dxa"/>
            <w:tcBorders>
              <w:top w:val="nil"/>
              <w:left w:val="nil"/>
              <w:bottom w:val="nil"/>
              <w:right w:val="nil"/>
            </w:tcBorders>
            <w:shd w:val="clear" w:color="000000" w:fill="FFFFFF"/>
            <w:noWrap/>
            <w:vAlign w:val="bottom"/>
            <w:hideMark/>
          </w:tcPr>
          <w:p w14:paraId="3B828B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9895E90" w14:textId="77777777" w:rsidTr="00E615A9">
        <w:trPr>
          <w:trHeight w:val="312"/>
        </w:trPr>
        <w:tc>
          <w:tcPr>
            <w:tcW w:w="1669" w:type="dxa"/>
            <w:tcBorders>
              <w:top w:val="nil"/>
              <w:left w:val="nil"/>
              <w:bottom w:val="nil"/>
              <w:right w:val="nil"/>
            </w:tcBorders>
            <w:shd w:val="clear" w:color="000000" w:fill="FFFFFF"/>
            <w:noWrap/>
            <w:vAlign w:val="bottom"/>
            <w:hideMark/>
          </w:tcPr>
          <w:p w14:paraId="39B2081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7DEC28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67D102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1086.004</w:t>
            </w:r>
          </w:p>
        </w:tc>
        <w:tc>
          <w:tcPr>
            <w:tcW w:w="1430" w:type="dxa"/>
            <w:tcBorders>
              <w:top w:val="nil"/>
              <w:left w:val="nil"/>
              <w:bottom w:val="nil"/>
              <w:right w:val="nil"/>
            </w:tcBorders>
            <w:shd w:val="clear" w:color="000000" w:fill="FFFFFF"/>
            <w:noWrap/>
            <w:vAlign w:val="bottom"/>
            <w:hideMark/>
          </w:tcPr>
          <w:p w14:paraId="585249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14.706</w:t>
            </w:r>
          </w:p>
        </w:tc>
        <w:tc>
          <w:tcPr>
            <w:tcW w:w="1230" w:type="dxa"/>
            <w:tcBorders>
              <w:top w:val="nil"/>
              <w:left w:val="nil"/>
              <w:bottom w:val="nil"/>
              <w:right w:val="nil"/>
            </w:tcBorders>
            <w:shd w:val="clear" w:color="000000" w:fill="FFFFFF"/>
            <w:noWrap/>
            <w:vAlign w:val="bottom"/>
            <w:hideMark/>
          </w:tcPr>
          <w:p w14:paraId="67CBFB7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177B99F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7BCF65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-532.283</w:t>
            </w:r>
          </w:p>
        </w:tc>
        <w:tc>
          <w:tcPr>
            <w:tcW w:w="1103" w:type="dxa"/>
            <w:tcBorders>
              <w:top w:val="nil"/>
              <w:left w:val="nil"/>
              <w:bottom w:val="nil"/>
              <w:right w:val="nil"/>
            </w:tcBorders>
            <w:shd w:val="clear" w:color="000000" w:fill="FFFFFF"/>
            <w:noWrap/>
            <w:vAlign w:val="bottom"/>
            <w:hideMark/>
          </w:tcPr>
          <w:p w14:paraId="5E8398C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0F67333E" w14:textId="77777777" w:rsidTr="00E615A9">
        <w:trPr>
          <w:trHeight w:val="312"/>
        </w:trPr>
        <w:tc>
          <w:tcPr>
            <w:tcW w:w="1669" w:type="dxa"/>
            <w:tcBorders>
              <w:top w:val="nil"/>
              <w:left w:val="nil"/>
              <w:bottom w:val="nil"/>
              <w:right w:val="nil"/>
            </w:tcBorders>
            <w:shd w:val="clear" w:color="000000" w:fill="FFFFFF"/>
            <w:noWrap/>
            <w:vAlign w:val="bottom"/>
            <w:hideMark/>
          </w:tcPr>
          <w:p w14:paraId="25FDAAB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0F8AA6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5322B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1086.481</w:t>
            </w:r>
          </w:p>
        </w:tc>
        <w:tc>
          <w:tcPr>
            <w:tcW w:w="1430" w:type="dxa"/>
            <w:tcBorders>
              <w:top w:val="nil"/>
              <w:left w:val="nil"/>
              <w:bottom w:val="nil"/>
              <w:right w:val="nil"/>
            </w:tcBorders>
            <w:shd w:val="clear" w:color="000000" w:fill="FFFFFF"/>
            <w:noWrap/>
            <w:vAlign w:val="bottom"/>
            <w:hideMark/>
          </w:tcPr>
          <w:p w14:paraId="00BEE5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15.183</w:t>
            </w:r>
          </w:p>
        </w:tc>
        <w:tc>
          <w:tcPr>
            <w:tcW w:w="1230" w:type="dxa"/>
            <w:tcBorders>
              <w:top w:val="nil"/>
              <w:left w:val="nil"/>
              <w:bottom w:val="nil"/>
              <w:right w:val="nil"/>
            </w:tcBorders>
            <w:shd w:val="clear" w:color="000000" w:fill="FFFFFF"/>
            <w:noWrap/>
            <w:vAlign w:val="bottom"/>
            <w:hideMark/>
          </w:tcPr>
          <w:p w14:paraId="36732D9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BA96B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D9F2A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-532.521</w:t>
            </w:r>
          </w:p>
        </w:tc>
        <w:tc>
          <w:tcPr>
            <w:tcW w:w="1103" w:type="dxa"/>
            <w:tcBorders>
              <w:top w:val="nil"/>
              <w:left w:val="nil"/>
              <w:bottom w:val="nil"/>
              <w:right w:val="nil"/>
            </w:tcBorders>
            <w:shd w:val="clear" w:color="000000" w:fill="FFFFFF"/>
            <w:noWrap/>
            <w:vAlign w:val="bottom"/>
            <w:hideMark/>
          </w:tcPr>
          <w:p w14:paraId="4E1B7B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A93D2E1" w14:textId="77777777" w:rsidTr="00E615A9">
        <w:trPr>
          <w:trHeight w:val="312"/>
        </w:trPr>
        <w:tc>
          <w:tcPr>
            <w:tcW w:w="1669" w:type="dxa"/>
            <w:tcBorders>
              <w:top w:val="nil"/>
              <w:left w:val="nil"/>
              <w:bottom w:val="nil"/>
              <w:right w:val="nil"/>
            </w:tcBorders>
            <w:shd w:val="clear" w:color="000000" w:fill="FFFFFF"/>
            <w:noWrap/>
            <w:vAlign w:val="bottom"/>
            <w:hideMark/>
          </w:tcPr>
          <w:p w14:paraId="052597B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0E3AC25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7F3E628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1092.837</w:t>
            </w:r>
          </w:p>
        </w:tc>
        <w:tc>
          <w:tcPr>
            <w:tcW w:w="1430" w:type="dxa"/>
            <w:tcBorders>
              <w:top w:val="nil"/>
              <w:left w:val="nil"/>
              <w:bottom w:val="nil"/>
              <w:right w:val="nil"/>
            </w:tcBorders>
            <w:shd w:val="clear" w:color="000000" w:fill="FFFFFF"/>
            <w:noWrap/>
            <w:vAlign w:val="bottom"/>
            <w:hideMark/>
          </w:tcPr>
          <w:p w14:paraId="175727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21.539</w:t>
            </w:r>
          </w:p>
        </w:tc>
        <w:tc>
          <w:tcPr>
            <w:tcW w:w="1230" w:type="dxa"/>
            <w:tcBorders>
              <w:top w:val="nil"/>
              <w:left w:val="nil"/>
              <w:bottom w:val="nil"/>
              <w:right w:val="nil"/>
            </w:tcBorders>
            <w:shd w:val="clear" w:color="000000" w:fill="FFFFFF"/>
            <w:noWrap/>
            <w:vAlign w:val="bottom"/>
            <w:hideMark/>
          </w:tcPr>
          <w:p w14:paraId="058B35F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8A16C9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3D0ABD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-542.293</w:t>
            </w:r>
          </w:p>
        </w:tc>
        <w:tc>
          <w:tcPr>
            <w:tcW w:w="1103" w:type="dxa"/>
            <w:tcBorders>
              <w:top w:val="nil"/>
              <w:left w:val="nil"/>
              <w:bottom w:val="nil"/>
              <w:right w:val="nil"/>
            </w:tcBorders>
            <w:shd w:val="clear" w:color="000000" w:fill="FFFFFF"/>
            <w:noWrap/>
            <w:vAlign w:val="bottom"/>
            <w:hideMark/>
          </w:tcPr>
          <w:p w14:paraId="275DF52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A694735" w14:textId="77777777" w:rsidTr="00E615A9">
        <w:trPr>
          <w:trHeight w:val="312"/>
        </w:trPr>
        <w:tc>
          <w:tcPr>
            <w:tcW w:w="1669" w:type="dxa"/>
            <w:tcBorders>
              <w:top w:val="nil"/>
              <w:left w:val="nil"/>
              <w:bottom w:val="nil"/>
              <w:right w:val="nil"/>
            </w:tcBorders>
            <w:shd w:val="clear" w:color="000000" w:fill="FFFFFF"/>
            <w:noWrap/>
            <w:vAlign w:val="bottom"/>
            <w:hideMark/>
          </w:tcPr>
          <w:p w14:paraId="740DF48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566AC3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58D5F5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1093.227</w:t>
            </w:r>
          </w:p>
        </w:tc>
        <w:tc>
          <w:tcPr>
            <w:tcW w:w="1430" w:type="dxa"/>
            <w:tcBorders>
              <w:top w:val="nil"/>
              <w:left w:val="nil"/>
              <w:bottom w:val="nil"/>
              <w:right w:val="nil"/>
            </w:tcBorders>
            <w:shd w:val="clear" w:color="000000" w:fill="FFFFFF"/>
            <w:noWrap/>
            <w:vAlign w:val="bottom"/>
            <w:hideMark/>
          </w:tcPr>
          <w:p w14:paraId="234158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21.929</w:t>
            </w:r>
          </w:p>
        </w:tc>
        <w:tc>
          <w:tcPr>
            <w:tcW w:w="1230" w:type="dxa"/>
            <w:tcBorders>
              <w:top w:val="nil"/>
              <w:left w:val="nil"/>
              <w:bottom w:val="nil"/>
              <w:right w:val="nil"/>
            </w:tcBorders>
            <w:shd w:val="clear" w:color="000000" w:fill="FFFFFF"/>
            <w:noWrap/>
            <w:vAlign w:val="bottom"/>
            <w:hideMark/>
          </w:tcPr>
          <w:p w14:paraId="1CFBAE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E5A45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818848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-527.518</w:t>
            </w:r>
          </w:p>
        </w:tc>
        <w:tc>
          <w:tcPr>
            <w:tcW w:w="1103" w:type="dxa"/>
            <w:tcBorders>
              <w:top w:val="nil"/>
              <w:left w:val="nil"/>
              <w:bottom w:val="nil"/>
              <w:right w:val="nil"/>
            </w:tcBorders>
            <w:shd w:val="clear" w:color="000000" w:fill="FFFFFF"/>
            <w:noWrap/>
            <w:vAlign w:val="bottom"/>
            <w:hideMark/>
          </w:tcPr>
          <w:p w14:paraId="0FA00E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02E990C" w14:textId="77777777" w:rsidTr="00E615A9">
        <w:trPr>
          <w:trHeight w:val="312"/>
        </w:trPr>
        <w:tc>
          <w:tcPr>
            <w:tcW w:w="1669" w:type="dxa"/>
            <w:tcBorders>
              <w:top w:val="nil"/>
              <w:left w:val="nil"/>
              <w:bottom w:val="nil"/>
              <w:right w:val="nil"/>
            </w:tcBorders>
            <w:shd w:val="clear" w:color="000000" w:fill="FFFFFF"/>
            <w:noWrap/>
            <w:vAlign w:val="bottom"/>
            <w:hideMark/>
          </w:tcPr>
          <w:p w14:paraId="03DD7D1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6313D3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AA8F6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1093.257</w:t>
            </w:r>
          </w:p>
        </w:tc>
        <w:tc>
          <w:tcPr>
            <w:tcW w:w="1430" w:type="dxa"/>
            <w:tcBorders>
              <w:top w:val="nil"/>
              <w:left w:val="nil"/>
              <w:bottom w:val="nil"/>
              <w:right w:val="nil"/>
            </w:tcBorders>
            <w:shd w:val="clear" w:color="000000" w:fill="FFFFFF"/>
            <w:noWrap/>
            <w:vAlign w:val="bottom"/>
            <w:hideMark/>
          </w:tcPr>
          <w:p w14:paraId="0EFB465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21.959</w:t>
            </w:r>
          </w:p>
        </w:tc>
        <w:tc>
          <w:tcPr>
            <w:tcW w:w="1230" w:type="dxa"/>
            <w:tcBorders>
              <w:top w:val="nil"/>
              <w:left w:val="nil"/>
              <w:bottom w:val="nil"/>
              <w:right w:val="nil"/>
            </w:tcBorders>
            <w:shd w:val="clear" w:color="000000" w:fill="FFFFFF"/>
            <w:noWrap/>
            <w:vAlign w:val="bottom"/>
            <w:hideMark/>
          </w:tcPr>
          <w:p w14:paraId="58C683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29E3E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BCF7D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-527.533</w:t>
            </w:r>
          </w:p>
        </w:tc>
        <w:tc>
          <w:tcPr>
            <w:tcW w:w="1103" w:type="dxa"/>
            <w:tcBorders>
              <w:top w:val="nil"/>
              <w:left w:val="nil"/>
              <w:bottom w:val="nil"/>
              <w:right w:val="nil"/>
            </w:tcBorders>
            <w:shd w:val="clear" w:color="000000" w:fill="FFFFFF"/>
            <w:noWrap/>
            <w:vAlign w:val="bottom"/>
            <w:hideMark/>
          </w:tcPr>
          <w:p w14:paraId="01FB49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8D0BF04" w14:textId="77777777" w:rsidTr="00E615A9">
        <w:trPr>
          <w:trHeight w:val="312"/>
        </w:trPr>
        <w:tc>
          <w:tcPr>
            <w:tcW w:w="1669" w:type="dxa"/>
            <w:tcBorders>
              <w:top w:val="nil"/>
              <w:left w:val="nil"/>
              <w:bottom w:val="nil"/>
              <w:right w:val="nil"/>
            </w:tcBorders>
            <w:shd w:val="clear" w:color="000000" w:fill="FFFFFF"/>
            <w:noWrap/>
            <w:vAlign w:val="bottom"/>
            <w:hideMark/>
          </w:tcPr>
          <w:p w14:paraId="36B2179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694099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E52AD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1094.828</w:t>
            </w:r>
          </w:p>
        </w:tc>
        <w:tc>
          <w:tcPr>
            <w:tcW w:w="1430" w:type="dxa"/>
            <w:tcBorders>
              <w:top w:val="nil"/>
              <w:left w:val="nil"/>
              <w:bottom w:val="nil"/>
              <w:right w:val="nil"/>
            </w:tcBorders>
            <w:shd w:val="clear" w:color="000000" w:fill="FFFFFF"/>
            <w:noWrap/>
            <w:vAlign w:val="bottom"/>
            <w:hideMark/>
          </w:tcPr>
          <w:p w14:paraId="74C967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23.530</w:t>
            </w:r>
          </w:p>
        </w:tc>
        <w:tc>
          <w:tcPr>
            <w:tcW w:w="1230" w:type="dxa"/>
            <w:tcBorders>
              <w:top w:val="nil"/>
              <w:left w:val="nil"/>
              <w:bottom w:val="nil"/>
              <w:right w:val="nil"/>
            </w:tcBorders>
            <w:shd w:val="clear" w:color="000000" w:fill="FFFFFF"/>
            <w:noWrap/>
            <w:vAlign w:val="bottom"/>
            <w:hideMark/>
          </w:tcPr>
          <w:p w14:paraId="6D9CBA4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0A4590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BF7D31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-542.224</w:t>
            </w:r>
          </w:p>
        </w:tc>
        <w:tc>
          <w:tcPr>
            <w:tcW w:w="1103" w:type="dxa"/>
            <w:tcBorders>
              <w:top w:val="nil"/>
              <w:left w:val="nil"/>
              <w:bottom w:val="nil"/>
              <w:right w:val="nil"/>
            </w:tcBorders>
            <w:shd w:val="clear" w:color="000000" w:fill="FFFFFF"/>
            <w:noWrap/>
            <w:vAlign w:val="bottom"/>
            <w:hideMark/>
          </w:tcPr>
          <w:p w14:paraId="5D69A4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B0C3C3F" w14:textId="77777777" w:rsidTr="00E615A9">
        <w:trPr>
          <w:trHeight w:val="312"/>
        </w:trPr>
        <w:tc>
          <w:tcPr>
            <w:tcW w:w="1669" w:type="dxa"/>
            <w:tcBorders>
              <w:top w:val="nil"/>
              <w:left w:val="nil"/>
              <w:bottom w:val="nil"/>
              <w:right w:val="nil"/>
            </w:tcBorders>
            <w:shd w:val="clear" w:color="000000" w:fill="FFFFFF"/>
            <w:noWrap/>
            <w:vAlign w:val="bottom"/>
            <w:hideMark/>
          </w:tcPr>
          <w:p w14:paraId="3B3CDA44"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288E26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05718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1096.171</w:t>
            </w:r>
          </w:p>
        </w:tc>
        <w:tc>
          <w:tcPr>
            <w:tcW w:w="1430" w:type="dxa"/>
            <w:tcBorders>
              <w:top w:val="nil"/>
              <w:left w:val="nil"/>
              <w:bottom w:val="nil"/>
              <w:right w:val="nil"/>
            </w:tcBorders>
            <w:shd w:val="clear" w:color="000000" w:fill="FFFFFF"/>
            <w:noWrap/>
            <w:vAlign w:val="bottom"/>
            <w:hideMark/>
          </w:tcPr>
          <w:p w14:paraId="58659D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24.873</w:t>
            </w:r>
          </w:p>
        </w:tc>
        <w:tc>
          <w:tcPr>
            <w:tcW w:w="1230" w:type="dxa"/>
            <w:tcBorders>
              <w:top w:val="nil"/>
              <w:left w:val="nil"/>
              <w:bottom w:val="nil"/>
              <w:right w:val="nil"/>
            </w:tcBorders>
            <w:shd w:val="clear" w:color="000000" w:fill="FFFFFF"/>
            <w:noWrap/>
            <w:vAlign w:val="bottom"/>
            <w:hideMark/>
          </w:tcPr>
          <w:p w14:paraId="4D6405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13626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56A17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-528.990</w:t>
            </w:r>
          </w:p>
        </w:tc>
        <w:tc>
          <w:tcPr>
            <w:tcW w:w="1103" w:type="dxa"/>
            <w:tcBorders>
              <w:top w:val="nil"/>
              <w:left w:val="nil"/>
              <w:bottom w:val="nil"/>
              <w:right w:val="nil"/>
            </w:tcBorders>
            <w:shd w:val="clear" w:color="000000" w:fill="FFFFFF"/>
            <w:noWrap/>
            <w:vAlign w:val="bottom"/>
            <w:hideMark/>
          </w:tcPr>
          <w:p w14:paraId="321A03B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EA41394" w14:textId="77777777" w:rsidTr="00E615A9">
        <w:trPr>
          <w:trHeight w:val="312"/>
        </w:trPr>
        <w:tc>
          <w:tcPr>
            <w:tcW w:w="1669" w:type="dxa"/>
            <w:tcBorders>
              <w:top w:val="nil"/>
              <w:left w:val="nil"/>
              <w:bottom w:val="nil"/>
              <w:right w:val="nil"/>
            </w:tcBorders>
            <w:shd w:val="clear" w:color="000000" w:fill="FFFFFF"/>
            <w:noWrap/>
            <w:vAlign w:val="bottom"/>
            <w:hideMark/>
          </w:tcPr>
          <w:p w14:paraId="0F70176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5A3E8E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2CDD6FE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1101.145</w:t>
            </w:r>
          </w:p>
        </w:tc>
        <w:tc>
          <w:tcPr>
            <w:tcW w:w="1430" w:type="dxa"/>
            <w:tcBorders>
              <w:top w:val="nil"/>
              <w:left w:val="nil"/>
              <w:bottom w:val="nil"/>
              <w:right w:val="nil"/>
            </w:tcBorders>
            <w:shd w:val="clear" w:color="000000" w:fill="FFFFFF"/>
            <w:noWrap/>
            <w:vAlign w:val="bottom"/>
            <w:hideMark/>
          </w:tcPr>
          <w:p w14:paraId="461BCF0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29.847</w:t>
            </w:r>
          </w:p>
        </w:tc>
        <w:tc>
          <w:tcPr>
            <w:tcW w:w="1230" w:type="dxa"/>
            <w:tcBorders>
              <w:top w:val="nil"/>
              <w:left w:val="nil"/>
              <w:bottom w:val="nil"/>
              <w:right w:val="nil"/>
            </w:tcBorders>
            <w:shd w:val="clear" w:color="000000" w:fill="FFFFFF"/>
            <w:noWrap/>
            <w:vAlign w:val="bottom"/>
            <w:hideMark/>
          </w:tcPr>
          <w:p w14:paraId="33E344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0D5F1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A9921C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-546.447</w:t>
            </w:r>
          </w:p>
        </w:tc>
        <w:tc>
          <w:tcPr>
            <w:tcW w:w="1103" w:type="dxa"/>
            <w:tcBorders>
              <w:top w:val="nil"/>
              <w:left w:val="nil"/>
              <w:bottom w:val="nil"/>
              <w:right w:val="nil"/>
            </w:tcBorders>
            <w:shd w:val="clear" w:color="000000" w:fill="FFFFFF"/>
            <w:noWrap/>
            <w:vAlign w:val="bottom"/>
            <w:hideMark/>
          </w:tcPr>
          <w:p w14:paraId="7FB284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F45B7C8" w14:textId="77777777" w:rsidTr="00E615A9">
        <w:trPr>
          <w:trHeight w:val="312"/>
        </w:trPr>
        <w:tc>
          <w:tcPr>
            <w:tcW w:w="1669" w:type="dxa"/>
            <w:tcBorders>
              <w:top w:val="nil"/>
              <w:left w:val="nil"/>
              <w:bottom w:val="nil"/>
              <w:right w:val="nil"/>
            </w:tcBorders>
            <w:shd w:val="clear" w:color="000000" w:fill="FFFFFF"/>
            <w:noWrap/>
            <w:vAlign w:val="bottom"/>
            <w:hideMark/>
          </w:tcPr>
          <w:p w14:paraId="77900DC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6C6D4C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381346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1103.234</w:t>
            </w:r>
          </w:p>
        </w:tc>
        <w:tc>
          <w:tcPr>
            <w:tcW w:w="1430" w:type="dxa"/>
            <w:tcBorders>
              <w:top w:val="nil"/>
              <w:left w:val="nil"/>
              <w:bottom w:val="nil"/>
              <w:right w:val="nil"/>
            </w:tcBorders>
            <w:shd w:val="clear" w:color="000000" w:fill="FFFFFF"/>
            <w:noWrap/>
            <w:vAlign w:val="bottom"/>
            <w:hideMark/>
          </w:tcPr>
          <w:p w14:paraId="56729A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31.936</w:t>
            </w:r>
          </w:p>
        </w:tc>
        <w:tc>
          <w:tcPr>
            <w:tcW w:w="1230" w:type="dxa"/>
            <w:tcBorders>
              <w:top w:val="nil"/>
              <w:left w:val="nil"/>
              <w:bottom w:val="nil"/>
              <w:right w:val="nil"/>
            </w:tcBorders>
            <w:shd w:val="clear" w:color="000000" w:fill="FFFFFF"/>
            <w:noWrap/>
            <w:vAlign w:val="bottom"/>
            <w:hideMark/>
          </w:tcPr>
          <w:p w14:paraId="05AA0B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78FF9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951F0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-546.427</w:t>
            </w:r>
          </w:p>
        </w:tc>
        <w:tc>
          <w:tcPr>
            <w:tcW w:w="1103" w:type="dxa"/>
            <w:tcBorders>
              <w:top w:val="nil"/>
              <w:left w:val="nil"/>
              <w:bottom w:val="nil"/>
              <w:right w:val="nil"/>
            </w:tcBorders>
            <w:shd w:val="clear" w:color="000000" w:fill="FFFFFF"/>
            <w:noWrap/>
            <w:vAlign w:val="bottom"/>
            <w:hideMark/>
          </w:tcPr>
          <w:p w14:paraId="77756F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6277996" w14:textId="77777777" w:rsidTr="00E615A9">
        <w:trPr>
          <w:trHeight w:val="312"/>
        </w:trPr>
        <w:tc>
          <w:tcPr>
            <w:tcW w:w="1669" w:type="dxa"/>
            <w:tcBorders>
              <w:top w:val="nil"/>
              <w:left w:val="nil"/>
              <w:bottom w:val="nil"/>
              <w:right w:val="nil"/>
            </w:tcBorders>
            <w:shd w:val="clear" w:color="000000" w:fill="FFFFFF"/>
            <w:noWrap/>
            <w:vAlign w:val="bottom"/>
            <w:hideMark/>
          </w:tcPr>
          <w:p w14:paraId="60A87701"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39EA4B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6C552F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1106.757</w:t>
            </w:r>
          </w:p>
        </w:tc>
        <w:tc>
          <w:tcPr>
            <w:tcW w:w="1430" w:type="dxa"/>
            <w:tcBorders>
              <w:top w:val="nil"/>
              <w:left w:val="nil"/>
              <w:bottom w:val="nil"/>
              <w:right w:val="nil"/>
            </w:tcBorders>
            <w:shd w:val="clear" w:color="000000" w:fill="FFFFFF"/>
            <w:noWrap/>
            <w:vAlign w:val="bottom"/>
            <w:hideMark/>
          </w:tcPr>
          <w:p w14:paraId="1B1AF1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35.459</w:t>
            </w:r>
          </w:p>
        </w:tc>
        <w:tc>
          <w:tcPr>
            <w:tcW w:w="1230" w:type="dxa"/>
            <w:tcBorders>
              <w:top w:val="nil"/>
              <w:left w:val="nil"/>
              <w:bottom w:val="nil"/>
              <w:right w:val="nil"/>
            </w:tcBorders>
            <w:shd w:val="clear" w:color="000000" w:fill="FFFFFF"/>
            <w:noWrap/>
            <w:vAlign w:val="bottom"/>
            <w:hideMark/>
          </w:tcPr>
          <w:p w14:paraId="73A80F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15778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3C94C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-550.304</w:t>
            </w:r>
          </w:p>
        </w:tc>
        <w:tc>
          <w:tcPr>
            <w:tcW w:w="1103" w:type="dxa"/>
            <w:tcBorders>
              <w:top w:val="nil"/>
              <w:left w:val="nil"/>
              <w:bottom w:val="nil"/>
              <w:right w:val="nil"/>
            </w:tcBorders>
            <w:shd w:val="clear" w:color="000000" w:fill="FFFFFF"/>
            <w:noWrap/>
            <w:vAlign w:val="bottom"/>
            <w:hideMark/>
          </w:tcPr>
          <w:p w14:paraId="3C7601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5672179" w14:textId="77777777" w:rsidTr="00E615A9">
        <w:trPr>
          <w:trHeight w:val="312"/>
        </w:trPr>
        <w:tc>
          <w:tcPr>
            <w:tcW w:w="1669" w:type="dxa"/>
            <w:tcBorders>
              <w:top w:val="nil"/>
              <w:left w:val="nil"/>
              <w:bottom w:val="nil"/>
              <w:right w:val="nil"/>
            </w:tcBorders>
            <w:shd w:val="clear" w:color="000000" w:fill="FFFFFF"/>
            <w:noWrap/>
            <w:vAlign w:val="bottom"/>
            <w:hideMark/>
          </w:tcPr>
          <w:p w14:paraId="03703BC6"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03B1CA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56C403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1116.323</w:t>
            </w:r>
          </w:p>
        </w:tc>
        <w:tc>
          <w:tcPr>
            <w:tcW w:w="1430" w:type="dxa"/>
            <w:tcBorders>
              <w:top w:val="nil"/>
              <w:left w:val="nil"/>
              <w:bottom w:val="nil"/>
              <w:right w:val="nil"/>
            </w:tcBorders>
            <w:shd w:val="clear" w:color="000000" w:fill="FFFFFF"/>
            <w:noWrap/>
            <w:vAlign w:val="bottom"/>
            <w:hideMark/>
          </w:tcPr>
          <w:p w14:paraId="38C35D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45.025</w:t>
            </w:r>
          </w:p>
        </w:tc>
        <w:tc>
          <w:tcPr>
            <w:tcW w:w="1230" w:type="dxa"/>
            <w:tcBorders>
              <w:top w:val="nil"/>
              <w:left w:val="nil"/>
              <w:bottom w:val="nil"/>
              <w:right w:val="nil"/>
            </w:tcBorders>
            <w:shd w:val="clear" w:color="000000" w:fill="FFFFFF"/>
            <w:noWrap/>
            <w:vAlign w:val="bottom"/>
            <w:hideMark/>
          </w:tcPr>
          <w:p w14:paraId="39E91A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EA2F6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CDC659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-555.086</w:t>
            </w:r>
          </w:p>
        </w:tc>
        <w:tc>
          <w:tcPr>
            <w:tcW w:w="1103" w:type="dxa"/>
            <w:tcBorders>
              <w:top w:val="nil"/>
              <w:left w:val="nil"/>
              <w:bottom w:val="nil"/>
              <w:right w:val="nil"/>
            </w:tcBorders>
            <w:shd w:val="clear" w:color="000000" w:fill="FFFFFF"/>
            <w:noWrap/>
            <w:vAlign w:val="bottom"/>
            <w:hideMark/>
          </w:tcPr>
          <w:p w14:paraId="7E3229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4E07DCE" w14:textId="77777777" w:rsidTr="00E615A9">
        <w:trPr>
          <w:trHeight w:val="312"/>
        </w:trPr>
        <w:tc>
          <w:tcPr>
            <w:tcW w:w="1669" w:type="dxa"/>
            <w:tcBorders>
              <w:top w:val="nil"/>
              <w:left w:val="nil"/>
              <w:bottom w:val="nil"/>
              <w:right w:val="nil"/>
            </w:tcBorders>
            <w:shd w:val="clear" w:color="000000" w:fill="FFFFFF"/>
            <w:noWrap/>
            <w:vAlign w:val="bottom"/>
            <w:hideMark/>
          </w:tcPr>
          <w:p w14:paraId="407C092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nil"/>
              <w:right w:val="nil"/>
            </w:tcBorders>
            <w:shd w:val="clear" w:color="000000" w:fill="FFFFFF"/>
            <w:noWrap/>
            <w:vAlign w:val="bottom"/>
            <w:hideMark/>
          </w:tcPr>
          <w:p w14:paraId="71771F9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0203AD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1150.369</w:t>
            </w:r>
          </w:p>
        </w:tc>
        <w:tc>
          <w:tcPr>
            <w:tcW w:w="1430" w:type="dxa"/>
            <w:tcBorders>
              <w:top w:val="nil"/>
              <w:left w:val="nil"/>
              <w:bottom w:val="nil"/>
              <w:right w:val="nil"/>
            </w:tcBorders>
            <w:shd w:val="clear" w:color="000000" w:fill="FFFFFF"/>
            <w:noWrap/>
            <w:vAlign w:val="bottom"/>
            <w:hideMark/>
          </w:tcPr>
          <w:p w14:paraId="6218C3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79.071</w:t>
            </w:r>
          </w:p>
        </w:tc>
        <w:tc>
          <w:tcPr>
            <w:tcW w:w="1230" w:type="dxa"/>
            <w:tcBorders>
              <w:top w:val="nil"/>
              <w:left w:val="nil"/>
              <w:bottom w:val="nil"/>
              <w:right w:val="nil"/>
            </w:tcBorders>
            <w:shd w:val="clear" w:color="000000" w:fill="FFFFFF"/>
            <w:noWrap/>
            <w:vAlign w:val="bottom"/>
            <w:hideMark/>
          </w:tcPr>
          <w:p w14:paraId="6B1EC78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6DA945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A7A7E5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-572.110</w:t>
            </w:r>
          </w:p>
        </w:tc>
        <w:tc>
          <w:tcPr>
            <w:tcW w:w="1103" w:type="dxa"/>
            <w:tcBorders>
              <w:top w:val="nil"/>
              <w:left w:val="nil"/>
              <w:bottom w:val="nil"/>
              <w:right w:val="nil"/>
            </w:tcBorders>
            <w:shd w:val="clear" w:color="000000" w:fill="FFFFFF"/>
            <w:noWrap/>
            <w:vAlign w:val="bottom"/>
            <w:hideMark/>
          </w:tcPr>
          <w:p w14:paraId="284D9F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6A1FEC8" w14:textId="77777777" w:rsidTr="00E615A9">
        <w:trPr>
          <w:trHeight w:val="312"/>
        </w:trPr>
        <w:tc>
          <w:tcPr>
            <w:tcW w:w="1669" w:type="dxa"/>
            <w:tcBorders>
              <w:top w:val="nil"/>
              <w:left w:val="nil"/>
              <w:bottom w:val="nil"/>
              <w:right w:val="nil"/>
            </w:tcBorders>
            <w:shd w:val="clear" w:color="000000" w:fill="FFFFFF"/>
            <w:noWrap/>
            <w:vAlign w:val="bottom"/>
            <w:hideMark/>
          </w:tcPr>
          <w:p w14:paraId="7347165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0931AF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521541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1151.509</w:t>
            </w:r>
          </w:p>
        </w:tc>
        <w:tc>
          <w:tcPr>
            <w:tcW w:w="1430" w:type="dxa"/>
            <w:tcBorders>
              <w:top w:val="nil"/>
              <w:left w:val="nil"/>
              <w:bottom w:val="nil"/>
              <w:right w:val="nil"/>
            </w:tcBorders>
            <w:shd w:val="clear" w:color="000000" w:fill="FFFFFF"/>
            <w:noWrap/>
            <w:vAlign w:val="bottom"/>
            <w:hideMark/>
          </w:tcPr>
          <w:p w14:paraId="14769D3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80.211</w:t>
            </w:r>
          </w:p>
        </w:tc>
        <w:tc>
          <w:tcPr>
            <w:tcW w:w="1230" w:type="dxa"/>
            <w:tcBorders>
              <w:top w:val="nil"/>
              <w:left w:val="nil"/>
              <w:bottom w:val="nil"/>
              <w:right w:val="nil"/>
            </w:tcBorders>
            <w:shd w:val="clear" w:color="000000" w:fill="FFFFFF"/>
            <w:noWrap/>
            <w:vAlign w:val="bottom"/>
            <w:hideMark/>
          </w:tcPr>
          <w:p w14:paraId="257AC9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28207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16662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-571.629</w:t>
            </w:r>
          </w:p>
        </w:tc>
        <w:tc>
          <w:tcPr>
            <w:tcW w:w="1103" w:type="dxa"/>
            <w:tcBorders>
              <w:top w:val="nil"/>
              <w:left w:val="nil"/>
              <w:bottom w:val="nil"/>
              <w:right w:val="nil"/>
            </w:tcBorders>
            <w:shd w:val="clear" w:color="000000" w:fill="FFFFFF"/>
            <w:noWrap/>
            <w:vAlign w:val="bottom"/>
            <w:hideMark/>
          </w:tcPr>
          <w:p w14:paraId="4FD1973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D8F3407" w14:textId="77777777" w:rsidTr="00E615A9">
        <w:trPr>
          <w:trHeight w:val="312"/>
        </w:trPr>
        <w:tc>
          <w:tcPr>
            <w:tcW w:w="1669" w:type="dxa"/>
            <w:tcBorders>
              <w:top w:val="nil"/>
              <w:left w:val="nil"/>
              <w:bottom w:val="nil"/>
              <w:right w:val="nil"/>
            </w:tcBorders>
            <w:shd w:val="clear" w:color="000000" w:fill="FFFFFF"/>
            <w:noWrap/>
            <w:vAlign w:val="bottom"/>
            <w:hideMark/>
          </w:tcPr>
          <w:p w14:paraId="7FB804A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5196D4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2252EEA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1152.677</w:t>
            </w:r>
          </w:p>
        </w:tc>
        <w:tc>
          <w:tcPr>
            <w:tcW w:w="1430" w:type="dxa"/>
            <w:tcBorders>
              <w:top w:val="nil"/>
              <w:left w:val="nil"/>
              <w:bottom w:val="nil"/>
              <w:right w:val="nil"/>
            </w:tcBorders>
            <w:shd w:val="clear" w:color="000000" w:fill="FFFFFF"/>
            <w:noWrap/>
            <w:vAlign w:val="bottom"/>
            <w:hideMark/>
          </w:tcPr>
          <w:p w14:paraId="6299C8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81.379</w:t>
            </w:r>
          </w:p>
        </w:tc>
        <w:tc>
          <w:tcPr>
            <w:tcW w:w="1230" w:type="dxa"/>
            <w:tcBorders>
              <w:top w:val="nil"/>
              <w:left w:val="nil"/>
              <w:bottom w:val="nil"/>
              <w:right w:val="nil"/>
            </w:tcBorders>
            <w:shd w:val="clear" w:color="000000" w:fill="FFFFFF"/>
            <w:noWrap/>
            <w:vAlign w:val="bottom"/>
            <w:hideMark/>
          </w:tcPr>
          <w:p w14:paraId="40A2E0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38AF4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4D58B1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-571.149</w:t>
            </w:r>
          </w:p>
        </w:tc>
        <w:tc>
          <w:tcPr>
            <w:tcW w:w="1103" w:type="dxa"/>
            <w:tcBorders>
              <w:top w:val="nil"/>
              <w:left w:val="nil"/>
              <w:bottom w:val="nil"/>
              <w:right w:val="nil"/>
            </w:tcBorders>
            <w:shd w:val="clear" w:color="000000" w:fill="FFFFFF"/>
            <w:noWrap/>
            <w:vAlign w:val="bottom"/>
            <w:hideMark/>
          </w:tcPr>
          <w:p w14:paraId="4F45A3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5F6127E"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39CBB5A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single" w:sz="4" w:space="0" w:color="auto"/>
              <w:right w:val="nil"/>
            </w:tcBorders>
            <w:shd w:val="clear" w:color="000000" w:fill="FFFFFF"/>
            <w:noWrap/>
            <w:vAlign w:val="bottom"/>
            <w:hideMark/>
          </w:tcPr>
          <w:p w14:paraId="5703A7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422E3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1153.818</w:t>
            </w:r>
          </w:p>
        </w:tc>
        <w:tc>
          <w:tcPr>
            <w:tcW w:w="1430" w:type="dxa"/>
            <w:tcBorders>
              <w:top w:val="nil"/>
              <w:left w:val="nil"/>
              <w:bottom w:val="single" w:sz="4" w:space="0" w:color="auto"/>
              <w:right w:val="nil"/>
            </w:tcBorders>
            <w:shd w:val="clear" w:color="000000" w:fill="FFFFFF"/>
            <w:noWrap/>
            <w:vAlign w:val="bottom"/>
            <w:hideMark/>
          </w:tcPr>
          <w:p w14:paraId="0277F7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82.519</w:t>
            </w:r>
          </w:p>
        </w:tc>
        <w:tc>
          <w:tcPr>
            <w:tcW w:w="1230" w:type="dxa"/>
            <w:tcBorders>
              <w:top w:val="nil"/>
              <w:left w:val="nil"/>
              <w:bottom w:val="single" w:sz="4" w:space="0" w:color="auto"/>
              <w:right w:val="nil"/>
            </w:tcBorders>
            <w:shd w:val="clear" w:color="000000" w:fill="FFFFFF"/>
            <w:noWrap/>
            <w:vAlign w:val="bottom"/>
            <w:hideMark/>
          </w:tcPr>
          <w:p w14:paraId="4F58ED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219BE4A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749F98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-573.834</w:t>
            </w:r>
          </w:p>
        </w:tc>
        <w:tc>
          <w:tcPr>
            <w:tcW w:w="1103" w:type="dxa"/>
            <w:tcBorders>
              <w:top w:val="nil"/>
              <w:left w:val="nil"/>
              <w:bottom w:val="single" w:sz="4" w:space="0" w:color="auto"/>
              <w:right w:val="nil"/>
            </w:tcBorders>
            <w:shd w:val="clear" w:color="000000" w:fill="FFFFFF"/>
            <w:noWrap/>
            <w:vAlign w:val="bottom"/>
            <w:hideMark/>
          </w:tcPr>
          <w:p w14:paraId="2998620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6B31D347" w14:textId="77777777" w:rsidR="005367E4" w:rsidRPr="00C4735F" w:rsidRDefault="005367E4" w:rsidP="005367E4">
      <w:pPr>
        <w:widowControl w:val="0"/>
        <w:autoSpaceDE w:val="0"/>
        <w:autoSpaceDN w:val="0"/>
        <w:adjustRightInd w:val="0"/>
        <w:spacing w:line="480" w:lineRule="auto"/>
        <w:ind w:left="480" w:hanging="480"/>
        <w:rPr>
          <w:rFonts w:ascii="Times New Roman" w:hAnsi="Times New Roman" w:cs="Times New Roman"/>
        </w:rPr>
      </w:pPr>
    </w:p>
    <w:sectPr w:rsidR="005367E4" w:rsidRPr="00C4735F" w:rsidSect="0072609A">
      <w:footerReference w:type="default" r:id="rId17"/>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5-24T20:41:00Z" w:initials="N">
    <w:p w14:paraId="2715BCF5" w14:textId="2905F4FF" w:rsidR="00BA0FD6" w:rsidRDefault="00BA0FD6">
      <w:pPr>
        <w:pStyle w:val="CommentText"/>
      </w:pPr>
      <w:r>
        <w:rPr>
          <w:rStyle w:val="CommentReference"/>
        </w:rPr>
        <w:annotationRef/>
      </w:r>
      <w:r>
        <w:t>Skip over the abstract for now. As we discussed, I will return to this after more progress has been made.</w:t>
      </w:r>
    </w:p>
  </w:comment>
  <w:comment w:id="1" w:author="Nicole" w:date="2019-05-24T20:41:00Z" w:initials="N">
    <w:p w14:paraId="5746D1CA" w14:textId="49140C5A" w:rsidR="00DB04BF" w:rsidRDefault="00DB04BF">
      <w:pPr>
        <w:pStyle w:val="CommentText"/>
      </w:pPr>
      <w:r>
        <w:rPr>
          <w:rStyle w:val="CommentReference"/>
        </w:rPr>
        <w:annotationRef/>
      </w:r>
      <w:r>
        <w:t>Related to RTU’s</w:t>
      </w:r>
    </w:p>
  </w:comment>
  <w:comment w:id="4" w:author="Nicole" w:date="2019-05-24T20:41:00Z" w:initials="N">
    <w:p w14:paraId="3FA4C34A" w14:textId="7CBD5D22" w:rsidR="00BA0FD6" w:rsidRDefault="00BA0FD6">
      <w:pPr>
        <w:pStyle w:val="CommentText"/>
      </w:pPr>
      <w:r>
        <w:rPr>
          <w:rStyle w:val="CommentReference"/>
        </w:rPr>
        <w:annotationRef/>
      </w:r>
      <w:r>
        <w:t>These are my hypotheses, but I don’t mention combined richness as a target or coral richness as a surrogate. I’m wondering if I should narrow this down to something like, “Generally we expect to see positive relationships between these surrogates and coral, fish, and combined richness, but we expect to see negative relationships between these surrogates and sponge richness”.</w:t>
      </w:r>
    </w:p>
  </w:comment>
  <w:comment w:id="6" w:author="Nicole" w:date="2019-05-24T20:41:00Z" w:initials="N">
    <w:p w14:paraId="1FC31E0F" w14:textId="06645377" w:rsidR="00BA0FD6" w:rsidRDefault="00BA0FD6">
      <w:pPr>
        <w:pStyle w:val="CommentText"/>
      </w:pPr>
      <w:r>
        <w:rPr>
          <w:rStyle w:val="CommentReference"/>
        </w:rPr>
        <w:annotationRef/>
      </w:r>
      <w:proofErr w:type="spellStart"/>
      <w:proofErr w:type="gramStart"/>
      <w:r>
        <w:t>rebecca</w:t>
      </w:r>
      <w:proofErr w:type="spellEnd"/>
      <w:proofErr w:type="gramEnd"/>
    </w:p>
  </w:comment>
  <w:comment w:id="7" w:author="Nicole" w:date="2019-05-24T20:41:00Z" w:initials="N">
    <w:p w14:paraId="3F3ED67B" w14:textId="502BD83B" w:rsidR="00BA0FD6" w:rsidRDefault="00BA0FD6">
      <w:pPr>
        <w:pStyle w:val="CommentText"/>
      </w:pPr>
      <w:r>
        <w:rPr>
          <w:rStyle w:val="CommentReference"/>
        </w:rPr>
        <w:annotationRef/>
      </w:r>
      <w:proofErr w:type="spellStart"/>
      <w:proofErr w:type="gramStart"/>
      <w:r>
        <w:t>rebecca</w:t>
      </w:r>
      <w:proofErr w:type="spellEnd"/>
      <w:proofErr w:type="gramEnd"/>
    </w:p>
  </w:comment>
  <w:comment w:id="8" w:author="Nicole" w:date="2019-05-24T20:41:00Z" w:initials="N">
    <w:p w14:paraId="64D828F8" w14:textId="77777777" w:rsidR="00C85515" w:rsidRDefault="00C85515" w:rsidP="00C85515">
      <w:pPr>
        <w:pStyle w:val="CommentText"/>
      </w:pPr>
      <w:r>
        <w:rPr>
          <w:rStyle w:val="CommentReference"/>
        </w:rPr>
        <w:annotationRef/>
      </w:r>
      <w:r>
        <w:rPr>
          <w:rStyle w:val="CommentReference"/>
        </w:rPr>
        <w:annotationRef/>
      </w:r>
      <w:r>
        <w:t>Related to RTU’s</w:t>
      </w:r>
    </w:p>
    <w:p w14:paraId="030A431C" w14:textId="3BBD3648" w:rsidR="00C85515" w:rsidRDefault="00C85515">
      <w:pPr>
        <w:pStyle w:val="CommentText"/>
      </w:pPr>
    </w:p>
  </w:comment>
  <w:comment w:id="9" w:author="Nicole" w:date="2019-05-24T20:41:00Z" w:initials="N">
    <w:p w14:paraId="6A134F15" w14:textId="4BC42C58" w:rsidR="00DB04BF" w:rsidRDefault="00DB04BF">
      <w:pPr>
        <w:pStyle w:val="CommentText"/>
      </w:pPr>
      <w:r>
        <w:rPr>
          <w:rStyle w:val="CommentReference"/>
        </w:rPr>
        <w:annotationRef/>
      </w:r>
      <w:r>
        <w:t>Should I talk about the data meeting model assumptions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AD88D1" w14:textId="77777777" w:rsidR="008725E8" w:rsidRDefault="008725E8">
      <w:r>
        <w:separator/>
      </w:r>
    </w:p>
  </w:endnote>
  <w:endnote w:type="continuationSeparator" w:id="0">
    <w:p w14:paraId="1C70CCB3" w14:textId="77777777" w:rsidR="008725E8" w:rsidRDefault="00872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A0FD6" w:rsidRPr="006C38CA" w:rsidRDefault="00BA0FD6">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5816D2">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BA0FD6" w:rsidRPr="006C38CA" w:rsidRDefault="00BA0FD6">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FA4A9" w14:textId="77777777" w:rsidR="008725E8" w:rsidRDefault="008725E8">
      <w:r>
        <w:separator/>
      </w:r>
    </w:p>
  </w:footnote>
  <w:footnote w:type="continuationSeparator" w:id="0">
    <w:p w14:paraId="78CBFF34" w14:textId="77777777" w:rsidR="008725E8" w:rsidRDefault="008725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77759"/>
    <w:rsid w:val="00084CE8"/>
    <w:rsid w:val="0009402B"/>
    <w:rsid w:val="00095F71"/>
    <w:rsid w:val="00097BD6"/>
    <w:rsid w:val="000A53A5"/>
    <w:rsid w:val="000B11BB"/>
    <w:rsid w:val="000B29A6"/>
    <w:rsid w:val="000B36F3"/>
    <w:rsid w:val="000C1943"/>
    <w:rsid w:val="000C3E37"/>
    <w:rsid w:val="000C5C8F"/>
    <w:rsid w:val="000C7138"/>
    <w:rsid w:val="000D4362"/>
    <w:rsid w:val="000E0E6D"/>
    <w:rsid w:val="000E3140"/>
    <w:rsid w:val="000E6FE1"/>
    <w:rsid w:val="00100945"/>
    <w:rsid w:val="00107355"/>
    <w:rsid w:val="00107A98"/>
    <w:rsid w:val="00107F9C"/>
    <w:rsid w:val="00114557"/>
    <w:rsid w:val="0011732D"/>
    <w:rsid w:val="00121E17"/>
    <w:rsid w:val="00123485"/>
    <w:rsid w:val="001359D8"/>
    <w:rsid w:val="001359E6"/>
    <w:rsid w:val="00136DB5"/>
    <w:rsid w:val="00144D02"/>
    <w:rsid w:val="0014500F"/>
    <w:rsid w:val="00150075"/>
    <w:rsid w:val="00161389"/>
    <w:rsid w:val="00166447"/>
    <w:rsid w:val="001669DB"/>
    <w:rsid w:val="00167284"/>
    <w:rsid w:val="001676BC"/>
    <w:rsid w:val="00167A08"/>
    <w:rsid w:val="0018077E"/>
    <w:rsid w:val="00181F9C"/>
    <w:rsid w:val="0018250C"/>
    <w:rsid w:val="00185875"/>
    <w:rsid w:val="001905E3"/>
    <w:rsid w:val="00195431"/>
    <w:rsid w:val="001B5A05"/>
    <w:rsid w:val="001B6AAD"/>
    <w:rsid w:val="001B7F7A"/>
    <w:rsid w:val="001C227D"/>
    <w:rsid w:val="001C54E0"/>
    <w:rsid w:val="001C59C7"/>
    <w:rsid w:val="001D11DF"/>
    <w:rsid w:val="001D2611"/>
    <w:rsid w:val="001D33E7"/>
    <w:rsid w:val="001E31C1"/>
    <w:rsid w:val="001E5A07"/>
    <w:rsid w:val="001F28E2"/>
    <w:rsid w:val="001F7F50"/>
    <w:rsid w:val="002009DC"/>
    <w:rsid w:val="00211979"/>
    <w:rsid w:val="00213D75"/>
    <w:rsid w:val="002222F5"/>
    <w:rsid w:val="0022242E"/>
    <w:rsid w:val="002261CF"/>
    <w:rsid w:val="0023269C"/>
    <w:rsid w:val="002358EB"/>
    <w:rsid w:val="00242217"/>
    <w:rsid w:val="002437DF"/>
    <w:rsid w:val="00247319"/>
    <w:rsid w:val="00254A2A"/>
    <w:rsid w:val="002622E4"/>
    <w:rsid w:val="0026476E"/>
    <w:rsid w:val="00276981"/>
    <w:rsid w:val="002858B7"/>
    <w:rsid w:val="00285A29"/>
    <w:rsid w:val="002935DF"/>
    <w:rsid w:val="00294D79"/>
    <w:rsid w:val="00297EA0"/>
    <w:rsid w:val="002D0503"/>
    <w:rsid w:val="002E21FB"/>
    <w:rsid w:val="002F44C3"/>
    <w:rsid w:val="00301B52"/>
    <w:rsid w:val="00303FDF"/>
    <w:rsid w:val="00314DC1"/>
    <w:rsid w:val="00320879"/>
    <w:rsid w:val="00345AA8"/>
    <w:rsid w:val="00353059"/>
    <w:rsid w:val="00360E66"/>
    <w:rsid w:val="00363334"/>
    <w:rsid w:val="00365A66"/>
    <w:rsid w:val="00380735"/>
    <w:rsid w:val="00380A89"/>
    <w:rsid w:val="003824FC"/>
    <w:rsid w:val="00397CE8"/>
    <w:rsid w:val="003A0710"/>
    <w:rsid w:val="003A1FEA"/>
    <w:rsid w:val="003A31F1"/>
    <w:rsid w:val="003A3E52"/>
    <w:rsid w:val="003A6AA7"/>
    <w:rsid w:val="003A6D24"/>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66E8"/>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0D1A"/>
    <w:rsid w:val="0050253C"/>
    <w:rsid w:val="005035A1"/>
    <w:rsid w:val="00510C79"/>
    <w:rsid w:val="00512C95"/>
    <w:rsid w:val="00514134"/>
    <w:rsid w:val="00514541"/>
    <w:rsid w:val="0051515C"/>
    <w:rsid w:val="00521F88"/>
    <w:rsid w:val="005236C0"/>
    <w:rsid w:val="00524ABC"/>
    <w:rsid w:val="00524B75"/>
    <w:rsid w:val="005318FB"/>
    <w:rsid w:val="00532B8F"/>
    <w:rsid w:val="005367E4"/>
    <w:rsid w:val="005405E7"/>
    <w:rsid w:val="005420AE"/>
    <w:rsid w:val="0056182E"/>
    <w:rsid w:val="0057203E"/>
    <w:rsid w:val="005722DF"/>
    <w:rsid w:val="00573DAE"/>
    <w:rsid w:val="005816D2"/>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65A3"/>
    <w:rsid w:val="006265F1"/>
    <w:rsid w:val="00634FF5"/>
    <w:rsid w:val="0063779F"/>
    <w:rsid w:val="00641BBA"/>
    <w:rsid w:val="00642E14"/>
    <w:rsid w:val="00643EAE"/>
    <w:rsid w:val="00656ED2"/>
    <w:rsid w:val="00670678"/>
    <w:rsid w:val="00672E86"/>
    <w:rsid w:val="00672F8E"/>
    <w:rsid w:val="006757D5"/>
    <w:rsid w:val="006759D4"/>
    <w:rsid w:val="006776C7"/>
    <w:rsid w:val="006779ED"/>
    <w:rsid w:val="006837B3"/>
    <w:rsid w:val="0068439C"/>
    <w:rsid w:val="006860B3"/>
    <w:rsid w:val="006A2FB8"/>
    <w:rsid w:val="006A3261"/>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57E3E"/>
    <w:rsid w:val="007629C0"/>
    <w:rsid w:val="0076482D"/>
    <w:rsid w:val="00772C15"/>
    <w:rsid w:val="00773FA7"/>
    <w:rsid w:val="0078558B"/>
    <w:rsid w:val="00787565"/>
    <w:rsid w:val="007A2FDE"/>
    <w:rsid w:val="007A41EF"/>
    <w:rsid w:val="007B447B"/>
    <w:rsid w:val="007C093C"/>
    <w:rsid w:val="007C58E3"/>
    <w:rsid w:val="007D09EE"/>
    <w:rsid w:val="007D3027"/>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5E8"/>
    <w:rsid w:val="00872B59"/>
    <w:rsid w:val="0087425D"/>
    <w:rsid w:val="0087685F"/>
    <w:rsid w:val="00877B5C"/>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201B"/>
    <w:rsid w:val="00926C38"/>
    <w:rsid w:val="0093430E"/>
    <w:rsid w:val="009347E3"/>
    <w:rsid w:val="00937694"/>
    <w:rsid w:val="0094103A"/>
    <w:rsid w:val="00945D7A"/>
    <w:rsid w:val="00950243"/>
    <w:rsid w:val="00964A60"/>
    <w:rsid w:val="009651F8"/>
    <w:rsid w:val="00966DDB"/>
    <w:rsid w:val="00976B1B"/>
    <w:rsid w:val="00982985"/>
    <w:rsid w:val="00987EBE"/>
    <w:rsid w:val="009900E1"/>
    <w:rsid w:val="00991A8F"/>
    <w:rsid w:val="00992B04"/>
    <w:rsid w:val="00997AF4"/>
    <w:rsid w:val="009C14A6"/>
    <w:rsid w:val="009C2C39"/>
    <w:rsid w:val="009C7A31"/>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76BC3"/>
    <w:rsid w:val="00A80051"/>
    <w:rsid w:val="00A811F9"/>
    <w:rsid w:val="00A8749F"/>
    <w:rsid w:val="00A905B3"/>
    <w:rsid w:val="00A90DD3"/>
    <w:rsid w:val="00A91483"/>
    <w:rsid w:val="00AA4410"/>
    <w:rsid w:val="00AA5262"/>
    <w:rsid w:val="00AA65D9"/>
    <w:rsid w:val="00AA6716"/>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0FD6"/>
    <w:rsid w:val="00BA6EAF"/>
    <w:rsid w:val="00BB0E57"/>
    <w:rsid w:val="00BB1860"/>
    <w:rsid w:val="00BB456C"/>
    <w:rsid w:val="00BB7EF2"/>
    <w:rsid w:val="00BC19E4"/>
    <w:rsid w:val="00BD24CE"/>
    <w:rsid w:val="00BD47CE"/>
    <w:rsid w:val="00BD6309"/>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011D"/>
    <w:rsid w:val="00C4735F"/>
    <w:rsid w:val="00C47CC4"/>
    <w:rsid w:val="00C50853"/>
    <w:rsid w:val="00C62E71"/>
    <w:rsid w:val="00C65FB9"/>
    <w:rsid w:val="00C66B9C"/>
    <w:rsid w:val="00C66D1E"/>
    <w:rsid w:val="00C803C5"/>
    <w:rsid w:val="00C8148D"/>
    <w:rsid w:val="00C81AF0"/>
    <w:rsid w:val="00C843B7"/>
    <w:rsid w:val="00C85515"/>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16A02"/>
    <w:rsid w:val="00D20B76"/>
    <w:rsid w:val="00D26FE7"/>
    <w:rsid w:val="00D275F6"/>
    <w:rsid w:val="00D3006B"/>
    <w:rsid w:val="00D34A81"/>
    <w:rsid w:val="00D41483"/>
    <w:rsid w:val="00D46D6E"/>
    <w:rsid w:val="00D52C11"/>
    <w:rsid w:val="00D530AE"/>
    <w:rsid w:val="00D57408"/>
    <w:rsid w:val="00D60462"/>
    <w:rsid w:val="00D60786"/>
    <w:rsid w:val="00D60BE6"/>
    <w:rsid w:val="00D6128A"/>
    <w:rsid w:val="00D6560C"/>
    <w:rsid w:val="00D719EB"/>
    <w:rsid w:val="00D72CBD"/>
    <w:rsid w:val="00D8511D"/>
    <w:rsid w:val="00D92176"/>
    <w:rsid w:val="00D925D6"/>
    <w:rsid w:val="00D92813"/>
    <w:rsid w:val="00D9415C"/>
    <w:rsid w:val="00D9529F"/>
    <w:rsid w:val="00D957D8"/>
    <w:rsid w:val="00DA23FD"/>
    <w:rsid w:val="00DA7749"/>
    <w:rsid w:val="00DA779B"/>
    <w:rsid w:val="00DB04BF"/>
    <w:rsid w:val="00DB17EF"/>
    <w:rsid w:val="00DB3454"/>
    <w:rsid w:val="00DB7BEB"/>
    <w:rsid w:val="00DB7F4E"/>
    <w:rsid w:val="00DC6CAA"/>
    <w:rsid w:val="00DD157E"/>
    <w:rsid w:val="00DD6FC1"/>
    <w:rsid w:val="00DF2A2A"/>
    <w:rsid w:val="00E01D7C"/>
    <w:rsid w:val="00E0265F"/>
    <w:rsid w:val="00E03429"/>
    <w:rsid w:val="00E03A52"/>
    <w:rsid w:val="00E2692C"/>
    <w:rsid w:val="00E60973"/>
    <w:rsid w:val="00E615A9"/>
    <w:rsid w:val="00E644F2"/>
    <w:rsid w:val="00E81EDF"/>
    <w:rsid w:val="00EA33EA"/>
    <w:rsid w:val="00EA448A"/>
    <w:rsid w:val="00EB54FD"/>
    <w:rsid w:val="00EB63C7"/>
    <w:rsid w:val="00EB702C"/>
    <w:rsid w:val="00EC31C2"/>
    <w:rsid w:val="00ED45D0"/>
    <w:rsid w:val="00EF29C4"/>
    <w:rsid w:val="00F109D7"/>
    <w:rsid w:val="00F2392C"/>
    <w:rsid w:val="00F2723C"/>
    <w:rsid w:val="00F275FA"/>
    <w:rsid w:val="00F414E1"/>
    <w:rsid w:val="00F419E1"/>
    <w:rsid w:val="00F50129"/>
    <w:rsid w:val="00F57DB0"/>
    <w:rsid w:val="00F62EFD"/>
    <w:rsid w:val="00F71518"/>
    <w:rsid w:val="00F72C69"/>
    <w:rsid w:val="00F736A3"/>
    <w:rsid w:val="00F75666"/>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24234">
      <w:bodyDiv w:val="1"/>
      <w:marLeft w:val="0"/>
      <w:marRight w:val="0"/>
      <w:marTop w:val="0"/>
      <w:marBottom w:val="0"/>
      <w:divBdr>
        <w:top w:val="none" w:sz="0" w:space="0" w:color="auto"/>
        <w:left w:val="none" w:sz="0" w:space="0" w:color="auto"/>
        <w:bottom w:val="none" w:sz="0" w:space="0" w:color="auto"/>
        <w:right w:val="none" w:sz="0" w:space="0" w:color="auto"/>
      </w:divBdr>
    </w:div>
    <w:div w:id="173957366">
      <w:bodyDiv w:val="1"/>
      <w:marLeft w:val="0"/>
      <w:marRight w:val="0"/>
      <w:marTop w:val="0"/>
      <w:marBottom w:val="0"/>
      <w:divBdr>
        <w:top w:val="none" w:sz="0" w:space="0" w:color="auto"/>
        <w:left w:val="none" w:sz="0" w:space="0" w:color="auto"/>
        <w:bottom w:val="none" w:sz="0" w:space="0" w:color="auto"/>
        <w:right w:val="none" w:sz="0" w:space="0" w:color="auto"/>
      </w:divBdr>
    </w:div>
    <w:div w:id="176887203">
      <w:bodyDiv w:val="1"/>
      <w:marLeft w:val="0"/>
      <w:marRight w:val="0"/>
      <w:marTop w:val="0"/>
      <w:marBottom w:val="0"/>
      <w:divBdr>
        <w:top w:val="none" w:sz="0" w:space="0" w:color="auto"/>
        <w:left w:val="none" w:sz="0" w:space="0" w:color="auto"/>
        <w:bottom w:val="none" w:sz="0" w:space="0" w:color="auto"/>
        <w:right w:val="none" w:sz="0" w:space="0" w:color="auto"/>
      </w:divBdr>
    </w:div>
    <w:div w:id="244414087">
      <w:bodyDiv w:val="1"/>
      <w:marLeft w:val="0"/>
      <w:marRight w:val="0"/>
      <w:marTop w:val="0"/>
      <w:marBottom w:val="0"/>
      <w:divBdr>
        <w:top w:val="none" w:sz="0" w:space="0" w:color="auto"/>
        <w:left w:val="none" w:sz="0" w:space="0" w:color="auto"/>
        <w:bottom w:val="none" w:sz="0" w:space="0" w:color="auto"/>
        <w:right w:val="none" w:sz="0" w:space="0" w:color="auto"/>
      </w:divBdr>
    </w:div>
    <w:div w:id="283856008">
      <w:bodyDiv w:val="1"/>
      <w:marLeft w:val="0"/>
      <w:marRight w:val="0"/>
      <w:marTop w:val="0"/>
      <w:marBottom w:val="0"/>
      <w:divBdr>
        <w:top w:val="none" w:sz="0" w:space="0" w:color="auto"/>
        <w:left w:val="none" w:sz="0" w:space="0" w:color="auto"/>
        <w:bottom w:val="none" w:sz="0" w:space="0" w:color="auto"/>
        <w:right w:val="none" w:sz="0" w:space="0" w:color="auto"/>
      </w:divBdr>
    </w:div>
    <w:div w:id="447160243">
      <w:bodyDiv w:val="1"/>
      <w:marLeft w:val="0"/>
      <w:marRight w:val="0"/>
      <w:marTop w:val="0"/>
      <w:marBottom w:val="0"/>
      <w:divBdr>
        <w:top w:val="none" w:sz="0" w:space="0" w:color="auto"/>
        <w:left w:val="none" w:sz="0" w:space="0" w:color="auto"/>
        <w:bottom w:val="none" w:sz="0" w:space="0" w:color="auto"/>
        <w:right w:val="none" w:sz="0" w:space="0" w:color="auto"/>
      </w:divBdr>
    </w:div>
    <w:div w:id="577397565">
      <w:bodyDiv w:val="1"/>
      <w:marLeft w:val="0"/>
      <w:marRight w:val="0"/>
      <w:marTop w:val="0"/>
      <w:marBottom w:val="0"/>
      <w:divBdr>
        <w:top w:val="none" w:sz="0" w:space="0" w:color="auto"/>
        <w:left w:val="none" w:sz="0" w:space="0" w:color="auto"/>
        <w:bottom w:val="none" w:sz="0" w:space="0" w:color="auto"/>
        <w:right w:val="none" w:sz="0" w:space="0" w:color="auto"/>
      </w:divBdr>
    </w:div>
    <w:div w:id="925504118">
      <w:bodyDiv w:val="1"/>
      <w:marLeft w:val="0"/>
      <w:marRight w:val="0"/>
      <w:marTop w:val="0"/>
      <w:marBottom w:val="0"/>
      <w:divBdr>
        <w:top w:val="none" w:sz="0" w:space="0" w:color="auto"/>
        <w:left w:val="none" w:sz="0" w:space="0" w:color="auto"/>
        <w:bottom w:val="none" w:sz="0" w:space="0" w:color="auto"/>
        <w:right w:val="none" w:sz="0" w:space="0" w:color="auto"/>
      </w:divBdr>
    </w:div>
    <w:div w:id="975648166">
      <w:bodyDiv w:val="1"/>
      <w:marLeft w:val="0"/>
      <w:marRight w:val="0"/>
      <w:marTop w:val="0"/>
      <w:marBottom w:val="0"/>
      <w:divBdr>
        <w:top w:val="none" w:sz="0" w:space="0" w:color="auto"/>
        <w:left w:val="none" w:sz="0" w:space="0" w:color="auto"/>
        <w:bottom w:val="none" w:sz="0" w:space="0" w:color="auto"/>
        <w:right w:val="none" w:sz="0" w:space="0" w:color="auto"/>
      </w:divBdr>
    </w:div>
    <w:div w:id="182504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DA35636-3306-4B8F-9436-B53FC3308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23799</Words>
  <Characters>135658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7</cp:revision>
  <cp:lastPrinted>2019-02-14T17:10:00Z</cp:lastPrinted>
  <dcterms:created xsi:type="dcterms:W3CDTF">2019-05-24T21:50:00Z</dcterms:created>
  <dcterms:modified xsi:type="dcterms:W3CDTF">2019-05-25T00:41:00Z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