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commentRangeStart w:id="0"/>
      <w:r w:rsidRPr="00CC386C">
        <w:rPr>
          <w:rFonts w:eastAsia="SimSun" w:cs="Mangal"/>
          <w:bCs/>
          <w:iCs/>
          <w:kern w:val="1"/>
          <w:lang w:eastAsia="hi-IN" w:bidi="hi-IN"/>
        </w:rPr>
        <w:lastRenderedPageBreak/>
        <w:t>TEMPORAL</w:t>
      </w:r>
      <w:commentRangeEnd w:id="0"/>
      <w:r w:rsidR="00B42DAD">
        <w:rPr>
          <w:rStyle w:val="CommentReference"/>
        </w:rPr>
        <w:commentReference w:id="0"/>
      </w:r>
      <w:r w:rsidRPr="00CC386C">
        <w:rPr>
          <w:rFonts w:eastAsia="SimSun" w:cs="Mangal"/>
          <w:bCs/>
          <w:iCs/>
          <w:kern w:val="1"/>
          <w:lang w:eastAsia="hi-IN" w:bidi="hi-IN"/>
        </w:rPr>
        <w:t xml:space="preserve">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r w:rsidRPr="00E74719">
        <w:lastRenderedPageBreak/>
        <w:t>ABSTRACT</w:t>
      </w:r>
      <w:bookmarkEnd w:id="1"/>
      <w:commentRangeEnd w:id="2"/>
      <w:r w:rsidR="000A585A">
        <w:rPr>
          <w:rStyle w:val="CommentReference"/>
          <w:b w:val="0"/>
        </w:rPr>
        <w:commentReference w:id="2"/>
      </w:r>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3" w:name="_Toc25154313"/>
      <w:r w:rsidRPr="003C14EE">
        <w:lastRenderedPageBreak/>
        <w:t>ACKNOWLEDGEMENTS</w:t>
      </w:r>
      <w:bookmarkEnd w:id="3"/>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4" w:name="_Toc25154314"/>
      <w:r>
        <w:lastRenderedPageBreak/>
        <w:t>DEDICATION</w:t>
      </w:r>
      <w:bookmarkEnd w:id="4"/>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5" w:name="_Toc25154315"/>
      <w:r w:rsidR="00655D6A">
        <w:lastRenderedPageBreak/>
        <w:t>PREFACE</w:t>
      </w:r>
      <w:bookmarkEnd w:id="5"/>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6" w:name="_Toc25154316"/>
      <w:r w:rsidRPr="007D1B38">
        <w:lastRenderedPageBreak/>
        <w:t>TABLE OF CONTENTS</w:t>
      </w:r>
      <w:bookmarkEnd w:id="6"/>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B648A4">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B648A4">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7" w:name="_Toc25154317"/>
      <w:r w:rsidR="007D1B38">
        <w:lastRenderedPageBreak/>
        <w:t>LIST OF TABLES</w:t>
      </w:r>
      <w:bookmarkEnd w:id="7"/>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 xml:space="preserve">Table 4. AICc table of models with </w:t>
      </w:r>
      <w:commentRangeStart w:id="8"/>
      <w:r>
        <w:t>combined</w:t>
      </w:r>
      <w:commentRangeEnd w:id="8"/>
      <w:r w:rsidR="00226D8D">
        <w:rPr>
          <w:rStyle w:val="CommentReference"/>
        </w:rPr>
        <w:commentReference w:id="8"/>
      </w:r>
      <w:r>
        <w:t xml:space="preserve">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w:t>
      </w:r>
      <w:commentRangeStart w:id="9"/>
      <w:r>
        <w:t>combined</w:t>
      </w:r>
      <w:commentRangeEnd w:id="9"/>
      <w:r w:rsidR="00226D8D">
        <w:rPr>
          <w:rStyle w:val="CommentReference"/>
        </w:rPr>
        <w:commentReference w:id="9"/>
      </w:r>
      <w:r>
        <w:t xml:space="preserve">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54318"/>
      <w:r>
        <w:lastRenderedPageBreak/>
        <w:t>LIST OF FIGURES</w:t>
      </w:r>
      <w:bookmarkEnd w:id="10"/>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11" w:name="_Toc25154319"/>
      <w:r w:rsidR="007F25E6">
        <w:lastRenderedPageBreak/>
        <w:t>LIST OF APPENDICES</w:t>
      </w:r>
      <w:bookmarkEnd w:id="11"/>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 xml:space="preserve">Coral richness and coral cover over time. Basic </w:t>
      </w:r>
      <w:commentRangeStart w:id="12"/>
      <w:r w:rsidR="00662C05">
        <w:t>goodness-of-fi</w:t>
      </w:r>
      <w:commentRangeEnd w:id="12"/>
      <w:r w:rsidR="00226D8D">
        <w:rPr>
          <w:rStyle w:val="CommentReference"/>
        </w:rPr>
        <w:commentReference w:id="12"/>
      </w:r>
      <w:r w:rsidR="00662C05">
        <w:t>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54320"/>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4"/>
      <w:r w:rsidRPr="003474A6">
        <w:rPr>
          <w:b/>
        </w:rPr>
        <w:t>hor</w:t>
      </w:r>
      <w:commentRangeEnd w:id="14"/>
      <w:r w:rsidR="00536BA7">
        <w:rPr>
          <w:rStyle w:val="CommentReference"/>
        </w:rPr>
        <w:commentReference w:id="14"/>
      </w:r>
      <w:r w:rsidRPr="003474A6">
        <w:rPr>
          <w:b/>
        </w:rPr>
        <w:t>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5" w:name="_Toc25154321"/>
      <w:commentRangeStart w:id="16"/>
      <w:commentRangeStart w:id="17"/>
      <w:commentRangeStart w:id="18"/>
      <w:r w:rsidRPr="00B42A1E">
        <w:lastRenderedPageBreak/>
        <w:t>Abstract</w:t>
      </w:r>
      <w:bookmarkEnd w:id="15"/>
      <w:commentRangeEnd w:id="16"/>
      <w:r w:rsidR="004662A3">
        <w:rPr>
          <w:rStyle w:val="CommentReference"/>
          <w:b w:val="0"/>
        </w:rPr>
        <w:commentReference w:id="16"/>
      </w:r>
      <w:commentRangeEnd w:id="17"/>
      <w:commentRangeEnd w:id="18"/>
      <w:r w:rsidR="00226D8D">
        <w:rPr>
          <w:rStyle w:val="CommentReference"/>
          <w:b w:val="0"/>
        </w:rPr>
        <w:commentReference w:id="17"/>
      </w:r>
      <w:r w:rsidR="000A585A">
        <w:rPr>
          <w:rStyle w:val="CommentReference"/>
          <w:b w:val="0"/>
        </w:rPr>
        <w:commentReference w:id="18"/>
      </w:r>
    </w:p>
    <w:p w14:paraId="1D980721" w14:textId="5B64EA1D" w:rsidR="00FE2FA4" w:rsidRDefault="00C32A8C" w:rsidP="00C32A8C">
      <w:r>
        <w:rPr>
          <w:rStyle w:val="CommentReference"/>
        </w:rPr>
        <w:annotationRef/>
      </w:r>
      <w:commentRangeStart w:id="19"/>
      <w:r>
        <w:t>Taxonomic</w:t>
      </w:r>
      <w:commentRangeEnd w:id="19"/>
      <w:r w:rsidR="000460F7">
        <w:rPr>
          <w:rStyle w:val="CommentReference"/>
        </w:rPr>
        <w:commentReference w:id="19"/>
      </w:r>
      <w:r>
        <w:t xml:space="preserve"> </w:t>
      </w:r>
      <w:r w:rsidRPr="00DF3AD8">
        <w:t>diversity on coral reefs has declined due to anthropoge</w:t>
      </w:r>
      <w:r>
        <w:t xml:space="preserve">nic stressors. These declines </w:t>
      </w:r>
      <w:r w:rsidRPr="00DF3AD8">
        <w:t>have motivated monitoring programs to estimate species richness for major taxonomic groups</w:t>
      </w:r>
      <w:commentRangeStart w:id="20"/>
      <w:r w:rsidRPr="00DF3AD8">
        <w:t>:</w:t>
      </w:r>
      <w:commentRangeEnd w:id="20"/>
      <w:r w:rsidR="00256595">
        <w:rPr>
          <w:rStyle w:val="CommentReference"/>
        </w:rPr>
        <w:commentReference w:id="20"/>
      </w:r>
      <w:r w:rsidRPr="00DF3AD8">
        <w:t xml:space="preserve"> fish and corals. Due to logistical challenges of species identification, there have been efforts </w:t>
      </w:r>
      <w:commentRangeStart w:id="21"/>
      <w:r w:rsidRPr="00DF3AD8">
        <w:t>attempting</w:t>
      </w:r>
      <w:commentRangeEnd w:id="21"/>
      <w:r w:rsidR="00256595">
        <w:rPr>
          <w:rStyle w:val="CommentReference"/>
        </w:rPr>
        <w:commentReference w:id="21"/>
      </w:r>
      <w:r w:rsidRPr="00DF3AD8">
        <w:t xml:space="preserve"> to estimate species richness on reefs using landscape features as surrogates</w:t>
      </w:r>
      <w:r>
        <w:t xml:space="preserve">, simple indicators that provide an estimate of a target component of biodiversity, often referred </w:t>
      </w:r>
      <w:commentRangeStart w:id="22"/>
      <w:r>
        <w:t xml:space="preserve">to more simply </w:t>
      </w:r>
      <w:commentRangeEnd w:id="22"/>
      <w:r w:rsidR="00A85B62">
        <w:rPr>
          <w:rStyle w:val="CommentReference"/>
        </w:rPr>
        <w:commentReference w:id="22"/>
      </w:r>
      <w:r>
        <w:t>as a target</w:t>
      </w:r>
      <w:r w:rsidRPr="00DF3AD8">
        <w:t xml:space="preserve">. Many of these efforts are limited in spatial or temporal scope, focus on rugosity and coral cover as predictors, and use coral and fish richnesses as proxies for total species richness. Here we examine how </w:t>
      </w:r>
      <w:commentRangeStart w:id="23"/>
      <w:r w:rsidRPr="00DF3AD8">
        <w:t>top</w:t>
      </w:r>
      <w:commentRangeEnd w:id="23"/>
      <w:r w:rsidR="00226D8D">
        <w:rPr>
          <w:rStyle w:val="CommentReference"/>
        </w:rPr>
        <w:commentReference w:id="23"/>
      </w:r>
      <w:r w:rsidRPr="00DF3AD8">
        <w:t xml:space="preserve">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w:t>
      </w:r>
      <w:commentRangeStart w:id="24"/>
      <w:r w:rsidRPr="00DF3AD8">
        <w:t xml:space="preserve"> </w:t>
      </w:r>
      <w:commentRangeEnd w:id="24"/>
      <w:r w:rsidR="00B42DAD">
        <w:rPr>
          <w:rStyle w:val="CommentReference"/>
        </w:rPr>
        <w:commentReference w:id="24"/>
      </w:r>
      <w:r w:rsidRPr="00DF3AD8">
        <w:t xml:space="preserve">This study provides additional support to the idea that surrogate-target relationships should be assessed over space and time because it can provide </w:t>
      </w:r>
      <w:commentRangeStart w:id="25"/>
      <w:r w:rsidRPr="00DF3AD8">
        <w:t>insight</w:t>
      </w:r>
      <w:commentRangeEnd w:id="25"/>
      <w:r w:rsidR="00226D8D">
        <w:rPr>
          <w:rStyle w:val="CommentReference"/>
        </w:rPr>
        <w:commentReference w:id="25"/>
      </w:r>
      <w:r w:rsidRPr="00DF3AD8">
        <w:t xml:space="preserve"> into these relationships and how the ecosystem changes. We also </w:t>
      </w:r>
      <w:commentRangeStart w:id="26"/>
      <w:r w:rsidRPr="00DF3AD8">
        <w:t>show</w:t>
      </w:r>
      <w:commentRangeEnd w:id="26"/>
      <w:r w:rsidR="00226D8D">
        <w:rPr>
          <w:rStyle w:val="CommentReference"/>
        </w:rPr>
        <w:commentReference w:id="26"/>
      </w:r>
      <w:r w:rsidRPr="00DF3AD8">
        <w:t xml:space="preserve">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27" w:name="_Toc25154322"/>
      <w:r>
        <w:lastRenderedPageBreak/>
        <w:t>Introd</w:t>
      </w:r>
      <w:commentRangeStart w:id="28"/>
      <w:r>
        <w:t>uction</w:t>
      </w:r>
      <w:bookmarkEnd w:id="27"/>
      <w:commentRangeEnd w:id="28"/>
      <w:r w:rsidR="005030CE">
        <w:rPr>
          <w:rStyle w:val="CommentReference"/>
          <w:b w:val="0"/>
        </w:rPr>
        <w:commentReference w:id="28"/>
      </w:r>
      <w:r>
        <w:t xml:space="preserve"> </w:t>
      </w:r>
    </w:p>
    <w:p w14:paraId="44C1DF3E" w14:textId="6492CF78" w:rsidR="00A679EA" w:rsidRDefault="00A679EA" w:rsidP="00CC386C">
      <w:bookmarkStart w:id="29" w:name="_gjdgxs" w:colFirst="0" w:colLast="0"/>
      <w:bookmarkEnd w:id="29"/>
      <w:commentRangeStart w:id="30"/>
      <w:r>
        <w:t>Biodiversity</w:t>
      </w:r>
      <w:commentRangeEnd w:id="30"/>
      <w:r>
        <w:rPr>
          <w:rStyle w:val="CommentReference"/>
        </w:rPr>
        <w:commentReference w:id="30"/>
      </w:r>
      <w:r>
        <w:t xml:space="preserve"> declines associated with increasing levels of anthropogenic </w:t>
      </w:r>
      <w:commentRangeStart w:id="31"/>
      <w:r>
        <w:t>stress</w:t>
      </w:r>
      <w:commentRangeEnd w:id="31"/>
      <w:r w:rsidR="00226D8D">
        <w:rPr>
          <w:rStyle w:val="CommentReference"/>
        </w:rPr>
        <w:commentReference w:id="31"/>
      </w:r>
      <w:r>
        <w:t xml:space="preserve"> are of great concern because they reflect loss of species, disruption of community dynamics and diminished ecosystem function</w:t>
      </w:r>
      <w:r w:rsidR="00CD5F38">
        <w:t xml:space="preserve"> </w:t>
      </w:r>
      <w:commentRangeStart w:id="32"/>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32"/>
      <w:r w:rsidR="00CD5F38">
        <w:rPr>
          <w:rStyle w:val="CommentReference"/>
        </w:rPr>
        <w:commentReference w:id="32"/>
      </w:r>
      <w:r>
        <w:t xml:space="preserve">. To monitor these declines, different aspects of biodiversity </w:t>
      </w:r>
      <w:commentRangeStart w:id="33"/>
      <w:r w:rsidR="00BF35E9">
        <w:t>(landscape</w:t>
      </w:r>
      <w:commentRangeEnd w:id="33"/>
      <w:r w:rsidR="00226D8D">
        <w:rPr>
          <w:rStyle w:val="CommentReference"/>
        </w:rPr>
        <w:commentReference w:id="33"/>
      </w:r>
      <w:r w:rsidR="00BF35E9">
        <w:t xml:space="preserve">, ecosystem, taxonomic, and genetic) </w:t>
      </w:r>
      <w:r>
        <w:t xml:space="preserve">may be compared across similar systems over time and space </w:t>
      </w:r>
      <w:commentRangeStart w:id="34"/>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34"/>
      <w:r w:rsidR="00CD5F38">
        <w:rPr>
          <w:rStyle w:val="CommentReference"/>
        </w:rPr>
        <w:commentReference w:id="34"/>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3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35"/>
      <w:r w:rsidR="00CD5F38">
        <w:rPr>
          <w:rStyle w:val="CommentReference"/>
        </w:rPr>
        <w:commentReference w:id="35"/>
      </w:r>
      <w:r>
        <w:t>.</w:t>
      </w:r>
    </w:p>
    <w:p w14:paraId="5C9E366C" w14:textId="3CD1B092" w:rsidR="00A679EA" w:rsidRDefault="00A679EA" w:rsidP="00CC386C">
      <w:bookmarkStart w:id="36" w:name="_q2hepsd6fli" w:colFirst="0" w:colLast="0"/>
      <w:bookmarkEnd w:id="36"/>
      <w:commentRangeStart w:id="37"/>
      <w:r>
        <w:t>Coral</w:t>
      </w:r>
      <w:commentRangeEnd w:id="37"/>
      <w:r>
        <w:rPr>
          <w:rStyle w:val="CommentReference"/>
        </w:rPr>
        <w:commentReference w:id="37"/>
      </w:r>
      <w:r>
        <w:t xml:space="preserve"> reefs </w:t>
      </w:r>
      <w:r w:rsidR="00BF35E9">
        <w:t>support high biodiversity and</w:t>
      </w:r>
      <w:r>
        <w:t xml:space="preserve"> are globally threatened </w:t>
      </w:r>
      <w:r w:rsidR="00BF35E9">
        <w:t>by</w:t>
      </w:r>
      <w:r>
        <w:t xml:space="preserve"> </w:t>
      </w:r>
      <w:commentRangeStart w:id="38"/>
      <w:r>
        <w:t xml:space="preserve">environmental </w:t>
      </w:r>
      <w:commentRangeEnd w:id="38"/>
      <w:r w:rsidR="00A85B62">
        <w:rPr>
          <w:rStyle w:val="CommentReference"/>
        </w:rPr>
        <w:commentReference w:id="38"/>
      </w:r>
      <w:r>
        <w:t xml:space="preserve">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3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39"/>
      <w:r w:rsidR="00CD5F38">
        <w:rPr>
          <w:rStyle w:val="CommentReference"/>
        </w:rPr>
        <w:commentReference w:id="3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4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40"/>
      <w:r w:rsidR="00460D4B">
        <w:rPr>
          <w:rStyle w:val="CommentReference"/>
        </w:rPr>
        <w:commentReference w:id="40"/>
      </w:r>
      <w:r>
        <w:t xml:space="preserve">. They are also economically valuable because they attract tourists and fish serve as a valuable food source </w:t>
      </w:r>
      <w:commentRangeStart w:id="4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41"/>
      <w:r w:rsidR="00460D4B">
        <w:rPr>
          <w:rStyle w:val="CommentReference"/>
        </w:rPr>
        <w:commentReference w:id="41"/>
      </w:r>
      <w:r>
        <w:t xml:space="preserve">. Concerns regarding the </w:t>
      </w:r>
      <w:commentRangeStart w:id="42"/>
      <w:r>
        <w:t>declines</w:t>
      </w:r>
      <w:commentRangeEnd w:id="42"/>
      <w:r w:rsidR="00226D8D">
        <w:rPr>
          <w:rStyle w:val="CommentReference"/>
        </w:rPr>
        <w:commentReference w:id="42"/>
      </w:r>
      <w:r>
        <w:t xml:space="preserve">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43"/>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43"/>
      <w:r w:rsidR="00697406">
        <w:rPr>
          <w:rStyle w:val="CommentReference"/>
        </w:rPr>
        <w:commentReference w:id="43"/>
      </w:r>
      <w:r>
        <w:t>.</w:t>
      </w:r>
    </w:p>
    <w:p w14:paraId="71F36EF8" w14:textId="2CB62D89" w:rsidR="004D5430" w:rsidRDefault="004D5430" w:rsidP="00CC386C">
      <w:commentRangeStart w:id="44"/>
      <w:r>
        <w:t>In</w:t>
      </w:r>
      <w:commentRangeEnd w:id="44"/>
      <w:r>
        <w:rPr>
          <w:rStyle w:val="CommentReference"/>
        </w:rPr>
        <w:commentReference w:id="44"/>
      </w:r>
      <w:r>
        <w:t xml:space="preserve"> an </w:t>
      </w:r>
      <w:commentRangeStart w:id="45"/>
      <w:r>
        <w:t xml:space="preserve">effort to more readily </w:t>
      </w:r>
      <w:commentRangeStart w:id="46"/>
      <w:r>
        <w:t xml:space="preserve">understand </w:t>
      </w:r>
      <w:commentRangeEnd w:id="46"/>
      <w:r w:rsidR="00226D8D">
        <w:rPr>
          <w:rStyle w:val="CommentReference"/>
        </w:rPr>
        <w:commentReference w:id="46"/>
      </w:r>
      <w:r>
        <w:t xml:space="preserve">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w:t>
      </w:r>
      <w:commentRangeStart w:id="47"/>
      <w:r>
        <w:t xml:space="preserve">to </w:t>
      </w:r>
      <w:commentRangeEnd w:id="47"/>
      <w:r w:rsidR="00A85B62">
        <w:rPr>
          <w:rStyle w:val="CommentReference"/>
        </w:rPr>
        <w:commentReference w:id="47"/>
      </w:r>
      <w:r>
        <w:t xml:space="preserve">more simply as a target </w:t>
      </w:r>
      <w:commentRangeStart w:id="4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48"/>
      <w:r>
        <w:rPr>
          <w:rStyle w:val="CommentReference"/>
        </w:rPr>
        <w:commentReference w:id="48"/>
      </w:r>
      <w:r>
        <w:t>. An effective surrogate has two essential features: first, it takes less time, money, and experience to measure than the target and second</w:t>
      </w:r>
      <w:r w:rsidR="00FB2624">
        <w:t>,</w:t>
      </w:r>
      <w:r>
        <w:t xml:space="preserve"> it maintains a consistently strong correlation with the target over space and </w:t>
      </w:r>
      <w:commentRangeEnd w:id="45"/>
      <w:r w:rsidR="005030CE">
        <w:rPr>
          <w:rStyle w:val="CommentReference"/>
        </w:rPr>
        <w:commentReference w:id="45"/>
      </w:r>
      <w:r>
        <w:t xml:space="preserve">time </w:t>
      </w:r>
      <w:commentRangeStart w:id="4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49"/>
      <w:r>
        <w:t>.</w:t>
      </w:r>
      <w:r>
        <w:rPr>
          <w:rStyle w:val="CommentReference"/>
        </w:rPr>
        <w:commentReference w:id="49"/>
      </w:r>
      <w:ins w:id="50" w:author="Nicole" w:date="2019-12-06T23:23:00Z">
        <w:r w:rsidR="00A85B62">
          <w:t xml:space="preserve"> </w:t>
        </w:r>
      </w:ins>
      <w:commentRangeStart w:id="51"/>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w:t>
      </w:r>
      <w:commentRangeStart w:id="52"/>
      <w:r>
        <w:t>between</w:t>
      </w:r>
      <w:commentRangeEnd w:id="52"/>
      <w:r w:rsidR="00226D8D">
        <w:rPr>
          <w:rStyle w:val="CommentReference"/>
        </w:rPr>
        <w:commentReference w:id="52"/>
      </w:r>
      <w:r>
        <w:t xml:space="preserve"> </w:t>
      </w:r>
      <w:r w:rsidR="00FB2624">
        <w:t xml:space="preserve">landscape features </w:t>
      </w:r>
      <w:r>
        <w:t xml:space="preserve">and biodiversity change over time and space. Most </w:t>
      </w:r>
      <w:commentRangeStart w:id="53"/>
      <w:r>
        <w:t>surrogate</w:t>
      </w:r>
      <w:commentRangeEnd w:id="53"/>
      <w:r w:rsidR="00D97955">
        <w:rPr>
          <w:rStyle w:val="CommentReference"/>
        </w:rPr>
        <w:commentReference w:id="53"/>
      </w:r>
      <w:r>
        <w:t xml:space="preserve"> studies to date have been concerned with the effectiveness of surrogates across spatial scales </w:t>
      </w:r>
      <w:commentRangeStart w:id="54"/>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54"/>
      <w:r>
        <w:rPr>
          <w:rStyle w:val="CommentReference"/>
        </w:rPr>
        <w:commentReference w:id="54"/>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w:t>
      </w:r>
      <w:commentRangeEnd w:id="51"/>
      <w:r w:rsidR="005030CE">
        <w:rPr>
          <w:rStyle w:val="CommentReference"/>
        </w:rPr>
        <w:commentReference w:id="51"/>
      </w:r>
      <w:commentRangeStart w:id="55"/>
      <w:r>
        <w:t>target</w:t>
      </w:r>
      <w:commentRangeEnd w:id="55"/>
      <w:r w:rsidR="00D97955">
        <w:rPr>
          <w:rStyle w:val="CommentReference"/>
        </w:rPr>
        <w:commentReference w:id="55"/>
      </w:r>
      <w:r>
        <w:t xml:space="preserve"> </w:t>
      </w:r>
      <w:commentRangeStart w:id="56"/>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56"/>
      <w:r>
        <w:rPr>
          <w:rStyle w:val="CommentReference"/>
        </w:rPr>
        <w:commentReference w:id="56"/>
      </w:r>
      <w:r>
        <w:t xml:space="preserve">. </w:t>
      </w:r>
      <w:commentRangeStart w:id="57"/>
      <w:r>
        <w:t xml:space="preserve">However, few studies have explicitly </w:t>
      </w:r>
      <w:r>
        <w:lastRenderedPageBreak/>
        <w:t>investigated surrogate effectiveness across temporal scales, and those that have are typically quite short</w:t>
      </w:r>
      <w:r w:rsidR="00EF0E81">
        <w:t xml:space="preserve"> </w:t>
      </w:r>
      <w:commentRangeStart w:id="5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58"/>
      <w:r>
        <w:rPr>
          <w:rStyle w:val="CommentReference"/>
        </w:rPr>
        <w:commentReference w:id="5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w:t>
      </w:r>
      <w:commentRangeStart w:id="59"/>
      <w:r>
        <w:t>changes</w:t>
      </w:r>
      <w:commentRangeEnd w:id="59"/>
      <w:r w:rsidR="00226D8D">
        <w:rPr>
          <w:rStyle w:val="CommentReference"/>
        </w:rPr>
        <w:commentReference w:id="59"/>
      </w:r>
      <w:r>
        <w:t xml:space="preserve"> that influence the target must have a qualitatively similar influence on the surrogate </w:t>
      </w:r>
      <w:commentRangeEnd w:id="57"/>
      <w:r w:rsidR="005030CE">
        <w:rPr>
          <w:rStyle w:val="CommentReference"/>
        </w:rPr>
        <w:commentReference w:id="57"/>
      </w:r>
      <w:commentRangeStart w:id="60"/>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60"/>
      <w:r>
        <w:rPr>
          <w:rStyle w:val="CommentReference"/>
        </w:rPr>
        <w:commentReference w:id="60"/>
      </w:r>
      <w:r>
        <w:t>. The need for more studies that investigate the effectiveness of surrogates over time is evident.</w:t>
      </w:r>
    </w:p>
    <w:p w14:paraId="139CF7E8" w14:textId="09A0AFA4" w:rsidR="00495A89" w:rsidRDefault="004D5430" w:rsidP="004D5430">
      <w:commentRangeStart w:id="61"/>
      <w:commentRangeStart w:id="62"/>
      <w:r>
        <w:t>Surrogates</w:t>
      </w:r>
      <w:commentRangeEnd w:id="61"/>
      <w:r w:rsidR="00FB2624">
        <w:rPr>
          <w:rStyle w:val="CommentReference"/>
        </w:rPr>
        <w:commentReference w:id="61"/>
      </w:r>
      <w:commentRangeEnd w:id="62"/>
      <w:r w:rsidR="00226D8D">
        <w:rPr>
          <w:rStyle w:val="CommentReference"/>
        </w:rPr>
        <w:commentReference w:id="62"/>
      </w:r>
      <w:r>
        <w:t xml:space="preserve"> </w:t>
      </w:r>
      <w:commentRangeStart w:id="63"/>
      <w:r>
        <w:t xml:space="preserve">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64"/>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64"/>
      <w:r w:rsidR="008D6764">
        <w:rPr>
          <w:rStyle w:val="CommentReference"/>
        </w:rPr>
        <w:commentReference w:id="64"/>
      </w:r>
      <w:r w:rsidR="00A679EA">
        <w:t xml:space="preserve">. Monitoring species richness requires substantial </w:t>
      </w:r>
      <w:commentRangeEnd w:id="63"/>
      <w:r w:rsidR="005030CE">
        <w:rPr>
          <w:rStyle w:val="CommentReference"/>
        </w:rPr>
        <w:commentReference w:id="63"/>
      </w:r>
      <w:r w:rsidR="00A679EA">
        <w:t xml:space="preserve">taxonomic expertise </w:t>
      </w:r>
      <w:commentRangeStart w:id="65"/>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65"/>
      <w:r w:rsidR="008D6764">
        <w:rPr>
          <w:rStyle w:val="CommentReference"/>
        </w:rPr>
        <w:commentReference w:id="65"/>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w:t>
      </w:r>
      <w:commentRangeStart w:id="66"/>
      <w:r w:rsidR="00A679EA">
        <w:t>(rugosity</w:t>
      </w:r>
      <w:commentRangeEnd w:id="66"/>
      <w:r w:rsidR="00226D8D">
        <w:rPr>
          <w:rStyle w:val="CommentReference"/>
        </w:rPr>
        <w:commentReference w:id="66"/>
      </w:r>
      <w:r w:rsidR="00A679EA">
        <w:t xml:space="preserve">). In fact, the temporal decline of these reef features is widely documented because they are so frequently measured </w:t>
      </w:r>
      <w:commentRangeStart w:id="67"/>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67"/>
      <w:r w:rsidR="009933F1">
        <w:rPr>
          <w:rStyle w:val="CommentReference"/>
        </w:rPr>
        <w:commentReference w:id="67"/>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w:t>
      </w:r>
      <w:commentRangeStart w:id="68"/>
      <w:r w:rsidR="00495A89">
        <w:t>more</w:t>
      </w:r>
      <w:commentRangeEnd w:id="68"/>
      <w:r w:rsidR="00226D8D">
        <w:rPr>
          <w:rStyle w:val="CommentReference"/>
        </w:rPr>
        <w:commentReference w:id="68"/>
      </w:r>
      <w:r w:rsidR="00495A89">
        <w:t xml:space="preserv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6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69"/>
      <w:r w:rsidR="00495A89">
        <w:rPr>
          <w:rStyle w:val="CommentReference"/>
        </w:rPr>
        <w:commentReference w:id="69"/>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7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70"/>
      <w:r w:rsidR="00925C48">
        <w:rPr>
          <w:rStyle w:val="CommentReference"/>
        </w:rPr>
        <w:commentReference w:id="70"/>
      </w:r>
      <w:r w:rsidR="00495A89">
        <w:t>.</w:t>
      </w:r>
    </w:p>
    <w:p w14:paraId="4DADD199" w14:textId="3D01F8A3" w:rsidR="001F3420" w:rsidRDefault="00495A89" w:rsidP="003B5B34">
      <w:commentRangeStart w:id="71"/>
      <w:r>
        <w:t>Corals</w:t>
      </w:r>
      <w:commentRangeEnd w:id="71"/>
      <w:r w:rsidR="003B5B34">
        <w:rPr>
          <w:rStyle w:val="CommentReference"/>
        </w:rPr>
        <w:commentReference w:id="71"/>
      </w:r>
      <w:r>
        <w:t xml:space="preserve"> and </w:t>
      </w:r>
      <w:commentRangeStart w:id="72"/>
      <w:r>
        <w:t>fish are such conspicuous, well-studied taxonomic groups that the richnesses of these groups are often extrapolated to represent the richness of all taxonomic groups on coral reefs</w:t>
      </w:r>
      <w:r w:rsidR="00B95EAD">
        <w:t xml:space="preserve"> </w:t>
      </w:r>
      <w:commentRangeStart w:id="73"/>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73"/>
      <w:r w:rsidR="00B95EAD">
        <w:rPr>
          <w:rStyle w:val="CommentReference"/>
        </w:rPr>
        <w:commentReference w:id="73"/>
      </w:r>
      <w:r>
        <w:t xml:space="preserve">. </w:t>
      </w:r>
      <w:r w:rsidR="00E6241A">
        <w:t>The reliability of this extrapolation is not well-studied</w:t>
      </w:r>
      <w:commentRangeStart w:id="74"/>
      <w:r w:rsidR="00E6241A">
        <w:t xml:space="preserve">, </w:t>
      </w:r>
      <w:commentRangeEnd w:id="74"/>
      <w:r w:rsidR="00804C84">
        <w:rPr>
          <w:rStyle w:val="CommentReference"/>
        </w:rPr>
        <w:commentReference w:id="74"/>
      </w:r>
      <w:r w:rsidR="00E6241A">
        <w:t xml:space="preserve">and we used sponges as an additional target group in order to assess whether surrogates for fish and coral species richness can also be used to predict sponge richness. </w:t>
      </w:r>
      <w:commentRangeEnd w:id="72"/>
      <w:r w:rsidR="005030CE">
        <w:rPr>
          <w:rStyle w:val="CommentReference"/>
        </w:rPr>
        <w:commentReference w:id="72"/>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7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75"/>
      <w:r w:rsidR="009933F1">
        <w:rPr>
          <w:rStyle w:val="CommentReference"/>
        </w:rPr>
        <w:commentReference w:id="75"/>
      </w:r>
      <w:r w:rsidR="001F3420">
        <w:t xml:space="preserve">, </w:t>
      </w:r>
      <w:r w:rsidR="00A679EA">
        <w:t xml:space="preserve">yet </w:t>
      </w:r>
      <w:r w:rsidR="00BA73F0">
        <w:t xml:space="preserve">few studies have investigated sponge </w:t>
      </w:r>
      <w:commentRangeStart w:id="76"/>
      <w:r w:rsidR="00BA73F0">
        <w:t xml:space="preserve">dynamics </w:t>
      </w:r>
      <w:commentRangeEnd w:id="76"/>
      <w:r w:rsidR="00804C84">
        <w:rPr>
          <w:rStyle w:val="CommentReference"/>
        </w:rPr>
        <w:commentReference w:id="76"/>
      </w:r>
      <w:commentRangeStart w:id="7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77"/>
      <w:r w:rsidR="009933F1">
        <w:rPr>
          <w:rStyle w:val="CommentReference"/>
        </w:rPr>
        <w:commentReference w:id="7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581ED81C" w:rsidR="00BF406D" w:rsidRDefault="001F3420" w:rsidP="003B5B34">
      <w:commentRangeStart w:id="78"/>
      <w:r>
        <w:t xml:space="preserve">Our main aim </w:t>
      </w:r>
      <w:commentRangeEnd w:id="78"/>
      <w:r w:rsidR="00804C84">
        <w:rPr>
          <w:rStyle w:val="CommentReference"/>
        </w:rPr>
        <w:commentReference w:id="78"/>
      </w:r>
      <w:r>
        <w:t>was</w:t>
      </w:r>
      <w:r w:rsidR="003573F9">
        <w:t xml:space="preserve"> to </w:t>
      </w:r>
      <w:commentRangeStart w:id="79"/>
      <w:r w:rsidR="003573F9">
        <w:t xml:space="preserve">gain a better understanding of </w:t>
      </w:r>
      <w:commentRangeEnd w:id="79"/>
      <w:r w:rsidR="00D97955">
        <w:rPr>
          <w:rStyle w:val="CommentReference"/>
        </w:rPr>
        <w:commentReference w:id="79"/>
      </w:r>
      <w:r w:rsidR="003573F9">
        <w:t xml:space="preserve">how surrogate-target </w:t>
      </w:r>
      <w:r w:rsidR="0081750B">
        <w:t>relationship</w:t>
      </w:r>
      <w:r>
        <w:t>s</w:t>
      </w:r>
      <w:r w:rsidR="0081750B">
        <w:t xml:space="preserve"> var</w:t>
      </w:r>
      <w:r>
        <w:t>y</w:t>
      </w:r>
      <w:r w:rsidR="003573F9">
        <w:t xml:space="preserve"> over time and space.</w:t>
      </w:r>
      <w:r w:rsidR="00BF406D">
        <w:t xml:space="preserve"> In other words, we asked</w:t>
      </w:r>
      <w:ins w:id="80" w:author="Nicole" w:date="2019-12-06T23:25:00Z">
        <w:r w:rsidR="00D97955">
          <w:t>:</w:t>
        </w:r>
      </w:ins>
      <w:r w:rsidR="00BF406D">
        <w:t xml:space="preserve"> 1) can coral cover or rugosity predict sponge richness?</w:t>
      </w:r>
      <w:del w:id="81" w:author="Nicole" w:date="2019-12-06T23:26:00Z">
        <w:r w:rsidR="00BF406D" w:rsidDel="00D97955">
          <w:delText>,</w:delText>
        </w:r>
      </w:del>
      <w:r w:rsidR="00BF406D">
        <w:t xml:space="preserve"> 2) how does sponge cover compare to coral cover and rugosity as a</w:t>
      </w:r>
      <w:r w:rsidR="003573F9">
        <w:t xml:space="preserve"> candidate</w:t>
      </w:r>
      <w:r w:rsidR="00BF406D">
        <w:t xml:space="preserve"> </w:t>
      </w:r>
      <w:r w:rsidR="003B5B34">
        <w:t>surrogate for richness of corals, fish, sponges, and combined richness?</w:t>
      </w:r>
      <w:del w:id="82" w:author="Nicole" w:date="2019-12-06T23:26:00Z">
        <w:r w:rsidR="003B5B34" w:rsidDel="00D97955">
          <w:delText>,</w:delText>
        </w:r>
      </w:del>
      <w:r w:rsidR="003B5B34">
        <w:t xml:space="preserve"> and 3) how do the top </w:t>
      </w:r>
      <w:r w:rsidR="003573F9">
        <w:t xml:space="preserve">candidate </w:t>
      </w:r>
      <w:r w:rsidR="003B5B34">
        <w:t>surrogate-target relationships vary over space and time?</w:t>
      </w:r>
      <w:del w:id="83" w:author="Nicole" w:date="2019-12-06T23:27:00Z">
        <w:r w:rsidR="003B5B34" w:rsidDel="00D97955">
          <w:delText>.</w:delText>
        </w:r>
      </w:del>
      <w:r w:rsidR="003B5B34">
        <w:t xml:space="preserv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84" w:name="_Toc25154323"/>
      <w:r>
        <w:lastRenderedPageBreak/>
        <w:t>Material and Methods</w:t>
      </w:r>
      <w:bookmarkEnd w:id="84"/>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w:t>
      </w:r>
      <w:commentRangeStart w:id="85"/>
      <w:r w:rsidR="00A679EA">
        <w:t>rugosity</w:t>
      </w:r>
      <w:commentRangeEnd w:id="85"/>
      <w:r w:rsidR="00B648A4">
        <w:rPr>
          <w:rStyle w:val="CommentReference"/>
        </w:rPr>
        <w:commentReference w:id="85"/>
      </w:r>
      <w:r w:rsidR="00115801">
        <w:t xml:space="preserve"> </w:t>
      </w:r>
      <w:r w:rsidR="00A679EA">
        <w:t>were sampled annually between June and August from 1992-2018</w:t>
      </w:r>
      <w:commentRangeStart w:id="86"/>
      <w:r w:rsidR="00A679EA">
        <w:t xml:space="preserve">, but </w:t>
      </w:r>
      <w:commentRangeEnd w:id="86"/>
      <w:r w:rsidR="00B648A4">
        <w:rPr>
          <w:rStyle w:val="CommentReference"/>
        </w:rPr>
        <w:commentReference w:id="86"/>
      </w:r>
      <w:r w:rsidR="00A679EA">
        <w:t>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w:t>
      </w:r>
      <w:commentRangeStart w:id="87"/>
      <w:r w:rsidR="00A679EA">
        <w:t xml:space="preserve">) but, </w:t>
      </w:r>
      <w:commentRangeEnd w:id="87"/>
      <w:r w:rsidR="00B648A4">
        <w:rPr>
          <w:rStyle w:val="CommentReference"/>
        </w:rPr>
        <w:commentReference w:id="87"/>
      </w:r>
      <w:r w:rsidR="00A679EA">
        <w:t>for this study, three transects per site per year were selected at random for use in the analysis.</w:t>
      </w:r>
    </w:p>
    <w:p w14:paraId="43DDE0BA" w14:textId="77777777" w:rsidR="00A679EA" w:rsidRDefault="00A679EA" w:rsidP="00E74719">
      <w:pPr>
        <w:pStyle w:val="Heading3"/>
      </w:pPr>
      <w:bookmarkStart w:id="88" w:name="_fwntfdganz29" w:colFirst="0" w:colLast="0"/>
      <w:bookmarkEnd w:id="88"/>
      <w:r>
        <w:t>Survey methods</w:t>
      </w:r>
    </w:p>
    <w:p w14:paraId="3E96246D" w14:textId="33D687A7" w:rsidR="00A679EA" w:rsidRDefault="00A679EA" w:rsidP="00F31CF6">
      <w:r>
        <w:t>Corals, sponges, fishes, and</w:t>
      </w:r>
      <w:commentRangeStart w:id="89"/>
      <w:r>
        <w:t xml:space="preserve"> rugosity</w:t>
      </w:r>
      <w:commentRangeEnd w:id="89"/>
      <w:r w:rsidR="00B648A4">
        <w:rPr>
          <w:rStyle w:val="CommentReference"/>
        </w:rPr>
        <w:commentReference w:id="89"/>
      </w:r>
      <w:r>
        <w:t xml:space="preserve"> were sampled using well-established visual survey method</w:t>
      </w:r>
      <w:commentRangeStart w:id="90"/>
      <w:r>
        <w:t xml:space="preserve">s. </w:t>
      </w:r>
      <w:commentRangeEnd w:id="90"/>
      <w:r w:rsidR="00B648A4">
        <w:rPr>
          <w:rStyle w:val="CommentReference"/>
        </w:rPr>
        <w:commentReference w:id="90"/>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w:t>
      </w:r>
      <w:commentRangeStart w:id="91"/>
      <w:r>
        <w:t>Nocturnal</w:t>
      </w:r>
      <w:commentRangeEnd w:id="91"/>
      <w:r w:rsidR="00B648A4">
        <w:rPr>
          <w:rStyle w:val="CommentReference"/>
        </w:rPr>
        <w:commentReference w:id="91"/>
      </w:r>
      <w:r>
        <w:t xml:space="preserve"> </w:t>
      </w:r>
      <w:r>
        <w:lastRenderedPageBreak/>
        <w:t>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 xml:space="preserve">Corals and </w:t>
      </w:r>
      <w:commentRangeStart w:id="92"/>
      <w:r>
        <w:t xml:space="preserve">other benthic taxa </w:t>
      </w:r>
      <w:commentRangeEnd w:id="92"/>
      <w:r w:rsidR="00B648A4">
        <w:rPr>
          <w:rStyle w:val="CommentReference"/>
        </w:rPr>
        <w:commentReference w:id="92"/>
      </w:r>
      <w:r>
        <w:t xml:space="preserve">were surveyed using the linear point-intercept method, wherein a diver swam along </w:t>
      </w:r>
      <w:commentRangeStart w:id="93"/>
      <w:r>
        <w:t xml:space="preserve">the tape </w:t>
      </w:r>
      <w:commentRangeEnd w:id="93"/>
      <w:r w:rsidR="00B648A4">
        <w:rPr>
          <w:rStyle w:val="CommentReference"/>
        </w:rPr>
        <w:commentReference w:id="93"/>
      </w:r>
      <w:r>
        <w:t>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xml:space="preserve">. </w:t>
      </w:r>
      <w:commentRangeStart w:id="94"/>
      <w:r>
        <w:t>Corals</w:t>
      </w:r>
      <w:commentRangeEnd w:id="94"/>
      <w:r w:rsidR="00B648A4">
        <w:rPr>
          <w:rStyle w:val="CommentReference"/>
        </w:rPr>
        <w:commentReference w:id="94"/>
      </w:r>
      <w:r>
        <w:t xml:space="preserve">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commentRangeStart w:id="95"/>
      <w:r>
        <w:t xml:space="preserve">To </w:t>
      </w:r>
      <w:commentRangeEnd w:id="95"/>
      <w:r w:rsidR="00B648A4">
        <w:rPr>
          <w:rStyle w:val="CommentReference"/>
        </w:rPr>
        <w:commentReference w:id="95"/>
      </w:r>
      <w:r>
        <w:t xml:space="preserve">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14:paraId="035B0023" w14:textId="651E4CCB" w:rsidR="00A679EA" w:rsidRDefault="00A679EA" w:rsidP="00CC386C">
      <w:commentRangeStart w:id="96"/>
      <w:r>
        <w:t>Rugosity</w:t>
      </w:r>
      <w:commentRangeEnd w:id="96"/>
      <w:r w:rsidR="00B648A4">
        <w:rPr>
          <w:rStyle w:val="CommentReference"/>
        </w:rPr>
        <w:commentReference w:id="96"/>
      </w:r>
      <w:r>
        <w:t xml:space="preserve">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w:t>
      </w:r>
      <w:commentRangeStart w:id="97"/>
      <w:r>
        <w:t xml:space="preserve">s, </w:t>
      </w:r>
      <w:commentRangeEnd w:id="97"/>
      <w:r w:rsidR="00B648A4">
        <w:rPr>
          <w:rStyle w:val="CommentReference"/>
        </w:rPr>
        <w:commentReference w:id="97"/>
      </w:r>
      <w:r>
        <w:t>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xml:space="preserve">, </w:t>
      </w:r>
      <w:commentRangeStart w:id="98"/>
      <w:r>
        <w:t>though</w:t>
      </w:r>
      <w:commentRangeEnd w:id="98"/>
      <w:r w:rsidR="00B648A4">
        <w:rPr>
          <w:rStyle w:val="CommentReference"/>
        </w:rPr>
        <w:commentReference w:id="98"/>
      </w:r>
      <w:r>
        <w:t xml:space="preserve"> </w:t>
      </w:r>
      <w:commentRangeStart w:id="99"/>
      <w:r>
        <w:t xml:space="preserve">both </w:t>
      </w:r>
      <w:commentRangeEnd w:id="99"/>
      <w:r w:rsidR="00D97955">
        <w:rPr>
          <w:rStyle w:val="CommentReference"/>
        </w:rPr>
        <w:commentReference w:id="99"/>
      </w:r>
      <w:r>
        <w:t>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commentRangeStart w:id="100"/>
      <w:r>
        <w:t>Because</w:t>
      </w:r>
      <w:commentRangeEnd w:id="100"/>
      <w:r w:rsidR="00B648A4">
        <w:rPr>
          <w:rStyle w:val="CommentReference"/>
        </w:rPr>
        <w:commentReference w:id="100"/>
      </w:r>
      <w:r>
        <w:t xml:space="preserve"> i</w:t>
      </w:r>
      <w:r w:rsidR="00A679EA">
        <w:t>dentifying taxa to species is not always possible</w:t>
      </w:r>
      <w:r>
        <w:t xml:space="preserve"> or practical in field surveys, </w:t>
      </w:r>
      <w:r w:rsidR="00A679EA">
        <w:t>fish, corals</w:t>
      </w:r>
      <w:r>
        <w:t>,</w:t>
      </w:r>
      <w:r w:rsidR="00A679EA">
        <w:t xml:space="preserve"> and sponges were identified to the </w:t>
      </w:r>
      <w:commentRangeStart w:id="101"/>
      <w:r w:rsidR="00A679EA">
        <w:t xml:space="preserve">most specific </w:t>
      </w:r>
      <w:commentRangeEnd w:id="101"/>
      <w:r w:rsidR="00D97955">
        <w:rPr>
          <w:rStyle w:val="CommentReference"/>
        </w:rPr>
        <w:commentReference w:id="101"/>
      </w:r>
      <w:r w:rsidR="00A679EA">
        <w:t xml:space="preserve">taxonomic group </w:t>
      </w:r>
      <w:commentRangeStart w:id="102"/>
      <w:r w:rsidR="00A679EA">
        <w:t xml:space="preserve">practical </w:t>
      </w:r>
      <w:commentRangeEnd w:id="102"/>
      <w:r w:rsidR="00D97955">
        <w:rPr>
          <w:rStyle w:val="CommentReference"/>
        </w:rPr>
        <w:commentReference w:id="102"/>
      </w:r>
      <w:r w:rsidR="00A679EA">
        <w:t>(</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commentRangeStart w:id="103"/>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commentRangeEnd w:id="103"/>
      <w:r w:rsidR="00B648A4">
        <w:rPr>
          <w:rStyle w:val="CommentReference"/>
        </w:rPr>
        <w:commentReference w:id="103"/>
      </w:r>
      <w:r w:rsidR="00A679EA">
        <w:t>, or RTU’s, for the following reasons: (</w:t>
      </w:r>
      <w:commentRangeStart w:id="104"/>
      <w:r w:rsidR="00A679EA">
        <w:t>1</w:t>
      </w:r>
      <w:commentRangeEnd w:id="104"/>
      <w:r w:rsidR="00B648A4">
        <w:rPr>
          <w:rStyle w:val="CommentReference"/>
        </w:rPr>
        <w:commentReference w:id="104"/>
      </w:r>
      <w:r w:rsidR="00A679EA">
        <w:t>)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 xml:space="preserve">red to as “species” hereafter. </w:t>
      </w:r>
      <w:commentRangeStart w:id="105"/>
      <w:r w:rsidR="004E18DC">
        <w:t>We</w:t>
      </w:r>
      <w:r w:rsidR="00A679EA">
        <w:t xml:space="preserve"> suggest that </w:t>
      </w:r>
      <w:commentRangeStart w:id="106"/>
      <w:r w:rsidR="00A679EA">
        <w:t>t</w:t>
      </w:r>
      <w:commentRangeEnd w:id="105"/>
      <w:r w:rsidR="00D97955">
        <w:rPr>
          <w:rStyle w:val="CommentReference"/>
        </w:rPr>
        <w:commentReference w:id="105"/>
      </w:r>
      <w:r w:rsidR="00A679EA">
        <w:t xml:space="preserve">he use of RTU’s, although it affects estimates of absolute species richness, should </w:t>
      </w:r>
      <w:commentRangeStart w:id="107"/>
      <w:r w:rsidR="00A679EA">
        <w:t>not</w:t>
      </w:r>
      <w:commentRangeEnd w:id="107"/>
      <w:r w:rsidR="00B648A4">
        <w:rPr>
          <w:rStyle w:val="CommentReference"/>
        </w:rPr>
        <w:commentReference w:id="107"/>
      </w:r>
      <w:r w:rsidR="00A679EA">
        <w:t xml:space="preserve"> alter the outcome of the analysis.</w:t>
      </w:r>
      <w:commentRangeEnd w:id="106"/>
      <w:r w:rsidR="00256595">
        <w:rPr>
          <w:rStyle w:val="CommentReference"/>
        </w:rPr>
        <w:commentReference w:id="106"/>
      </w:r>
    </w:p>
    <w:p w14:paraId="55EC66F3" w14:textId="77777777" w:rsidR="00A679EA" w:rsidRDefault="00A679EA" w:rsidP="00E74719">
      <w:pPr>
        <w:pStyle w:val="Heading3"/>
      </w:pPr>
      <w:bookmarkStart w:id="108" w:name="_j2rsg1phwf4n" w:colFirst="0" w:colLast="0"/>
      <w:bookmarkEnd w:id="108"/>
      <w:r>
        <w:t>Statistical Analysis</w:t>
      </w:r>
    </w:p>
    <w:p w14:paraId="69364A06" w14:textId="51D0A22B" w:rsidR="00A679EA" w:rsidRDefault="00A679EA" w:rsidP="00EB5354">
      <w:commentRangeStart w:id="109"/>
      <w:r>
        <w:t xml:space="preserve">We used sites as replicates because they represent spatial units of relevance from both ecological and </w:t>
      </w:r>
      <w:commentRangeStart w:id="110"/>
      <w:r>
        <w:t>management</w:t>
      </w:r>
      <w:commentRangeEnd w:id="110"/>
      <w:r w:rsidR="00B648A4">
        <w:rPr>
          <w:rStyle w:val="CommentReference"/>
        </w:rPr>
        <w:commentReference w:id="110"/>
      </w:r>
      <w:r>
        <w:t xml:space="preserve"> perspectives</w:t>
      </w:r>
      <w:commentRangeEnd w:id="109"/>
      <w:r w:rsidR="00256595">
        <w:rPr>
          <w:rStyle w:val="CommentReference"/>
        </w:rPr>
        <w:commentReference w:id="109"/>
      </w:r>
      <w:r>
        <w:t xml:space="preserve">. For surrogates (coral cover, </w:t>
      </w:r>
      <w:r>
        <w:lastRenderedPageBreak/>
        <w:t>sponge cover, and rugosity), replicates were thus means for the 3 randomly-selected transects per site per year. To estimate spec</w:t>
      </w:r>
      <w:r w:rsidR="00DE59B9">
        <w:t>ies richness, we pooled the</w:t>
      </w:r>
      <w:r>
        <w:t xml:space="preserve"> 3 randomly-selected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commentRangeStart w:id="111"/>
      <w:r>
        <w:t xml:space="preserve">Based </w:t>
      </w:r>
      <w:commentRangeEnd w:id="111"/>
      <w:r w:rsidR="00B648A4">
        <w:rPr>
          <w:rStyle w:val="CommentReference"/>
        </w:rPr>
        <w:commentReference w:id="111"/>
      </w:r>
      <w:r>
        <w:t>on first principles, we used negative binomial regression using the ‘</w:t>
      </w:r>
      <w:commentRangeStart w:id="112"/>
      <w:r>
        <w:t xml:space="preserve">MASS’ package to </w:t>
      </w:r>
      <w:commentRangeEnd w:id="112"/>
      <w:r w:rsidR="00B648A4">
        <w:rPr>
          <w:rStyle w:val="CommentReference"/>
        </w:rPr>
        <w:commentReference w:id="112"/>
      </w:r>
      <w:r>
        <w:t>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w:t>
      </w:r>
      <w:commentRangeStart w:id="113"/>
      <w:r>
        <w:t xml:space="preserve">All models, </w:t>
      </w:r>
      <w:commentRangeEnd w:id="113"/>
      <w:r w:rsidR="00B648A4">
        <w:rPr>
          <w:rStyle w:val="CommentReference"/>
        </w:rPr>
        <w:commentReference w:id="113"/>
      </w:r>
      <w:r>
        <w:t>therefore, have an additional parameter, theta, that accounts for overdispersion.</w:t>
      </w:r>
      <w:r w:rsidR="002C6A88">
        <w:t xml:space="preserve"> </w:t>
      </w:r>
      <w:r w:rsidR="005A1886">
        <w:t xml:space="preserve">There were no </w:t>
      </w:r>
      <w:commentRangeStart w:id="114"/>
      <w:r w:rsidR="002C6A88">
        <w:t>patterns</w:t>
      </w:r>
      <w:commentRangeEnd w:id="114"/>
      <w:r w:rsidR="00B648A4">
        <w:rPr>
          <w:rStyle w:val="CommentReference"/>
        </w:rPr>
        <w:commentReference w:id="114"/>
      </w:r>
      <w:r w:rsidR="002C6A88">
        <w:t xml:space="preserve">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commentRangeStart w:id="115"/>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commentRangeEnd w:id="115"/>
      <w:r w:rsidR="00B648A4">
        <w:rPr>
          <w:rStyle w:val="CommentReference"/>
        </w:rPr>
        <w:commentReference w:id="115"/>
      </w:r>
      <w:r>
        <w:rPr>
          <w:highlight w:val="white"/>
        </w:rPr>
        <w:t xml:space="preserve">. AICc results provide a measure of parsimony in that they can be used to identify models with the fewest parameters and the greatest explanatory ability relative to other models in the model set. </w:t>
      </w:r>
      <w:commentRangeStart w:id="116"/>
      <w:r>
        <w:rPr>
          <w:highlight w:val="white"/>
        </w:rPr>
        <w:t xml:space="preserve">Top models </w:t>
      </w:r>
      <w:commentRangeEnd w:id="116"/>
      <w:r w:rsidR="00CE687F">
        <w:rPr>
          <w:rStyle w:val="CommentReference"/>
        </w:rPr>
        <w:commentReference w:id="116"/>
      </w:r>
      <w:r>
        <w:rPr>
          <w:highlight w:val="white"/>
        </w:rPr>
        <w:t>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xml:space="preserve">. </w:t>
      </w:r>
      <w:commentRangeStart w:id="117"/>
      <w:proofErr w:type="spellStart"/>
      <w:r>
        <w:rPr>
          <w:highlight w:val="white"/>
        </w:rPr>
        <w:t>Nagelkerke’s</w:t>
      </w:r>
      <w:commentRangeEnd w:id="117"/>
      <w:proofErr w:type="spellEnd"/>
      <w:r w:rsidR="00CE687F">
        <w:rPr>
          <w:rStyle w:val="CommentReference"/>
        </w:rPr>
        <w:commentReference w:id="117"/>
      </w:r>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w:t>
      </w:r>
      <w:commentRangeStart w:id="118"/>
      <w:r w:rsidR="00C63DF1">
        <w:t>to inform interpretations of the models.</w:t>
      </w:r>
      <w:commentRangeEnd w:id="118"/>
      <w:r w:rsidR="00CE687F">
        <w:rPr>
          <w:rStyle w:val="CommentReference"/>
        </w:rPr>
        <w:commentReference w:id="118"/>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w:t>
      </w:r>
      <w:commentRangeStart w:id="119"/>
      <w:r>
        <w:rPr>
          <w:highlight w:val="white"/>
        </w:rPr>
        <w:t>for</w:t>
      </w:r>
      <w:commentRangeEnd w:id="119"/>
      <w:r w:rsidR="00CE687F">
        <w:rPr>
          <w:rStyle w:val="CommentReference"/>
        </w:rPr>
        <w:commentReference w:id="119"/>
      </w:r>
      <w:r>
        <w:rPr>
          <w:highlight w:val="white"/>
        </w:rPr>
        <w:t xml:space="preserve"> temporal variation and variation across sites. </w:t>
      </w:r>
      <w:commentRangeStart w:id="120"/>
      <w:r>
        <w:t>Site</w:t>
      </w:r>
      <w:commentRangeEnd w:id="120"/>
      <w:r w:rsidR="00CE687F">
        <w:rPr>
          <w:rStyle w:val="CommentReference"/>
        </w:rPr>
        <w:commentReference w:id="120"/>
      </w:r>
      <w:r>
        <w:t xml:space="preserve"> is a categorical predictor of the 8 locations around Guana Island and </w:t>
      </w:r>
      <w:commentRangeStart w:id="121"/>
      <w:r>
        <w:t>year</w:t>
      </w:r>
      <w:commentRangeEnd w:id="121"/>
      <w:r w:rsidR="00CE687F">
        <w:rPr>
          <w:rStyle w:val="CommentReference"/>
        </w:rPr>
        <w:commentReference w:id="121"/>
      </w:r>
      <w:r>
        <w:t xml:space="preserve"> </w:t>
      </w:r>
      <w:r w:rsidR="00414F6C">
        <w:t>models year-to-</w:t>
      </w:r>
      <w:commentRangeStart w:id="122"/>
      <w:r w:rsidR="00414F6C">
        <w:t xml:space="preserve">year </w:t>
      </w:r>
      <w:r>
        <w:t>trend</w:t>
      </w:r>
      <w:r w:rsidR="00414F6C">
        <w:t>s</w:t>
      </w:r>
      <w:commentRangeEnd w:id="122"/>
      <w:r w:rsidR="00CE687F">
        <w:rPr>
          <w:rStyle w:val="CommentReference"/>
        </w:rPr>
        <w:commentReference w:id="122"/>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w:t>
      </w:r>
      <w:commentRangeStart w:id="123"/>
      <w:r>
        <w:t>year and the surrogate with site</w:t>
      </w:r>
      <w:commentRangeEnd w:id="123"/>
      <w:r w:rsidR="00CE687F">
        <w:rPr>
          <w:rStyle w:val="CommentReference"/>
        </w:rPr>
        <w:commentReference w:id="123"/>
      </w:r>
      <w:r>
        <w:t xml:space="preserv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 xml:space="preserve">op models were those with delta </w:t>
      </w:r>
      <w:commentRangeStart w:id="124"/>
      <w:proofErr w:type="spellStart"/>
      <w:r w:rsidRPr="002E7C42">
        <w:t>AICc</w:t>
      </w:r>
      <w:proofErr w:type="spellEnd"/>
      <w:r w:rsidRPr="002E7C42">
        <w:t xml:space="preserve"> ≤ 2 </w:t>
      </w:r>
      <w:commentRangeEnd w:id="124"/>
      <w:r w:rsidR="00CE687F">
        <w:rPr>
          <w:rStyle w:val="CommentReference"/>
        </w:rPr>
        <w:commentReference w:id="124"/>
      </w:r>
      <w:r w:rsidRPr="002E7C42">
        <w:t xml:space="preserve">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 xml:space="preserve">All data management and analysis was performed in the </w:t>
      </w:r>
      <w:commentRangeStart w:id="125"/>
      <w:r>
        <w:t xml:space="preserve">R programming </w:t>
      </w:r>
      <w:commentRangeEnd w:id="125"/>
      <w:r w:rsidR="00CE687F">
        <w:rPr>
          <w:rStyle w:val="CommentReference"/>
        </w:rPr>
        <w:commentReference w:id="125"/>
      </w:r>
      <w:r>
        <w:t>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126" w:name="_6921849kdo93" w:colFirst="0" w:colLast="0"/>
      <w:bookmarkStart w:id="127" w:name="_Toc25154324"/>
      <w:bookmarkEnd w:id="126"/>
      <w:commentRangeStart w:id="128"/>
      <w:r>
        <w:lastRenderedPageBreak/>
        <w:t>Results</w:t>
      </w:r>
      <w:bookmarkEnd w:id="127"/>
      <w:commentRangeEnd w:id="128"/>
      <w:r w:rsidR="00256595">
        <w:rPr>
          <w:rStyle w:val="CommentReference"/>
          <w:b w:val="0"/>
        </w:rPr>
        <w:commentReference w:id="128"/>
      </w:r>
    </w:p>
    <w:p w14:paraId="55BAC720" w14:textId="77777777" w:rsidR="00A679EA" w:rsidRPr="00E74719" w:rsidRDefault="00A679EA" w:rsidP="00E74719">
      <w:pPr>
        <w:pStyle w:val="Heading3"/>
      </w:pPr>
      <w:bookmarkStart w:id="129" w:name="_6wnt1lhf96oq" w:colFirst="0" w:colLast="0"/>
      <w:bookmarkEnd w:id="129"/>
      <w:commentRangeStart w:id="130"/>
      <w:r w:rsidRPr="00E74719">
        <w:t>Summary statistics</w:t>
      </w:r>
      <w:commentRangeEnd w:id="130"/>
      <w:r w:rsidR="00B42DAD">
        <w:rPr>
          <w:rStyle w:val="CommentReference"/>
          <w:b w:val="0"/>
          <w:i w:val="0"/>
        </w:rPr>
        <w:commentReference w:id="130"/>
      </w:r>
    </w:p>
    <w:p w14:paraId="7975FA0D" w14:textId="4162276B" w:rsidR="00A679EA" w:rsidRDefault="00A679EA" w:rsidP="00E74719">
      <w:bookmarkStart w:id="131" w:name="_uzg2digyln7d" w:colFirst="0" w:colLast="0"/>
      <w:bookmarkEnd w:id="131"/>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 xml:space="preserve">from 4 to 22 (mean = </w:t>
      </w:r>
      <w:commentRangeStart w:id="132"/>
      <w:r>
        <w:t>13)</w:t>
      </w:r>
      <w:commentRangeEnd w:id="132"/>
      <w:r w:rsidR="00CE687F">
        <w:rPr>
          <w:rStyle w:val="CommentReference"/>
        </w:rPr>
        <w:commentReference w:id="132"/>
      </w:r>
      <w:r>
        <w:t>,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commentRangeStart w:id="133"/>
      <w:commentRangeStart w:id="134"/>
      <w:r>
        <w:t>Basic associations</w:t>
      </w:r>
      <w:commentRangeEnd w:id="133"/>
      <w:r w:rsidR="00B42DAD">
        <w:rPr>
          <w:rStyle w:val="CommentReference"/>
          <w:b w:val="0"/>
          <w:i w:val="0"/>
        </w:rPr>
        <w:commentReference w:id="133"/>
      </w:r>
      <w:commentRangeEnd w:id="134"/>
      <w:r w:rsidR="00B42DAD">
        <w:rPr>
          <w:rStyle w:val="CommentReference"/>
          <w:b w:val="0"/>
          <w:i w:val="0"/>
        </w:rPr>
        <w:commentReference w:id="134"/>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commentRangeStart w:id="135"/>
      <w:commentRangeStart w:id="136"/>
      <w:r>
        <w:t>independent</w:t>
      </w:r>
      <w:commentRangeEnd w:id="135"/>
      <w:r w:rsidR="004662A3">
        <w:rPr>
          <w:rStyle w:val="CommentReference"/>
        </w:rPr>
        <w:commentReference w:id="135"/>
      </w:r>
      <w:r>
        <w:t xml:space="preserve"> of changes in fish and coral richness</w:t>
      </w:r>
      <w:commentRangeEnd w:id="136"/>
      <w:r w:rsidR="00256595">
        <w:rPr>
          <w:rStyle w:val="CommentReference"/>
        </w:rPr>
        <w:commentReference w:id="136"/>
      </w:r>
      <w:r>
        <w:t xml:space="preserve"> (</w:t>
      </w:r>
      <w:commentRangeStart w:id="137"/>
      <w:commentRangeStart w:id="138"/>
      <w:r>
        <w:t>Figure</w:t>
      </w:r>
      <w:commentRangeEnd w:id="138"/>
      <w:r w:rsidR="00CE687F">
        <w:rPr>
          <w:rStyle w:val="CommentReference"/>
        </w:rPr>
        <w:commentReference w:id="138"/>
      </w:r>
      <w:r>
        <w:t xml:space="preserve"> A.3</w:t>
      </w:r>
      <w:commentRangeEnd w:id="137"/>
      <w:r w:rsidR="00256595">
        <w:rPr>
          <w:rStyle w:val="CommentReference"/>
        </w:rPr>
        <w:commentReference w:id="137"/>
      </w:r>
      <w:r>
        <w:t>).</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 xml:space="preserve">independent of changes in rugosity and coral cover (Figure </w:t>
      </w:r>
      <w:commentRangeStart w:id="139"/>
      <w:r>
        <w:t>A.4</w:t>
      </w:r>
      <w:commentRangeEnd w:id="139"/>
      <w:r w:rsidR="00256595">
        <w:rPr>
          <w:rStyle w:val="CommentReference"/>
        </w:rPr>
        <w:commentReference w:id="139"/>
      </w:r>
      <w:r>
        <w:t>).</w:t>
      </w:r>
    </w:p>
    <w:p w14:paraId="459ABF9F" w14:textId="77777777" w:rsidR="00A679EA" w:rsidRDefault="00A679EA" w:rsidP="00E74719">
      <w:pPr>
        <w:pStyle w:val="Heading3"/>
      </w:pPr>
      <w:bookmarkStart w:id="140" w:name="_nujrgjx5taud" w:colFirst="0" w:colLast="0"/>
      <w:bookmarkStart w:id="141" w:name="_h6w7xsrogjxa" w:colFirst="0" w:colLast="0"/>
      <w:bookmarkEnd w:id="140"/>
      <w:bookmarkEnd w:id="141"/>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 xml:space="preserve">he top </w:t>
      </w:r>
      <w:commentRangeStart w:id="142"/>
      <w:r w:rsidR="0018320D">
        <w:rPr>
          <w:highlight w:val="white"/>
        </w:rPr>
        <w:t>candidate</w:t>
      </w:r>
      <w:commentRangeEnd w:id="142"/>
      <w:r w:rsidR="00CE687F">
        <w:rPr>
          <w:rStyle w:val="CommentReference"/>
        </w:rPr>
        <w:commentReference w:id="142"/>
      </w:r>
      <w:r w:rsidR="0018320D">
        <w:rPr>
          <w:highlight w:val="white"/>
        </w:rPr>
        <w:t xml:space="preserv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143" w:name="_rmzz1zfdvwy1" w:colFirst="0" w:colLast="0"/>
      <w:bookmarkEnd w:id="14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commentRangeStart w:id="144"/>
      <w:r>
        <w:t>competitive (</w:t>
      </w:r>
      <w:commentRangeEnd w:id="144"/>
      <w:r w:rsidR="00CE687F">
        <w:rPr>
          <w:rStyle w:val="CommentReference"/>
        </w:rPr>
        <w:commentReference w:id="144"/>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w:t>
      </w:r>
      <w:commentRangeStart w:id="145"/>
      <w:r w:rsidR="00932256">
        <w:t>Figure</w:t>
      </w:r>
      <w:r w:rsidR="00932256" w:rsidRPr="0018320D">
        <w:t xml:space="preserve"> </w:t>
      </w:r>
      <w:commentRangeEnd w:id="145"/>
      <w:r w:rsidR="00CE687F">
        <w:rPr>
          <w:rStyle w:val="CommentReference"/>
        </w:rPr>
        <w:commentReference w:id="145"/>
      </w:r>
      <w:r w:rsidR="00932256" w:rsidRPr="0018320D">
        <w:t>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w:t>
      </w:r>
      <w:commentRangeStart w:id="146"/>
      <w:r w:rsidR="000B0115">
        <w:t>time</w:t>
      </w:r>
      <w:commentRangeEnd w:id="146"/>
      <w:r w:rsidR="00CE687F">
        <w:rPr>
          <w:rStyle w:val="CommentReference"/>
        </w:rPr>
        <w:commentReference w:id="146"/>
      </w:r>
      <w:r w:rsidR="000B0115">
        <w:t xml:space="preserv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w:t>
      </w:r>
      <w:commentRangeStart w:id="147"/>
      <w:r>
        <w:t>Fig</w:t>
      </w:r>
      <w:commentRangeEnd w:id="147"/>
      <w:r w:rsidR="00CE687F">
        <w:rPr>
          <w:rStyle w:val="CommentReference"/>
        </w:rPr>
        <w:commentReference w:id="147"/>
      </w:r>
      <w:r>
        <w:t>.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w:t>
      </w:r>
      <w:commentRangeStart w:id="148"/>
      <w:r>
        <w:rPr>
          <w:highlight w:val="white"/>
        </w:rPr>
        <w:t>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t>
      </w:r>
      <w:commentRangeEnd w:id="148"/>
      <w:r w:rsidR="00256595">
        <w:rPr>
          <w:rStyle w:val="CommentReference"/>
        </w:rPr>
        <w:commentReference w:id="148"/>
      </w:r>
      <w:r>
        <w:rPr>
          <w:highlight w:val="white"/>
        </w:rPr>
        <w:t>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 xml:space="preserve">s likely to have about </w:t>
      </w:r>
      <w:commentRangeStart w:id="149"/>
      <w:r>
        <w:rPr>
          <w:highlight w:val="white"/>
        </w:rPr>
        <w:t>3</w:t>
      </w:r>
      <w:commentRangeEnd w:id="149"/>
      <w:r w:rsidR="00B42DAD">
        <w:rPr>
          <w:rStyle w:val="CommentReference"/>
        </w:rPr>
        <w:commentReference w:id="149"/>
      </w:r>
      <w:r>
        <w:rPr>
          <w:highlight w:val="white"/>
        </w:rPr>
        <w:t xml:space="preserve">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w:t>
      </w:r>
      <w:commentRangeStart w:id="150"/>
      <w:r>
        <w:t xml:space="preserve">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w:t>
      </w:r>
      <w:commentRangeEnd w:id="150"/>
      <w:r w:rsidR="00562BF9">
        <w:rPr>
          <w:rStyle w:val="CommentReference"/>
        </w:rPr>
        <w:commentReference w:id="150"/>
      </w:r>
      <w:r>
        <w:t xml:space="preserve">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w:t>
      </w:r>
      <w:commentRangeStart w:id="151"/>
      <w:r>
        <w:t xml:space="preserve">The sites </w:t>
      </w:r>
      <w:r w:rsidR="00D14CCA">
        <w:t>we</w:t>
      </w:r>
      <w:r>
        <w:t xml:space="preserve">re organized differently on the y-axis for combined richness than they </w:t>
      </w:r>
      <w:r w:rsidR="00D14CCA">
        <w:t>we</w:t>
      </w:r>
      <w:r>
        <w:t xml:space="preserve">re for fish richness </w:t>
      </w:r>
      <w:r w:rsidR="00F25817">
        <w:t xml:space="preserve">likely </w:t>
      </w:r>
      <w:r>
        <w:t xml:space="preserve">driven by variations </w:t>
      </w:r>
      <w:commentRangeEnd w:id="151"/>
      <w:r w:rsidR="00CE687F">
        <w:rPr>
          <w:rStyle w:val="CommentReference"/>
        </w:rPr>
        <w:commentReference w:id="151"/>
      </w:r>
      <w:r>
        <w:t>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commentRangeStart w:id="152"/>
      <w:r>
        <w:lastRenderedPageBreak/>
        <w:t>In summary</w:t>
      </w:r>
      <w:commentRangeEnd w:id="152"/>
      <w:r w:rsidR="00CE687F">
        <w:rPr>
          <w:rStyle w:val="CommentReference"/>
        </w:rPr>
        <w:commentReference w:id="152"/>
      </w:r>
      <w:r>
        <w:t>,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153" w:name="_wewp8zkd7499" w:colFirst="0" w:colLast="0"/>
      <w:bookmarkEnd w:id="153"/>
      <w:r>
        <w:br w:type="page"/>
      </w:r>
    </w:p>
    <w:p w14:paraId="402E7EAF" w14:textId="000DC76A" w:rsidR="00A679EA" w:rsidRDefault="00A679EA" w:rsidP="00E74719">
      <w:pPr>
        <w:pStyle w:val="Heading2"/>
      </w:pPr>
      <w:bookmarkStart w:id="154" w:name="_Toc25154325"/>
      <w:commentRangeStart w:id="155"/>
      <w:commentRangeStart w:id="156"/>
      <w:r>
        <w:lastRenderedPageBreak/>
        <w:t>Discussion</w:t>
      </w:r>
      <w:bookmarkEnd w:id="154"/>
      <w:commentRangeEnd w:id="155"/>
      <w:r w:rsidR="00256595">
        <w:rPr>
          <w:rStyle w:val="CommentReference"/>
          <w:b w:val="0"/>
        </w:rPr>
        <w:commentReference w:id="155"/>
      </w:r>
      <w:commentRangeEnd w:id="156"/>
      <w:r w:rsidR="00CE687F">
        <w:rPr>
          <w:rStyle w:val="CommentReference"/>
          <w:b w:val="0"/>
        </w:rPr>
        <w:commentReference w:id="156"/>
      </w:r>
    </w:p>
    <w:p w14:paraId="55940E9F" w14:textId="45E6812B" w:rsidR="00456F8B" w:rsidRPr="002E560A" w:rsidRDefault="00A9579D" w:rsidP="00E74719">
      <w:pPr>
        <w:pStyle w:val="Heading3"/>
      </w:pPr>
      <w:commentRangeStart w:id="157"/>
      <w:r>
        <w:t>A</w:t>
      </w:r>
      <w:r w:rsidR="00456F8B" w:rsidRPr="002E560A">
        <w:t>ss</w:t>
      </w:r>
      <w:r>
        <w:t>essing surrogate effectiveness over space and time</w:t>
      </w:r>
      <w:commentRangeEnd w:id="157"/>
      <w:r w:rsidR="00F23266">
        <w:rPr>
          <w:rStyle w:val="CommentReference"/>
          <w:b w:val="0"/>
          <w:i w:val="0"/>
        </w:rPr>
        <w:commentReference w:id="157"/>
      </w:r>
    </w:p>
    <w:p w14:paraId="1613C916" w14:textId="710760FC" w:rsidR="001429E5" w:rsidRDefault="00173B03" w:rsidP="002E560A">
      <w:commentRangeStart w:id="158"/>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r w:rsidR="00CE687F">
        <w:rPr>
          <w:rStyle w:val="CommentReference"/>
        </w:rPr>
        <w:commentReference w:id="159"/>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160"/>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160"/>
      <w:r w:rsidR="001429E5">
        <w:rPr>
          <w:rStyle w:val="CommentReference"/>
        </w:rPr>
        <w:commentReference w:id="160"/>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161"/>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161"/>
      <w:r w:rsidR="001429E5">
        <w:rPr>
          <w:rStyle w:val="CommentReference"/>
        </w:rPr>
        <w:commentReference w:id="161"/>
      </w:r>
      <w:r w:rsidR="001429E5">
        <w:t xml:space="preserve">. </w:t>
      </w:r>
      <w:commentRangeEnd w:id="158"/>
      <w:r w:rsidR="00A948FD">
        <w:rPr>
          <w:rStyle w:val="CommentReference"/>
        </w:rPr>
        <w:commentReference w:id="158"/>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162"/>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162"/>
      <w:r w:rsidR="00030BAE">
        <w:rPr>
          <w:rStyle w:val="CommentReference"/>
        </w:rPr>
        <w:commentReference w:id="162"/>
      </w:r>
      <w:r>
        <w:t xml:space="preserve">. </w:t>
      </w:r>
      <w:r w:rsidR="006D3306">
        <w:t>Although we did</w:t>
      </w:r>
      <w:r w:rsidR="00B55564">
        <w:t xml:space="preserve"> not </w:t>
      </w:r>
      <w:r w:rsidR="006D3306">
        <w:t>include</w:t>
      </w:r>
      <w:r w:rsidR="00B55564">
        <w:t xml:space="preserve"> </w:t>
      </w:r>
      <w:commentRangeStart w:id="163"/>
      <w:r w:rsidR="00B55564">
        <w:t xml:space="preserve">fish abundance </w:t>
      </w:r>
      <w:r w:rsidR="006D3306">
        <w:t xml:space="preserve">as a target </w:t>
      </w:r>
      <w:commentRangeEnd w:id="163"/>
      <w:r w:rsidR="00CA66EB">
        <w:rPr>
          <w:rStyle w:val="CommentReference"/>
        </w:rPr>
        <w:commentReference w:id="163"/>
      </w:r>
      <w:r w:rsidR="00B55564">
        <w:t xml:space="preserve">in our results, we </w:t>
      </w:r>
      <w:r w:rsidR="006D3306">
        <w:t>did observe</w:t>
      </w:r>
      <w:r w:rsidR="00B55564">
        <w:t xml:space="preserve"> a </w:t>
      </w:r>
      <w:commentRangeStart w:id="164"/>
      <w:r w:rsidR="00B55564">
        <w:t>reduction in the number of fish species</w:t>
      </w:r>
      <w:r w:rsidR="00F011E0">
        <w:t xml:space="preserve"> and overall species</w:t>
      </w:r>
      <w:r w:rsidR="00B55564">
        <w:t xml:space="preserve"> present at l</w:t>
      </w:r>
      <w:commentRangeEnd w:id="164"/>
      <w:r w:rsidR="00CA66EB">
        <w:rPr>
          <w:rStyle w:val="CommentReference"/>
        </w:rPr>
        <w:commentReference w:id="164"/>
      </w:r>
      <w:r w:rsidR="00B55564">
        <w:t xml:space="preserve">ower </w:t>
      </w:r>
      <w:commentRangeStart w:id="165"/>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commentRangeStart w:id="166"/>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evenness over time.</w:t>
      </w:r>
      <w:commentRangeEnd w:id="166"/>
      <w:r w:rsidR="00562BF9">
        <w:rPr>
          <w:rStyle w:val="CommentReference"/>
        </w:rPr>
        <w:commentReference w:id="166"/>
      </w:r>
      <w:r w:rsidR="00F011E0">
        <w:t xml:space="preserve"> In other words, the abundance of the most dominant species is reduced over time. </w:t>
      </w:r>
      <w:commentRangeStart w:id="167"/>
      <w:r w:rsidR="00CF03EC">
        <w:t xml:space="preserve">The study </w:t>
      </w:r>
      <w:commentRangeEnd w:id="167"/>
      <w:r w:rsidR="00CE687F">
        <w:rPr>
          <w:rStyle w:val="CommentReference"/>
        </w:rPr>
        <w:commentReference w:id="167"/>
      </w:r>
      <w:r w:rsidR="00CF03EC">
        <w:t xml:space="preserve">mentioned </w:t>
      </w:r>
      <w:r w:rsidR="00030BAE">
        <w:t>above</w:t>
      </w:r>
      <w:r w:rsidR="00CF03EC">
        <w:t xml:space="preserve"> found the variance in rugosity observed at higher levels of coral cover wa</w:t>
      </w:r>
      <w:commentRangeEnd w:id="165"/>
      <w:r w:rsidR="00CA66EB">
        <w:rPr>
          <w:rStyle w:val="CommentReference"/>
        </w:rPr>
        <w:commentReference w:id="165"/>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168"/>
      <w:r w:rsidR="00F011E0">
        <w:t xml:space="preserve">factor affecting rugosity at </w:t>
      </w:r>
      <w:commentRangeEnd w:id="168"/>
      <w:r w:rsidR="00786229">
        <w:rPr>
          <w:rStyle w:val="CommentReference"/>
        </w:rPr>
        <w:commentReference w:id="168"/>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169"/>
      <w:r>
        <w:t xml:space="preserve">Competition over space </w:t>
      </w:r>
      <w:commentRangeEnd w:id="169"/>
      <w:r w:rsidR="00110693">
        <w:rPr>
          <w:rStyle w:val="CommentReference"/>
        </w:rPr>
        <w:commentReference w:id="169"/>
      </w:r>
      <w:r>
        <w:t xml:space="preserve">has </w:t>
      </w:r>
      <w:commentRangeStart w:id="170"/>
      <w:r>
        <w:t xml:space="preserve">been shown to be related to chemical inhibition, or allelopathy, in interspecific relationships between sponges and corals. These relationships may explain why coral cover </w:t>
      </w:r>
      <w:commentRangeEnd w:id="170"/>
      <w:r w:rsidR="00EF7402">
        <w:rPr>
          <w:rStyle w:val="CommentReference"/>
        </w:rPr>
        <w:commentReference w:id="170"/>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171"/>
      <w:commentRangeStart w:id="172"/>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171"/>
      <w:commentRangeEnd w:id="172"/>
      <w:r w:rsidR="00CE687F">
        <w:rPr>
          <w:rStyle w:val="CommentReference"/>
        </w:rPr>
        <w:commentReference w:id="172"/>
      </w:r>
      <w:r w:rsidR="00030BAE">
        <w:rPr>
          <w:rStyle w:val="CommentReference"/>
        </w:rPr>
        <w:commentReference w:id="171"/>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173"/>
      <w:commentRangeStart w:id="174"/>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173"/>
      <w:commentRangeEnd w:id="174"/>
      <w:r w:rsidR="00CE687F">
        <w:rPr>
          <w:rStyle w:val="CommentReference"/>
        </w:rPr>
        <w:commentReference w:id="174"/>
      </w:r>
      <w:r w:rsidR="00030BAE">
        <w:rPr>
          <w:rStyle w:val="CommentReference"/>
        </w:rPr>
        <w:commentReference w:id="173"/>
      </w:r>
      <w:r w:rsidR="00B6152E">
        <w:t xml:space="preserve">. Despite some potential benefits sponges can have on coral structures and reef nutrient cycles, even palatable sponges can outcompete corals for space by overgrowing coral structures </w:t>
      </w:r>
      <w:commentRangeStart w:id="175"/>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175"/>
      <w:r w:rsidR="00030BAE">
        <w:rPr>
          <w:rStyle w:val="CommentReference"/>
        </w:rPr>
        <w:commentReference w:id="175"/>
      </w:r>
      <w:r w:rsidR="00B6152E">
        <w:t xml:space="preserve">. Over time, the abundance of these palatable sponges has increased with the reduced abundance of spongivorous fish due to overfishing </w:t>
      </w:r>
      <w:commentRangeStart w:id="176"/>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176"/>
      <w:r w:rsidR="00030BAE">
        <w:rPr>
          <w:rStyle w:val="CommentReference"/>
        </w:rPr>
        <w:commentReference w:id="176"/>
      </w:r>
      <w:r w:rsidR="00B6152E">
        <w:t>.</w:t>
      </w:r>
      <w:r w:rsidR="00CF03EC">
        <w:t xml:space="preserve"> </w:t>
      </w:r>
    </w:p>
    <w:p w14:paraId="4016FBAF" w14:textId="3C99E920" w:rsidR="002E560A" w:rsidRDefault="00CF03EC" w:rsidP="000C2B77">
      <w:commentRangeStart w:id="1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177"/>
      <w:r w:rsidR="00EF7402">
        <w:rPr>
          <w:rStyle w:val="CommentReference"/>
        </w:rPr>
        <w:commentReference w:id="177"/>
      </w:r>
    </w:p>
    <w:p w14:paraId="19C69C7D" w14:textId="77777777" w:rsidR="00B06EB3" w:rsidRPr="002E560A" w:rsidRDefault="00B06EB3" w:rsidP="00B06EB3">
      <w:pPr>
        <w:pStyle w:val="Heading3"/>
      </w:pPr>
      <w:commentRangeStart w:id="178"/>
      <w:r w:rsidRPr="002E560A">
        <w:t>Value of sponge monitoring</w:t>
      </w:r>
      <w:commentRangeEnd w:id="178"/>
      <w:r w:rsidR="00F23266">
        <w:rPr>
          <w:rStyle w:val="CommentReference"/>
          <w:b w:val="0"/>
          <w:i w:val="0"/>
        </w:rPr>
        <w:commentReference w:id="178"/>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179"/>
      <w:r w:rsidR="003D629E">
        <w:t xml:space="preserve">windward </w:t>
      </w:r>
      <w:commentRangeStart w:id="180"/>
      <w:r w:rsidR="003D629E">
        <w:t xml:space="preserve">reefs had </w:t>
      </w:r>
      <w:commentRangeEnd w:id="180"/>
      <w:r w:rsidR="00CE687F">
        <w:rPr>
          <w:rStyle w:val="CommentReference"/>
        </w:rPr>
        <w:commentReference w:id="180"/>
      </w:r>
      <w:r w:rsidR="003D629E">
        <w:t>higher coral and fish diversity than leeward reefs</w:t>
      </w:r>
      <w:commentRangeEnd w:id="179"/>
      <w:r w:rsidR="00716EBD">
        <w:rPr>
          <w:rStyle w:val="CommentReference"/>
        </w:rPr>
        <w:commentReference w:id="179"/>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xml:space="preserve">. Had this environmental gradient been extrapolated to diversity of taxonomic groups other than fish and corals, it may have been used to make </w:t>
      </w:r>
      <w:commentRangeStart w:id="181"/>
      <w:r w:rsidR="003D629E">
        <w:t xml:space="preserve">management decisions </w:t>
      </w:r>
      <w:commentRangeEnd w:id="181"/>
      <w:r w:rsidR="00CE687F">
        <w:rPr>
          <w:rStyle w:val="CommentReference"/>
        </w:rPr>
        <w:commentReference w:id="181"/>
      </w:r>
      <w:r w:rsidR="003D629E">
        <w:t>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commentRangeStart w:id="182"/>
      <w:r w:rsidR="00B06EB3">
        <w:t xml:space="preserve">The </w:t>
      </w:r>
      <w:commentRangeEnd w:id="182"/>
      <w:r w:rsidR="00CE687F">
        <w:rPr>
          <w:rStyle w:val="CommentReference"/>
        </w:rPr>
        <w:commentReference w:id="182"/>
      </w:r>
      <w:r w:rsidR="00B06EB3">
        <w:t xml:space="preserve">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w:t>
      </w:r>
      <w:proofErr w:type="gramStart"/>
      <w:r w:rsidR="00B06EB3">
        <w:t>sponge</w:t>
      </w:r>
      <w:proofErr w:type="gramEnd"/>
      <w:r w:rsidR="00B06EB3">
        <w:t xml:space="preserve"> richness, is not strongly correlated with these variables. </w:t>
      </w:r>
      <w:r w:rsidR="00C6632D">
        <w:t xml:space="preserve">In addition, we found that sponge cover does not follow the same patterns as coral cover or rugosity over time or across sites. </w:t>
      </w:r>
      <w:commentRangeStart w:id="183"/>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184"/>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184"/>
      <w:r w:rsidR="003D629E">
        <w:rPr>
          <w:rStyle w:val="CommentReference"/>
        </w:rPr>
        <w:commentReference w:id="184"/>
      </w:r>
      <w:r w:rsidR="003D629E">
        <w:t xml:space="preserve"> and it is unlikely that all of these taxonomic groups will be adequately predicted by rugosity or coral cover alone</w:t>
      </w:r>
      <w:commentRangeEnd w:id="183"/>
      <w:r w:rsidR="00451A52">
        <w:rPr>
          <w:rStyle w:val="CommentReference"/>
        </w:rPr>
        <w:commentReference w:id="183"/>
      </w:r>
      <w:r w:rsidR="003D629E">
        <w:t xml:space="preserve">. </w:t>
      </w:r>
    </w:p>
    <w:p w14:paraId="20013237" w14:textId="4C542931" w:rsidR="003D629E" w:rsidRDefault="00B06EB3" w:rsidP="005A23E3">
      <w:commentRangeStart w:id="185"/>
      <w:r>
        <w:t>Because</w:t>
      </w:r>
      <w:commentRangeEnd w:id="185"/>
      <w:r w:rsidR="00CE687F">
        <w:rPr>
          <w:rStyle w:val="CommentReference"/>
        </w:rPr>
        <w:commentReference w:id="185"/>
      </w:r>
      <w:r>
        <w:t xml:space="preserv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186"/>
      <w:commentRangeStart w:id="187"/>
      <w:r w:rsidR="003D174D">
        <w:t xml:space="preserve">“non-umbrella” </w:t>
      </w:r>
      <w:commentRangeEnd w:id="186"/>
      <w:r w:rsidR="004862DE">
        <w:rPr>
          <w:rStyle w:val="CommentReference"/>
        </w:rPr>
        <w:commentReference w:id="186"/>
      </w:r>
      <w:commentRangeEnd w:id="187"/>
      <w:r w:rsidR="00CE687F">
        <w:rPr>
          <w:rStyle w:val="CommentReference"/>
        </w:rPr>
        <w:commentReference w:id="187"/>
      </w:r>
      <w:r w:rsidR="003D174D">
        <w:t xml:space="preserve">species can provide insight into overall site biodiversity at local scales in terrestrial ecosystems </w:t>
      </w:r>
      <w:commentRangeStart w:id="188"/>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188"/>
      <w:r w:rsidR="003D174D">
        <w:rPr>
          <w:rStyle w:val="CommentReference"/>
        </w:rPr>
        <w:commentReference w:id="188"/>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189"/>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189"/>
      <w:r w:rsidR="005A23E3">
        <w:rPr>
          <w:rStyle w:val="CommentReference"/>
        </w:rPr>
        <w:commentReference w:id="189"/>
      </w:r>
      <w:r w:rsidR="005A23E3">
        <w:t xml:space="preserve">. Therefore, diversity of these </w:t>
      </w:r>
      <w:commentRangeStart w:id="190"/>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190"/>
      <w:r w:rsidR="00B83565">
        <w:rPr>
          <w:rStyle w:val="CommentReference"/>
        </w:rPr>
        <w:commentReference w:id="190"/>
      </w:r>
      <w:r>
        <w:t xml:space="preserve">they include in their estimates. </w:t>
      </w:r>
    </w:p>
    <w:p w14:paraId="438C0587" w14:textId="77777777" w:rsidR="00446A88" w:rsidRDefault="00456F8B" w:rsidP="00446A88">
      <w:commentRangeStart w:id="191"/>
      <w:r>
        <w:t>In conclusion</w:t>
      </w:r>
      <w:commentRangeEnd w:id="191"/>
      <w:r w:rsidR="00A9579D">
        <w:rPr>
          <w:rStyle w:val="CommentReference"/>
        </w:rPr>
        <w:commentReference w:id="191"/>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192"/>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192"/>
      <w:r w:rsidR="00E23C07">
        <w:rPr>
          <w:rStyle w:val="CommentReference"/>
        </w:rPr>
        <w:commentReference w:id="192"/>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193" w:name="_Toc25154326"/>
      <w:r>
        <w:lastRenderedPageBreak/>
        <w:t>Acknowledgements</w:t>
      </w:r>
      <w:bookmarkEnd w:id="193"/>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the Falconwood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194" w:name="_Toc25154327"/>
      <w:commentRangeStart w:id="195"/>
      <w:r>
        <w:lastRenderedPageBreak/>
        <w:t>Literature Cited</w:t>
      </w:r>
      <w:commentRangeEnd w:id="195"/>
      <w:r w:rsidR="00EC48F2">
        <w:rPr>
          <w:rStyle w:val="CommentReference"/>
          <w:b w:val="0"/>
        </w:rPr>
        <w:commentReference w:id="195"/>
      </w:r>
      <w:bookmarkEnd w:id="194"/>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196" w:name="_Toc25154328"/>
      <w:commentRangeStart w:id="197"/>
      <w:r>
        <w:lastRenderedPageBreak/>
        <w:t>Tables</w:t>
      </w:r>
      <w:bookmarkEnd w:id="196"/>
      <w:commentRangeEnd w:id="197"/>
      <w:r w:rsidR="00804C84">
        <w:rPr>
          <w:rStyle w:val="CommentReference"/>
          <w:b w:val="0"/>
        </w:rPr>
        <w:commentReference w:id="197"/>
      </w:r>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w:t>
      </w:r>
      <w:commentRangeStart w:id="198"/>
      <w:r>
        <w:t>.*K</w:t>
      </w:r>
      <w:commentRangeEnd w:id="198"/>
      <w:r w:rsidR="00804C84">
        <w:rPr>
          <w:rStyle w:val="CommentReference"/>
        </w:rPr>
        <w:commentReference w:id="198"/>
      </w:r>
      <w:r>
        <w:t xml:space="preserve">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2154"/>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commentRangeStart w:id="199"/>
            <w:commentRangeStart w:id="200"/>
            <w:r w:rsidRPr="004E1061">
              <w:rPr>
                <w:b/>
                <w:bCs/>
                <w:color w:val="000000"/>
              </w:rPr>
              <w:t>Log-likelihood</w:t>
            </w:r>
            <w:commentRangeEnd w:id="199"/>
            <w:r w:rsidR="00562BF9">
              <w:rPr>
                <w:rStyle w:val="CommentReference"/>
              </w:rPr>
              <w:commentReference w:id="199"/>
            </w:r>
            <w:commentRangeEnd w:id="200"/>
            <w:r w:rsidR="00562BF9">
              <w:rPr>
                <w:rStyle w:val="CommentReference"/>
              </w:rPr>
              <w:commentReference w:id="200"/>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bookmarkStart w:id="201" w:name="_GoBack"/>
      <w:bookmarkEnd w:id="201"/>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202" w:name="_Toc25154329"/>
      <w:r w:rsidR="008A47B3">
        <w:lastRenderedPageBreak/>
        <w:t>Figures</w:t>
      </w:r>
      <w:bookmarkEnd w:id="202"/>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commentRangeStart w:id="203"/>
      <w:r>
        <w:t xml:space="preserve">Figure 1. </w:t>
      </w:r>
      <w:commentRangeEnd w:id="203"/>
      <w:r w:rsidR="000A585A">
        <w:rPr>
          <w:rStyle w:val="CommentReference"/>
        </w:rPr>
        <w:commentReference w:id="203"/>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commentRangeStart w:id="204"/>
      <w:commentRangeStart w:id="205"/>
      <w:commentRangeStart w:id="206"/>
      <w:r>
        <w:t>Figure 3</w:t>
      </w:r>
      <w:commentRangeEnd w:id="204"/>
      <w:r w:rsidR="004662A3">
        <w:rPr>
          <w:rStyle w:val="CommentReference"/>
        </w:rPr>
        <w:commentReference w:id="204"/>
      </w:r>
      <w:commentRangeEnd w:id="205"/>
      <w:commentRangeEnd w:id="206"/>
      <w:r w:rsidR="00804C84">
        <w:rPr>
          <w:rStyle w:val="CommentReference"/>
        </w:rPr>
        <w:commentReference w:id="205"/>
      </w:r>
      <w:r w:rsidR="00256595">
        <w:rPr>
          <w:rStyle w:val="CommentReference"/>
        </w:rPr>
        <w:commentReference w:id="206"/>
      </w:r>
      <w:r>
        <w:t>.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commentRangeStart w:id="207"/>
      <w:r>
        <w:t xml:space="preserve">Figure 5. </w:t>
      </w:r>
      <w:commentRangeEnd w:id="207"/>
      <w:r w:rsidR="00804C84">
        <w:rPr>
          <w:rStyle w:val="CommentReference"/>
        </w:rPr>
        <w:commentReference w:id="207"/>
      </w:r>
      <w:r>
        <w:t>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w:t>
      </w:r>
      <w:commentRangeStart w:id="208"/>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208"/>
      <w:r w:rsidR="00D56E2F">
        <w:rPr>
          <w:rStyle w:val="CommentReference"/>
        </w:rPr>
        <w:commentReference w:id="208"/>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w:t>
      </w:r>
      <w:commentRangeStart w:id="209"/>
      <w:r>
        <w:t xml:space="preserve">variation of combined richness as it varies with rugosity </w:t>
      </w:r>
      <w:r w:rsidR="00115801">
        <w:t xml:space="preserve">(in cm) </w:t>
      </w:r>
      <w:r>
        <w:t>across 8 monitoring sites, where combined richness is the sum of richnesses of corals, fishes, and sponges</w:t>
      </w:r>
      <w:commentRangeEnd w:id="209"/>
      <w:r w:rsidR="00764AA6">
        <w:rPr>
          <w:rStyle w:val="CommentReference"/>
        </w:rPr>
        <w:commentReference w:id="209"/>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w:t>
      </w:r>
      <w:commentRangeStart w:id="210"/>
      <w:r>
        <w:t>combined</w:t>
      </w:r>
      <w:commentRangeEnd w:id="210"/>
      <w:r w:rsidR="00804C84">
        <w:rPr>
          <w:rStyle w:val="CommentReference"/>
        </w:rPr>
        <w:commentReference w:id="210"/>
      </w:r>
      <w:r>
        <w:t xml:space="preserve">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211" w:name="_Toc25154330"/>
      <w:r>
        <w:lastRenderedPageBreak/>
        <w:t>Appendices</w:t>
      </w:r>
      <w:bookmarkEnd w:id="211"/>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212"/>
      <w:r w:rsidR="00A679EA">
        <w:t>ulation</w:t>
      </w:r>
      <w:commentRangeEnd w:id="212"/>
      <w:r w:rsidR="00BE6CB6">
        <w:rPr>
          <w:rStyle w:val="CommentReference"/>
        </w:rPr>
        <w:commentReference w:id="212"/>
      </w:r>
      <w:r w:rsidR="00A679EA">
        <w:t>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commentRangeStart w:id="213"/>
      <w:r w:rsidR="00C11451">
        <w:t xml:space="preserve">Traditional r-squared </w:t>
      </w:r>
      <w:commentRangeEnd w:id="213"/>
      <w:r w:rsidR="00347B94">
        <w:rPr>
          <w:rStyle w:val="CommentReference"/>
        </w:rPr>
        <w:commentReference w:id="213"/>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2-07T12:35:00Z" w:initials="N">
    <w:p w14:paraId="73ACD26E" w14:textId="791A6CE0" w:rsidR="00B42DAD" w:rsidRDefault="00B42DAD">
      <w:pPr>
        <w:pStyle w:val="CommentText"/>
      </w:pPr>
      <w:r>
        <w:rPr>
          <w:rStyle w:val="CommentReference"/>
        </w:rPr>
        <w:annotationRef/>
      </w:r>
      <w:r>
        <w:t xml:space="preserve">Rachel: 1) clean up GitHub 2) add readme file 3) include </w:t>
      </w:r>
      <w:proofErr w:type="spellStart"/>
      <w:r>
        <w:t>Github</w:t>
      </w:r>
      <w:proofErr w:type="spellEnd"/>
      <w:r>
        <w:t xml:space="preserve"> info in manuscript</w:t>
      </w:r>
    </w:p>
  </w:comment>
  <w:comment w:id="2" w:author="Nicole" w:date="2019-12-06T23:10:00Z" w:initials="N">
    <w:p w14:paraId="47DEFF18" w14:textId="128266C3" w:rsidR="00B648A4" w:rsidRDefault="00B648A4">
      <w:pPr>
        <w:pStyle w:val="CommentText"/>
      </w:pPr>
      <w:r>
        <w:rPr>
          <w:rStyle w:val="CommentReference"/>
        </w:rPr>
        <w:annotationRef/>
      </w:r>
      <w:r>
        <w:t>Make edits to other abstract and copy changes here</w:t>
      </w:r>
    </w:p>
  </w:comment>
  <w:comment w:id="8" w:author="Nicole" w:date="2019-12-06T23:32:00Z" w:initials="N">
    <w:p w14:paraId="7FB43B6B" w14:textId="6C072D4E" w:rsidR="00B648A4" w:rsidRDefault="00B648A4">
      <w:pPr>
        <w:pStyle w:val="CommentText"/>
      </w:pPr>
      <w:r>
        <w:rPr>
          <w:rStyle w:val="CommentReference"/>
        </w:rPr>
        <w:annotationRef/>
      </w:r>
      <w:r>
        <w:t>Brian: combined what?</w:t>
      </w:r>
    </w:p>
  </w:comment>
  <w:comment w:id="9" w:author="Nicole" w:date="2019-12-06T23:33:00Z" w:initials="N">
    <w:p w14:paraId="6A6209B0" w14:textId="63029D4D" w:rsidR="00B648A4" w:rsidRDefault="00B648A4">
      <w:pPr>
        <w:pStyle w:val="CommentText"/>
      </w:pPr>
      <w:r>
        <w:rPr>
          <w:rStyle w:val="CommentReference"/>
        </w:rPr>
        <w:annotationRef/>
      </w:r>
      <w:r>
        <w:t>Brian: combined what?</w:t>
      </w:r>
    </w:p>
  </w:comment>
  <w:comment w:id="12" w:author="Nicole" w:date="2019-12-06T23:34:00Z" w:initials="N">
    <w:p w14:paraId="76597EF1" w14:textId="5E60D57B" w:rsidR="00B648A4" w:rsidRDefault="00B648A4">
      <w:pPr>
        <w:pStyle w:val="CommentText"/>
      </w:pPr>
      <w:r>
        <w:rPr>
          <w:rStyle w:val="CommentReference"/>
        </w:rPr>
        <w:annotationRef/>
      </w:r>
      <w:r>
        <w:t>Brian: GOF are usually statistical tests. Looks like these are lines of best fits under a single model.</w:t>
      </w:r>
    </w:p>
  </w:comment>
  <w:comment w:id="14" w:author="Graham Forrester" w:date="2019-12-03T12:24:00Z" w:initials="GF">
    <w:p w14:paraId="69C615C1" w14:textId="7812C849" w:rsidR="00B648A4" w:rsidRDefault="00B648A4">
      <w:pPr>
        <w:pStyle w:val="CommentText"/>
      </w:pPr>
      <w:r>
        <w:rPr>
          <w:rStyle w:val="CommentReference"/>
        </w:rPr>
        <w:annotationRef/>
      </w:r>
      <w:r>
        <w:t>To discuss later…..I believe Lianna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B648A4" w:rsidRDefault="00B648A4">
      <w:pPr>
        <w:pStyle w:val="CommentText"/>
      </w:pPr>
    </w:p>
    <w:p w14:paraId="2DBA917A" w14:textId="6F3D8F09" w:rsidR="00B648A4" w:rsidRDefault="00B648A4">
      <w:pPr>
        <w:pStyle w:val="CommentText"/>
      </w:pPr>
    </w:p>
  </w:comment>
  <w:comment w:id="16" w:author="Nicole" w:date="2019-12-06T23:08:00Z" w:initials="N">
    <w:p w14:paraId="6AF0B8B8" w14:textId="59F37D85" w:rsidR="00B648A4" w:rsidRDefault="00B648A4">
      <w:pPr>
        <w:pStyle w:val="CommentText"/>
      </w:pPr>
      <w:r>
        <w:rPr>
          <w:rStyle w:val="CommentReference"/>
        </w:rPr>
        <w:annotationRef/>
      </w:r>
      <w:r>
        <w:t>Gavino: Revise abstract, introduction, and conclusions, to make them more clear about your findings were.</w:t>
      </w:r>
    </w:p>
  </w:comment>
  <w:comment w:id="17" w:author="Nicole" w:date="2019-12-06T23:35:00Z" w:initials="N">
    <w:p w14:paraId="31C9E31F" w14:textId="77777777" w:rsidR="00B648A4" w:rsidRDefault="00B648A4" w:rsidP="00226D8D">
      <w:pPr>
        <w:pStyle w:val="CommentText"/>
      </w:pPr>
      <w:r>
        <w:rPr>
          <w:rStyle w:val="CommentReference"/>
        </w:rPr>
        <w:annotationRef/>
      </w:r>
      <w:r>
        <w:t>Brian: There is no indication of where the study occurs, what the methods were, the major findings, or why they matter.</w:t>
      </w:r>
    </w:p>
    <w:p w14:paraId="291AF08F" w14:textId="77777777" w:rsidR="00B648A4" w:rsidRDefault="00B648A4" w:rsidP="00226D8D">
      <w:pPr>
        <w:pStyle w:val="CommentText"/>
      </w:pPr>
    </w:p>
    <w:p w14:paraId="79ACD2B7" w14:textId="4F572B1A" w:rsidR="00B648A4" w:rsidRDefault="00B648A4" w:rsidP="00226D8D">
      <w:pPr>
        <w:pStyle w:val="CommentText"/>
      </w:pPr>
      <w:r>
        <w:t>All are basic elements of a standard abstract for a journal manuscript.</w:t>
      </w:r>
    </w:p>
  </w:comment>
  <w:comment w:id="18" w:author="Nicole" w:date="2019-12-06T23:35:00Z" w:initials="N">
    <w:p w14:paraId="1CE0A692" w14:textId="7162E309" w:rsidR="00B648A4" w:rsidRDefault="00B648A4" w:rsidP="00226D8D">
      <w:r>
        <w:rPr>
          <w:rStyle w:val="CommentReference"/>
        </w:rPr>
        <w:annotationRef/>
      </w:r>
      <w:r>
        <w:t xml:space="preserve">Brian: </w:t>
      </w:r>
      <w:r w:rsidRPr="00EF3546">
        <w:t>The abstract needs considerable work on expressing what you found and why people should care. What is the main take away? Be definitive.</w:t>
      </w:r>
    </w:p>
  </w:comment>
  <w:comment w:id="19" w:author="Nicole" w:date="2019-12-06T23:32:00Z" w:initials="N">
    <w:p w14:paraId="3B628A17" w14:textId="76EF200E" w:rsidR="00B648A4" w:rsidRDefault="00B648A4">
      <w:pPr>
        <w:pStyle w:val="CommentText"/>
      </w:pPr>
      <w:r>
        <w:rPr>
          <w:rStyle w:val="CommentReference"/>
        </w:rPr>
        <w:annotationRef/>
      </w:r>
      <w:r>
        <w:t>Brian: What is the spatial context of this statement? Global?</w:t>
      </w:r>
    </w:p>
  </w:comment>
  <w:comment w:id="20" w:author="Nicole" w:date="2019-12-06T23:21:00Z" w:initials="N">
    <w:p w14:paraId="250372F4" w14:textId="2D469264" w:rsidR="00B648A4" w:rsidRDefault="00B648A4">
      <w:pPr>
        <w:pStyle w:val="CommentText"/>
      </w:pPr>
      <w:r>
        <w:rPr>
          <w:rStyle w:val="CommentReference"/>
        </w:rPr>
        <w:annotationRef/>
      </w:r>
      <w:r>
        <w:t>Carlos: replace with “such as”</w:t>
      </w:r>
    </w:p>
  </w:comment>
  <w:comment w:id="21" w:author="Nicole" w:date="2019-12-06T23:20:00Z" w:initials="N">
    <w:p w14:paraId="54D9CB19" w14:textId="6B48C98E" w:rsidR="00B648A4" w:rsidRDefault="00B648A4">
      <w:pPr>
        <w:pStyle w:val="CommentText"/>
      </w:pPr>
      <w:r>
        <w:rPr>
          <w:rStyle w:val="CommentReference"/>
        </w:rPr>
        <w:annotationRef/>
      </w:r>
      <w:r>
        <w:t>Carlos: delete</w:t>
      </w:r>
    </w:p>
  </w:comment>
  <w:comment w:id="22" w:author="Nicole" w:date="2019-12-06T23:22:00Z" w:initials="N">
    <w:p w14:paraId="00CC0771" w14:textId="4A8FE1CE" w:rsidR="00B648A4" w:rsidRDefault="00B648A4">
      <w:pPr>
        <w:pStyle w:val="CommentText"/>
      </w:pPr>
      <w:r>
        <w:rPr>
          <w:rStyle w:val="CommentReference"/>
        </w:rPr>
        <w:annotationRef/>
      </w:r>
      <w:r>
        <w:t>Carlos: delete</w:t>
      </w:r>
    </w:p>
  </w:comment>
  <w:comment w:id="23" w:author="Nicole" w:date="2019-12-06T23:36:00Z" w:initials="N">
    <w:p w14:paraId="4EADB099" w14:textId="0F90673B" w:rsidR="00B648A4" w:rsidRPr="00226D8D" w:rsidRDefault="00B648A4">
      <w:pPr>
        <w:pStyle w:val="CommentText"/>
        <w:rPr>
          <w:b/>
        </w:rPr>
      </w:pPr>
      <w:r>
        <w:rPr>
          <w:rStyle w:val="CommentReference"/>
        </w:rPr>
        <w:annotationRef/>
      </w:r>
      <w:r>
        <w:t>Brian: don’t know what “top” is. Top of what?</w:t>
      </w:r>
    </w:p>
  </w:comment>
  <w:comment w:id="24" w:author="Nicole" w:date="2019-12-07T12:36:00Z" w:initials="N">
    <w:p w14:paraId="05CFB561" w14:textId="4F4A6C1C" w:rsidR="00B42DAD" w:rsidRDefault="00B42DAD">
      <w:pPr>
        <w:pStyle w:val="CommentText"/>
      </w:pPr>
      <w:r>
        <w:rPr>
          <w:rStyle w:val="CommentReference"/>
        </w:rPr>
        <w:annotationRef/>
      </w:r>
      <w:r>
        <w:t>Rachel: insert main results here</w:t>
      </w:r>
    </w:p>
  </w:comment>
  <w:comment w:id="25" w:author="Nicole" w:date="2019-12-06T23:36:00Z" w:initials="N">
    <w:p w14:paraId="5EC92C64" w14:textId="77777777" w:rsidR="00B648A4" w:rsidRDefault="00B648A4" w:rsidP="00226D8D">
      <w:pPr>
        <w:pStyle w:val="CommentText"/>
      </w:pPr>
      <w:r>
        <w:rPr>
          <w:rStyle w:val="CommentReference"/>
        </w:rPr>
        <w:annotationRef/>
      </w:r>
      <w:r>
        <w:t>Brian: This sentence doesn't say anything. Your finding is that space and time should be considered because you learn about these relationships.</w:t>
      </w:r>
    </w:p>
    <w:p w14:paraId="66B8D6A9" w14:textId="77777777" w:rsidR="00B648A4" w:rsidRDefault="00B648A4" w:rsidP="00226D8D">
      <w:pPr>
        <w:pStyle w:val="CommentText"/>
      </w:pPr>
    </w:p>
    <w:p w14:paraId="5C100588" w14:textId="77777777" w:rsidR="00B648A4" w:rsidRDefault="00B648A4" w:rsidP="00226D8D">
      <w:pPr>
        <w:pStyle w:val="CommentText"/>
      </w:pPr>
      <w:r>
        <w:t>It would be much better to have concrete statements about your findings. And a clarity of why they matter.</w:t>
      </w:r>
    </w:p>
    <w:p w14:paraId="6DB12113" w14:textId="77777777" w:rsidR="00B648A4" w:rsidRDefault="00B648A4" w:rsidP="00226D8D">
      <w:pPr>
        <w:pStyle w:val="CommentText"/>
      </w:pPr>
    </w:p>
    <w:p w14:paraId="31D50DBD" w14:textId="2BD687B7" w:rsidR="00B648A4" w:rsidRDefault="00B648A4" w:rsidP="00226D8D">
      <w:pPr>
        <w:pStyle w:val="CommentText"/>
      </w:pPr>
      <w:r>
        <w:t>This is perhaps the longest study available to examine surrogate relationships for coral reefs. You should communicate whether commonly assumed surrogate relationships are stable or not.</w:t>
      </w:r>
    </w:p>
  </w:comment>
  <w:comment w:id="26" w:author="Nicole" w:date="2019-12-06T23:37:00Z" w:initials="N">
    <w:p w14:paraId="32F150C9" w14:textId="77777777" w:rsidR="00B648A4" w:rsidRDefault="00B648A4" w:rsidP="00226D8D">
      <w:pPr>
        <w:pStyle w:val="CommentText"/>
      </w:pPr>
      <w:r>
        <w:rPr>
          <w:rStyle w:val="CommentReference"/>
        </w:rPr>
        <w:annotationRef/>
      </w:r>
      <w:r>
        <w:t>Brian: I read this sentence as....if you collect data on more things you MAY learn how coral reefs are changing.</w:t>
      </w:r>
    </w:p>
    <w:p w14:paraId="6EB4F17A" w14:textId="77777777" w:rsidR="00B648A4" w:rsidRDefault="00B648A4" w:rsidP="00226D8D">
      <w:pPr>
        <w:pStyle w:val="CommentText"/>
      </w:pPr>
    </w:p>
    <w:p w14:paraId="2EA0D9F2" w14:textId="77777777" w:rsidR="00B648A4" w:rsidRDefault="00B648A4" w:rsidP="00226D8D">
      <w:pPr>
        <w:pStyle w:val="CommentText"/>
      </w:pPr>
      <w:r>
        <w:t>Is that an informative sentence?</w:t>
      </w:r>
    </w:p>
    <w:p w14:paraId="6BD5DFB8" w14:textId="77777777" w:rsidR="00B648A4" w:rsidRDefault="00B648A4" w:rsidP="00226D8D">
      <w:pPr>
        <w:pStyle w:val="CommentText"/>
      </w:pPr>
    </w:p>
    <w:p w14:paraId="06F488A3" w14:textId="77777777" w:rsidR="00B648A4" w:rsidRDefault="00B648A4" w:rsidP="00226D8D">
      <w:pPr>
        <w:pStyle w:val="CommentText"/>
      </w:pPr>
      <w:r>
        <w:t>You should end abstract with a conclusion sentence or two to place your major findings in the context of the current state of knowledge.</w:t>
      </w:r>
    </w:p>
    <w:p w14:paraId="6E2A932E" w14:textId="77777777" w:rsidR="00B648A4" w:rsidRDefault="00B648A4" w:rsidP="00226D8D">
      <w:pPr>
        <w:pStyle w:val="CommentText"/>
      </w:pPr>
    </w:p>
    <w:p w14:paraId="60213765" w14:textId="725D2DDD" w:rsidR="00B648A4" w:rsidRDefault="00B648A4" w:rsidP="00226D8D">
      <w:pPr>
        <w:pStyle w:val="CommentText"/>
      </w:pPr>
      <w:r>
        <w:t>I would like to see more definitive statements of your findings and conclusions.</w:t>
      </w:r>
    </w:p>
  </w:comment>
  <w:comment w:id="28" w:author="Graham Forrester" w:date="2019-12-03T11:31:00Z" w:initials="GF">
    <w:p w14:paraId="30382E06" w14:textId="6ABD36DB" w:rsidR="00B648A4" w:rsidRDefault="00B648A4">
      <w:pPr>
        <w:pStyle w:val="CommentText"/>
      </w:pPr>
      <w:r>
        <w:rPr>
          <w:rStyle w:val="CommentReference"/>
        </w:rPr>
        <w:annotationRef/>
      </w:r>
      <w:r>
        <w:t>Consider rearranging so the general issues come first, then introduce coral reefs later.</w:t>
      </w:r>
    </w:p>
  </w:comment>
  <w:comment w:id="30" w:author="Nicole" w:date="2019-11-18T00:11:00Z" w:initials="N">
    <w:p w14:paraId="2DE7AC69" w14:textId="1975A548" w:rsidR="00B648A4" w:rsidRDefault="00B648A4" w:rsidP="00A679EA">
      <w:pPr>
        <w:pStyle w:val="CommentText"/>
        <w:ind w:firstLine="0"/>
      </w:pPr>
      <w:r>
        <w:rPr>
          <w:rStyle w:val="CommentReference"/>
        </w:rPr>
        <w:annotationRef/>
      </w:r>
      <w:r>
        <w:t>Main Point: Biodiversity is declining globally and that’s bad. We use richness to study these declines.</w:t>
      </w:r>
    </w:p>
  </w:comment>
  <w:comment w:id="31" w:author="Nicole" w:date="2019-12-06T23:38:00Z" w:initials="N">
    <w:p w14:paraId="049A3EC9" w14:textId="77777777" w:rsidR="00B648A4" w:rsidRDefault="00B648A4" w:rsidP="00226D8D">
      <w:pPr>
        <w:pStyle w:val="CommentText"/>
      </w:pPr>
      <w:r>
        <w:rPr>
          <w:rStyle w:val="CommentReference"/>
        </w:rPr>
        <w:annotationRef/>
      </w:r>
      <w:r>
        <w:t>Brian: stress? word choice?</w:t>
      </w:r>
    </w:p>
    <w:p w14:paraId="2C6750C7" w14:textId="77777777" w:rsidR="00B648A4" w:rsidRDefault="00B648A4" w:rsidP="00226D8D">
      <w:pPr>
        <w:pStyle w:val="CommentText"/>
      </w:pPr>
    </w:p>
    <w:p w14:paraId="7BB57589" w14:textId="1292BF22" w:rsidR="00B648A4" w:rsidRDefault="00B648A4" w:rsidP="00226D8D">
      <w:pPr>
        <w:pStyle w:val="CommentText"/>
      </w:pPr>
      <w:r>
        <w:t>anthropogenic activity?</w:t>
      </w:r>
    </w:p>
  </w:comment>
  <w:comment w:id="32" w:author="Nicole" w:date="2019-11-18T00:11:00Z" w:initials="N">
    <w:p w14:paraId="2D513D92" w14:textId="2C2C4F19" w:rsidR="00B648A4" w:rsidRDefault="00B648A4">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33" w:author="Nicole" w:date="2019-12-06T23:38:00Z" w:initials="N">
    <w:p w14:paraId="22BB30DA" w14:textId="65B500DB" w:rsidR="00B648A4" w:rsidRDefault="00B648A4">
      <w:pPr>
        <w:pStyle w:val="CommentText"/>
      </w:pPr>
      <w:r>
        <w:rPr>
          <w:rStyle w:val="CommentReference"/>
        </w:rPr>
        <w:annotationRef/>
      </w:r>
      <w:r>
        <w:t xml:space="preserve">Brian: </w:t>
      </w:r>
      <w:r w:rsidRPr="00226D8D">
        <w:t>Biodiversity is typically defined as landscape, genetic, and species diversity. Make sure to add an "i.e." before this list</w:t>
      </w:r>
    </w:p>
  </w:comment>
  <w:comment w:id="34" w:author="Nicole" w:date="2019-11-18T00:11:00Z" w:initials="N">
    <w:p w14:paraId="3AE34301" w14:textId="30B9D9EB" w:rsidR="00B648A4" w:rsidRDefault="00B648A4">
      <w:pPr>
        <w:pStyle w:val="CommentText"/>
      </w:pPr>
      <w:r>
        <w:rPr>
          <w:rStyle w:val="CommentReference"/>
        </w:rPr>
        <w:annotationRef/>
      </w:r>
      <w:r>
        <w:t>Takeaway from Duelli: There are many aspects of biodiversity</w:t>
      </w:r>
    </w:p>
    <w:p w14:paraId="543012E7" w14:textId="77777777" w:rsidR="00B648A4" w:rsidRDefault="00B648A4">
      <w:pPr>
        <w:pStyle w:val="CommentText"/>
      </w:pPr>
    </w:p>
    <w:p w14:paraId="535203B4" w14:textId="1A92ABAD" w:rsidR="00B648A4" w:rsidRDefault="00B648A4">
      <w:pPr>
        <w:pStyle w:val="CommentText"/>
      </w:pPr>
      <w:r>
        <w:t>Takeaway from Noss: There are many aspects of biodiversity; indicators of biodiversity can be useful to monitor changes over time</w:t>
      </w:r>
    </w:p>
  </w:comment>
  <w:comment w:id="35" w:author="Nicole" w:date="2019-11-18T00:11:00Z" w:initials="N">
    <w:p w14:paraId="22EFE346" w14:textId="4FA2BD8C" w:rsidR="00B648A4" w:rsidRDefault="00B648A4">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37" w:author="Nicole" w:date="2019-11-18T00:11:00Z" w:initials="N">
    <w:p w14:paraId="479E64AE" w14:textId="6388C4D8" w:rsidR="00B648A4" w:rsidRDefault="00B648A4"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38" w:author="Nicole" w:date="2019-12-06T23:52:00Z" w:initials="N">
    <w:p w14:paraId="76AC9802" w14:textId="1E5E9E75" w:rsidR="00B648A4" w:rsidRDefault="00B648A4">
      <w:pPr>
        <w:pStyle w:val="CommentText"/>
      </w:pPr>
      <w:r>
        <w:rPr>
          <w:rStyle w:val="CommentReference"/>
        </w:rPr>
        <w:annotationRef/>
      </w:r>
      <w:r>
        <w:t>Carlos: natural?</w:t>
      </w:r>
    </w:p>
  </w:comment>
  <w:comment w:id="39" w:author="Nicole" w:date="2019-11-18T00:11:00Z" w:initials="N">
    <w:p w14:paraId="3B7CAA05" w14:textId="1C437E20" w:rsidR="00B648A4" w:rsidRDefault="00B648A4">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B648A4" w:rsidRDefault="00B648A4">
      <w:pPr>
        <w:pStyle w:val="CommentText"/>
      </w:pPr>
    </w:p>
    <w:p w14:paraId="134665B8" w14:textId="22EAF5FA" w:rsidR="00B648A4" w:rsidRDefault="00B648A4">
      <w:pPr>
        <w:pStyle w:val="CommentText"/>
      </w:pPr>
      <w:r>
        <w:t>Takeaway from Hughes 1994: Coral reefs are threatened by overfishing (Caribbean)</w:t>
      </w:r>
    </w:p>
    <w:p w14:paraId="1FE20F0B" w14:textId="77777777" w:rsidR="00B648A4" w:rsidRDefault="00B648A4">
      <w:pPr>
        <w:pStyle w:val="CommentText"/>
      </w:pPr>
    </w:p>
    <w:p w14:paraId="3E67DCA8" w14:textId="272390D1" w:rsidR="00B648A4" w:rsidRDefault="00B648A4" w:rsidP="00CD5F38">
      <w:pPr>
        <w:pStyle w:val="CommentText"/>
      </w:pPr>
      <w:r>
        <w:rPr>
          <w:rStyle w:val="CommentReference"/>
        </w:rPr>
        <w:annotationRef/>
      </w:r>
      <w:r>
        <w:t>Takeaway from Hughes 2017: Coral reefs are threatened by higher temperatures (</w:t>
      </w:r>
      <w:r w:rsidRPr="00FD7426">
        <w:t>Great Barrier Reef</w:t>
      </w:r>
      <w:r>
        <w:t>)</w:t>
      </w:r>
    </w:p>
  </w:comment>
  <w:comment w:id="40" w:author="Nicole" w:date="2019-11-18T00:11:00Z" w:initials="N">
    <w:p w14:paraId="4AAC37F0" w14:textId="11D6840E" w:rsidR="00B648A4" w:rsidRDefault="00B648A4"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41" w:author="Nicole" w:date="2019-11-18T00:11:00Z" w:initials="N">
    <w:p w14:paraId="5A679D1C" w14:textId="3671066B" w:rsidR="00B648A4" w:rsidRDefault="00B648A4">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B648A4" w:rsidRDefault="00B648A4">
      <w:pPr>
        <w:pStyle w:val="CommentText"/>
      </w:pPr>
    </w:p>
    <w:p w14:paraId="72C826D2" w14:textId="42CD8BDD" w:rsidR="00B648A4" w:rsidRDefault="00B648A4"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42" w:author="Nicole" w:date="2019-12-06T23:39:00Z" w:initials="N">
    <w:p w14:paraId="6BEEB570" w14:textId="2C0F1F60" w:rsidR="00B648A4" w:rsidRDefault="00B648A4">
      <w:pPr>
        <w:pStyle w:val="CommentText"/>
      </w:pPr>
      <w:r>
        <w:rPr>
          <w:rStyle w:val="CommentReference"/>
        </w:rPr>
        <w:annotationRef/>
      </w:r>
      <w:r>
        <w:t>Brian: what type of decline? Population? Distribution? Genetic diversity?</w:t>
      </w:r>
    </w:p>
  </w:comment>
  <w:comment w:id="43" w:author="Nicole" w:date="2019-11-18T00:11:00Z" w:initials="N">
    <w:p w14:paraId="7814FD76" w14:textId="77777777" w:rsidR="00B648A4" w:rsidRDefault="00B648A4"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B648A4" w:rsidRDefault="00B648A4" w:rsidP="00697406">
      <w:pPr>
        <w:pStyle w:val="CommentText"/>
      </w:pPr>
    </w:p>
    <w:p w14:paraId="5334DAB2" w14:textId="1D197F4F" w:rsidR="00B648A4" w:rsidRDefault="00B648A4"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44" w:author="Nicole" w:date="2019-11-18T00:11:00Z" w:initials="N">
    <w:p w14:paraId="34AC5E9D" w14:textId="1C760878" w:rsidR="00B648A4" w:rsidRDefault="00B648A4"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46" w:author="Nicole" w:date="2019-12-06T23:39:00Z" w:initials="N">
    <w:p w14:paraId="5B336BA2" w14:textId="21A76D12" w:rsidR="00B648A4" w:rsidRDefault="00B648A4">
      <w:pPr>
        <w:pStyle w:val="CommentText"/>
      </w:pPr>
      <w:r>
        <w:rPr>
          <w:rStyle w:val="CommentReference"/>
        </w:rPr>
        <w:annotationRef/>
      </w:r>
      <w:r>
        <w:t xml:space="preserve">Brian: </w:t>
      </w:r>
      <w:r w:rsidRPr="00226D8D">
        <w:t>But why not sample the fish and corals? Why do you need a surrogate? Need to setup this idea first.</w:t>
      </w:r>
    </w:p>
  </w:comment>
  <w:comment w:id="47" w:author="Nicole" w:date="2019-12-06T23:23:00Z" w:initials="N">
    <w:p w14:paraId="0CD685A3" w14:textId="7A626B2A" w:rsidR="00B648A4" w:rsidRDefault="00B648A4">
      <w:pPr>
        <w:pStyle w:val="CommentText"/>
      </w:pPr>
      <w:r>
        <w:rPr>
          <w:rStyle w:val="CommentReference"/>
        </w:rPr>
        <w:annotationRef/>
      </w:r>
      <w:r>
        <w:t>Carlos: delete</w:t>
      </w:r>
    </w:p>
  </w:comment>
  <w:comment w:id="48" w:author="Nicole" w:date="2019-11-18T00:11:00Z" w:initials="N">
    <w:p w14:paraId="77409D28" w14:textId="77777777" w:rsidR="00B648A4" w:rsidRDefault="00B648A4"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5" w:author="Graham Forrester" w:date="2019-12-03T11:30:00Z" w:initials="GF">
    <w:p w14:paraId="4D4F4EB0" w14:textId="3A537EE7" w:rsidR="00B648A4" w:rsidRDefault="00B648A4">
      <w:pPr>
        <w:pStyle w:val="CommentText"/>
      </w:pPr>
      <w:r>
        <w:rPr>
          <w:rStyle w:val="CommentReference"/>
        </w:rPr>
        <w:annotationRef/>
      </w:r>
      <w:r>
        <w:t>Consider moving this up to be the 2</w:t>
      </w:r>
      <w:r w:rsidRPr="005030CE">
        <w:rPr>
          <w:vertAlign w:val="superscript"/>
        </w:rPr>
        <w:t>nd</w:t>
      </w:r>
      <w:r>
        <w:t xml:space="preserve"> paragraph.  </w:t>
      </w:r>
    </w:p>
  </w:comment>
  <w:comment w:id="49" w:author="Nicole" w:date="2019-11-18T00:11:00Z" w:initials="N">
    <w:p w14:paraId="04D9F8FA" w14:textId="77777777" w:rsidR="00B648A4" w:rsidRDefault="00B648A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2" w:author="Nicole" w:date="2019-12-06T23:40:00Z" w:initials="N">
    <w:p w14:paraId="2F10168B" w14:textId="3F1C5992" w:rsidR="00B648A4" w:rsidRDefault="00B648A4">
      <w:pPr>
        <w:pStyle w:val="CommentText"/>
      </w:pPr>
      <w:r>
        <w:rPr>
          <w:rStyle w:val="CommentReference"/>
        </w:rPr>
        <w:annotationRef/>
      </w:r>
      <w:r>
        <w:t xml:space="preserve">Brian: </w:t>
      </w:r>
      <w:r w:rsidRPr="00226D8D">
        <w:t>In this sentence bring this back to the main point of the paragraph- which is to better track declines in species richness.</w:t>
      </w:r>
    </w:p>
  </w:comment>
  <w:comment w:id="53" w:author="Nicole" w:date="2019-12-06T23:24:00Z" w:initials="N">
    <w:p w14:paraId="111485E8" w14:textId="59CEA168" w:rsidR="00B648A4" w:rsidRDefault="00B648A4">
      <w:pPr>
        <w:pStyle w:val="CommentText"/>
      </w:pPr>
      <w:r>
        <w:rPr>
          <w:rStyle w:val="CommentReference"/>
        </w:rPr>
        <w:annotationRef/>
      </w:r>
      <w:r>
        <w:t>Carlos: delete</w:t>
      </w:r>
    </w:p>
  </w:comment>
  <w:comment w:id="54" w:author="Nicole" w:date="2019-11-18T00:11:00Z" w:initials="N">
    <w:p w14:paraId="39314272" w14:textId="77777777" w:rsidR="00B648A4" w:rsidRDefault="00B648A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1" w:author="Graham Forrester" w:date="2019-12-03T11:31:00Z" w:initials="GF">
    <w:p w14:paraId="77EE66FE" w14:textId="6EE0DF9D" w:rsidR="00B648A4" w:rsidRDefault="00B648A4">
      <w:pPr>
        <w:pStyle w:val="CommentText"/>
      </w:pPr>
      <w:r>
        <w:rPr>
          <w:rStyle w:val="CommentReference"/>
        </w:rPr>
        <w:annotationRef/>
      </w:r>
      <w:r>
        <w:t>Consider making this 3</w:t>
      </w:r>
      <w:r w:rsidRPr="005030CE">
        <w:rPr>
          <w:vertAlign w:val="superscript"/>
        </w:rPr>
        <w:t>rd</w:t>
      </w:r>
      <w:r>
        <w:t>, before introducing coral reefs</w:t>
      </w:r>
    </w:p>
  </w:comment>
  <w:comment w:id="55" w:author="Nicole" w:date="2019-12-06T23:24:00Z" w:initials="N">
    <w:p w14:paraId="6712FD07" w14:textId="1030ACC4" w:rsidR="00B648A4" w:rsidRDefault="00B648A4">
      <w:pPr>
        <w:pStyle w:val="CommentText"/>
      </w:pPr>
      <w:r>
        <w:rPr>
          <w:rStyle w:val="CommentReference"/>
        </w:rPr>
        <w:annotationRef/>
      </w:r>
      <w:r>
        <w:t>Carlos: replace with “the target”</w:t>
      </w:r>
    </w:p>
  </w:comment>
  <w:comment w:id="56" w:author="Nicole" w:date="2019-11-18T00:11:00Z" w:initials="N">
    <w:p w14:paraId="31CEEF06" w14:textId="77777777" w:rsidR="00B648A4" w:rsidRDefault="00B648A4"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58" w:author="Nicole" w:date="2019-11-18T00:11:00Z" w:initials="N">
    <w:p w14:paraId="2B2B877E" w14:textId="77777777" w:rsidR="00B648A4" w:rsidRDefault="00B648A4"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59" w:author="Nicole" w:date="2019-12-06T23:41:00Z" w:initials="N">
    <w:p w14:paraId="3DA50C48" w14:textId="79353030" w:rsidR="00B648A4" w:rsidRDefault="00B648A4">
      <w:pPr>
        <w:pStyle w:val="CommentText"/>
      </w:pPr>
      <w:r>
        <w:rPr>
          <w:rStyle w:val="CommentReference"/>
        </w:rPr>
        <w:annotationRef/>
      </w:r>
      <w:r>
        <w:t xml:space="preserve">Brian: </w:t>
      </w:r>
      <w:r w:rsidRPr="00226D8D">
        <w:t>Add additional sentence on exactly why a consistent relationship is needed.</w:t>
      </w:r>
    </w:p>
  </w:comment>
  <w:comment w:id="57" w:author="Graham Forrester" w:date="2019-12-03T11:41:00Z" w:initials="GF">
    <w:p w14:paraId="4D452AA7" w14:textId="635DDD41" w:rsidR="00B648A4" w:rsidRDefault="00B648A4">
      <w:pPr>
        <w:pStyle w:val="CommentText"/>
      </w:pPr>
      <w:r>
        <w:rPr>
          <w:rStyle w:val="CommentReference"/>
        </w:rPr>
        <w:annotationRef/>
      </w:r>
      <w:r>
        <w:t>This is the key point of originality and so should be emphasized.</w:t>
      </w:r>
    </w:p>
  </w:comment>
  <w:comment w:id="60" w:author="Nicole" w:date="2019-11-18T00:11:00Z" w:initials="N">
    <w:p w14:paraId="3FF9B17C" w14:textId="77777777" w:rsidR="00B648A4" w:rsidRDefault="00B648A4"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B648A4" w:rsidRDefault="00B648A4" w:rsidP="004D5430">
      <w:pPr>
        <w:pStyle w:val="CommentText"/>
      </w:pPr>
    </w:p>
    <w:p w14:paraId="3F25C1FA" w14:textId="77777777" w:rsidR="00B648A4" w:rsidRDefault="00B648A4"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B648A4" w:rsidRDefault="00B648A4" w:rsidP="004D5430">
      <w:pPr>
        <w:pStyle w:val="CommentText"/>
      </w:pPr>
    </w:p>
    <w:p w14:paraId="671B61D1" w14:textId="77777777" w:rsidR="00B648A4" w:rsidRDefault="00B648A4"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B648A4" w:rsidRDefault="00B648A4" w:rsidP="004D5430">
      <w:pPr>
        <w:pStyle w:val="CommentText"/>
      </w:pPr>
    </w:p>
    <w:p w14:paraId="134C5206" w14:textId="77777777" w:rsidR="00B648A4" w:rsidRDefault="00B648A4" w:rsidP="004D5430">
      <w:pPr>
        <w:pStyle w:val="CommentText"/>
      </w:pPr>
      <w:r>
        <w:t xml:space="preserve">Takeaway from Mellin: Temporal robustness of the surrogate-target relationship should be addressed to improve the </w:t>
      </w:r>
      <w:r w:rsidRPr="00EC46A8">
        <w:t>reliability of biological surrogates</w:t>
      </w:r>
    </w:p>
  </w:comment>
  <w:comment w:id="61" w:author="Nicole" w:date="2019-11-18T00:11:00Z" w:initials="N">
    <w:p w14:paraId="6C529CCD" w14:textId="3FFE60C5" w:rsidR="00B648A4" w:rsidRDefault="00B648A4"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62" w:author="Nicole" w:date="2019-12-06T23:41:00Z" w:initials="N">
    <w:p w14:paraId="088687B8" w14:textId="36BB76AA" w:rsidR="00B648A4" w:rsidRDefault="00B648A4">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64" w:author="Nicole" w:date="2019-11-18T00:11:00Z" w:initials="N">
    <w:p w14:paraId="124E32E4" w14:textId="012AA482" w:rsidR="00B648A4" w:rsidRDefault="00B648A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63" w:author="Graham Forrester" w:date="2019-12-03T11:34:00Z" w:initials="GF">
    <w:p w14:paraId="43EF73E9" w14:textId="1C46A087" w:rsidR="00B648A4" w:rsidRDefault="00B648A4">
      <w:pPr>
        <w:pStyle w:val="CommentText"/>
      </w:pPr>
      <w:r>
        <w:rPr>
          <w:rStyle w:val="CommentReference"/>
        </w:rPr>
        <w:annotationRef/>
      </w:r>
      <w:r>
        <w:t>Before introducing coral reefs, could add a new paragraph about various ways to choose surrogates (e.g. higher taxa, cross-taxa, subset taxa from Melin), then describe how we made out choice, i.e. mostly pragmatism</w:t>
      </w:r>
    </w:p>
  </w:comment>
  <w:comment w:id="65" w:author="Nicole" w:date="2019-11-18T00:11:00Z" w:initials="N">
    <w:p w14:paraId="7F126762" w14:textId="68490EF7" w:rsidR="00B648A4" w:rsidRDefault="00B648A4"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B648A4" w:rsidRDefault="00B648A4" w:rsidP="008D6764">
      <w:pPr>
        <w:pStyle w:val="CommentText"/>
        <w:rPr>
          <w:rStyle w:val="CommentReference"/>
        </w:rPr>
      </w:pPr>
    </w:p>
    <w:p w14:paraId="1DBF5CB5" w14:textId="00152107" w:rsidR="00B648A4" w:rsidRDefault="00B648A4"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B648A4" w:rsidRDefault="00B648A4" w:rsidP="008D6764">
      <w:pPr>
        <w:pStyle w:val="CommentText"/>
      </w:pPr>
      <w:r>
        <w:rPr>
          <w:rStyle w:val="CommentReference"/>
        </w:rPr>
        <w:annotationRef/>
      </w:r>
    </w:p>
    <w:p w14:paraId="7BBD76AB" w14:textId="19CCAE75" w:rsidR="00B648A4" w:rsidRDefault="00B648A4"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66" w:author="Nicole" w:date="2019-12-06T23:41:00Z" w:initials="N">
    <w:p w14:paraId="50C428AE" w14:textId="58CD8269" w:rsidR="00B648A4" w:rsidRDefault="00B648A4">
      <w:pPr>
        <w:pStyle w:val="CommentText"/>
      </w:pPr>
      <w:r>
        <w:rPr>
          <w:rStyle w:val="CommentReference"/>
        </w:rPr>
        <w:annotationRef/>
      </w:r>
      <w:r>
        <w:t xml:space="preserve">Brian: </w:t>
      </w:r>
      <w:r w:rsidRPr="00226D8D">
        <w:t>I am guessing rugosity is one measure of structural complexity. As written it seems they are synonymous.</w:t>
      </w:r>
    </w:p>
  </w:comment>
  <w:comment w:id="67" w:author="Nicole" w:date="2019-11-18T00:11:00Z" w:initials="N">
    <w:p w14:paraId="346559B4" w14:textId="63019B03" w:rsidR="00B648A4" w:rsidRDefault="00B648A4"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68" w:author="Nicole" w:date="2019-12-06T23:42:00Z" w:initials="N">
    <w:p w14:paraId="5F10E1D1" w14:textId="5A25323B" w:rsidR="00B648A4" w:rsidRDefault="00B648A4">
      <w:pPr>
        <w:pStyle w:val="CommentText"/>
      </w:pPr>
      <w:r>
        <w:rPr>
          <w:rStyle w:val="CommentReference"/>
        </w:rPr>
        <w:annotationRef/>
      </w:r>
      <w:r>
        <w:t xml:space="preserve">Brian: </w:t>
      </w:r>
      <w:r w:rsidRPr="00226D8D">
        <w:t>I don't follow this. Imagine lots of coral cover by one species of hard coral. this may mean a lot of the same microhabitats, but not a greater variety of microhabitats.</w:t>
      </w:r>
    </w:p>
  </w:comment>
  <w:comment w:id="69" w:author="Nicole" w:date="2019-11-18T00:11:00Z" w:initials="N">
    <w:p w14:paraId="563200BC" w14:textId="77777777" w:rsidR="00B648A4" w:rsidRDefault="00B648A4"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B648A4" w:rsidRDefault="00B648A4" w:rsidP="00495A89">
      <w:pPr>
        <w:pStyle w:val="CommentText"/>
      </w:pPr>
    </w:p>
    <w:p w14:paraId="288C4DF7" w14:textId="77777777" w:rsidR="00B648A4" w:rsidRDefault="00B648A4"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B648A4" w:rsidRDefault="00B648A4" w:rsidP="00495A89">
      <w:pPr>
        <w:pStyle w:val="CommentText"/>
      </w:pPr>
    </w:p>
    <w:p w14:paraId="3D4C7C09" w14:textId="77777777" w:rsidR="00B648A4" w:rsidRDefault="00B648A4"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B648A4" w:rsidRDefault="00B648A4" w:rsidP="00495A89">
      <w:pPr>
        <w:pStyle w:val="CommentText"/>
        <w:ind w:firstLine="0"/>
      </w:pPr>
    </w:p>
    <w:p w14:paraId="273F8887" w14:textId="77777777" w:rsidR="00B648A4" w:rsidRDefault="00B648A4"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70" w:author="Nicole" w:date="2019-11-18T00:11:00Z" w:initials="N">
    <w:p w14:paraId="051BA6B2" w14:textId="77777777" w:rsidR="00B648A4" w:rsidRDefault="00B648A4"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71" w:author="Nicole" w:date="2019-11-18T00:11:00Z" w:initials="N">
    <w:p w14:paraId="261FEDD3" w14:textId="51B08C58" w:rsidR="00B648A4" w:rsidRDefault="00B648A4">
      <w:pPr>
        <w:pStyle w:val="CommentText"/>
      </w:pPr>
      <w:r>
        <w:rPr>
          <w:rStyle w:val="CommentReference"/>
        </w:rPr>
        <w:annotationRef/>
      </w:r>
      <w:r>
        <w:t>Main Point: Corals and fish might not be representative of changes in reef diversity, so we use sponges to test this.</w:t>
      </w:r>
    </w:p>
  </w:comment>
  <w:comment w:id="73" w:author="Nicole" w:date="2019-11-18T00:11:00Z" w:initials="N">
    <w:p w14:paraId="68DD9017" w14:textId="08CFC335" w:rsidR="00B648A4" w:rsidRDefault="00B648A4"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74" w:author="Nicole" w:date="2019-12-06T23:42:00Z" w:initials="N">
    <w:p w14:paraId="61C291E5" w14:textId="77777777" w:rsidR="00B648A4" w:rsidRDefault="00B648A4" w:rsidP="00804C84">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0063FBA0" w14:textId="77777777" w:rsidR="00B648A4" w:rsidRDefault="00B648A4" w:rsidP="00804C84">
      <w:pPr>
        <w:pStyle w:val="CommentText"/>
      </w:pPr>
    </w:p>
    <w:p w14:paraId="3BB0E0F6" w14:textId="16B8DF27" w:rsidR="00B648A4" w:rsidRDefault="00B648A4" w:rsidP="00804C84">
      <w:pPr>
        <w:pStyle w:val="CommentText"/>
      </w:pPr>
      <w:r>
        <w:t>First setup the problem and the transition to what you are going to accomplish to better understand the problem.</w:t>
      </w:r>
    </w:p>
  </w:comment>
  <w:comment w:id="72" w:author="Graham Forrester" w:date="2019-12-03T11:38:00Z" w:initials="GF">
    <w:p w14:paraId="6F12BE48" w14:textId="77777777" w:rsidR="00B648A4" w:rsidRDefault="00B648A4">
      <w:pPr>
        <w:pStyle w:val="CommentText"/>
      </w:pPr>
      <w:r>
        <w:rPr>
          <w:rStyle w:val="CommentReference"/>
        </w:rPr>
        <w:annotationRef/>
      </w:r>
      <w:r>
        <w:t>Re-orient this paragraph to emphasize the general points:</w:t>
      </w:r>
    </w:p>
    <w:p w14:paraId="0A651F3C" w14:textId="734C32C8" w:rsidR="00B648A4" w:rsidRDefault="00B648A4">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B648A4" w:rsidRDefault="00B648A4">
      <w:pPr>
        <w:pStyle w:val="CommentText"/>
      </w:pPr>
      <w:r>
        <w:t xml:space="preserve">Emphasize that we used sponges as a case-study, or example, of a less-studied group on coral reefs.  </w:t>
      </w:r>
    </w:p>
  </w:comment>
  <w:comment w:id="75" w:author="Nicole" w:date="2019-11-18T00:11:00Z" w:initials="N">
    <w:p w14:paraId="67E2C70F" w14:textId="581920A1" w:rsidR="00B648A4" w:rsidRDefault="00B648A4"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76" w:author="Nicole" w:date="2019-12-06T23:43:00Z" w:initials="N">
    <w:p w14:paraId="4D558D39" w14:textId="49437201" w:rsidR="00B648A4" w:rsidRDefault="00B648A4">
      <w:pPr>
        <w:pStyle w:val="CommentText"/>
      </w:pPr>
      <w:r>
        <w:rPr>
          <w:rStyle w:val="CommentReference"/>
        </w:rPr>
        <w:annotationRef/>
      </w:r>
      <w:r>
        <w:t>Brian: dynamics meaning what? Be specific.</w:t>
      </w:r>
    </w:p>
  </w:comment>
  <w:comment w:id="77" w:author="Nicole" w:date="2019-11-18T00:11:00Z" w:initials="N">
    <w:p w14:paraId="01417F9B" w14:textId="2CB8BE60" w:rsidR="00B648A4" w:rsidRDefault="00B648A4"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B648A4" w:rsidRDefault="00B648A4">
      <w:pPr>
        <w:pStyle w:val="CommentText"/>
      </w:pPr>
    </w:p>
    <w:p w14:paraId="410086E5" w14:textId="46ED1E2F" w:rsidR="00B648A4" w:rsidRDefault="00B648A4"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78" w:author="Nicole" w:date="2019-12-06T23:44:00Z" w:initials="N">
    <w:p w14:paraId="3B797538" w14:textId="03DBF10E" w:rsidR="00B648A4" w:rsidRDefault="00B648A4">
      <w:pPr>
        <w:pStyle w:val="CommentText"/>
      </w:pPr>
      <w:r>
        <w:rPr>
          <w:rStyle w:val="CommentReference"/>
        </w:rPr>
        <w:annotationRef/>
      </w:r>
      <w:r>
        <w:t xml:space="preserve">Brian: </w:t>
      </w:r>
      <w:r w:rsidRPr="00804C84">
        <w:t>Could frame this bigger. Our goal is to understand whether monitoring of cost-effective surrogates are appropriate in tracking changes in coral communities. We speci</w:t>
      </w:r>
      <w:r>
        <w:t>fi</w:t>
      </w:r>
      <w:r w:rsidRPr="00804C84">
        <w:t>cally....</w:t>
      </w:r>
    </w:p>
  </w:comment>
  <w:comment w:id="79" w:author="Nicole" w:date="2019-12-06T23:25:00Z" w:initials="N">
    <w:p w14:paraId="3660A529" w14:textId="11D5F4D9" w:rsidR="00B648A4" w:rsidRDefault="00B648A4">
      <w:pPr>
        <w:pStyle w:val="CommentText"/>
      </w:pPr>
      <w:r>
        <w:rPr>
          <w:rStyle w:val="CommentReference"/>
        </w:rPr>
        <w:annotationRef/>
      </w:r>
      <w:r>
        <w:t>Carlos: replace with “study”</w:t>
      </w:r>
    </w:p>
  </w:comment>
  <w:comment w:id="85" w:author="Nicole" w:date="2019-12-07T12:10:00Z" w:initials="N">
    <w:p w14:paraId="7CC2205C" w14:textId="38F64C39" w:rsidR="00B648A4" w:rsidRDefault="00B648A4">
      <w:pPr>
        <w:pStyle w:val="CommentText"/>
      </w:pPr>
      <w:r>
        <w:rPr>
          <w:rStyle w:val="CommentReference"/>
        </w:rPr>
        <w:annotationRef/>
      </w:r>
      <w:r>
        <w:t>Brian: “reef rugosity” sounds more explicit to me</w:t>
      </w:r>
    </w:p>
  </w:comment>
  <w:comment w:id="86" w:author="Nicole" w:date="2019-12-07T12:11:00Z" w:initials="N">
    <w:p w14:paraId="5BD6E678" w14:textId="3AAA6A1F" w:rsidR="00B648A4" w:rsidRDefault="00B648A4">
      <w:pPr>
        <w:pStyle w:val="CommentText"/>
      </w:pPr>
      <w:r>
        <w:rPr>
          <w:rStyle w:val="CommentReference"/>
        </w:rPr>
        <w:annotationRef/>
      </w:r>
      <w:r>
        <w:t>Brian: End sentence here and start a new one about sponges.</w:t>
      </w:r>
    </w:p>
  </w:comment>
  <w:comment w:id="87" w:author="Nicole" w:date="2019-12-07T12:11:00Z" w:initials="N">
    <w:p w14:paraId="1B341480" w14:textId="77777777" w:rsidR="00B648A4" w:rsidRDefault="00B648A4" w:rsidP="00B648A4">
      <w:pPr>
        <w:pStyle w:val="CommentText"/>
      </w:pPr>
      <w:r>
        <w:rPr>
          <w:rStyle w:val="CommentReference"/>
        </w:rPr>
        <w:annotationRef/>
      </w:r>
      <w:r>
        <w:t xml:space="preserve">Brian: </w:t>
      </w:r>
      <w:proofErr w:type="gramStart"/>
      <w:r>
        <w:t>".</w:t>
      </w:r>
      <w:proofErr w:type="gramEnd"/>
      <w:r>
        <w:t xml:space="preserve"> For this study, we opted to standardize to three transects per site"</w:t>
      </w:r>
    </w:p>
    <w:p w14:paraId="38032AEC" w14:textId="77777777" w:rsidR="00B648A4" w:rsidRDefault="00B648A4" w:rsidP="00B648A4">
      <w:pPr>
        <w:pStyle w:val="CommentText"/>
      </w:pPr>
    </w:p>
    <w:p w14:paraId="36B6012D" w14:textId="6C9270F4" w:rsidR="00B648A4" w:rsidRDefault="00B648A4" w:rsidP="00B648A4">
      <w:pPr>
        <w:pStyle w:val="CommentText"/>
      </w:pPr>
      <w:r>
        <w:t>New sentence that explains why?</w:t>
      </w:r>
    </w:p>
  </w:comment>
  <w:comment w:id="89" w:author="Nicole" w:date="2019-12-07T12:11:00Z" w:initials="N">
    <w:p w14:paraId="49043CF2" w14:textId="7452BAB9" w:rsidR="00B648A4" w:rsidRDefault="00B648A4">
      <w:pPr>
        <w:pStyle w:val="CommentText"/>
      </w:pPr>
      <w:r>
        <w:rPr>
          <w:rStyle w:val="CommentReference"/>
        </w:rPr>
        <w:annotationRef/>
      </w:r>
      <w:r>
        <w:t>Brian: reef rugosity?</w:t>
      </w:r>
    </w:p>
  </w:comment>
  <w:comment w:id="90" w:author="Nicole" w:date="2019-12-07T12:12:00Z" w:initials="N">
    <w:p w14:paraId="24D252AE" w14:textId="3AE64990" w:rsidR="00B648A4" w:rsidRDefault="00B648A4">
      <w:pPr>
        <w:pStyle w:val="CommentText"/>
      </w:pPr>
      <w:r>
        <w:rPr>
          <w:rStyle w:val="CommentReference"/>
        </w:rPr>
        <w:annotationRef/>
      </w:r>
      <w:r>
        <w:t>Brian: citation</w:t>
      </w:r>
    </w:p>
  </w:comment>
  <w:comment w:id="91" w:author="Nicole" w:date="2019-12-07T12:12:00Z" w:initials="N">
    <w:p w14:paraId="2FA0DBDA" w14:textId="74062A3F" w:rsidR="00B648A4" w:rsidRDefault="00B648A4">
      <w:pPr>
        <w:pStyle w:val="CommentText"/>
      </w:pPr>
      <w:r>
        <w:rPr>
          <w:rStyle w:val="CommentReference"/>
        </w:rPr>
        <w:annotationRef/>
      </w:r>
      <w:r>
        <w:t xml:space="preserve">Brian: </w:t>
      </w:r>
      <w:r w:rsidRPr="00B648A4">
        <w:t>This is pretty big limitation that should be discussed in the Discussion. Basically, how does this effect your findings. Perhaps rugosity is not predicting fish richness because you only capture a subset of fish richness.</w:t>
      </w:r>
    </w:p>
  </w:comment>
  <w:comment w:id="92" w:author="Nicole" w:date="2019-12-07T12:13:00Z" w:initials="N">
    <w:p w14:paraId="2B8FA514" w14:textId="3C294EA3" w:rsidR="00B648A4" w:rsidRDefault="00B648A4">
      <w:pPr>
        <w:pStyle w:val="CommentText"/>
      </w:pPr>
      <w:r>
        <w:rPr>
          <w:rStyle w:val="CommentReference"/>
        </w:rPr>
        <w:annotationRef/>
      </w:r>
      <w:r>
        <w:t xml:space="preserve">Brian: </w:t>
      </w:r>
      <w:r w:rsidRPr="00B648A4">
        <w:t>what is other benthic taxa? Is this information relevant to your study? If not, cut this.</w:t>
      </w:r>
    </w:p>
  </w:comment>
  <w:comment w:id="93" w:author="Nicole" w:date="2019-12-07T12:13:00Z" w:initials="N">
    <w:p w14:paraId="17BA8561" w14:textId="0CC0895B" w:rsidR="00B648A4" w:rsidRDefault="00B648A4">
      <w:pPr>
        <w:pStyle w:val="CommentText"/>
      </w:pPr>
      <w:r>
        <w:rPr>
          <w:rStyle w:val="CommentReference"/>
        </w:rPr>
        <w:annotationRef/>
      </w:r>
      <w:r>
        <w:t xml:space="preserve">Brian: </w:t>
      </w:r>
      <w:r w:rsidRPr="00B648A4">
        <w:t xml:space="preserve">"the tape". It's not clear what this is referring to. </w:t>
      </w:r>
      <w:proofErr w:type="gramStart"/>
      <w:r w:rsidRPr="00B648A4">
        <w:t>i.e</w:t>
      </w:r>
      <w:proofErr w:type="gramEnd"/>
      <w:r w:rsidRPr="00B648A4">
        <w:t xml:space="preserve">. the transect "tape" has not been mentioned yet. Previously </w:t>
      </w:r>
      <w:proofErr w:type="spellStart"/>
      <w:r w:rsidRPr="00B648A4">
        <w:t>refered</w:t>
      </w:r>
      <w:proofErr w:type="spellEnd"/>
      <w:r w:rsidRPr="00B648A4">
        <w:t xml:space="preserve"> to as a "transect line".</w:t>
      </w:r>
    </w:p>
  </w:comment>
  <w:comment w:id="94" w:author="Nicole" w:date="2019-12-07T12:13:00Z" w:initials="N">
    <w:p w14:paraId="10691423" w14:textId="77777777" w:rsidR="00B648A4" w:rsidRDefault="00B648A4" w:rsidP="00B648A4">
      <w:pPr>
        <w:pStyle w:val="CommentText"/>
      </w:pPr>
      <w:r>
        <w:rPr>
          <w:rStyle w:val="CommentReference"/>
        </w:rPr>
        <w:annotationRef/>
      </w:r>
      <w:r>
        <w:t>Brian: rewrite this sentence.</w:t>
      </w:r>
    </w:p>
    <w:p w14:paraId="2A36391D" w14:textId="77777777" w:rsidR="00B648A4" w:rsidRDefault="00B648A4" w:rsidP="00B648A4">
      <w:pPr>
        <w:pStyle w:val="CommentText"/>
      </w:pPr>
    </w:p>
    <w:p w14:paraId="7D39E26D" w14:textId="77777777" w:rsidR="00B648A4" w:rsidRDefault="00B648A4" w:rsidP="00B648A4">
      <w:pPr>
        <w:pStyle w:val="CommentText"/>
      </w:pPr>
      <w:proofErr w:type="gramStart"/>
      <w:r>
        <w:t>for</w:t>
      </w:r>
      <w:proofErr w:type="gramEnd"/>
      <w:r>
        <w:t xml:space="preserve"> example,</w:t>
      </w:r>
    </w:p>
    <w:p w14:paraId="51620E92" w14:textId="30B06815" w:rsidR="00B648A4" w:rsidRDefault="00B648A4" w:rsidP="00B648A4">
      <w:pPr>
        <w:pStyle w:val="CommentText"/>
      </w:pPr>
      <w:r>
        <w:t>"All species were identified to the most precise taxonomic group possible"</w:t>
      </w:r>
    </w:p>
  </w:comment>
  <w:comment w:id="95" w:author="Nicole" w:date="2019-12-07T12:14:00Z" w:initials="N">
    <w:p w14:paraId="7A95CA76" w14:textId="5FC2E864" w:rsidR="00B648A4" w:rsidRDefault="00B648A4">
      <w:pPr>
        <w:pStyle w:val="CommentText"/>
      </w:pPr>
      <w:r>
        <w:rPr>
          <w:rStyle w:val="CommentReference"/>
        </w:rPr>
        <w:annotationRef/>
      </w:r>
      <w:r>
        <w:t xml:space="preserve">Brian: </w:t>
      </w:r>
      <w:r w:rsidRPr="00B648A4">
        <w:t xml:space="preserve">Add more details or put this loner </w:t>
      </w:r>
      <w:proofErr w:type="spellStart"/>
      <w:r w:rsidRPr="00B648A4">
        <w:t>sentece</w:t>
      </w:r>
      <w:proofErr w:type="spellEnd"/>
      <w:r w:rsidRPr="00B648A4">
        <w:t xml:space="preserve"> with the previous paragraph</w:t>
      </w:r>
    </w:p>
  </w:comment>
  <w:comment w:id="96" w:author="Nicole" w:date="2019-12-07T12:14:00Z" w:initials="N">
    <w:p w14:paraId="535A364B" w14:textId="0C5A6F74" w:rsidR="00B648A4" w:rsidRDefault="00B648A4">
      <w:pPr>
        <w:pStyle w:val="CommentText"/>
      </w:pPr>
      <w:r>
        <w:rPr>
          <w:rStyle w:val="CommentReference"/>
        </w:rPr>
        <w:annotationRef/>
      </w:r>
      <w:r>
        <w:t>Brian: reef rugosity?</w:t>
      </w:r>
    </w:p>
  </w:comment>
  <w:comment w:id="97" w:author="Nicole" w:date="2019-12-07T12:15:00Z" w:initials="N">
    <w:p w14:paraId="047278CE" w14:textId="4FC74B12" w:rsidR="00B648A4" w:rsidRDefault="00B648A4">
      <w:pPr>
        <w:pStyle w:val="CommentText"/>
      </w:pPr>
      <w:r>
        <w:rPr>
          <w:rStyle w:val="CommentReference"/>
        </w:rPr>
        <w:annotationRef/>
      </w:r>
      <w:r>
        <w:t>Brian: end sentence here</w:t>
      </w:r>
    </w:p>
  </w:comment>
  <w:comment w:id="98" w:author="Nicole" w:date="2019-12-07T12:15:00Z" w:initials="N">
    <w:p w14:paraId="2B97C10A" w14:textId="4718C0F6" w:rsidR="00B648A4" w:rsidRDefault="00B648A4">
      <w:pPr>
        <w:pStyle w:val="CommentText"/>
      </w:pPr>
      <w:r>
        <w:rPr>
          <w:rStyle w:val="CommentReference"/>
        </w:rPr>
        <w:annotationRef/>
      </w:r>
      <w:r>
        <w:t xml:space="preserve">Brian: </w:t>
      </w:r>
      <w:r w:rsidRPr="00B648A4">
        <w:t>this is an odd non-sequitur. If you bring it up, you should probably say the results here as well.</w:t>
      </w:r>
    </w:p>
  </w:comment>
  <w:comment w:id="99" w:author="Nicole" w:date="2019-12-06T23:27:00Z" w:initials="N">
    <w:p w14:paraId="32559B9D" w14:textId="5F4237E4" w:rsidR="00B648A4" w:rsidRDefault="00B648A4">
      <w:pPr>
        <w:pStyle w:val="CommentText"/>
      </w:pPr>
      <w:r>
        <w:rPr>
          <w:rStyle w:val="CommentReference"/>
        </w:rPr>
        <w:annotationRef/>
      </w:r>
      <w:r>
        <w:t>Carlos: replace with “different”?</w:t>
      </w:r>
    </w:p>
  </w:comment>
  <w:comment w:id="100" w:author="Nicole" w:date="2019-12-07T12:15:00Z" w:initials="N">
    <w:p w14:paraId="1BAF7B2E" w14:textId="31D72AC1" w:rsidR="00B648A4" w:rsidRDefault="00B648A4">
      <w:pPr>
        <w:pStyle w:val="CommentText"/>
      </w:pPr>
      <w:r>
        <w:rPr>
          <w:rStyle w:val="CommentReference"/>
        </w:rPr>
        <w:annotationRef/>
      </w:r>
      <w:r>
        <w:t xml:space="preserve">Brian: </w:t>
      </w:r>
      <w:r w:rsidRPr="00B648A4">
        <w:t>Because you go into this in detail here, I would cut the previous mention of taxonomic resolution up above.</w:t>
      </w:r>
    </w:p>
  </w:comment>
  <w:comment w:id="101" w:author="Nicole" w:date="2019-12-06T23:28:00Z" w:initials="N">
    <w:p w14:paraId="0A670FEE" w14:textId="053E2AEB" w:rsidR="00B648A4" w:rsidRDefault="00B648A4">
      <w:pPr>
        <w:pStyle w:val="CommentText"/>
      </w:pPr>
      <w:r>
        <w:rPr>
          <w:rStyle w:val="CommentReference"/>
        </w:rPr>
        <w:annotationRef/>
      </w:r>
      <w:r>
        <w:t>Carlos: replace with “lowest”?</w:t>
      </w:r>
    </w:p>
  </w:comment>
  <w:comment w:id="102" w:author="Nicole" w:date="2019-12-06T23:28:00Z" w:initials="N">
    <w:p w14:paraId="3D0125A7" w14:textId="526BB754" w:rsidR="00B648A4" w:rsidRDefault="00B648A4">
      <w:pPr>
        <w:pStyle w:val="CommentText"/>
      </w:pPr>
      <w:r>
        <w:rPr>
          <w:rStyle w:val="CommentReference"/>
        </w:rPr>
        <w:annotationRef/>
      </w:r>
      <w:r>
        <w:t>Carlos: replace with “possible”</w:t>
      </w:r>
    </w:p>
  </w:comment>
  <w:comment w:id="103" w:author="Nicole" w:date="2019-12-07T12:16:00Z" w:initials="N">
    <w:p w14:paraId="26900076" w14:textId="1908EE5E" w:rsidR="00B648A4" w:rsidRDefault="00B648A4">
      <w:pPr>
        <w:pStyle w:val="CommentText"/>
      </w:pPr>
      <w:r>
        <w:rPr>
          <w:rStyle w:val="CommentReference"/>
        </w:rPr>
        <w:annotationRef/>
      </w:r>
      <w:r>
        <w:t xml:space="preserve">Brian: </w:t>
      </w:r>
      <w:r w:rsidRPr="00B648A4">
        <w:t>Cut "D.F</w:t>
      </w:r>
      <w:proofErr w:type="gramStart"/>
      <w:r w:rsidRPr="00B648A4">
        <w:t>.."</w:t>
      </w:r>
      <w:proofErr w:type="gramEnd"/>
      <w:r w:rsidRPr="00B648A4">
        <w:t>?</w:t>
      </w:r>
    </w:p>
  </w:comment>
  <w:comment w:id="104" w:author="Nicole" w:date="2019-12-07T12:16:00Z" w:initials="N">
    <w:p w14:paraId="06AD3D3B" w14:textId="54B3DD64" w:rsidR="00B648A4" w:rsidRDefault="00B648A4">
      <w:pPr>
        <w:pStyle w:val="CommentText"/>
      </w:pPr>
      <w:r>
        <w:rPr>
          <w:rStyle w:val="CommentReference"/>
        </w:rPr>
        <w:annotationRef/>
      </w:r>
      <w:r>
        <w:t xml:space="preserve">Brian: </w:t>
      </w:r>
      <w:r w:rsidRPr="00B648A4">
        <w:t>1 and 2 could easily be combined into a simpler statement</w:t>
      </w:r>
    </w:p>
  </w:comment>
  <w:comment w:id="105" w:author="Nicole" w:date="2019-12-06T23:29:00Z" w:initials="N">
    <w:p w14:paraId="1074E37B" w14:textId="1A1481B7" w:rsidR="00B648A4" w:rsidRDefault="00B648A4">
      <w:pPr>
        <w:pStyle w:val="CommentText"/>
      </w:pPr>
      <w:r>
        <w:rPr>
          <w:rStyle w:val="CommentReference"/>
        </w:rPr>
        <w:annotationRef/>
      </w:r>
      <w:r>
        <w:t>Carlos: delete</w:t>
      </w:r>
    </w:p>
  </w:comment>
  <w:comment w:id="107" w:author="Nicole" w:date="2019-12-07T12:17:00Z" w:initials="N">
    <w:p w14:paraId="13412AB6" w14:textId="74F5B00C" w:rsidR="00B648A4" w:rsidRDefault="00B648A4">
      <w:pPr>
        <w:pStyle w:val="CommentText"/>
      </w:pPr>
      <w:r>
        <w:rPr>
          <w:rStyle w:val="CommentReference"/>
        </w:rPr>
        <w:annotationRef/>
      </w:r>
      <w:r>
        <w:t xml:space="preserve">Brian: </w:t>
      </w:r>
      <w:r w:rsidRPr="00B648A4">
        <w:t xml:space="preserve">It does obfuscate the meaning of the modeled relationship between surrogate and target. I would suggest bring this up in the discussion and suggest possible issues that it may be cause. </w:t>
      </w:r>
      <w:proofErr w:type="gramStart"/>
      <w:r w:rsidRPr="00B648A4">
        <w:t>could</w:t>
      </w:r>
      <w:proofErr w:type="gramEnd"/>
      <w:r w:rsidRPr="00B648A4">
        <w:t xml:space="preserve"> use a "limitations" section. Instead of writing it off here, maybe point the reader to the discussion.</w:t>
      </w:r>
    </w:p>
  </w:comment>
  <w:comment w:id="106" w:author="Nicole" w:date="2019-12-06T23:15:00Z" w:initials="N">
    <w:p w14:paraId="3D112042" w14:textId="491F4117" w:rsidR="00B648A4" w:rsidRDefault="00B648A4">
      <w:pPr>
        <w:pStyle w:val="CommentText"/>
      </w:pPr>
      <w:r>
        <w:rPr>
          <w:rStyle w:val="CommentReference"/>
        </w:rPr>
        <w:annotationRef/>
      </w:r>
      <w:r>
        <w:t>Carlos: A bit unclear</w:t>
      </w:r>
    </w:p>
  </w:comment>
  <w:comment w:id="110" w:author="Nicole" w:date="2019-12-07T12:17:00Z" w:initials="N">
    <w:p w14:paraId="106FB61F" w14:textId="6CCEB6B9" w:rsidR="00B648A4" w:rsidRDefault="00B648A4">
      <w:pPr>
        <w:pStyle w:val="CommentText"/>
      </w:pPr>
      <w:r>
        <w:rPr>
          <w:rStyle w:val="CommentReference"/>
        </w:rPr>
        <w:annotationRef/>
      </w:r>
      <w:r>
        <w:t xml:space="preserve">Brian: </w:t>
      </w:r>
      <w:proofErr w:type="spellStart"/>
      <w:r w:rsidRPr="00B648A4">
        <w:t>mgmt</w:t>
      </w:r>
      <w:proofErr w:type="spellEnd"/>
      <w:r w:rsidRPr="00B648A4">
        <w:t xml:space="preserve"> perspective? What is that in this context? The idea of this work is that you can monitor systems easier with surrogates, but monitoring is only important if you do something when things go wrong. </w:t>
      </w:r>
      <w:proofErr w:type="gramStart"/>
      <w:r w:rsidRPr="00B648A4">
        <w:t>what</w:t>
      </w:r>
      <w:proofErr w:type="gramEnd"/>
      <w:r w:rsidRPr="00B648A4">
        <w:t xml:space="preserve"> can actually be done? How do you connect monitoring to conservation actions?</w:t>
      </w:r>
    </w:p>
  </w:comment>
  <w:comment w:id="109" w:author="Nicole" w:date="2019-12-06T23:16:00Z" w:initials="N">
    <w:p w14:paraId="4F10EE97" w14:textId="3EC27940" w:rsidR="00B648A4" w:rsidRDefault="00B648A4">
      <w:pPr>
        <w:pStyle w:val="CommentText"/>
      </w:pPr>
      <w:r>
        <w:rPr>
          <w:rStyle w:val="CommentReference"/>
        </w:rPr>
        <w:annotationRef/>
      </w:r>
      <w:r>
        <w:t>Carlos: unclear</w:t>
      </w:r>
    </w:p>
  </w:comment>
  <w:comment w:id="111" w:author="Nicole" w:date="2019-12-07T12:18:00Z" w:initials="N">
    <w:p w14:paraId="201F4B81" w14:textId="77777777" w:rsidR="00B648A4" w:rsidRDefault="00B648A4" w:rsidP="00B648A4">
      <w:pPr>
        <w:pStyle w:val="CommentText"/>
      </w:pPr>
      <w:r>
        <w:rPr>
          <w:rStyle w:val="CommentReference"/>
        </w:rPr>
        <w:annotationRef/>
      </w:r>
      <w:r>
        <w:t>Brian: Your audience is not going to understand this.</w:t>
      </w:r>
    </w:p>
    <w:p w14:paraId="6BA05E6A" w14:textId="77777777" w:rsidR="00B648A4" w:rsidRDefault="00B648A4" w:rsidP="00B648A4">
      <w:pPr>
        <w:pStyle w:val="CommentText"/>
      </w:pPr>
    </w:p>
    <w:p w14:paraId="5144CC18" w14:textId="0252FE73" w:rsidR="00B648A4" w:rsidRDefault="00B648A4" w:rsidP="00B648A4">
      <w:pPr>
        <w:pStyle w:val="CommentText"/>
      </w:pPr>
      <w:r>
        <w:t>Instead, something that begins,</w:t>
      </w:r>
    </w:p>
  </w:comment>
  <w:comment w:id="112" w:author="Nicole" w:date="2019-12-07T12:18:00Z" w:initials="N">
    <w:p w14:paraId="44F83182" w14:textId="3360B6F2" w:rsidR="00B648A4" w:rsidRDefault="00B648A4">
      <w:pPr>
        <w:pStyle w:val="CommentText"/>
      </w:pPr>
      <w:r>
        <w:rPr>
          <w:rStyle w:val="CommentReference"/>
        </w:rPr>
        <w:annotationRef/>
      </w:r>
      <w:r>
        <w:t xml:space="preserve">Brian: </w:t>
      </w:r>
      <w:r w:rsidRPr="00B648A4">
        <w:t xml:space="preserve">in the R </w:t>
      </w:r>
      <w:proofErr w:type="spellStart"/>
      <w:r w:rsidRPr="00B648A4">
        <w:t>statisical</w:t>
      </w:r>
      <w:proofErr w:type="spellEnd"/>
      <w:r w:rsidRPr="00B648A4">
        <w:t xml:space="preserve"> programming language (</w:t>
      </w:r>
      <w:proofErr w:type="spellStart"/>
      <w:r w:rsidRPr="00B648A4">
        <w:t>citaiton</w:t>
      </w:r>
      <w:proofErr w:type="spellEnd"/>
      <w:r w:rsidRPr="00B648A4">
        <w:t>)</w:t>
      </w:r>
    </w:p>
  </w:comment>
  <w:comment w:id="113" w:author="Nicole" w:date="2019-12-07T12:19:00Z" w:initials="N">
    <w:p w14:paraId="75008CEE" w14:textId="77777777" w:rsidR="00B648A4" w:rsidRDefault="00B648A4" w:rsidP="00B648A4">
      <w:pPr>
        <w:pStyle w:val="CommentText"/>
      </w:pPr>
      <w:r>
        <w:rPr>
          <w:rStyle w:val="CommentReference"/>
        </w:rPr>
        <w:annotationRef/>
      </w:r>
      <w:r>
        <w:t xml:space="preserve">Brian: All models include the parameter, theta, which accounts for </w:t>
      </w:r>
      <w:proofErr w:type="spellStart"/>
      <w:r>
        <w:t>overdispersion</w:t>
      </w:r>
      <w:proofErr w:type="spellEnd"/>
      <w:r>
        <w:t>.</w:t>
      </w:r>
    </w:p>
    <w:p w14:paraId="312B6ADE" w14:textId="77777777" w:rsidR="00B648A4" w:rsidRDefault="00B648A4" w:rsidP="00B648A4">
      <w:pPr>
        <w:pStyle w:val="CommentText"/>
      </w:pPr>
    </w:p>
    <w:p w14:paraId="205736BC" w14:textId="69AF8968" w:rsidR="00B648A4" w:rsidRDefault="00B648A4" w:rsidP="00B648A4">
      <w:pPr>
        <w:pStyle w:val="CommentText"/>
      </w:pPr>
      <w:proofErr w:type="gramStart"/>
      <w:r>
        <w:t>also</w:t>
      </w:r>
      <w:proofErr w:type="gramEnd"/>
      <w:r>
        <w:t xml:space="preserve">- use </w:t>
      </w:r>
      <w:proofErr w:type="spellStart"/>
      <w:r>
        <w:t>greek</w:t>
      </w:r>
      <w:proofErr w:type="spellEnd"/>
      <w:r>
        <w:t xml:space="preserve"> symbol for theta.</w:t>
      </w:r>
    </w:p>
  </w:comment>
  <w:comment w:id="114" w:author="Nicole" w:date="2019-12-07T12:19:00Z" w:initials="N">
    <w:p w14:paraId="0E3754EB" w14:textId="2CC1467F" w:rsidR="00B648A4" w:rsidRDefault="00B648A4">
      <w:pPr>
        <w:pStyle w:val="CommentText"/>
      </w:pPr>
      <w:r>
        <w:rPr>
          <w:rStyle w:val="CommentReference"/>
        </w:rPr>
        <w:annotationRef/>
      </w:r>
      <w:r>
        <w:t xml:space="preserve">Brian: </w:t>
      </w:r>
      <w:r w:rsidRPr="00B648A4">
        <w:t xml:space="preserve">how was this assessed? </w:t>
      </w:r>
      <w:proofErr w:type="gramStart"/>
      <w:r w:rsidRPr="00B648A4">
        <w:t>graphically</w:t>
      </w:r>
      <w:proofErr w:type="gramEnd"/>
      <w:r w:rsidRPr="00B648A4">
        <w:t xml:space="preserve">? </w:t>
      </w:r>
      <w:proofErr w:type="gramStart"/>
      <w:r w:rsidRPr="00B648A4">
        <w:t>if</w:t>
      </w:r>
      <w:proofErr w:type="gramEnd"/>
      <w:r w:rsidRPr="00B648A4">
        <w:t xml:space="preserve"> so, state that. Which models? </w:t>
      </w:r>
      <w:proofErr w:type="gramStart"/>
      <w:r w:rsidRPr="00B648A4">
        <w:t>you</w:t>
      </w:r>
      <w:proofErr w:type="gramEnd"/>
      <w:r w:rsidRPr="00B648A4">
        <w:t xml:space="preserve"> did this for all models?</w:t>
      </w:r>
    </w:p>
  </w:comment>
  <w:comment w:id="115" w:author="Nicole" w:date="2019-12-07T12:20:00Z" w:initials="N">
    <w:p w14:paraId="0DBA46B0" w14:textId="3A510F91" w:rsidR="00B648A4" w:rsidRDefault="00B648A4">
      <w:pPr>
        <w:pStyle w:val="CommentText"/>
      </w:pPr>
      <w:r>
        <w:rPr>
          <w:rStyle w:val="CommentReference"/>
        </w:rPr>
        <w:annotationRef/>
      </w:r>
      <w:r>
        <w:t xml:space="preserve">Brian: </w:t>
      </w:r>
      <w:r w:rsidRPr="00B648A4">
        <w:t xml:space="preserve">refrain from citing an R package when you are referencing a method. Cite the methods/stats paper that best suits. In this case it could be </w:t>
      </w:r>
      <w:proofErr w:type="spellStart"/>
      <w:r w:rsidRPr="00B648A4">
        <w:t>Akaike's</w:t>
      </w:r>
      <w:proofErr w:type="spellEnd"/>
      <w:r w:rsidRPr="00B648A4">
        <w:t xml:space="preserve"> original work (there are a few too choose) or the Burnham and Anderson 2002 book.</w:t>
      </w:r>
    </w:p>
  </w:comment>
  <w:comment w:id="116" w:author="Nicole" w:date="2019-12-07T12:20:00Z" w:initials="N">
    <w:p w14:paraId="6E3D478D" w14:textId="77777777" w:rsidR="00CE687F" w:rsidRDefault="00CE687F" w:rsidP="00CE687F">
      <w:pPr>
        <w:pStyle w:val="CommentText"/>
      </w:pPr>
      <w:r>
        <w:rPr>
          <w:rStyle w:val="CommentReference"/>
        </w:rPr>
        <w:annotationRef/>
      </w:r>
      <w:r>
        <w:t xml:space="preserve">Brian: </w:t>
      </w:r>
      <w:r>
        <w:t xml:space="preserve">We considered the most supported models to be those within 2 </w:t>
      </w:r>
      <w:proofErr w:type="spellStart"/>
      <w:r>
        <w:t>AICc</w:t>
      </w:r>
      <w:proofErr w:type="spellEnd"/>
      <w:r>
        <w:t xml:space="preserve"> units of the most parsimonious model.</w:t>
      </w:r>
    </w:p>
    <w:p w14:paraId="3FEEE2D6" w14:textId="77777777" w:rsidR="00CE687F" w:rsidRDefault="00CE687F" w:rsidP="00CE687F">
      <w:pPr>
        <w:pStyle w:val="CommentText"/>
      </w:pPr>
    </w:p>
    <w:p w14:paraId="1C000382" w14:textId="4A80F3E6" w:rsidR="00CE687F" w:rsidRDefault="00CE687F" w:rsidP="00CE687F">
      <w:pPr>
        <w:pStyle w:val="CommentText"/>
      </w:pPr>
      <w:r>
        <w:t xml:space="preserve">Why use 50% </w:t>
      </w:r>
      <w:proofErr w:type="spellStart"/>
      <w:r>
        <w:t>Aic</w:t>
      </w:r>
      <w:proofErr w:type="spellEnd"/>
      <w:r>
        <w:t xml:space="preserve"> weight cut off? Does this thresholding matter for how you discuss the results?</w:t>
      </w:r>
    </w:p>
  </w:comment>
  <w:comment w:id="117" w:author="Nicole" w:date="2019-12-07T12:21:00Z" w:initials="N">
    <w:p w14:paraId="50199552" w14:textId="64BE8830" w:rsidR="00CE687F" w:rsidRDefault="00CE687F">
      <w:pPr>
        <w:pStyle w:val="CommentText"/>
      </w:pPr>
      <w:r>
        <w:rPr>
          <w:rStyle w:val="CommentReference"/>
        </w:rPr>
        <w:annotationRef/>
      </w:r>
      <w:r>
        <w:t xml:space="preserve">Brian: </w:t>
      </w:r>
      <w:r w:rsidRPr="00CE687F">
        <w:t xml:space="preserve">Rephrase.... "We used </w:t>
      </w:r>
      <w:proofErr w:type="spellStart"/>
      <w:r w:rsidRPr="00CE687F">
        <w:t>Nagelkerke's</w:t>
      </w:r>
      <w:proofErr w:type="spellEnd"/>
      <w:r w:rsidRPr="00CE687F">
        <w:t xml:space="preserve"> </w:t>
      </w:r>
      <w:proofErr w:type="spellStart"/>
      <w:r w:rsidRPr="00CE687F">
        <w:t>psuedo</w:t>
      </w:r>
      <w:proofErr w:type="spellEnd"/>
      <w:r w:rsidRPr="00CE687F">
        <w:t>-r-squared because....</w:t>
      </w:r>
      <w:proofErr w:type="gramStart"/>
      <w:r w:rsidRPr="00CE687F">
        <w:t>".</w:t>
      </w:r>
      <w:proofErr w:type="gramEnd"/>
    </w:p>
  </w:comment>
  <w:comment w:id="118" w:author="Nicole" w:date="2019-12-07T12:21:00Z" w:initials="N">
    <w:p w14:paraId="7C7B8435" w14:textId="41C27D08" w:rsidR="00CE687F" w:rsidRDefault="00CE687F">
      <w:pPr>
        <w:pStyle w:val="CommentText"/>
      </w:pPr>
      <w:r>
        <w:rPr>
          <w:rStyle w:val="CommentReference"/>
        </w:rPr>
        <w:annotationRef/>
      </w:r>
      <w:r>
        <w:t>Brian: huh?</w:t>
      </w:r>
    </w:p>
  </w:comment>
  <w:comment w:id="119" w:author="Nicole" w:date="2019-12-07T12:22:00Z" w:initials="N">
    <w:p w14:paraId="1F1785F2" w14:textId="30B9036A" w:rsidR="00CE687F" w:rsidRDefault="00CE687F">
      <w:pPr>
        <w:pStyle w:val="CommentText"/>
      </w:pPr>
      <w:r>
        <w:rPr>
          <w:rStyle w:val="CommentReference"/>
        </w:rPr>
        <w:annotationRef/>
      </w:r>
      <w:r>
        <w:t xml:space="preserve">Brian: </w:t>
      </w:r>
      <w:r w:rsidRPr="00CE687F">
        <w:t>to account for temporal and spatial variation across sites.</w:t>
      </w:r>
    </w:p>
  </w:comment>
  <w:comment w:id="120" w:author="Nicole" w:date="2019-12-07T12:22:00Z" w:initials="N">
    <w:p w14:paraId="5D437D9C" w14:textId="07428C93" w:rsidR="00CE687F" w:rsidRDefault="00CE687F">
      <w:pPr>
        <w:pStyle w:val="CommentText"/>
      </w:pPr>
      <w:r>
        <w:rPr>
          <w:rStyle w:val="CommentReference"/>
        </w:rPr>
        <w:annotationRef/>
      </w:r>
      <w:r>
        <w:t xml:space="preserve">Brian: </w:t>
      </w:r>
      <w:r w:rsidRPr="00CE687F">
        <w:t xml:space="preserve">Are you defining a variable name for site? Need to make this more clear with formatting or rewording and putting site in </w:t>
      </w:r>
      <w:proofErr w:type="spellStart"/>
      <w:r w:rsidRPr="00CE687F">
        <w:t>parantheses</w:t>
      </w:r>
      <w:proofErr w:type="spellEnd"/>
      <w:r w:rsidRPr="00CE687F">
        <w:t>.</w:t>
      </w:r>
    </w:p>
  </w:comment>
  <w:comment w:id="121" w:author="Nicole" w:date="2019-12-07T12:23:00Z" w:initials="N">
    <w:p w14:paraId="44C4CBA1" w14:textId="6E0B3D8A" w:rsidR="00CE687F" w:rsidRDefault="00CE687F">
      <w:pPr>
        <w:pStyle w:val="CommentText"/>
      </w:pPr>
      <w:r>
        <w:rPr>
          <w:rStyle w:val="CommentReference"/>
        </w:rPr>
        <w:annotationRef/>
      </w:r>
      <w:r>
        <w:t xml:space="preserve">Brian: </w:t>
      </w:r>
      <w:r w:rsidRPr="00CE687F">
        <w:t>year is a variable? Make this more clear.</w:t>
      </w:r>
    </w:p>
  </w:comment>
  <w:comment w:id="122" w:author="Nicole" w:date="2019-12-07T12:23:00Z" w:initials="N">
    <w:p w14:paraId="4044BF6F" w14:textId="66411877" w:rsidR="00CE687F" w:rsidRDefault="00CE687F">
      <w:pPr>
        <w:pStyle w:val="CommentText"/>
      </w:pPr>
      <w:r>
        <w:rPr>
          <w:rStyle w:val="CommentReference"/>
        </w:rPr>
        <w:annotationRef/>
      </w:r>
      <w:r>
        <w:t>Brian: linear trend</w:t>
      </w:r>
    </w:p>
  </w:comment>
  <w:comment w:id="123" w:author="Nicole" w:date="2019-12-07T12:23:00Z" w:initials="N">
    <w:p w14:paraId="6A547E5F" w14:textId="1B1B7B56" w:rsidR="00CE687F" w:rsidRDefault="00CE687F">
      <w:pPr>
        <w:pStyle w:val="CommentText"/>
      </w:pPr>
      <w:r>
        <w:rPr>
          <w:rStyle w:val="CommentReference"/>
        </w:rPr>
        <w:annotationRef/>
      </w:r>
      <w:r>
        <w:t xml:space="preserve">Brian: </w:t>
      </w:r>
      <w:r w:rsidRPr="00CE687F">
        <w:t>again, make it clear what is a variable.</w:t>
      </w:r>
    </w:p>
  </w:comment>
  <w:comment w:id="124" w:author="Nicole" w:date="2019-12-07T12:24:00Z" w:initials="N">
    <w:p w14:paraId="594CDA7A" w14:textId="77777777" w:rsidR="00CE687F" w:rsidRDefault="00CE687F" w:rsidP="00CE687F">
      <w:pPr>
        <w:pStyle w:val="CommentText"/>
      </w:pPr>
      <w:r>
        <w:rPr>
          <w:rStyle w:val="CommentReference"/>
        </w:rPr>
        <w:annotationRef/>
      </w:r>
      <w:r>
        <w:t xml:space="preserve">Brian: </w:t>
      </w:r>
      <w:r>
        <w:t>Why define an arbitrary cut off? Instead just focus on the most parsimonious models as those with the most weight.</w:t>
      </w:r>
    </w:p>
    <w:p w14:paraId="74666FCE" w14:textId="77777777" w:rsidR="00CE687F" w:rsidRDefault="00CE687F" w:rsidP="00CE687F">
      <w:pPr>
        <w:pStyle w:val="CommentText"/>
      </w:pPr>
    </w:p>
    <w:p w14:paraId="085742B9" w14:textId="18DC2AD9" w:rsidR="00CE687F" w:rsidRDefault="00CE687F" w:rsidP="00CE687F">
      <w:pPr>
        <w:pStyle w:val="CommentText"/>
      </w:pPr>
      <w:r>
        <w:t>It doesn't seem like you actually use these cutoffs for any purpose in the results.</w:t>
      </w:r>
    </w:p>
  </w:comment>
  <w:comment w:id="125" w:author="Nicole" w:date="2019-12-07T12:24:00Z" w:initials="N">
    <w:p w14:paraId="516487CB" w14:textId="1E72440D" w:rsidR="00CE687F" w:rsidRDefault="00CE687F">
      <w:pPr>
        <w:pStyle w:val="CommentText"/>
      </w:pPr>
      <w:r>
        <w:rPr>
          <w:rStyle w:val="CommentReference"/>
        </w:rPr>
        <w:annotationRef/>
      </w:r>
      <w:r>
        <w:t>Brian: Should provide the version used.</w:t>
      </w:r>
    </w:p>
  </w:comment>
  <w:comment w:id="128" w:author="Nicole" w:date="2019-12-06T23:13:00Z" w:initials="N">
    <w:p w14:paraId="41A3639F" w14:textId="2B787EBE" w:rsidR="00B648A4" w:rsidRDefault="00B648A4">
      <w:pPr>
        <w:pStyle w:val="CommentText"/>
      </w:pPr>
      <w:r>
        <w:rPr>
          <w:rStyle w:val="CommentReference"/>
        </w:rPr>
        <w:annotationRef/>
      </w:r>
      <w:r>
        <w:t xml:space="preserve">Brian: </w:t>
      </w:r>
      <w:r w:rsidRPr="00EF3546">
        <w:t>There may be some important ecological theory that could help frame your results (Graham/Carlos comment).</w:t>
      </w:r>
    </w:p>
  </w:comment>
  <w:comment w:id="130" w:author="Nicole" w:date="2019-12-07T12:37:00Z" w:initials="N">
    <w:p w14:paraId="752253B2" w14:textId="44039EC6" w:rsidR="00B42DAD" w:rsidRDefault="00B42DAD">
      <w:pPr>
        <w:pStyle w:val="CommentText"/>
      </w:pPr>
      <w:r>
        <w:rPr>
          <w:rStyle w:val="CommentReference"/>
        </w:rPr>
        <w:annotationRef/>
      </w:r>
      <w:r>
        <w:t>Rachel: present as a figure/table because numbers are difficult to read</w:t>
      </w:r>
    </w:p>
  </w:comment>
  <w:comment w:id="132" w:author="Nicole" w:date="2019-12-07T12:25:00Z" w:initials="N">
    <w:p w14:paraId="20A96404" w14:textId="466026F7" w:rsidR="00CE687F" w:rsidRDefault="00CE687F">
      <w:pPr>
        <w:pStyle w:val="CommentText"/>
      </w:pPr>
      <w:r>
        <w:rPr>
          <w:rStyle w:val="CommentReference"/>
        </w:rPr>
        <w:annotationRef/>
      </w:r>
      <w:r>
        <w:t>Brian: for all these parentheticals add the standard deviation</w:t>
      </w:r>
    </w:p>
  </w:comment>
  <w:comment w:id="133" w:author="Nicole" w:date="2019-12-07T12:39:00Z" w:initials="N">
    <w:p w14:paraId="59EEE04E" w14:textId="37C7611D" w:rsidR="00B42DAD" w:rsidRDefault="00B42DAD">
      <w:pPr>
        <w:pStyle w:val="CommentText"/>
      </w:pPr>
      <w:r>
        <w:rPr>
          <w:rStyle w:val="CommentReference"/>
        </w:rPr>
        <w:annotationRef/>
      </w:r>
      <w:r>
        <w:t>Rachel: provide stats (p-values); what are biological conclusions from such low r-squared</w:t>
      </w:r>
      <w:proofErr w:type="gramStart"/>
      <w:r>
        <w:t>?;</w:t>
      </w:r>
      <w:proofErr w:type="gramEnd"/>
      <w:r>
        <w:t xml:space="preserve"> move A3 and A4 to main body</w:t>
      </w:r>
    </w:p>
  </w:comment>
  <w:comment w:id="134" w:author="Nicole" w:date="2019-12-07T12:40:00Z" w:initials="N">
    <w:p w14:paraId="76E562C9" w14:textId="0E0948FA" w:rsidR="00B42DAD" w:rsidRDefault="00B42DAD" w:rsidP="00B42DAD">
      <w:pPr>
        <w:pStyle w:val="CommentText"/>
        <w:ind w:firstLine="0"/>
      </w:pPr>
      <w:r>
        <w:rPr>
          <w:rStyle w:val="CommentReference"/>
        </w:rPr>
        <w:annotationRef/>
      </w:r>
      <w:r>
        <w:t>Nicole: Low r-squares are fine because the targets and surrogates can be uncorrelated (line 2760 in code might be able to be used to find correlation coefficients and p-values)</w:t>
      </w:r>
    </w:p>
  </w:comment>
  <w:comment w:id="135" w:author="Nicole" w:date="2019-12-06T23:07:00Z" w:initials="N">
    <w:p w14:paraId="601D160B" w14:textId="0F026762" w:rsidR="00B648A4" w:rsidRDefault="00B648A4">
      <w:pPr>
        <w:pStyle w:val="CommentText"/>
      </w:pPr>
      <w:r>
        <w:rPr>
          <w:rStyle w:val="CommentReference"/>
        </w:rPr>
        <w:annotationRef/>
      </w:r>
      <w:proofErr w:type="spellStart"/>
      <w:r>
        <w:t>Gavino</w:t>
      </w:r>
      <w:proofErr w:type="spellEnd"/>
      <w:r>
        <w:t>: Fix the language. I cannot recall if you use the word "independent" instead of "uncorrelated" in the thesis, but you did on your presentation. Correct the part where you say that the AIC is a measure of parsimony. That is not accurate. AIC, AICc and BIC are model selection criteria that help selecting the most parsimonious model among those that fit well the data. In some cases you were comparing models with good fit and models with bad fit, with the same number of parameters. In that case it does not make sense to talk about parsimony, rather quality of fit.</w:t>
      </w:r>
    </w:p>
  </w:comment>
  <w:comment w:id="136" w:author="Nicole" w:date="2019-12-06T23:16:00Z" w:initials="N">
    <w:p w14:paraId="45B25EF9" w14:textId="0C86F178" w:rsidR="00B648A4" w:rsidRDefault="00B648A4">
      <w:pPr>
        <w:pStyle w:val="CommentText"/>
      </w:pPr>
      <w:r>
        <w:rPr>
          <w:rStyle w:val="CommentReference"/>
        </w:rPr>
        <w:annotationRef/>
      </w:r>
      <w:r>
        <w:t>Carlos: Negatively correlated does not mean it is independent, unclear</w:t>
      </w:r>
    </w:p>
  </w:comment>
  <w:comment w:id="138" w:author="Nicole" w:date="2019-12-07T12:25:00Z" w:initials="N">
    <w:p w14:paraId="6C949A22" w14:textId="05DCC2AA" w:rsidR="00CE687F" w:rsidRDefault="00CE687F">
      <w:pPr>
        <w:pStyle w:val="CommentText"/>
      </w:pPr>
      <w:r>
        <w:rPr>
          <w:rStyle w:val="CommentReference"/>
        </w:rPr>
        <w:annotationRef/>
      </w:r>
      <w:r>
        <w:t xml:space="preserve">Brian: </w:t>
      </w:r>
      <w:proofErr w:type="spellStart"/>
      <w:r w:rsidRPr="00CE687F">
        <w:t>consistancy</w:t>
      </w:r>
      <w:proofErr w:type="spellEnd"/>
      <w:r w:rsidRPr="00CE687F">
        <w:t>..."Fig."</w:t>
      </w:r>
    </w:p>
  </w:comment>
  <w:comment w:id="137" w:author="Nicole" w:date="2019-12-06T23:17:00Z" w:initials="N">
    <w:p w14:paraId="2FEA37A7" w14:textId="530E8651" w:rsidR="00B648A4" w:rsidRDefault="00B648A4" w:rsidP="00256595">
      <w:pPr>
        <w:pStyle w:val="CommentText"/>
      </w:pPr>
      <w:r>
        <w:rPr>
          <w:rStyle w:val="CommentReference"/>
        </w:rPr>
        <w:annotationRef/>
      </w:r>
      <w:r>
        <w:t xml:space="preserve">Carlos: </w:t>
      </w:r>
      <w:r>
        <w:rPr>
          <w:rStyle w:val="CommentReference"/>
        </w:rPr>
        <w:annotationRef/>
      </w:r>
      <w:r>
        <w:t>You may add the p-values to the figures</w:t>
      </w:r>
    </w:p>
  </w:comment>
  <w:comment w:id="139" w:author="Nicole" w:date="2019-12-06T23:17:00Z" w:initials="N">
    <w:p w14:paraId="12D47874" w14:textId="6222A3E9" w:rsidR="00B648A4" w:rsidRDefault="00B648A4" w:rsidP="00256595">
      <w:pPr>
        <w:pStyle w:val="CommentText"/>
      </w:pPr>
      <w:r>
        <w:rPr>
          <w:rStyle w:val="CommentReference"/>
        </w:rPr>
        <w:annotationRef/>
      </w:r>
      <w:r>
        <w:rPr>
          <w:rStyle w:val="CommentReference"/>
        </w:rPr>
        <w:annotationRef/>
      </w:r>
      <w:r>
        <w:t xml:space="preserve">Carlos: </w:t>
      </w:r>
      <w:r>
        <w:rPr>
          <w:rStyle w:val="CommentReference"/>
        </w:rPr>
        <w:annotationRef/>
      </w:r>
      <w:r>
        <w:t>You may add the p-values to the figures</w:t>
      </w:r>
    </w:p>
  </w:comment>
  <w:comment w:id="142" w:author="Nicole" w:date="2019-12-07T12:26:00Z" w:initials="N">
    <w:p w14:paraId="7D128461" w14:textId="77777777" w:rsidR="00CE687F" w:rsidRDefault="00CE687F" w:rsidP="00CE687F">
      <w:pPr>
        <w:pStyle w:val="CommentText"/>
      </w:pPr>
      <w:r>
        <w:rPr>
          <w:rStyle w:val="CommentReference"/>
        </w:rPr>
        <w:annotationRef/>
      </w:r>
      <w:r>
        <w:t xml:space="preserve">Brian: </w:t>
      </w:r>
      <w:r>
        <w:t>why no intercept only model to represent the null (no effect)?</w:t>
      </w:r>
    </w:p>
    <w:p w14:paraId="4A6D7041" w14:textId="77777777" w:rsidR="00CE687F" w:rsidRDefault="00CE687F" w:rsidP="00CE687F">
      <w:pPr>
        <w:pStyle w:val="CommentText"/>
      </w:pPr>
    </w:p>
    <w:p w14:paraId="0124AC42" w14:textId="6378408F" w:rsidR="00CE687F" w:rsidRDefault="00CE687F" w:rsidP="00CE687F">
      <w:pPr>
        <w:pStyle w:val="CommentText"/>
      </w:pPr>
      <w:r>
        <w:t>This would help clarify if any surrogate does better than a null model.</w:t>
      </w:r>
    </w:p>
  </w:comment>
  <w:comment w:id="144" w:author="Nicole" w:date="2019-12-07T12:26:00Z" w:initials="N">
    <w:p w14:paraId="17518AB7" w14:textId="5F5273FA" w:rsidR="00CE687F" w:rsidRDefault="00CE687F">
      <w:pPr>
        <w:pStyle w:val="CommentText"/>
      </w:pPr>
      <w:r>
        <w:rPr>
          <w:rStyle w:val="CommentReference"/>
        </w:rPr>
        <w:annotationRef/>
      </w:r>
      <w:r>
        <w:t xml:space="preserve">Brian: </w:t>
      </w:r>
      <w:r w:rsidRPr="00CE687F">
        <w:t>even more so, all models with any AIC weight included the variable "year".</w:t>
      </w:r>
    </w:p>
  </w:comment>
  <w:comment w:id="145" w:author="Nicole" w:date="2019-12-07T12:26:00Z" w:initials="N">
    <w:p w14:paraId="79381B1A" w14:textId="046CD95D" w:rsidR="00CE687F" w:rsidRDefault="00CE687F">
      <w:pPr>
        <w:pStyle w:val="CommentText"/>
      </w:pPr>
      <w:r>
        <w:rPr>
          <w:rStyle w:val="CommentReference"/>
        </w:rPr>
        <w:annotationRef/>
      </w:r>
      <w:r>
        <w:t>Brian: “Fig,”</w:t>
      </w:r>
    </w:p>
  </w:comment>
  <w:comment w:id="146" w:author="Nicole" w:date="2019-12-07T12:27:00Z" w:initials="N">
    <w:p w14:paraId="5EDB7706" w14:textId="0B9208AF" w:rsidR="00CE687F" w:rsidRDefault="00CE687F">
      <w:pPr>
        <w:pStyle w:val="CommentText"/>
      </w:pPr>
      <w:r>
        <w:rPr>
          <w:rStyle w:val="CommentReference"/>
        </w:rPr>
        <w:annotationRef/>
      </w:r>
      <w:r>
        <w:t xml:space="preserve">Brian: </w:t>
      </w:r>
      <w:r w:rsidRPr="00CE687F">
        <w:t>be specific. Not stable throughout the study period of X number of years.</w:t>
      </w:r>
    </w:p>
  </w:comment>
  <w:comment w:id="147" w:author="Nicole" w:date="2019-12-07T12:27:00Z" w:initials="N">
    <w:p w14:paraId="7C63EBAD" w14:textId="22BFEC29" w:rsidR="00CE687F" w:rsidRDefault="00CE687F">
      <w:pPr>
        <w:pStyle w:val="CommentText"/>
      </w:pPr>
      <w:r>
        <w:rPr>
          <w:rStyle w:val="CommentReference"/>
        </w:rPr>
        <w:annotationRef/>
      </w:r>
      <w:r>
        <w:t xml:space="preserve">Brian: </w:t>
      </w:r>
      <w:r w:rsidRPr="00CE687F">
        <w:t>Notably though is that the relationship is always positive between coral richness and coral cover. While the magnitude varies by linear trend, the association is always positive. Do you think this is useful knowledge for monitoring?</w:t>
      </w:r>
    </w:p>
  </w:comment>
  <w:comment w:id="148" w:author="Nicole" w:date="2019-12-06T23:18:00Z" w:initials="N">
    <w:p w14:paraId="65F71495" w14:textId="4BCB6475" w:rsidR="00B648A4" w:rsidRDefault="00B648A4">
      <w:pPr>
        <w:pStyle w:val="CommentText"/>
      </w:pPr>
      <w:r>
        <w:rPr>
          <w:rStyle w:val="CommentReference"/>
        </w:rPr>
        <w:annotationRef/>
      </w:r>
      <w:r>
        <w:t>Carlos: unclear</w:t>
      </w:r>
    </w:p>
  </w:comment>
  <w:comment w:id="149" w:author="Nicole" w:date="2019-12-07T12:42:00Z" w:initials="N">
    <w:p w14:paraId="15415A64" w14:textId="11519538" w:rsidR="00B42DAD" w:rsidRDefault="00B42DAD">
      <w:pPr>
        <w:pStyle w:val="CommentText"/>
      </w:pPr>
      <w:r>
        <w:rPr>
          <w:rStyle w:val="CommentReference"/>
        </w:rPr>
        <w:annotationRef/>
      </w:r>
      <w:r>
        <w:t>Nicole: For % coral cover &lt;20% I calculated average sponge richness to be 21.6 from 1993-2007 and 24.7 from 2008-2018</w:t>
      </w:r>
    </w:p>
  </w:comment>
  <w:comment w:id="150" w:author="Nicole" w:date="2019-12-07T12:48:00Z" w:initials="N">
    <w:p w14:paraId="4EA98936" w14:textId="282051D0" w:rsidR="00562BF9" w:rsidRDefault="00562BF9">
      <w:pPr>
        <w:pStyle w:val="CommentText"/>
      </w:pPr>
      <w:r>
        <w:rPr>
          <w:rStyle w:val="CommentReference"/>
        </w:rPr>
        <w:annotationRef/>
      </w:r>
      <w:r>
        <w:t>Rachel: you say variations in fish richness not explained by rugosity alone BUT sites are distinct by rugosity. If this was the major correlate, site wouldn’t matter, if site matters, it limits your predictive ability</w:t>
      </w:r>
    </w:p>
  </w:comment>
  <w:comment w:id="151" w:author="Nicole" w:date="2019-12-07T12:28:00Z" w:initials="N">
    <w:p w14:paraId="37D3B3B1" w14:textId="73832266" w:rsidR="00CE687F" w:rsidRDefault="00CE687F">
      <w:pPr>
        <w:pStyle w:val="CommentText"/>
      </w:pPr>
      <w:r>
        <w:rPr>
          <w:rStyle w:val="CommentReference"/>
        </w:rPr>
        <w:annotationRef/>
      </w:r>
      <w:r>
        <w:t xml:space="preserve">Brian: </w:t>
      </w:r>
      <w:r w:rsidRPr="00CE687F">
        <w:t xml:space="preserve">rewrite. </w:t>
      </w:r>
      <w:proofErr w:type="gramStart"/>
      <w:r w:rsidRPr="00CE687F">
        <w:t>rephrase</w:t>
      </w:r>
      <w:proofErr w:type="gramEnd"/>
      <w:r w:rsidRPr="00CE687F">
        <w:t xml:space="preserve"> in terms of the change of effect, not the position on a graph.</w:t>
      </w:r>
    </w:p>
  </w:comment>
  <w:comment w:id="152" w:author="Nicole" w:date="2019-12-07T12:28:00Z" w:initials="N">
    <w:p w14:paraId="08CB8FDB" w14:textId="072CE058" w:rsidR="00CE687F" w:rsidRDefault="00CE687F">
      <w:pPr>
        <w:pStyle w:val="CommentText"/>
      </w:pPr>
      <w:r>
        <w:rPr>
          <w:rStyle w:val="CommentReference"/>
        </w:rPr>
        <w:annotationRef/>
      </w:r>
      <w:r>
        <w:t>Brian: this is a tough sentence to read</w:t>
      </w:r>
    </w:p>
  </w:comment>
  <w:comment w:id="155" w:author="Nicole" w:date="2019-12-06T23:13:00Z" w:initials="N">
    <w:p w14:paraId="43B6E11A" w14:textId="17B262C0" w:rsidR="00B648A4" w:rsidRDefault="00B648A4">
      <w:pPr>
        <w:pStyle w:val="CommentText"/>
      </w:pPr>
      <w:r>
        <w:rPr>
          <w:rStyle w:val="CommentReference"/>
        </w:rPr>
        <w:annotationRef/>
      </w:r>
      <w:r>
        <w:t xml:space="preserve">Brian: </w:t>
      </w:r>
      <w:r w:rsidRPr="00EF3546">
        <w:t>I encourage you to add a Limitations subsection in the discussion to identify factors that you could not deal with that warrant consideration when learning from your work. For example, fish richness is really a subset of fish available. For example, some species are not recognized to the species level. For example, you were unable to measure species diversity.</w:t>
      </w:r>
    </w:p>
  </w:comment>
  <w:comment w:id="156" w:author="Nicole" w:date="2019-12-07T12:28:00Z" w:initials="N">
    <w:p w14:paraId="5FA731AF" w14:textId="19D9A0B8" w:rsidR="00CE687F" w:rsidRDefault="00CE687F">
      <w:pPr>
        <w:pStyle w:val="CommentText"/>
      </w:pPr>
      <w:r>
        <w:rPr>
          <w:rStyle w:val="CommentReference"/>
        </w:rPr>
        <w:annotationRef/>
      </w:r>
      <w:r>
        <w:t xml:space="preserve">Brian: </w:t>
      </w:r>
      <w:r w:rsidRPr="00CE687F">
        <w:t xml:space="preserve">I would like to see simple and clear conclusions of what your results support. Did you find important surrogate relationships? Were they stable over time? Why is this information important. Who is it important for- </w:t>
      </w:r>
      <w:proofErr w:type="spellStart"/>
      <w:r w:rsidRPr="00CE687F">
        <w:t>speciclaly</w:t>
      </w:r>
      <w:proofErr w:type="spellEnd"/>
      <w:r w:rsidRPr="00CE687F">
        <w:t xml:space="preserve"> what is the spatial domain of your results- coral reefs of the </w:t>
      </w:r>
      <w:proofErr w:type="spellStart"/>
      <w:r w:rsidRPr="00CE687F">
        <w:t>carribean</w:t>
      </w:r>
      <w:proofErr w:type="spellEnd"/>
      <w:r w:rsidRPr="00CE687F">
        <w:t xml:space="preserve"> or all coral reefs or something else.</w:t>
      </w:r>
    </w:p>
  </w:comment>
  <w:comment w:id="157" w:author="Nicole" w:date="2019-11-20T05:17:00Z" w:initials="N">
    <w:p w14:paraId="7A99DDE6" w14:textId="02E046C3" w:rsidR="00B648A4" w:rsidRDefault="00B648A4"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159" w:author="Nicole" w:date="2019-12-07T12:29:00Z" w:initials="N">
    <w:p w14:paraId="4CF76785" w14:textId="6504B439" w:rsidR="00CE687F" w:rsidRDefault="00CE687F">
      <w:pPr>
        <w:pStyle w:val="CommentText"/>
      </w:pPr>
      <w:r>
        <w:rPr>
          <w:rStyle w:val="CommentReference"/>
        </w:rPr>
        <w:annotationRef/>
      </w:r>
      <w:r>
        <w:t>Brian: why line break here?</w:t>
      </w:r>
    </w:p>
  </w:comment>
  <w:comment w:id="160" w:author="Nicole" w:date="2019-11-20T03:58:00Z" w:initials="N">
    <w:p w14:paraId="1751A14C" w14:textId="04DEAC62" w:rsidR="00B648A4" w:rsidRDefault="00B648A4">
      <w:pPr>
        <w:pStyle w:val="CommentText"/>
      </w:pPr>
      <w:r>
        <w:rPr>
          <w:rStyle w:val="CommentReference"/>
        </w:rPr>
        <w:annotationRef/>
      </w:r>
      <w:r>
        <w:t>Takeaway from this paper:</w:t>
      </w:r>
    </w:p>
    <w:p w14:paraId="7348AD77" w14:textId="71E8B641" w:rsidR="00B648A4" w:rsidRDefault="00B648A4">
      <w:pPr>
        <w:pStyle w:val="CommentText"/>
      </w:pPr>
      <w:r>
        <w:t>Descriptions of the high variability of mechanisms of and distances for dispersal</w:t>
      </w:r>
    </w:p>
  </w:comment>
  <w:comment w:id="161" w:author="Nicole" w:date="2019-11-20T03:57:00Z" w:initials="N">
    <w:p w14:paraId="6D87EA04" w14:textId="437ED1F0" w:rsidR="00B648A4" w:rsidRDefault="00B648A4">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158" w:author="Graham Forrester" w:date="2019-12-03T11:42:00Z" w:initials="GF">
    <w:p w14:paraId="4EE592AC" w14:textId="4CE8303F" w:rsidR="00B648A4" w:rsidRDefault="00B648A4">
      <w:pPr>
        <w:pStyle w:val="CommentText"/>
      </w:pPr>
      <w:r>
        <w:rPr>
          <w:rStyle w:val="CommentReference"/>
        </w:rPr>
        <w:annotationRef/>
      </w:r>
      <w:r>
        <w:t xml:space="preserve">These points need to be made relevent to the results.  </w:t>
      </w:r>
    </w:p>
  </w:comment>
  <w:comment w:id="162" w:author="Nicole" w:date="2019-11-20T05:22:00Z" w:initials="N">
    <w:p w14:paraId="7F3B3A69" w14:textId="3F7E3502" w:rsidR="00B648A4" w:rsidRDefault="00B648A4"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163" w:author="Graham Forrester" w:date="2019-12-03T11:43:00Z" w:initials="GF">
    <w:p w14:paraId="07107738" w14:textId="46C531DE" w:rsidR="00B648A4" w:rsidRDefault="00B648A4">
      <w:pPr>
        <w:pStyle w:val="CommentText"/>
      </w:pPr>
      <w:r>
        <w:rPr>
          <w:rStyle w:val="CommentReference"/>
        </w:rPr>
        <w:annotationRef/>
      </w:r>
      <w:r>
        <w:t>This would not have made sense.  I have thought off and on about suggesting we add fish abundance as a surrogate (for fish richness).</w:t>
      </w:r>
    </w:p>
  </w:comment>
  <w:comment w:id="164" w:author="Graham Forrester" w:date="2019-12-03T11:50:00Z" w:initials="GF">
    <w:p w14:paraId="37952E27" w14:textId="44FAA7AE" w:rsidR="00B648A4" w:rsidRDefault="00B648A4">
      <w:pPr>
        <w:pStyle w:val="CommentText"/>
      </w:pPr>
      <w:r>
        <w:rPr>
          <w:rStyle w:val="CommentReference"/>
        </w:rPr>
        <w:annotationRef/>
      </w:r>
      <w:r>
        <w:t xml:space="preserve">This specific result (rugosity vs fish richness) can be contrasted with Pratchett et al 2011.. They </w:t>
      </w:r>
      <w:r w:rsidRPr="00CA66EB">
        <w:t>r</w:t>
      </w:r>
      <w:r w:rsidRPr="00CA66EB">
        <w:rPr>
          <w:rFonts w:ascii="AppleSystemUIFontBold" w:eastAsiaTheme="minorHAnsi" w:hAnsi="AppleSystemUIFontBold" w:cs="AppleSystemUIFontBold"/>
        </w:rPr>
        <w:t>eview fish richness losses after coral cover losses.  Decline of coral cover is co</w:t>
      </w:r>
      <w:r>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depauparate areas (i .e. </w:t>
      </w:r>
      <w:r>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166" w:author="Nicole" w:date="2019-12-07T12:51:00Z" w:initials="N">
    <w:p w14:paraId="7AEF4DD5" w14:textId="2D0C503D" w:rsidR="00562BF9" w:rsidRDefault="00562BF9">
      <w:pPr>
        <w:pStyle w:val="CommentText"/>
      </w:pPr>
      <w:r>
        <w:rPr>
          <w:rStyle w:val="CommentReference"/>
        </w:rPr>
        <w:annotationRef/>
      </w:r>
      <w:r>
        <w:t>“</w:t>
      </w:r>
      <w:proofErr w:type="gramStart"/>
      <w:r>
        <w:t>increase</w:t>
      </w:r>
      <w:proofErr w:type="gramEnd"/>
      <w:r>
        <w:t>” here is misleading and this sentence relies on “for a given amount of coral cover” to be interpreted correctly. I mean to suggest here that the most dominant species (i.e. the ones with the most cover) experience a disproportiona</w:t>
      </w:r>
      <w:r w:rsidR="00622EAD">
        <w:t>t</w:t>
      </w:r>
      <w:r w:rsidR="00622EAD">
        <w:t>e decline in abundance, thus reducing covral cover without affecting coral richness</w:t>
      </w:r>
    </w:p>
  </w:comment>
  <w:comment w:id="167" w:author="Nicole" w:date="2019-12-07T12:29:00Z" w:initials="N">
    <w:p w14:paraId="0082EB0E" w14:textId="6BEB7B83" w:rsidR="00CE687F" w:rsidRDefault="00CE687F">
      <w:pPr>
        <w:pStyle w:val="CommentText"/>
      </w:pPr>
      <w:r>
        <w:rPr>
          <w:rStyle w:val="CommentReference"/>
        </w:rPr>
        <w:annotationRef/>
      </w:r>
      <w:r>
        <w:t>Brian: Rephrase and reference the study here.</w:t>
      </w:r>
    </w:p>
  </w:comment>
  <w:comment w:id="165" w:author="Graham Forrester" w:date="2019-12-03T11:44:00Z" w:initials="GF">
    <w:p w14:paraId="1616FF1F" w14:textId="6BD3CE10" w:rsidR="00B648A4" w:rsidRDefault="00B648A4">
      <w:pPr>
        <w:pStyle w:val="CommentText"/>
      </w:pPr>
      <w:r>
        <w:rPr>
          <w:rStyle w:val="CommentReference"/>
        </w:rPr>
        <w:annotationRef/>
      </w:r>
      <w:r>
        <w:t xml:space="preserve">Too many things mixed together.  Better to discuss each surrogate-target relationship separately?  Is the general point for this paragraph actually that, for each target group there was a different “best” surrogate?  So, it is unlikely that any one surrogate will be useful for broad multi-group richness (i.e. total richness on reefs)  </w:t>
      </w:r>
    </w:p>
  </w:comment>
  <w:comment w:id="168" w:author="Graham Forrester" w:date="2019-11-20T11:25:00Z" w:initials="GF">
    <w:p w14:paraId="552ED08E" w14:textId="2E34F0E4" w:rsidR="00B648A4" w:rsidRDefault="00B648A4">
      <w:pPr>
        <w:pStyle w:val="CommentText"/>
      </w:pPr>
      <w:r>
        <w:rPr>
          <w:rStyle w:val="CommentReference"/>
        </w:rPr>
        <w:annotationRef/>
      </w:r>
      <w:r>
        <w:t>I know that it was boat anchoring, but leave this aside for now.</w:t>
      </w:r>
    </w:p>
  </w:comment>
  <w:comment w:id="169" w:author="Nicole" w:date="2019-11-26T13:50:00Z" w:initials="N">
    <w:p w14:paraId="535B8D36" w14:textId="6BFF9915" w:rsidR="00B648A4" w:rsidRDefault="00B648A4">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170" w:author="Graham Forrester" w:date="2019-12-03T12:01:00Z" w:initials="GF">
    <w:p w14:paraId="5F28C972" w14:textId="77777777" w:rsidR="00B648A4" w:rsidRDefault="00B648A4">
      <w:pPr>
        <w:pStyle w:val="CommentText"/>
      </w:pPr>
      <w:r>
        <w:rPr>
          <w:rStyle w:val="CommentReference"/>
        </w:rPr>
        <w:annotationRef/>
      </w:r>
      <w:r>
        <w:t xml:space="preserve">Lots of semi-connected points in this paragraph.  </w:t>
      </w:r>
    </w:p>
    <w:p w14:paraId="30A4A135" w14:textId="77777777" w:rsidR="00B648A4" w:rsidRDefault="00B648A4">
      <w:pPr>
        <w:pStyle w:val="CommentText"/>
      </w:pPr>
    </w:p>
    <w:p w14:paraId="6D33B92C" w14:textId="77777777" w:rsidR="00B648A4" w:rsidRDefault="00B648A4">
      <w:pPr>
        <w:pStyle w:val="CommentText"/>
      </w:pPr>
      <w:r>
        <w:t>Group according to…..</w:t>
      </w:r>
    </w:p>
    <w:p w14:paraId="1FE480A6" w14:textId="77777777" w:rsidR="00B648A4" w:rsidRDefault="00B648A4">
      <w:pPr>
        <w:pStyle w:val="CommentText"/>
      </w:pPr>
      <w:r>
        <w:t>Basis in the literature for predicting specific surrogate-target relationships for sponges?</w:t>
      </w:r>
    </w:p>
    <w:p w14:paraId="4C03E95E" w14:textId="77777777" w:rsidR="00B648A4" w:rsidRDefault="00B648A4">
      <w:pPr>
        <w:pStyle w:val="CommentText"/>
      </w:pPr>
    </w:p>
    <w:p w14:paraId="5CC39958" w14:textId="77777777" w:rsidR="00B648A4" w:rsidRDefault="00B648A4">
      <w:pPr>
        <w:pStyle w:val="CommentText"/>
      </w:pPr>
      <w:r>
        <w:t xml:space="preserve">Main result for sponges – their richness was weakly predicted by the surrogates and largely independent of coral/fish richness.  </w:t>
      </w:r>
    </w:p>
    <w:p w14:paraId="371A4A61" w14:textId="77777777" w:rsidR="00B648A4" w:rsidRDefault="00B648A4">
      <w:pPr>
        <w:pStyle w:val="CommentText"/>
      </w:pPr>
    </w:p>
    <w:p w14:paraId="36028CE5" w14:textId="56DEA985" w:rsidR="00B648A4" w:rsidRDefault="00B648A4">
      <w:pPr>
        <w:pStyle w:val="CommentText"/>
      </w:pPr>
    </w:p>
  </w:comment>
  <w:comment w:id="172" w:author="Nicole" w:date="2019-12-07T12:30:00Z" w:initials="N">
    <w:p w14:paraId="43EE3585" w14:textId="20029504" w:rsidR="00CE687F" w:rsidRDefault="00CE687F">
      <w:pPr>
        <w:pStyle w:val="CommentText"/>
      </w:pPr>
      <w:r>
        <w:rPr>
          <w:rStyle w:val="CommentReference"/>
        </w:rPr>
        <w:annotationRef/>
      </w:r>
      <w:r>
        <w:t xml:space="preserve">Brian: </w:t>
      </w:r>
      <w:r w:rsidRPr="00CE687F">
        <w:t xml:space="preserve">that's a lot of author names. </w:t>
      </w:r>
      <w:proofErr w:type="gramStart"/>
      <w:r w:rsidRPr="00CE687F">
        <w:t>correct</w:t>
      </w:r>
      <w:proofErr w:type="gramEnd"/>
      <w:r w:rsidRPr="00CE687F">
        <w:t xml:space="preserve"> formatting?</w:t>
      </w:r>
    </w:p>
  </w:comment>
  <w:comment w:id="171" w:author="Nicole" w:date="2019-11-20T05:24:00Z" w:initials="N">
    <w:p w14:paraId="5600C804" w14:textId="0C3BB952" w:rsidR="00B648A4" w:rsidRDefault="00B648A4">
      <w:pPr>
        <w:pStyle w:val="CommentText"/>
      </w:pPr>
      <w:r>
        <w:rPr>
          <w:rStyle w:val="CommentReference"/>
        </w:rPr>
        <w:annotationRef/>
      </w:r>
      <w:r>
        <w:t>Takeaway from this paper: Allelopathic sponges, may reduce coral cover at local scales</w:t>
      </w:r>
    </w:p>
  </w:comment>
  <w:comment w:id="174" w:author="Nicole" w:date="2019-12-07T12:30:00Z" w:initials="N">
    <w:p w14:paraId="1E0478BF" w14:textId="0629EBD7" w:rsidR="00CE687F" w:rsidRDefault="00CE687F">
      <w:pPr>
        <w:pStyle w:val="CommentText"/>
      </w:pPr>
      <w:r>
        <w:rPr>
          <w:rStyle w:val="CommentReference"/>
        </w:rPr>
        <w:annotationRef/>
      </w:r>
      <w:r>
        <w:t xml:space="preserve">Brian: </w:t>
      </w:r>
      <w:r w:rsidRPr="00CE687F">
        <w:t xml:space="preserve">that's a lot of author names. </w:t>
      </w:r>
      <w:proofErr w:type="gramStart"/>
      <w:r w:rsidRPr="00CE687F">
        <w:t>correct</w:t>
      </w:r>
      <w:proofErr w:type="gramEnd"/>
      <w:r w:rsidRPr="00CE687F">
        <w:t xml:space="preserve"> formatting?</w:t>
      </w:r>
    </w:p>
  </w:comment>
  <w:comment w:id="173" w:author="Nicole" w:date="2019-11-20T05:31:00Z" w:initials="N">
    <w:p w14:paraId="7EF80EBE" w14:textId="2F1AAE55" w:rsidR="00B648A4" w:rsidRDefault="00B648A4">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175" w:author="Nicole" w:date="2019-11-20T05:31:00Z" w:initials="N">
    <w:p w14:paraId="64414C51" w14:textId="79221A7E" w:rsidR="00B648A4" w:rsidRDefault="00B648A4">
      <w:pPr>
        <w:pStyle w:val="CommentText"/>
      </w:pPr>
      <w:r>
        <w:rPr>
          <w:rStyle w:val="CommentReference"/>
        </w:rPr>
        <w:annotationRef/>
      </w:r>
      <w:r>
        <w:t>Takeaway from Loh 2014: palatable sponges are fast-growing and compete with reef-building corals for space (Caribbean)</w:t>
      </w:r>
    </w:p>
    <w:p w14:paraId="3807ED00" w14:textId="77777777" w:rsidR="00B648A4" w:rsidRDefault="00B648A4">
      <w:pPr>
        <w:pStyle w:val="CommentText"/>
      </w:pPr>
    </w:p>
    <w:p w14:paraId="231BFA09" w14:textId="32C87A94" w:rsidR="00B648A4" w:rsidRDefault="00B648A4">
      <w:pPr>
        <w:pStyle w:val="CommentText"/>
      </w:pPr>
      <w:r>
        <w:t>Takeaway from Stella 2011: sponges can hold reef together and play important role in cycling of some nutrients; sponges can be allelopathic and overgrow corals</w:t>
      </w:r>
    </w:p>
  </w:comment>
  <w:comment w:id="176" w:author="Nicole" w:date="2019-11-20T05:31:00Z" w:initials="N">
    <w:p w14:paraId="4E0D3E57" w14:textId="5D125270" w:rsidR="00B648A4" w:rsidRDefault="00B648A4">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B648A4" w:rsidRDefault="00B648A4">
      <w:pPr>
        <w:pStyle w:val="CommentText"/>
      </w:pPr>
    </w:p>
    <w:p w14:paraId="5B08DD87" w14:textId="134B209E" w:rsidR="00B648A4" w:rsidRDefault="00B648A4">
      <w:pPr>
        <w:pStyle w:val="CommentText"/>
      </w:pPr>
      <w:r>
        <w:t>Takeaway from Powell 2014: decrease in spongivorous fish has led to increase in sponge N in the Indo-Pacific region</w:t>
      </w:r>
    </w:p>
  </w:comment>
  <w:comment w:id="177" w:author="Graham Forrester" w:date="2019-12-03T12:04:00Z" w:initials="GF">
    <w:p w14:paraId="2BC22F26" w14:textId="77777777" w:rsidR="00B648A4" w:rsidRDefault="00B648A4">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B648A4" w:rsidRDefault="00B648A4">
      <w:pPr>
        <w:pStyle w:val="CommentText"/>
      </w:pPr>
    </w:p>
    <w:p w14:paraId="06A436C5" w14:textId="6AA20FC6" w:rsidR="00B648A4" w:rsidRDefault="00B648A4">
      <w:pPr>
        <w:pStyle w:val="CommentText"/>
      </w:pPr>
      <w:r>
        <w:t>Or, if this is a summary of the preceding section, make sure that is obvious.</w:t>
      </w:r>
    </w:p>
  </w:comment>
  <w:comment w:id="178" w:author="Nicole" w:date="2019-11-19T00:49:00Z" w:initials="N">
    <w:p w14:paraId="0BEDB636" w14:textId="30FE15A8" w:rsidR="00B648A4" w:rsidRDefault="00B648A4">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180" w:author="Nicole" w:date="2019-12-07T12:30:00Z" w:initials="N">
    <w:p w14:paraId="410E96C6" w14:textId="6F7F0741" w:rsidR="00CE687F" w:rsidRDefault="00CE687F">
      <w:pPr>
        <w:pStyle w:val="CommentText"/>
      </w:pPr>
      <w:r>
        <w:rPr>
          <w:rStyle w:val="CommentReference"/>
        </w:rPr>
        <w:annotationRef/>
      </w:r>
      <w:r>
        <w:t xml:space="preserve">Brian: </w:t>
      </w:r>
      <w:r w:rsidRPr="00CE687F">
        <w:t xml:space="preserve">This sentence sounds like you are </w:t>
      </w:r>
      <w:proofErr w:type="spellStart"/>
      <w:r w:rsidRPr="00CE687F">
        <w:t>refering</w:t>
      </w:r>
      <w:proofErr w:type="spellEnd"/>
      <w:r w:rsidRPr="00CE687F">
        <w:t xml:space="preserve"> to your results. But then you have a </w:t>
      </w:r>
      <w:proofErr w:type="spellStart"/>
      <w:r w:rsidRPr="00CE687F">
        <w:t>citaiton</w:t>
      </w:r>
      <w:proofErr w:type="spellEnd"/>
      <w:r w:rsidRPr="00CE687F">
        <w:t>. I am confused.</w:t>
      </w:r>
    </w:p>
  </w:comment>
  <w:comment w:id="179" w:author="Graham Forrester" w:date="2019-12-03T12:06:00Z" w:initials="GF">
    <w:p w14:paraId="1A8FDBC9" w14:textId="06678B08" w:rsidR="00B648A4" w:rsidRDefault="00B648A4">
      <w:pPr>
        <w:pStyle w:val="CommentText"/>
      </w:pPr>
      <w:r>
        <w:rPr>
          <w:rStyle w:val="CommentReference"/>
        </w:rPr>
        <w:annotationRef/>
      </w:r>
      <w:r>
        <w:t>This is not obvious from the graphs in the thesis…..and I am not convinced it is accurate.  Can you explain how you came to this conclusion?</w:t>
      </w:r>
    </w:p>
  </w:comment>
  <w:comment w:id="181" w:author="Nicole" w:date="2019-12-07T12:30:00Z" w:initials="N">
    <w:p w14:paraId="77463CD3" w14:textId="7739A9DA" w:rsidR="00CE687F" w:rsidRDefault="00CE687F">
      <w:pPr>
        <w:pStyle w:val="CommentText"/>
      </w:pPr>
      <w:r>
        <w:rPr>
          <w:rStyle w:val="CommentReference"/>
        </w:rPr>
        <w:annotationRef/>
      </w:r>
      <w:r>
        <w:t xml:space="preserve">Brian: </w:t>
      </w:r>
      <w:r w:rsidRPr="00CE687F">
        <w:t xml:space="preserve">what </w:t>
      </w:r>
      <w:proofErr w:type="spellStart"/>
      <w:r w:rsidRPr="00CE687F">
        <w:t>mgmt</w:t>
      </w:r>
      <w:proofErr w:type="spellEnd"/>
      <w:r w:rsidRPr="00CE687F">
        <w:t xml:space="preserve"> decisions? I don't think you've made a link to conservation actions anywhere. Is there anything that can actually be done?</w:t>
      </w:r>
    </w:p>
  </w:comment>
  <w:comment w:id="182" w:author="Nicole" w:date="2019-12-07T12:31:00Z" w:initials="N">
    <w:p w14:paraId="7A35F8B8" w14:textId="6C7A9C92" w:rsidR="00CE687F" w:rsidRDefault="00CE687F">
      <w:pPr>
        <w:pStyle w:val="CommentText"/>
      </w:pPr>
      <w:r>
        <w:rPr>
          <w:rStyle w:val="CommentReference"/>
        </w:rPr>
        <w:annotationRef/>
      </w:r>
      <w:r>
        <w:t>Brian: cut sentence into two</w:t>
      </w:r>
    </w:p>
  </w:comment>
  <w:comment w:id="184" w:author="Nicole" w:date="2019-11-20T06:00:00Z" w:initials="N">
    <w:p w14:paraId="2A37DF65" w14:textId="1C5B04B7" w:rsidR="00B648A4" w:rsidRDefault="00B648A4">
      <w:pPr>
        <w:pStyle w:val="CommentText"/>
      </w:pPr>
      <w:r>
        <w:rPr>
          <w:rStyle w:val="CommentReference"/>
        </w:rPr>
        <w:annotationRef/>
      </w:r>
      <w:r>
        <w:t>Takeaway from this paper: there are many understudied invert groups that can inform our understanding of biodiversity changes on coral reefs</w:t>
      </w:r>
    </w:p>
  </w:comment>
  <w:comment w:id="183" w:author="Graham Forrester" w:date="2019-12-03T12:08:00Z" w:initials="GF">
    <w:p w14:paraId="004130C7" w14:textId="2D92B660" w:rsidR="00B648A4" w:rsidRDefault="00B648A4">
      <w:pPr>
        <w:pStyle w:val="CommentText"/>
      </w:pPr>
      <w:r>
        <w:rPr>
          <w:rStyle w:val="CommentReference"/>
        </w:rPr>
        <w:annotationRef/>
      </w:r>
      <w:r>
        <w:t>This point needs expansion and further discussion.  Specifically, we used sponges as an example of a less-studied group.  What can we learn about the possible pitfalls of extrapolating to other poorly-studied groups.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B648A4" w:rsidRDefault="00B648A4">
      <w:pPr>
        <w:pStyle w:val="CommentText"/>
      </w:pPr>
    </w:p>
    <w:p w14:paraId="086A2894" w14:textId="77777777" w:rsidR="00B648A4" w:rsidRDefault="00B648A4">
      <w:pPr>
        <w:pStyle w:val="CommentText"/>
      </w:pPr>
    </w:p>
    <w:p w14:paraId="78C9AD04" w14:textId="01F09657" w:rsidR="00B648A4" w:rsidRDefault="00B648A4">
      <w:pPr>
        <w:pStyle w:val="CommentText"/>
      </w:pPr>
      <w:r>
        <w:t>Things to bring up – not organized.</w:t>
      </w:r>
    </w:p>
    <w:p w14:paraId="05C4346B" w14:textId="56DD190E" w:rsidR="00B648A4" w:rsidRDefault="00B648A4">
      <w:pPr>
        <w:pStyle w:val="CommentText"/>
      </w:pPr>
      <w:r>
        <w:t>Rise of eDNA to monitor cryptic groups and microbes,</w:t>
      </w:r>
    </w:p>
    <w:p w14:paraId="7B172465" w14:textId="123BEC9F" w:rsidR="00B648A4" w:rsidRDefault="00B648A4">
      <w:pPr>
        <w:pStyle w:val="CommentText"/>
      </w:pPr>
      <w:r>
        <w:t>The few studies of richness in cryptic groups on coral reefs</w:t>
      </w:r>
    </w:p>
    <w:p w14:paraId="4383AA62" w14:textId="2D2C5422" w:rsidR="00B648A4" w:rsidRDefault="00B648A4">
      <w:pPr>
        <w:pStyle w:val="CommentText"/>
      </w:pPr>
    </w:p>
    <w:p w14:paraId="18A470B9" w14:textId="6B4B5A99" w:rsidR="00B648A4" w:rsidRDefault="00B648A4">
      <w:pPr>
        <w:pStyle w:val="CommentText"/>
      </w:pPr>
      <w:r>
        <w:t>Comparisons to terrestrial papers where extrapolating to other taxa has worked/failed</w:t>
      </w:r>
    </w:p>
    <w:p w14:paraId="48A8C21F" w14:textId="77777777" w:rsidR="00B648A4" w:rsidRDefault="00B648A4">
      <w:pPr>
        <w:pStyle w:val="CommentText"/>
      </w:pPr>
    </w:p>
    <w:p w14:paraId="4D4D569F" w14:textId="6BA374EE" w:rsidR="00B648A4" w:rsidRDefault="00B648A4">
      <w:pPr>
        <w:pStyle w:val="CommentText"/>
      </w:pPr>
    </w:p>
  </w:comment>
  <w:comment w:id="185" w:author="Nicole" w:date="2019-12-07T12:31:00Z" w:initials="N">
    <w:p w14:paraId="36D56BAD" w14:textId="36BC3103" w:rsidR="00CE687F" w:rsidRDefault="00CE687F">
      <w:pPr>
        <w:pStyle w:val="CommentText"/>
      </w:pPr>
      <w:r>
        <w:rPr>
          <w:rStyle w:val="CommentReference"/>
        </w:rPr>
        <w:annotationRef/>
      </w:r>
      <w:r>
        <w:t>Brian: huh?</w:t>
      </w:r>
    </w:p>
  </w:comment>
  <w:comment w:id="186" w:author="Graham Forrester" w:date="2019-12-03T12:17:00Z" w:initials="GF">
    <w:p w14:paraId="44DFA122" w14:textId="77A9ED1B" w:rsidR="00B648A4" w:rsidRDefault="00B648A4">
      <w:pPr>
        <w:pStyle w:val="CommentText"/>
      </w:pPr>
      <w:r>
        <w:rPr>
          <w:rStyle w:val="CommentReference"/>
        </w:rPr>
        <w:annotationRef/>
      </w:r>
      <w:r>
        <w:t>This needs to be defined, perhaps in a parenthetic clause</w:t>
      </w:r>
    </w:p>
  </w:comment>
  <w:comment w:id="187" w:author="Nicole" w:date="2019-12-07T12:31:00Z" w:initials="N">
    <w:p w14:paraId="6CB10818" w14:textId="4B0D8A9B" w:rsidR="00CE687F" w:rsidRDefault="00CE687F">
      <w:pPr>
        <w:pStyle w:val="CommentText"/>
      </w:pPr>
      <w:r>
        <w:rPr>
          <w:rStyle w:val="CommentReference"/>
        </w:rPr>
        <w:annotationRef/>
      </w:r>
      <w:r>
        <w:t>Brian: never defined</w:t>
      </w:r>
    </w:p>
  </w:comment>
  <w:comment w:id="188" w:author="Nicole" w:date="2019-11-20T06:10:00Z" w:initials="N">
    <w:p w14:paraId="756AB600" w14:textId="4739D5BC" w:rsidR="00B648A4" w:rsidRDefault="00B648A4"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189" w:author="Nicole" w:date="2019-11-20T06:19:00Z" w:initials="N">
    <w:p w14:paraId="19047493" w14:textId="0C55BC5B" w:rsidR="00B648A4" w:rsidRDefault="00B648A4">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190" w:author="Graham Forrester" w:date="2019-12-03T12:20:00Z" w:initials="GF">
    <w:p w14:paraId="2EF5B111" w14:textId="77777777" w:rsidR="00B648A4" w:rsidRDefault="00B648A4">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B648A4" w:rsidRDefault="00B648A4">
      <w:pPr>
        <w:pStyle w:val="CommentText"/>
      </w:pPr>
    </w:p>
    <w:p w14:paraId="1FF1590B" w14:textId="0D2A2A73" w:rsidR="00B648A4" w:rsidRDefault="00B648A4">
      <w:pPr>
        <w:pStyle w:val="CommentText"/>
      </w:pPr>
      <w:r>
        <w:t>This could be something about temporal stability, because temporal change is not well studied?</w:t>
      </w:r>
      <w:r>
        <w:br/>
      </w:r>
      <w:r>
        <w:br/>
      </w:r>
    </w:p>
  </w:comment>
  <w:comment w:id="191" w:author="Nicole" w:date="2019-11-19T00:49:00Z" w:initials="N">
    <w:p w14:paraId="20F72326" w14:textId="1C015801" w:rsidR="00B648A4" w:rsidRDefault="00B648A4">
      <w:pPr>
        <w:pStyle w:val="CommentText"/>
      </w:pPr>
      <w:r>
        <w:rPr>
          <w:rStyle w:val="CommentReference"/>
        </w:rPr>
        <w:annotationRef/>
      </w:r>
      <w:r>
        <w:t>Main Point: Conclusions and takeaways</w:t>
      </w:r>
    </w:p>
  </w:comment>
  <w:comment w:id="192" w:author="Graham Forrester" w:date="2019-12-03T12:22:00Z" w:initials="GF">
    <w:p w14:paraId="25AB2B69" w14:textId="63F68456" w:rsidR="00B648A4" w:rsidRDefault="00B648A4">
      <w:pPr>
        <w:pStyle w:val="CommentText"/>
      </w:pPr>
      <w:r>
        <w:rPr>
          <w:rStyle w:val="CommentReference"/>
        </w:rPr>
        <w:annotationRef/>
      </w:r>
      <w:r>
        <w:t>Say something about what we learned about sponges and then something we learned about extrapolating across groups more generally</w:t>
      </w:r>
    </w:p>
  </w:comment>
  <w:comment w:id="195" w:author="Nicole" w:date="2019-11-20T06:30:00Z" w:initials="N">
    <w:p w14:paraId="1FB370F7" w14:textId="7F24F168" w:rsidR="00B648A4" w:rsidRPr="00EA3C4D" w:rsidRDefault="00B648A4">
      <w:pPr>
        <w:pStyle w:val="CommentText"/>
      </w:pPr>
      <w:r>
        <w:rPr>
          <w:rStyle w:val="CommentReference"/>
        </w:rPr>
        <w:annotationRef/>
      </w:r>
      <w:r>
        <w:rPr>
          <w:rFonts w:eastAsia="Arial"/>
          <w:color w:val="000000"/>
          <w:szCs w:val="22"/>
        </w:rPr>
        <w:t>$Will need to remove reference manager field codes before submitting to JNC</w:t>
      </w:r>
    </w:p>
  </w:comment>
  <w:comment w:id="197" w:author="Nicole" w:date="2019-12-06T23:47:00Z" w:initials="N">
    <w:p w14:paraId="0C9BA2C1" w14:textId="77777777" w:rsidR="00B648A4" w:rsidRDefault="00B648A4" w:rsidP="00804C84">
      <w:pPr>
        <w:pStyle w:val="CommentText"/>
      </w:pPr>
      <w:r>
        <w:rPr>
          <w:rStyle w:val="CommentReference"/>
        </w:rPr>
        <w:annotationRef/>
      </w:r>
      <w:r>
        <w:t>Brian: Why no intercept-only model to represent a null?</w:t>
      </w:r>
    </w:p>
    <w:p w14:paraId="49BF81AE" w14:textId="77777777" w:rsidR="00B648A4" w:rsidRDefault="00B648A4" w:rsidP="00804C84">
      <w:pPr>
        <w:pStyle w:val="CommentText"/>
      </w:pPr>
    </w:p>
    <w:p w14:paraId="5461B9EE" w14:textId="4A4D2BA0" w:rsidR="00B648A4" w:rsidRDefault="00B648A4" w:rsidP="00804C84">
      <w:pPr>
        <w:pStyle w:val="CommentText"/>
      </w:pPr>
      <w:r>
        <w:t>You should define Delta AIC, Akaike weight and the log-likelihood</w:t>
      </w:r>
    </w:p>
  </w:comment>
  <w:comment w:id="198" w:author="Nicole" w:date="2019-12-06T23:46:00Z" w:initials="N">
    <w:p w14:paraId="169535A7" w14:textId="6849056B" w:rsidR="00B648A4" w:rsidRDefault="00B648A4">
      <w:pPr>
        <w:pStyle w:val="CommentText"/>
      </w:pPr>
      <w:r>
        <w:rPr>
          <w:rStyle w:val="CommentReference"/>
        </w:rPr>
        <w:annotationRef/>
      </w:r>
      <w:r>
        <w:t xml:space="preserve">Brian: </w:t>
      </w:r>
      <w:r w:rsidRPr="00804C84">
        <w:t>K vs K in the table. Why even have the *?</w:t>
      </w:r>
    </w:p>
  </w:comment>
  <w:comment w:id="199" w:author="Nicole" w:date="2019-12-07T12:53:00Z" w:initials="N">
    <w:p w14:paraId="3D9D6507" w14:textId="75BE668E" w:rsidR="00562BF9" w:rsidRDefault="00562BF9">
      <w:pPr>
        <w:pStyle w:val="CommentText"/>
      </w:pPr>
      <w:r>
        <w:rPr>
          <w:rStyle w:val="CommentReference"/>
        </w:rPr>
        <w:annotationRef/>
      </w:r>
      <w:r>
        <w:t>Rachel: should include pseudo-r-squared for all models</w:t>
      </w:r>
    </w:p>
  </w:comment>
  <w:comment w:id="200" w:author="Nicole" w:date="2019-12-07T12:54:00Z" w:initials="N">
    <w:p w14:paraId="48864430" w14:textId="58594600" w:rsidR="00562BF9" w:rsidRDefault="00562BF9">
      <w:pPr>
        <w:pStyle w:val="CommentText"/>
      </w:pPr>
      <w:r>
        <w:rPr>
          <w:rStyle w:val="CommentReference"/>
        </w:rPr>
        <w:annotationRef/>
      </w:r>
      <w:r>
        <w:t>Nicole: these values are already calculated, I just need to add them to the tables</w:t>
      </w:r>
    </w:p>
  </w:comment>
  <w:comment w:id="203" w:author="Nicole" w:date="2019-12-07T12:52:00Z" w:initials="N">
    <w:p w14:paraId="14F2AE3F" w14:textId="629E9697" w:rsidR="00B648A4" w:rsidRDefault="00B648A4">
      <w:pPr>
        <w:pStyle w:val="CommentText"/>
      </w:pPr>
      <w:r>
        <w:rPr>
          <w:rStyle w:val="CommentReference"/>
        </w:rPr>
        <w:annotationRef/>
      </w:r>
      <w:r>
        <w:t>Rachel: see link RE captions</w:t>
      </w:r>
      <w:r w:rsidR="00562BF9">
        <w:t>; include models for figures; state the result as the first sentence of the caption</w:t>
      </w:r>
    </w:p>
  </w:comment>
  <w:comment w:id="204" w:author="Nicole" w:date="2019-12-06T23:06:00Z" w:initials="N">
    <w:p w14:paraId="52202606" w14:textId="77777777" w:rsidR="00B648A4" w:rsidRDefault="00B648A4" w:rsidP="004662A3">
      <w:r>
        <w:rPr>
          <w:rStyle w:val="CommentReference"/>
        </w:rPr>
        <w:annotationRef/>
      </w:r>
      <w:r>
        <w:t xml:space="preserve">Gavino: </w:t>
      </w:r>
    </w:p>
    <w:p w14:paraId="10D0C1B5" w14:textId="365F9A9C" w:rsidR="00B648A4" w:rsidRDefault="00B648A4" w:rsidP="004662A3">
      <w:r>
        <w:t>1) Incorporate comprehensive output for your models (at least the best ones selected by your model selection criteria for each one of your response variables)</w:t>
      </w:r>
    </w:p>
    <w:p w14:paraId="33A40270" w14:textId="77777777" w:rsidR="00B648A4" w:rsidRDefault="00B648A4" w:rsidP="004662A3">
      <w:r>
        <w:t>2) Discuss the output and the significance of your estimates.</w:t>
      </w:r>
    </w:p>
    <w:p w14:paraId="35FE59AE" w14:textId="77777777" w:rsidR="00B648A4" w:rsidRDefault="00B648A4" w:rsidP="004662A3">
      <w:r>
        <w:t>3) Make sure that your plots represent the actual models that you are fitting and discussing in the text. The figure captions must be informative with reference to which model results you are displaying. If you have time, add error bars to all your estimates.</w:t>
      </w:r>
    </w:p>
    <w:p w14:paraId="604EF2BD" w14:textId="7FA53D6D" w:rsidR="00B648A4" w:rsidRDefault="00B648A4" w:rsidP="004662A3">
      <w:r>
        <w:t>4) Discuss how the confidence bands were obtained when you used them.</w:t>
      </w:r>
    </w:p>
  </w:comment>
  <w:comment w:id="205" w:author="Nicole" w:date="2019-12-06T23:46:00Z" w:initials="N">
    <w:p w14:paraId="7089D347" w14:textId="77777777" w:rsidR="00B648A4" w:rsidRDefault="00B648A4" w:rsidP="00804C84">
      <w:pPr>
        <w:pStyle w:val="CommentText"/>
      </w:pPr>
      <w:r>
        <w:rPr>
          <w:rStyle w:val="CommentReference"/>
        </w:rPr>
        <w:annotationRef/>
      </w:r>
      <w:r>
        <w:t>Brian: What model was this from? Best? Model averaged? Make this clear for all predictions.</w:t>
      </w:r>
    </w:p>
    <w:p w14:paraId="727B4CB7" w14:textId="77777777" w:rsidR="00B648A4" w:rsidRDefault="00B648A4" w:rsidP="00804C84">
      <w:pPr>
        <w:pStyle w:val="CommentText"/>
      </w:pPr>
    </w:p>
    <w:p w14:paraId="4E027160" w14:textId="7F3B0755" w:rsidR="00B648A4" w:rsidRDefault="00B648A4" w:rsidP="00804C84">
      <w:pPr>
        <w:pStyle w:val="CommentText"/>
      </w:pPr>
      <w:r>
        <w:t>How is this model even possible with a linear trend? It looks like year is categorical here.</w:t>
      </w:r>
    </w:p>
  </w:comment>
  <w:comment w:id="206" w:author="Nicole" w:date="2019-12-06T23:12:00Z" w:initials="N">
    <w:p w14:paraId="481ED148" w14:textId="77777777" w:rsidR="00B648A4" w:rsidRDefault="00B648A4" w:rsidP="00256595">
      <w:r>
        <w:rPr>
          <w:rStyle w:val="CommentReference"/>
        </w:rPr>
        <w:annotationRef/>
      </w:r>
      <w:r>
        <w:t xml:space="preserve">Brian: </w:t>
      </w:r>
    </w:p>
    <w:p w14:paraId="2873263B" w14:textId="614F8BE6" w:rsidR="00B648A4" w:rsidRPr="00EF3546" w:rsidRDefault="00B648A4" w:rsidP="00256595">
      <w:r w:rsidRPr="00EF3546">
        <w:t>2) Figures should 100% correspond to model results (i.e., Gavino's comment). Furthermore, are these model predictions model averaged? Why ignore model selection uncertainty?</w:t>
      </w:r>
    </w:p>
    <w:p w14:paraId="648E6592" w14:textId="77777777" w:rsidR="00B648A4" w:rsidRPr="00EF3546" w:rsidRDefault="00B648A4" w:rsidP="00256595">
      <w:r w:rsidRPr="00EF3546">
        <w:t>3) For transparency reasons and for others to build on your study providing the estimated coefficients, SE's, test statistics, and p-values for important models is necessary.</w:t>
      </w:r>
    </w:p>
    <w:p w14:paraId="45DB7E76" w14:textId="77777777" w:rsidR="00B648A4" w:rsidRPr="00EF3546" w:rsidRDefault="00B648A4" w:rsidP="00256595">
      <w:r w:rsidRPr="00EF3546">
        <w:t>4) The organizational layout of your many model sets could be improved (comment by Rachel about difficulty in following). Maybe a conceptual flow diagram could help.</w:t>
      </w:r>
    </w:p>
    <w:p w14:paraId="31CD32E6" w14:textId="63D6F26B" w:rsidR="00B648A4" w:rsidRDefault="00B648A4" w:rsidP="00256595">
      <w:r w:rsidRPr="00EF3546">
        <w:t>5) Add clarifying statistical definitions to what you did in your figures and manuscript (Gavino comment)</w:t>
      </w:r>
    </w:p>
  </w:comment>
  <w:comment w:id="207" w:author="Nicole" w:date="2019-12-06T23:52:00Z" w:initials="N">
    <w:p w14:paraId="3D4748BC" w14:textId="5549DDCA" w:rsidR="00B648A4" w:rsidRDefault="00B648A4">
      <w:pPr>
        <w:pStyle w:val="CommentText"/>
      </w:pPr>
      <w:r>
        <w:rPr>
          <w:rStyle w:val="CommentReference"/>
        </w:rPr>
        <w:annotationRef/>
      </w:r>
      <w:r>
        <w:t xml:space="preserve">Brian: </w:t>
      </w:r>
      <w:r w:rsidRPr="00804C84">
        <w:t>How does match with your linear trend for year? looks to be categorical, right?</w:t>
      </w:r>
    </w:p>
  </w:comment>
  <w:comment w:id="208" w:author="Graham Forrester" w:date="2019-12-03T12:54:00Z" w:initials="GF">
    <w:p w14:paraId="7DF55776" w14:textId="77777777" w:rsidR="00B648A4" w:rsidRDefault="00B648A4">
      <w:pPr>
        <w:pStyle w:val="CommentText"/>
      </w:pPr>
      <w:r>
        <w:rPr>
          <w:rStyle w:val="CommentReference"/>
        </w:rPr>
        <w:annotationRef/>
      </w:r>
      <w:r>
        <w:t>I am still puzzling over this result.</w:t>
      </w:r>
    </w:p>
    <w:p w14:paraId="70C100AA" w14:textId="37437D2F" w:rsidR="00B648A4" w:rsidRDefault="00B648A4">
      <w:pPr>
        <w:pStyle w:val="CommentText"/>
      </w:pPr>
    </w:p>
    <w:p w14:paraId="33263EA1" w14:textId="4BE8CE95" w:rsidR="00B648A4" w:rsidRDefault="00B648A4">
      <w:pPr>
        <w:pStyle w:val="CommentText"/>
      </w:pPr>
      <w:r>
        <w:t>It means…..within a site, change in richness with rugosity is less than expected (lines within sites are more shallow than the overall trend)</w:t>
      </w:r>
    </w:p>
    <w:p w14:paraId="5CB20550" w14:textId="77777777" w:rsidR="00B648A4" w:rsidRDefault="00B648A4">
      <w:pPr>
        <w:pStyle w:val="CommentText"/>
      </w:pPr>
    </w:p>
    <w:p w14:paraId="1682F629" w14:textId="77777777" w:rsidR="00B648A4" w:rsidRDefault="00B648A4">
      <w:pPr>
        <w:pStyle w:val="CommentText"/>
      </w:pPr>
      <w:r>
        <w:t>Is a lagged response to declines over time in rugosity a possible reason?</w:t>
      </w:r>
    </w:p>
    <w:p w14:paraId="25773509" w14:textId="77777777" w:rsidR="00B648A4" w:rsidRDefault="00B648A4">
      <w:pPr>
        <w:pStyle w:val="CommentText"/>
      </w:pPr>
    </w:p>
    <w:p w14:paraId="012397C1" w14:textId="7623F4C8" w:rsidR="00B648A4" w:rsidRDefault="00B648A4">
      <w:pPr>
        <w:pStyle w:val="CommentText"/>
      </w:pPr>
      <w:r>
        <w:t>(Have you made a graph like this where the legend is year rather than site, e.g. like Fig. 5?  I was wondering because the model with site + year is close to the site only model)</w:t>
      </w:r>
    </w:p>
    <w:p w14:paraId="7C70D734" w14:textId="77777777" w:rsidR="00B648A4" w:rsidRDefault="00B648A4">
      <w:pPr>
        <w:pStyle w:val="CommentText"/>
      </w:pPr>
    </w:p>
    <w:p w14:paraId="4371F003" w14:textId="4D81824E" w:rsidR="00B648A4" w:rsidRDefault="00B648A4">
      <w:pPr>
        <w:pStyle w:val="CommentText"/>
      </w:pPr>
    </w:p>
  </w:comment>
  <w:comment w:id="209" w:author="Graham Forrester" w:date="2019-12-03T13:14:00Z" w:initials="GF">
    <w:p w14:paraId="0A180984" w14:textId="09869D0F" w:rsidR="00B648A4" w:rsidRDefault="00B648A4">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210" w:author="Nicole" w:date="2019-12-06T23:45:00Z" w:initials="N">
    <w:p w14:paraId="27BB45A2" w14:textId="0F9E0C37" w:rsidR="00B648A4" w:rsidRDefault="00B648A4">
      <w:pPr>
        <w:pStyle w:val="CommentText"/>
      </w:pPr>
      <w:r>
        <w:rPr>
          <w:rStyle w:val="CommentReference"/>
        </w:rPr>
        <w:annotationRef/>
      </w:r>
      <w:r>
        <w:t xml:space="preserve">Brian: </w:t>
      </w:r>
      <w:r w:rsidRPr="00804C84">
        <w:t>How are these results possible given that year is a linear trend?</w:t>
      </w:r>
    </w:p>
  </w:comment>
  <w:comment w:id="212" w:author="Graham Forrester" w:date="2019-12-03T14:43:00Z" w:initials="GF">
    <w:p w14:paraId="6CEBC407" w14:textId="77777777" w:rsidR="00B648A4" w:rsidRDefault="00B648A4">
      <w:pPr>
        <w:pStyle w:val="CommentText"/>
      </w:pPr>
      <w:r>
        <w:rPr>
          <w:rStyle w:val="CommentReference"/>
        </w:rPr>
        <w:annotationRef/>
      </w:r>
      <w:r>
        <w:t>Species names will need italics</w:t>
      </w:r>
    </w:p>
    <w:p w14:paraId="550DBA72" w14:textId="77777777" w:rsidR="00B648A4" w:rsidRDefault="00B648A4">
      <w:pPr>
        <w:pStyle w:val="CommentText"/>
      </w:pPr>
    </w:p>
    <w:p w14:paraId="62460E28" w14:textId="43C73241" w:rsidR="00B648A4" w:rsidRDefault="00B648A4">
      <w:pPr>
        <w:pStyle w:val="CommentText"/>
      </w:pPr>
      <w:r>
        <w:t>Could also consider a way to make RTUs obvious – perhaps put them at the beginning?</w:t>
      </w:r>
    </w:p>
  </w:comment>
  <w:comment w:id="213" w:author="Graham Forrester" w:date="2019-12-03T13:12:00Z" w:initials="GF">
    <w:p w14:paraId="3DFEBBA8" w14:textId="45771DE4" w:rsidR="00B648A4" w:rsidRDefault="00B648A4">
      <w:pPr>
        <w:pStyle w:val="CommentText"/>
      </w:pPr>
      <w:r>
        <w:rPr>
          <w:rStyle w:val="CommentReference"/>
        </w:rPr>
        <w:annotationRef/>
      </w:r>
      <w:r>
        <w:t>For coral cover vs rugosity, grand ghut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BA917A" w15:done="0"/>
  <w15:commentEx w15:paraId="30382E06"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4D4F4EB0" w15:done="0"/>
  <w15:commentEx w15:paraId="04D9F8FA" w15:done="0"/>
  <w15:commentEx w15:paraId="39314272" w15:done="0"/>
  <w15:commentEx w15:paraId="77EE66FE" w15:done="0"/>
  <w15:commentEx w15:paraId="31CEEF06" w15:done="0"/>
  <w15:commentEx w15:paraId="2B2B877E" w15:done="0"/>
  <w15:commentEx w15:paraId="4D452AA7" w15:done="0"/>
  <w15:commentEx w15:paraId="134C5206" w15:done="0"/>
  <w15:commentEx w15:paraId="6C529CCD" w15:done="0"/>
  <w15:commentEx w15:paraId="124E32E4" w15:done="0"/>
  <w15:commentEx w15:paraId="43EF73E9" w15:done="0"/>
  <w15:commentEx w15:paraId="7BBD76AB" w15:done="0"/>
  <w15:commentEx w15:paraId="346559B4" w15:done="0"/>
  <w15:commentEx w15:paraId="273F8887" w15:done="0"/>
  <w15:commentEx w15:paraId="051BA6B2" w15:done="0"/>
  <w15:commentEx w15:paraId="261FEDD3" w15:done="0"/>
  <w15:commentEx w15:paraId="68DD9017" w15:done="0"/>
  <w15:commentEx w15:paraId="5C89248C" w15:done="0"/>
  <w15:commentEx w15:paraId="67E2C70F" w15:done="0"/>
  <w15:commentEx w15:paraId="410086E5" w15:done="0"/>
  <w15:commentEx w15:paraId="7A99DDE6" w15:done="0"/>
  <w15:commentEx w15:paraId="7348AD77" w15:done="0"/>
  <w15:commentEx w15:paraId="6D87EA04" w15:done="0"/>
  <w15:commentEx w15:paraId="4EE592AC" w15:done="0"/>
  <w15:commentEx w15:paraId="7F3B3A69" w15:done="0"/>
  <w15:commentEx w15:paraId="07107738" w15:done="0"/>
  <w15:commentEx w15:paraId="37952E27" w15:done="0"/>
  <w15:commentEx w15:paraId="1616FF1F" w15:done="0"/>
  <w15:commentEx w15:paraId="552ED08E" w15:done="0"/>
  <w15:commentEx w15:paraId="535B8D36" w15:done="0"/>
  <w15:commentEx w15:paraId="36028CE5" w15:done="0"/>
  <w15:commentEx w15:paraId="5600C804" w15:done="0"/>
  <w15:commentEx w15:paraId="7EF80EBE" w15:done="0"/>
  <w15:commentEx w15:paraId="231BFA09" w15:done="0"/>
  <w15:commentEx w15:paraId="5B08DD87" w15:done="0"/>
  <w15:commentEx w15:paraId="06A436C5" w15:done="0"/>
  <w15:commentEx w15:paraId="0BEDB636" w15:done="0"/>
  <w15:commentEx w15:paraId="1A8FDBC9" w15:done="0"/>
  <w15:commentEx w15:paraId="2A37DF65" w15:done="0"/>
  <w15:commentEx w15:paraId="4D4D569F" w15:done="0"/>
  <w15:commentEx w15:paraId="44DFA122" w15:done="0"/>
  <w15:commentEx w15:paraId="756AB600" w15:done="0"/>
  <w15:commentEx w15:paraId="19047493" w15:done="0"/>
  <w15:commentEx w15:paraId="1FF1590B" w15:done="0"/>
  <w15:commentEx w15:paraId="20F72326" w15:done="0"/>
  <w15:commentEx w15:paraId="25AB2B69" w15:done="0"/>
  <w15:commentEx w15:paraId="1FB370F7" w15:done="0"/>
  <w15:commentEx w15:paraId="4371F003" w15:done="0"/>
  <w15:commentEx w15:paraId="0A180984"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BA917A" w16cid:durableId="2190D266"/>
  <w16cid:commentId w16cid:paraId="30382E06" w16cid:durableId="2190C5FB"/>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4D4F4EB0" w16cid:durableId="2190C5E4"/>
  <w16cid:commentId w16cid:paraId="04D9F8FA" w16cid:durableId="217A48BD"/>
  <w16cid:commentId w16cid:paraId="39314272" w16cid:durableId="217A48BE"/>
  <w16cid:commentId w16cid:paraId="77EE66FE" w16cid:durableId="2190C629"/>
  <w16cid:commentId w16cid:paraId="31CEEF06" w16cid:durableId="217A48BF"/>
  <w16cid:commentId w16cid:paraId="2B2B877E" w16cid:durableId="217A48C1"/>
  <w16cid:commentId w16cid:paraId="4D452AA7" w16cid:durableId="2190C866"/>
  <w16cid:commentId w16cid:paraId="134C5206" w16cid:durableId="217A48C2"/>
  <w16cid:commentId w16cid:paraId="6C529CCD" w16cid:durableId="217A48C3"/>
  <w16cid:commentId w16cid:paraId="124E32E4" w16cid:durableId="217A48C4"/>
  <w16cid:commentId w16cid:paraId="43EF73E9" w16cid:durableId="2190C6D3"/>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5C89248C" w16cid:durableId="2190C79F"/>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1616FF1F" w16cid:durableId="2190C91E"/>
  <w16cid:commentId w16cid:paraId="552ED08E" w16cid:durableId="217FA135"/>
  <w16cid:commentId w16cid:paraId="535B8D36" w16cid:durableId="2187CD11"/>
  <w16cid:commentId w16cid:paraId="36028CE5" w16cid:durableId="2190CD22"/>
  <w16cid:commentId w16cid:paraId="5600C804" w16cid:durableId="217F81EC"/>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1A8FDBC9" w16cid:durableId="2190CE33"/>
  <w16cid:commentId w16cid:paraId="2A37DF65" w16cid:durableId="217F81F1"/>
  <w16cid:commentId w16cid:paraId="4D4D569F" w16cid:durableId="2190CECF"/>
  <w16cid:commentId w16cid:paraId="44DFA122" w16cid:durableId="2190D0BF"/>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4371F003" w16cid:durableId="2190D968"/>
  <w16cid:commentId w16cid:paraId="0A180984" w16cid:durableId="2190DE34"/>
  <w16cid:commentId w16cid:paraId="62460E28" w16cid:durableId="2190F314"/>
  <w16cid:commentId w16cid:paraId="3DFEBBA8" w16cid:durableId="2190DD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9637F4" w14:textId="77777777" w:rsidR="00622EAD" w:rsidRDefault="00622EAD">
      <w:pPr>
        <w:spacing w:line="240" w:lineRule="auto"/>
      </w:pPr>
      <w:r>
        <w:separator/>
      </w:r>
    </w:p>
  </w:endnote>
  <w:endnote w:type="continuationSeparator" w:id="0">
    <w:p w14:paraId="428F318F" w14:textId="77777777" w:rsidR="00622EAD" w:rsidRDefault="00622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B648A4" w:rsidRDefault="00B648A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B648A4" w:rsidRDefault="00B648A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B648A4" w:rsidRDefault="00B648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B648A4" w:rsidRDefault="00B648A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B648A4" w:rsidRDefault="00B648A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B648A4" w:rsidRDefault="00B648A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62BF9">
      <w:rPr>
        <w:noProof/>
        <w:color w:val="000000"/>
      </w:rPr>
      <w:t>33</w:t>
    </w:r>
    <w:r>
      <w:rPr>
        <w:color w:val="000000"/>
      </w:rPr>
      <w:fldChar w:fldCharType="end"/>
    </w:r>
  </w:p>
  <w:p w14:paraId="2EB2665D" w14:textId="77777777" w:rsidR="00B648A4" w:rsidRDefault="00B648A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0DCC4A" w14:textId="77777777" w:rsidR="00622EAD" w:rsidRDefault="00622EAD">
      <w:pPr>
        <w:spacing w:line="240" w:lineRule="auto"/>
      </w:pPr>
      <w:r>
        <w:separator/>
      </w:r>
    </w:p>
  </w:footnote>
  <w:footnote w:type="continuationSeparator" w:id="0">
    <w:p w14:paraId="64BA5B09" w14:textId="77777777" w:rsidR="00622EAD" w:rsidRDefault="00622EAD">
      <w:pPr>
        <w:spacing w:line="240" w:lineRule="auto"/>
      </w:pPr>
      <w:r>
        <w:continuationSeparator/>
      </w:r>
    </w:p>
  </w:footnote>
  <w:footnote w:id="1">
    <w:p w14:paraId="208BD1FC" w14:textId="61E8DDD0" w:rsidR="00B648A4" w:rsidRPr="00512A9A" w:rsidRDefault="00B648A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B648A4" w:rsidRDefault="00B648A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42D35"/>
    <w:rsid w:val="000460F7"/>
    <w:rsid w:val="000509C9"/>
    <w:rsid w:val="000556DF"/>
    <w:rsid w:val="00080169"/>
    <w:rsid w:val="000802B6"/>
    <w:rsid w:val="00082267"/>
    <w:rsid w:val="00095511"/>
    <w:rsid w:val="000A2AE9"/>
    <w:rsid w:val="000A3E09"/>
    <w:rsid w:val="000A585A"/>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6D8D"/>
    <w:rsid w:val="002272B7"/>
    <w:rsid w:val="0023176A"/>
    <w:rsid w:val="00247F5E"/>
    <w:rsid w:val="00251576"/>
    <w:rsid w:val="002548D9"/>
    <w:rsid w:val="00256595"/>
    <w:rsid w:val="002573BD"/>
    <w:rsid w:val="0026468B"/>
    <w:rsid w:val="002834B8"/>
    <w:rsid w:val="002870D6"/>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254F2"/>
    <w:rsid w:val="0032685D"/>
    <w:rsid w:val="00336D95"/>
    <w:rsid w:val="00340C32"/>
    <w:rsid w:val="003474A6"/>
    <w:rsid w:val="00347B94"/>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225A3"/>
    <w:rsid w:val="00446A88"/>
    <w:rsid w:val="00451A52"/>
    <w:rsid w:val="004546B1"/>
    <w:rsid w:val="00456F8B"/>
    <w:rsid w:val="004570C5"/>
    <w:rsid w:val="00460D4B"/>
    <w:rsid w:val="00462773"/>
    <w:rsid w:val="00462BB4"/>
    <w:rsid w:val="004662A3"/>
    <w:rsid w:val="00467068"/>
    <w:rsid w:val="00484C29"/>
    <w:rsid w:val="004862DE"/>
    <w:rsid w:val="00491AE8"/>
    <w:rsid w:val="00495A89"/>
    <w:rsid w:val="00496D7A"/>
    <w:rsid w:val="004A70C4"/>
    <w:rsid w:val="004B44E7"/>
    <w:rsid w:val="004B606E"/>
    <w:rsid w:val="004C0B21"/>
    <w:rsid w:val="004C29E0"/>
    <w:rsid w:val="004C5F85"/>
    <w:rsid w:val="004D1FD5"/>
    <w:rsid w:val="004D5430"/>
    <w:rsid w:val="004D6459"/>
    <w:rsid w:val="004D705A"/>
    <w:rsid w:val="004E1061"/>
    <w:rsid w:val="004E18DC"/>
    <w:rsid w:val="004F7586"/>
    <w:rsid w:val="00502CD3"/>
    <w:rsid w:val="005030CE"/>
    <w:rsid w:val="00507D84"/>
    <w:rsid w:val="00512A9A"/>
    <w:rsid w:val="00514F25"/>
    <w:rsid w:val="00517871"/>
    <w:rsid w:val="00533169"/>
    <w:rsid w:val="00536BA7"/>
    <w:rsid w:val="00554C58"/>
    <w:rsid w:val="00562BF9"/>
    <w:rsid w:val="00567C59"/>
    <w:rsid w:val="005804B3"/>
    <w:rsid w:val="00582F2F"/>
    <w:rsid w:val="005912B2"/>
    <w:rsid w:val="005A1886"/>
    <w:rsid w:val="005A23E3"/>
    <w:rsid w:val="005C650F"/>
    <w:rsid w:val="006076B1"/>
    <w:rsid w:val="00622EAD"/>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0B56"/>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4C84"/>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07C44"/>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03E4"/>
    <w:rsid w:val="00A324C5"/>
    <w:rsid w:val="00A40D26"/>
    <w:rsid w:val="00A42AA5"/>
    <w:rsid w:val="00A47CE4"/>
    <w:rsid w:val="00A6553C"/>
    <w:rsid w:val="00A67532"/>
    <w:rsid w:val="00A679EA"/>
    <w:rsid w:val="00A75CAA"/>
    <w:rsid w:val="00A80577"/>
    <w:rsid w:val="00A82E79"/>
    <w:rsid w:val="00A85AC7"/>
    <w:rsid w:val="00A85B62"/>
    <w:rsid w:val="00A9484B"/>
    <w:rsid w:val="00A948FD"/>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2DAD"/>
    <w:rsid w:val="00B43562"/>
    <w:rsid w:val="00B5363F"/>
    <w:rsid w:val="00B55564"/>
    <w:rsid w:val="00B6152E"/>
    <w:rsid w:val="00B648A4"/>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55D9"/>
    <w:rsid w:val="00BF7305"/>
    <w:rsid w:val="00C0471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A66EB"/>
    <w:rsid w:val="00CB02B2"/>
    <w:rsid w:val="00CB0AD7"/>
    <w:rsid w:val="00CB33FC"/>
    <w:rsid w:val="00CB745A"/>
    <w:rsid w:val="00CC386C"/>
    <w:rsid w:val="00CC70C6"/>
    <w:rsid w:val="00CD5F38"/>
    <w:rsid w:val="00CE687F"/>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20B7"/>
    <w:rsid w:val="00D87ED2"/>
    <w:rsid w:val="00D91FDF"/>
    <w:rsid w:val="00D97955"/>
    <w:rsid w:val="00DA3A06"/>
    <w:rsid w:val="00DB508B"/>
    <w:rsid w:val="00DC33FA"/>
    <w:rsid w:val="00DC67D1"/>
    <w:rsid w:val="00DE59B9"/>
    <w:rsid w:val="00DE5D74"/>
    <w:rsid w:val="00DF05B3"/>
    <w:rsid w:val="00DF3AD8"/>
    <w:rsid w:val="00E04396"/>
    <w:rsid w:val="00E058FD"/>
    <w:rsid w:val="00E061B2"/>
    <w:rsid w:val="00E14149"/>
    <w:rsid w:val="00E23C07"/>
    <w:rsid w:val="00E31749"/>
    <w:rsid w:val="00E31DE6"/>
    <w:rsid w:val="00E60A40"/>
    <w:rsid w:val="00E6241A"/>
    <w:rsid w:val="00E63A92"/>
    <w:rsid w:val="00E74719"/>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BD7"/>
    <w:rsid w:val="00F12891"/>
    <w:rsid w:val="00F17D8A"/>
    <w:rsid w:val="00F23266"/>
    <w:rsid w:val="00F25817"/>
    <w:rsid w:val="00F264AE"/>
    <w:rsid w:val="00F26D3D"/>
    <w:rsid w:val="00F31CF6"/>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32B2D83-1749-4426-B069-3257DE5E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61</Pages>
  <Words>40399</Words>
  <Characters>230279</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281</cp:revision>
  <cp:lastPrinted>2019-11-26T17:35:00Z</cp:lastPrinted>
  <dcterms:created xsi:type="dcterms:W3CDTF">2019-11-08T05:18:00Z</dcterms:created>
  <dcterms:modified xsi:type="dcterms:W3CDTF">2019-12-07T17:54:00Z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