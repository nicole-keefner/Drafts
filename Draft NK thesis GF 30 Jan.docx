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proofErr w:type="gramStart"/>
      <w:r w:rsidRPr="00084CE8">
        <w:rPr>
          <w:rFonts w:ascii="Times New Roman" w:hAnsi="Times New Roman" w:cs="Times New Roman"/>
          <w:b/>
        </w:rPr>
        <w:t>coral</w:t>
      </w:r>
      <w:proofErr w:type="gramEnd"/>
      <w:r w:rsidRPr="00084CE8">
        <w:rPr>
          <w:rFonts w:ascii="Times New Roman" w:hAnsi="Times New Roman" w:cs="Times New Roman"/>
          <w:b/>
        </w:rPr>
        <w:t xml:space="preserve">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8E357D" w:rsidRDefault="008E357D" w:rsidP="008E357D">
      <w:pPr>
        <w:pStyle w:val="Title"/>
      </w:pPr>
      <w:r>
        <w:rPr>
          <w:b w:val="0"/>
        </w:rPr>
        <w:br w:type="page"/>
      </w:r>
      <w:r w:rsidR="00C8148D" w:rsidRPr="008E357D">
        <w:lastRenderedPageBreak/>
        <w:t xml:space="preserve">Temporal effectiveness of </w:t>
      </w:r>
      <w:r w:rsidR="00F62EFD" w:rsidRPr="008E357D">
        <w:t xml:space="preserve">biodiversity </w:t>
      </w:r>
      <w:r w:rsidR="00C8148D" w:rsidRPr="008E357D">
        <w:t>surrogates in coral reef</w:t>
      </w:r>
      <w:r w:rsidR="000560AF" w:rsidRPr="008E357D">
        <w:t xml:space="preserve">s </w:t>
      </w:r>
      <w:r w:rsidR="00C8148D" w:rsidRPr="008E357D">
        <w:t>in</w:t>
      </w:r>
      <w:r w:rsidR="000560AF" w:rsidRPr="008E357D">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8E357D" w:rsidRDefault="006B0F06" w:rsidP="008E357D">
      <w:pPr>
        <w:pStyle w:val="Heading1"/>
      </w:pPr>
      <w:r w:rsidRPr="008E357D">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8E357D">
      <w:pPr>
        <w:pStyle w:val="Heading1"/>
      </w:pPr>
      <w:r w:rsidRPr="00084CE8">
        <w:t>Introduction</w:t>
      </w:r>
      <w:r w:rsidR="000560AF" w:rsidRPr="00084CE8">
        <w:t xml:space="preserve"> </w:t>
      </w:r>
    </w:p>
    <w:p w14:paraId="3FA0CB41" w14:textId="6EAD1CDC" w:rsidR="00B95998" w:rsidRDefault="00B95998">
      <w:pPr>
        <w:spacing w:line="480" w:lineRule="auto"/>
        <w:rPr>
          <w:ins w:id="0" w:author="Nicole" w:date="2019-01-31T08:25:00Z"/>
          <w:rFonts w:ascii="Times New Roman" w:eastAsia="Calibri" w:hAnsi="Times New Roman" w:cs="Times New Roman"/>
        </w:rPr>
        <w:pPrChange w:id="1" w:author="Nicole" w:date="2019-01-31T08:25:00Z">
          <w:pPr>
            <w:spacing w:line="480" w:lineRule="auto"/>
            <w:ind w:firstLine="720"/>
          </w:pPr>
        </w:pPrChange>
      </w:pPr>
      <w:ins w:id="2" w:author="Nicole" w:date="2019-01-31T08:25:00Z">
        <w:r>
          <w:rPr>
            <w:rFonts w:ascii="Times New Roman" w:eastAsia="Calibri" w:hAnsi="Times New Roman" w:cs="Times New Roman"/>
          </w:rPr>
          <w:t>Basic Outline:</w:t>
        </w:r>
      </w:ins>
    </w:p>
    <w:p w14:paraId="0239143E" w14:textId="1A0BED1B" w:rsidR="00B95998" w:rsidRDefault="00B95998">
      <w:pPr>
        <w:pStyle w:val="ListParagraph"/>
        <w:numPr>
          <w:ilvl w:val="0"/>
          <w:numId w:val="4"/>
        </w:numPr>
        <w:spacing w:line="480" w:lineRule="auto"/>
        <w:rPr>
          <w:ins w:id="3" w:author="Nicole" w:date="2019-01-31T08:26:00Z"/>
          <w:rFonts w:ascii="Times New Roman" w:eastAsia="Calibri" w:hAnsi="Times New Roman" w:cs="Times New Roman"/>
        </w:rPr>
        <w:pPrChange w:id="4" w:author="Nicole" w:date="2019-01-31T08:26:00Z">
          <w:pPr>
            <w:spacing w:line="480" w:lineRule="auto"/>
            <w:ind w:firstLine="720"/>
          </w:pPr>
        </w:pPrChange>
      </w:pPr>
      <w:ins w:id="5" w:author="Nicole" w:date="2019-01-31T08:26:00Z">
        <w:r>
          <w:rPr>
            <w:rFonts w:ascii="Times New Roman" w:eastAsia="Calibri" w:hAnsi="Times New Roman" w:cs="Times New Roman"/>
          </w:rPr>
          <w:t>What is biodiversity and why do we care; how do we measure it</w:t>
        </w:r>
      </w:ins>
    </w:p>
    <w:p w14:paraId="7400BFD1" w14:textId="77777777" w:rsidR="00045783" w:rsidRDefault="00045783" w:rsidP="00045783">
      <w:pPr>
        <w:pStyle w:val="ListParagraph"/>
        <w:numPr>
          <w:ilvl w:val="0"/>
          <w:numId w:val="4"/>
        </w:numPr>
        <w:spacing w:line="480" w:lineRule="auto"/>
        <w:rPr>
          <w:ins w:id="6" w:author="Nicole" w:date="2019-01-31T08:49:00Z"/>
          <w:rFonts w:ascii="Times New Roman" w:eastAsia="Calibri" w:hAnsi="Times New Roman" w:cs="Times New Roman"/>
        </w:rPr>
      </w:pPr>
      <w:ins w:id="7" w:author="Nicole" w:date="2019-01-31T08:49:00Z">
        <w:r>
          <w:rPr>
            <w:rFonts w:ascii="Times New Roman" w:eastAsia="Calibri" w:hAnsi="Times New Roman" w:cs="Times New Roman"/>
          </w:rPr>
          <w:t xml:space="preserve">Biodiversity measures rely on species-level measures, but for several reasons these aren’t always available; taxonomic sufficiency has been investigated for studies that look at taxonomic levels above species and RTU’s have been investigated for cases where one or more species that look the same are grouped together </w:t>
        </w:r>
      </w:ins>
    </w:p>
    <w:p w14:paraId="5BDBCB1D" w14:textId="4873A974" w:rsidR="00B95998" w:rsidRDefault="00B95998">
      <w:pPr>
        <w:pStyle w:val="ListParagraph"/>
        <w:numPr>
          <w:ilvl w:val="0"/>
          <w:numId w:val="4"/>
        </w:numPr>
        <w:spacing w:line="480" w:lineRule="auto"/>
        <w:rPr>
          <w:ins w:id="8" w:author="Nicole" w:date="2019-01-31T08:27:00Z"/>
          <w:rFonts w:ascii="Times New Roman" w:eastAsia="Calibri" w:hAnsi="Times New Roman" w:cs="Times New Roman"/>
        </w:rPr>
        <w:pPrChange w:id="9" w:author="Nicole" w:date="2019-01-31T08:26:00Z">
          <w:pPr>
            <w:spacing w:line="480" w:lineRule="auto"/>
            <w:ind w:firstLine="720"/>
          </w:pPr>
        </w:pPrChange>
      </w:pPr>
      <w:ins w:id="10" w:author="Nicole" w:date="2019-01-31T08:27:00Z">
        <w:r>
          <w:rPr>
            <w:rFonts w:ascii="Times New Roman" w:eastAsia="Calibri" w:hAnsi="Times New Roman" w:cs="Times New Roman"/>
          </w:rPr>
          <w:t>What is a s</w:t>
        </w:r>
      </w:ins>
      <w:ins w:id="11" w:author="Nicole" w:date="2019-01-31T08:26:00Z">
        <w:r>
          <w:rPr>
            <w:rFonts w:ascii="Times New Roman" w:eastAsia="Calibri" w:hAnsi="Times New Roman" w:cs="Times New Roman"/>
          </w:rPr>
          <w:t>urrogate</w:t>
        </w:r>
      </w:ins>
      <w:ins w:id="12" w:author="Nicole" w:date="2019-01-31T08:27:00Z">
        <w:r>
          <w:rPr>
            <w:rFonts w:ascii="Times New Roman" w:eastAsia="Calibri" w:hAnsi="Times New Roman" w:cs="Times New Roman"/>
          </w:rPr>
          <w:t xml:space="preserve"> and why are they useful; studies</w:t>
        </w:r>
      </w:ins>
      <w:ins w:id="13" w:author="Nicole" w:date="2019-01-31T08:26:00Z">
        <w:r>
          <w:rPr>
            <w:rFonts w:ascii="Times New Roman" w:eastAsia="Calibri" w:hAnsi="Times New Roman" w:cs="Times New Roman"/>
          </w:rPr>
          <w:t xml:space="preserve"> over space and time</w:t>
        </w:r>
      </w:ins>
    </w:p>
    <w:p w14:paraId="6068B825" w14:textId="2C6D4D3E" w:rsidR="00B95998" w:rsidRPr="00B95998" w:rsidRDefault="00B95998">
      <w:pPr>
        <w:pStyle w:val="ListParagraph"/>
        <w:numPr>
          <w:ilvl w:val="0"/>
          <w:numId w:val="4"/>
        </w:numPr>
        <w:spacing w:line="480" w:lineRule="auto"/>
        <w:rPr>
          <w:ins w:id="14" w:author="Nicole" w:date="2019-01-31T08:25:00Z"/>
          <w:rFonts w:ascii="Times New Roman" w:eastAsia="Calibri" w:hAnsi="Times New Roman" w:cs="Times New Roman"/>
          <w:rPrChange w:id="15" w:author="Nicole" w:date="2019-01-31T08:26:00Z">
            <w:rPr>
              <w:ins w:id="16" w:author="Nicole" w:date="2019-01-31T08:25:00Z"/>
              <w:rFonts w:eastAsia="Calibri"/>
            </w:rPr>
          </w:rPrChange>
        </w:rPr>
        <w:pPrChange w:id="17" w:author="Nicole" w:date="2019-01-31T08:26:00Z">
          <w:pPr>
            <w:spacing w:line="480" w:lineRule="auto"/>
            <w:ind w:firstLine="720"/>
          </w:pPr>
        </w:pPrChange>
      </w:pPr>
      <w:ins w:id="18" w:author="Nicole" w:date="2019-01-31T08:32:00Z">
        <w:r>
          <w:rPr>
            <w:rFonts w:ascii="Times New Roman" w:eastAsia="Calibri" w:hAnsi="Times New Roman" w:cs="Times New Roman"/>
          </w:rPr>
          <w:t>Study-specific information and objectives</w:t>
        </w:r>
      </w:ins>
    </w:p>
    <w:p w14:paraId="0D176F6C" w14:textId="77777777" w:rsidR="001E5A07" w:rsidRDefault="0094103A" w:rsidP="001E5A07">
      <w:pPr>
        <w:spacing w:line="480" w:lineRule="auto"/>
        <w:ind w:firstLine="720"/>
        <w:rPr>
          <w:ins w:id="19" w:author="Nicole" w:date="2019-01-31T12:53:00Z"/>
          <w:rFonts w:ascii="Times New Roman" w:eastAsia="Calibri" w:hAnsi="Times New Roman" w:cs="Times New Roman"/>
        </w:rPr>
      </w:pPr>
      <w:r w:rsidRPr="00084CE8">
        <w:rPr>
          <w:rFonts w:ascii="Times New Roman" w:eastAsia="Calibri" w:hAnsi="Times New Roman" w:cs="Times New Roman"/>
        </w:rPr>
        <w:lastRenderedPageBreak/>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ins w:id="20" w:author="Nicole" w:date="2019-01-31T08:34:00Z">
        <w:r w:rsidR="00B95998">
          <w:rPr>
            <w:rFonts w:ascii="Times New Roman" w:eastAsia="Calibri" w:hAnsi="Times New Roman" w:cs="Times New Roman"/>
          </w:rPr>
          <w:t xml:space="preserve"> There</w:t>
        </w:r>
      </w:ins>
      <w:ins w:id="21" w:author="Nicole" w:date="2019-01-31T08:44:00Z">
        <w:r w:rsidR="00254A2A">
          <w:rPr>
            <w:rFonts w:ascii="Times New Roman" w:eastAsia="Calibri" w:hAnsi="Times New Roman" w:cs="Times New Roman"/>
          </w:rPr>
          <w:t xml:space="preserve"> are many </w:t>
        </w:r>
      </w:ins>
      <w:ins w:id="22" w:author="Nicole" w:date="2019-01-31T08:47:00Z">
        <w:r w:rsidR="00045783">
          <w:rPr>
            <w:rFonts w:ascii="Times New Roman" w:eastAsia="Calibri" w:hAnsi="Times New Roman" w:cs="Times New Roman"/>
          </w:rPr>
          <w:t>aspect</w:t>
        </w:r>
      </w:ins>
      <w:ins w:id="23" w:author="Nicole" w:date="2019-01-31T08:44:00Z">
        <w:r w:rsidR="00254A2A">
          <w:rPr>
            <w:rFonts w:ascii="Times New Roman" w:eastAsia="Calibri" w:hAnsi="Times New Roman" w:cs="Times New Roman"/>
          </w:rPr>
          <w:t>s of biodiversity</w:t>
        </w:r>
      </w:ins>
      <w:ins w:id="24" w:author="Nicole" w:date="2019-01-31T08:46:00Z">
        <w:r w:rsidR="00045783">
          <w:rPr>
            <w:rFonts w:ascii="Times New Roman" w:eastAsia="Calibri" w:hAnsi="Times New Roman" w:cs="Times New Roman"/>
          </w:rPr>
          <w:t>:</w:t>
        </w:r>
      </w:ins>
      <w:ins w:id="25" w:author="Nicole" w:date="2019-01-31T08:44:00Z">
        <w:r w:rsidR="00254A2A">
          <w:rPr>
            <w:rFonts w:ascii="Times New Roman" w:eastAsia="Calibri" w:hAnsi="Times New Roman" w:cs="Times New Roman"/>
          </w:rPr>
          <w:t xml:space="preserve"> </w:t>
        </w:r>
      </w:ins>
      <w:ins w:id="26" w:author="Nicole" w:date="2019-01-31T08:47:00Z">
        <w:r w:rsidR="00045783" w:rsidRPr="00F2392C">
          <w:rPr>
            <w:rFonts w:ascii="Times New Roman" w:eastAsia="Calibri" w:hAnsi="Times New Roman" w:cs="Times New Roman"/>
          </w:rPr>
          <w:t xml:space="preserve">landscape, ecosystem, species and genetic diversity </w:t>
        </w:r>
      </w:ins>
      <w:ins w:id="27" w:author="Nicole" w:date="2019-01-31T08:48:00Z">
        <w:r w:rsidR="00045783" w:rsidRPr="00F2392C">
          <w:rPr>
            <w:rFonts w:ascii="Times New Roman" w:eastAsia="Calibri" w:hAnsi="Times New Roman" w:cs="Times New Roman"/>
          </w:rPr>
          <w:fldChar w:fldCharType="begin" w:fldLock="1"/>
        </w:r>
      </w:ins>
      <w:r w:rsidR="00045783" w:rsidRPr="00F2392C">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R. F. Noss, 1990)","plainTextFormattedCitation":"(Duelli &amp; Obrist, 2003; R. F. Noss, 1990)"},"properties":{"noteIndex":0},"schema":"https://github.com/citation-style-language/schema/raw/master/csl-citation.json"}</w:instrText>
      </w:r>
      <w:r w:rsidR="00045783" w:rsidRPr="00F2392C">
        <w:rPr>
          <w:rFonts w:ascii="Times New Roman" w:eastAsia="Calibri" w:hAnsi="Times New Roman" w:cs="Times New Roman"/>
        </w:rPr>
        <w:fldChar w:fldCharType="separate"/>
      </w:r>
      <w:r w:rsidR="00045783" w:rsidRPr="00F2392C">
        <w:rPr>
          <w:rFonts w:ascii="Times New Roman" w:eastAsia="Calibri" w:hAnsi="Times New Roman" w:cs="Times New Roman"/>
          <w:noProof/>
        </w:rPr>
        <w:t>(Duelli &amp; Obrist, 2003; R. F. Noss, 1990)</w:t>
      </w:r>
      <w:ins w:id="28" w:author="Nicole" w:date="2019-01-31T08:48:00Z">
        <w:r w:rsidR="00045783" w:rsidRPr="00F2392C">
          <w:rPr>
            <w:rFonts w:ascii="Times New Roman" w:eastAsia="Calibri" w:hAnsi="Times New Roman" w:cs="Times New Roman"/>
          </w:rPr>
          <w:fldChar w:fldCharType="end"/>
        </w:r>
        <w:r w:rsidR="00045783" w:rsidRPr="00F2392C">
          <w:rPr>
            <w:rFonts w:ascii="Times New Roman" w:eastAsia="Calibri" w:hAnsi="Times New Roman" w:cs="Times New Roman"/>
          </w:rPr>
          <w:t xml:space="preserve">. </w:t>
        </w:r>
      </w:ins>
      <w:ins w:id="29" w:author="Nicole" w:date="2019-01-31T12:43:00Z">
        <w:r w:rsidR="00F2392C" w:rsidRPr="00F2392C">
          <w:rPr>
            <w:rFonts w:ascii="Times New Roman" w:eastAsia="Calibri" w:hAnsi="Times New Roman" w:cs="Times New Roman"/>
          </w:rPr>
          <w:t>S</w:t>
        </w:r>
        <w:r w:rsidR="00F2392C" w:rsidRPr="00F2392C">
          <w:rPr>
            <w:rFonts w:ascii="Times New Roman" w:eastAsia="Calibri" w:hAnsi="Times New Roman" w:cs="Times New Roman"/>
          </w:rPr>
          <w:t>pecies diversity is commonly used in monitoring studies</w:t>
        </w:r>
        <w:r w:rsidR="00F2392C" w:rsidRPr="00F2392C">
          <w:rPr>
            <w:rFonts w:ascii="Times New Roman" w:eastAsia="Calibri" w:hAnsi="Times New Roman" w:cs="Times New Roman"/>
          </w:rPr>
          <w:t xml:space="preserve"> b</w:t>
        </w:r>
      </w:ins>
      <w:ins w:id="30" w:author="Nicole" w:date="2019-01-31T08:54:00Z">
        <w:r w:rsidR="00F2392C" w:rsidRPr="00F2392C">
          <w:rPr>
            <w:rFonts w:ascii="Times New Roman" w:eastAsia="Calibri" w:hAnsi="Times New Roman" w:cs="Times New Roman"/>
          </w:rPr>
          <w:t xml:space="preserve">ecause species are </w:t>
        </w:r>
      </w:ins>
      <w:ins w:id="31" w:author="Nicole" w:date="2019-01-31T12:43:00Z">
        <w:r w:rsidR="00F2392C">
          <w:rPr>
            <w:rFonts w:ascii="Times New Roman" w:eastAsia="Calibri" w:hAnsi="Times New Roman" w:cs="Times New Roman"/>
          </w:rPr>
          <w:t>fundamental to</w:t>
        </w:r>
      </w:ins>
      <w:ins w:id="32" w:author="Nicole" w:date="2019-01-31T08:54:00Z">
        <w:r w:rsidR="00045783" w:rsidRPr="00F2392C">
          <w:rPr>
            <w:rFonts w:ascii="Times New Roman" w:eastAsia="Calibri" w:hAnsi="Times New Roman" w:cs="Times New Roman"/>
          </w:rPr>
          <w:t xml:space="preserve"> understanding </w:t>
        </w:r>
      </w:ins>
      <w:ins w:id="33" w:author="Nicole" w:date="2019-01-31T08:55:00Z">
        <w:r w:rsidR="007D7937" w:rsidRPr="00F2392C">
          <w:rPr>
            <w:rFonts w:ascii="Times New Roman" w:eastAsia="Calibri" w:hAnsi="Times New Roman" w:cs="Times New Roman"/>
          </w:rPr>
          <w:t xml:space="preserve">evolutionary patterns of </w:t>
        </w:r>
      </w:ins>
      <w:ins w:id="34" w:author="Nicole" w:date="2019-01-31T08:57:00Z">
        <w:r w:rsidR="007D7937" w:rsidRPr="00F2392C">
          <w:rPr>
            <w:rFonts w:ascii="Times New Roman" w:eastAsia="Calibri" w:hAnsi="Times New Roman" w:cs="Times New Roman"/>
          </w:rPr>
          <w:t>distributions</w:t>
        </w:r>
      </w:ins>
      <w:ins w:id="35" w:author="Nicole" w:date="2019-01-31T08:55:00Z">
        <w:r w:rsidR="007D7937" w:rsidRPr="00F2392C">
          <w:rPr>
            <w:rFonts w:ascii="Times New Roman" w:eastAsia="Calibri" w:hAnsi="Times New Roman" w:cs="Times New Roman"/>
          </w:rPr>
          <w:t>, in</w:t>
        </w:r>
        <w:r w:rsidR="00F2392C" w:rsidRPr="00F2392C">
          <w:rPr>
            <w:rFonts w:ascii="Times New Roman" w:eastAsia="Calibri" w:hAnsi="Times New Roman" w:cs="Times New Roman"/>
          </w:rPr>
          <w:t>terspecific interactions, and</w:t>
        </w:r>
        <w:r w:rsidR="007D7937" w:rsidRPr="00F2392C">
          <w:rPr>
            <w:rFonts w:ascii="Times New Roman" w:eastAsia="Calibri" w:hAnsi="Times New Roman" w:cs="Times New Roman"/>
          </w:rPr>
          <w:t xml:space="preserve"> indicat</w:t>
        </w:r>
        <w:r w:rsidR="00F2392C" w:rsidRPr="00F2392C">
          <w:rPr>
            <w:rFonts w:ascii="Times New Roman" w:eastAsia="Calibri" w:hAnsi="Times New Roman" w:cs="Times New Roman"/>
          </w:rPr>
          <w:t>ors of environmental conditions</w:t>
        </w:r>
        <w:r w:rsidR="007D7937" w:rsidRPr="00F2392C">
          <w:rPr>
            <w:rFonts w:ascii="Times New Roman" w:eastAsia="Calibri" w:hAnsi="Times New Roman" w:cs="Times New Roman"/>
          </w:rPr>
          <w:t>.</w:t>
        </w:r>
        <w:r w:rsidR="007D7937" w:rsidRPr="00F2392C">
          <w:rPr>
            <w:rFonts w:ascii="Times New Roman" w:eastAsia="Calibri" w:hAnsi="Times New Roman" w:cs="Times New Roman"/>
            <w:i/>
          </w:rPr>
          <w:t xml:space="preserve"> </w:t>
        </w:r>
      </w:ins>
      <w:ins w:id="36" w:author="Nicole" w:date="2019-01-31T08:51:00Z">
        <w:r w:rsidR="00045783">
          <w:rPr>
            <w:rFonts w:ascii="Times New Roman" w:eastAsia="Calibri" w:hAnsi="Times New Roman" w:cs="Times New Roman"/>
          </w:rPr>
          <w:t>Species diversity is estimated</w:t>
        </w:r>
      </w:ins>
      <w:ins w:id="37" w:author="Nicole" w:date="2019-01-31T08:53:00Z">
        <w:r w:rsidR="00045783">
          <w:rPr>
            <w:rFonts w:ascii="Times New Roman" w:eastAsia="Calibri" w:hAnsi="Times New Roman" w:cs="Times New Roman"/>
          </w:rPr>
          <w:t xml:space="preserve"> in field studies</w:t>
        </w:r>
      </w:ins>
      <w:ins w:id="38" w:author="Nicole" w:date="2019-01-31T08:51:00Z">
        <w:r w:rsidR="00045783">
          <w:rPr>
            <w:rFonts w:ascii="Times New Roman" w:eastAsia="Calibri" w:hAnsi="Times New Roman" w:cs="Times New Roman"/>
          </w:rPr>
          <w:t xml:space="preserve"> using measures such as species richness, species evenness, and diversity indices that </w:t>
        </w:r>
      </w:ins>
      <w:ins w:id="39" w:author="Nicole" w:date="2019-01-31T12:45:00Z">
        <w:r w:rsidR="00F2392C">
          <w:rPr>
            <w:rFonts w:ascii="Times New Roman" w:eastAsia="Calibri" w:hAnsi="Times New Roman" w:cs="Times New Roman"/>
          </w:rPr>
          <w:t xml:space="preserve">express </w:t>
        </w:r>
      </w:ins>
      <w:ins w:id="40" w:author="Nicole" w:date="2019-01-31T08:51:00Z">
        <w:r w:rsidR="00045783">
          <w:rPr>
            <w:rFonts w:ascii="Times New Roman" w:eastAsia="Calibri" w:hAnsi="Times New Roman" w:cs="Times New Roman"/>
          </w:rPr>
          <w:t>a combination of richness and evenness.</w:t>
        </w:r>
      </w:ins>
      <w:r w:rsidR="006B0F06" w:rsidRPr="00084CE8">
        <w:rPr>
          <w:rFonts w:ascii="Times New Roman" w:eastAsia="Calibri" w:hAnsi="Times New Roman" w:cs="Times New Roman"/>
        </w:rPr>
        <w:t xml:space="preserve"> </w:t>
      </w:r>
      <w:r w:rsidR="00B43FC7" w:rsidRPr="00084CE8">
        <w:rPr>
          <w:rFonts w:ascii="Times New Roman" w:eastAsia="Calibri" w:hAnsi="Times New Roman" w:cs="Times New Roman"/>
        </w:rPr>
        <w:t>Richness is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B43FC7" w:rsidRPr="00B36635">
        <w:rPr>
          <w:rFonts w:ascii="Times New Roman" w:eastAsia="Calibri" w:hAnsi="Times New Roman" w:cs="Times New Roman"/>
        </w:rPr>
        <w:t xml:space="preserve">. Evenness </w:t>
      </w:r>
      <w:r w:rsidR="00C17E58" w:rsidRPr="0093430E">
        <w:rPr>
          <w:rFonts w:ascii="Times New Roman" w:eastAsia="Calibri" w:hAnsi="Times New Roman" w:cs="Times New Roman"/>
        </w:rPr>
        <w:t xml:space="preserve">is a measure of </w:t>
      </w:r>
      <w:r w:rsidR="008844D0">
        <w:rPr>
          <w:rFonts w:ascii="Times New Roman" w:eastAsia="Calibri" w:hAnsi="Times New Roman" w:cs="Times New Roman"/>
        </w:rPr>
        <w:t>the relative abundance of each species in an area,</w:t>
      </w:r>
      <w:r w:rsidR="00C17E58" w:rsidRPr="0093430E">
        <w:rPr>
          <w:rFonts w:ascii="Times New Roman" w:eastAsia="Calibri" w:hAnsi="Times New Roman" w:cs="Times New Roman"/>
        </w:rPr>
        <w:t xml:space="preserve"> </w:t>
      </w:r>
      <w:r w:rsidR="008844D0">
        <w:rPr>
          <w:rFonts w:ascii="Times New Roman" w:eastAsia="Calibri" w:hAnsi="Times New Roman" w:cs="Times New Roman"/>
        </w:rPr>
        <w:t xml:space="preserve">which </w:t>
      </w:r>
      <w:r w:rsidR="00C17E58" w:rsidRPr="0093430E">
        <w:rPr>
          <w:rFonts w:ascii="Times New Roman" w:eastAsia="Calibri" w:hAnsi="Times New Roman" w:cs="Times New Roman"/>
        </w:rPr>
        <w:t>provide</w:t>
      </w:r>
      <w:r w:rsidR="008844D0">
        <w:rPr>
          <w:rFonts w:ascii="Times New Roman" w:eastAsia="Calibri" w:hAnsi="Times New Roman" w:cs="Times New Roman"/>
        </w:rPr>
        <w:t>s</w:t>
      </w:r>
      <w:r w:rsidR="00C17E58" w:rsidRPr="00084CE8">
        <w:rPr>
          <w:rFonts w:ascii="Times New Roman" w:eastAsia="Calibri" w:hAnsi="Times New Roman" w:cs="Times New Roman"/>
        </w:rPr>
        <w:t xml:space="preserve"> information </w:t>
      </w:r>
      <w:r w:rsidR="008844D0">
        <w:rPr>
          <w:rFonts w:ascii="Times New Roman" w:eastAsia="Calibri" w:hAnsi="Times New Roman" w:cs="Times New Roman"/>
        </w:rPr>
        <w:t>on</w:t>
      </w:r>
      <w:r w:rsidR="00C17E58" w:rsidRPr="00084CE8">
        <w:rPr>
          <w:rFonts w:ascii="Times New Roman" w:eastAsia="Calibri" w:hAnsi="Times New Roman" w:cs="Times New Roman"/>
        </w:rPr>
        <w:t xml:space="preserve"> dominance-related patterns</w:t>
      </w:r>
      <w:r w:rsidR="008844D0">
        <w:rPr>
          <w:rFonts w:ascii="Times New Roman" w:eastAsia="Calibri" w:hAnsi="Times New Roman" w:cs="Times New Roman"/>
        </w:rPr>
        <w:t xml:space="preserve"> and species rarity</w:t>
      </w:r>
      <w:r w:rsidR="00F2392C">
        <w:rPr>
          <w:rFonts w:ascii="Times New Roman" w:eastAsia="Calibri" w:hAnsi="Times New Roman" w:cs="Times New Roman"/>
        </w:rPr>
        <w:t>.</w:t>
      </w:r>
      <w:r w:rsidR="00B43FC7" w:rsidRPr="00B36635">
        <w:rPr>
          <w:rFonts w:ascii="Times New Roman" w:eastAsia="Calibri" w:hAnsi="Times New Roman" w:cs="Times New Roman"/>
        </w:rPr>
        <w:t xml:space="preserve"> </w:t>
      </w:r>
      <w:r w:rsidR="00F2392C">
        <w:rPr>
          <w:rFonts w:ascii="Times New Roman" w:eastAsia="Calibri" w:hAnsi="Times New Roman" w:cs="Times New Roman"/>
        </w:rPr>
        <w:t>D</w:t>
      </w:r>
      <w:r w:rsidR="00FE148D" w:rsidRPr="00B36635">
        <w:rPr>
          <w:rFonts w:ascii="Times New Roman" w:eastAsia="Calibri" w:hAnsi="Times New Roman" w:cs="Times New Roman"/>
        </w:rPr>
        <w:t>iversity</w:t>
      </w:r>
      <w:r w:rsidR="006776C7" w:rsidRPr="00084CE8">
        <w:rPr>
          <w:rFonts w:ascii="Times New Roman" w:eastAsia="Calibri" w:hAnsi="Times New Roman" w:cs="Times New Roman"/>
        </w:rPr>
        <w:t xml:space="preserve"> indices</w:t>
      </w:r>
      <w:r w:rsidR="00FE148D" w:rsidRPr="00084CE8">
        <w:rPr>
          <w:rFonts w:ascii="Times New Roman" w:eastAsia="Calibri" w:hAnsi="Times New Roman" w:cs="Times New Roman"/>
        </w:rPr>
        <w:t xml:space="preserve"> and species richness </w:t>
      </w:r>
      <w:r w:rsidR="00441CA2" w:rsidRPr="00084CE8">
        <w:rPr>
          <w:rFonts w:ascii="Times New Roman" w:eastAsia="Calibri" w:hAnsi="Times New Roman" w:cs="Times New Roman"/>
        </w:rPr>
        <w:t>are</w:t>
      </w:r>
      <w:r w:rsidR="00FE148D" w:rsidRPr="00084CE8">
        <w:rPr>
          <w:rFonts w:ascii="Times New Roman" w:eastAsia="Calibri" w:hAnsi="Times New Roman" w:cs="Times New Roman"/>
        </w:rPr>
        <w:t xml:space="preserve"> useful when learning about changes in </w:t>
      </w:r>
      <w:r w:rsidR="006776C7" w:rsidRPr="00084CE8">
        <w:rPr>
          <w:rFonts w:ascii="Times New Roman" w:eastAsia="Calibri" w:hAnsi="Times New Roman" w:cs="Times New Roman"/>
        </w:rPr>
        <w:t xml:space="preserve">the species composition aspect of </w:t>
      </w:r>
      <w:r w:rsidR="00FE148D" w:rsidRPr="00084CE8">
        <w:rPr>
          <w:rFonts w:ascii="Times New Roman" w:eastAsia="Calibri" w:hAnsi="Times New Roman" w:cs="Times New Roman"/>
        </w:rPr>
        <w:t>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(Hamilton, 2005)</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 xml:space="preserve">. </w:t>
      </w:r>
    </w:p>
    <w:p w14:paraId="1D0855E2" w14:textId="74C1EF8C" w:rsidR="006B3A65" w:rsidRPr="00B36635" w:rsidRDefault="00FE148D" w:rsidP="001E5A07">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Unfortunately, </w:t>
      </w:r>
      <w:r w:rsidR="001E5A07">
        <w:rPr>
          <w:rFonts w:ascii="Times New Roman" w:eastAsia="Calibri" w:hAnsi="Times New Roman" w:cs="Times New Roman"/>
        </w:rPr>
        <w:t>monitoring</w:t>
      </w:r>
      <w:r w:rsidR="00294D79" w:rsidRPr="00B36635">
        <w:rPr>
          <w:rFonts w:ascii="Times New Roman" w:eastAsia="Calibri" w:hAnsi="Times New Roman" w:cs="Times New Roman"/>
        </w:rPr>
        <w:t xml:space="preserve"> all species</w:t>
      </w:r>
      <w:r w:rsidRPr="00B36635">
        <w:rPr>
          <w:rFonts w:ascii="Times New Roman" w:eastAsia="Calibri" w:hAnsi="Times New Roman" w:cs="Times New Roman"/>
        </w:rPr>
        <w:t xml:space="preserve"> </w:t>
      </w:r>
      <w:r w:rsidR="006776C7" w:rsidRPr="00B36635">
        <w:rPr>
          <w:rFonts w:ascii="Times New Roman" w:eastAsia="Calibri" w:hAnsi="Times New Roman" w:cs="Times New Roman"/>
        </w:rPr>
        <w:t>require</w:t>
      </w:r>
      <w:r w:rsidR="001E5A07">
        <w:rPr>
          <w:rFonts w:ascii="Times New Roman" w:eastAsia="Calibri" w:hAnsi="Times New Roman" w:cs="Times New Roman"/>
        </w:rPr>
        <w:t>s</w:t>
      </w:r>
      <w:r w:rsidR="006776C7" w:rsidRPr="00B36635">
        <w:rPr>
          <w:rFonts w:ascii="Times New Roman" w:eastAsia="Calibri" w:hAnsi="Times New Roman" w:cs="Times New Roman"/>
        </w:rPr>
        <w:t xml:space="preserve"> large expenditures of time, effort, and taxonomic expertise</w:t>
      </w:r>
      <w:r w:rsidRPr="00B36635">
        <w:rPr>
          <w:rFonts w:ascii="Times New Roman" w:eastAsia="Calibri" w:hAnsi="Times New Roman" w:cs="Times New Roman"/>
        </w:rPr>
        <w:t xml:space="preserve">, and </w:t>
      </w:r>
      <w:r w:rsidR="001E5A07">
        <w:rPr>
          <w:rFonts w:ascii="Times New Roman" w:eastAsia="Calibri" w:hAnsi="Times New Roman" w:cs="Times New Roman"/>
        </w:rPr>
        <w:t>is</w:t>
      </w:r>
      <w:r w:rsidRPr="00B36635">
        <w:rPr>
          <w:rFonts w:ascii="Times New Roman" w:eastAsia="Calibri" w:hAnsi="Times New Roman" w:cs="Times New Roman"/>
        </w:rPr>
        <w:t xml:space="preserve"> therefore often prohibitively expensive</w:t>
      </w:r>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1E5A07">
        <w:rPr>
          <w:rFonts w:ascii="Times New Roman" w:eastAsia="Calibri" w:hAnsi="Times New Roman" w:cs="Times New Roman"/>
        </w:rPr>
        <w:t>.</w:t>
      </w:r>
      <w:ins w:id="41" w:author="Nicole" w:date="2019-01-31T12:56:00Z">
        <w:r w:rsidR="001E5A07">
          <w:rPr>
            <w:rFonts w:ascii="Times New Roman" w:eastAsia="Calibri" w:hAnsi="Times New Roman" w:cs="Times New Roman"/>
          </w:rPr>
          <w:t xml:space="preserve"> </w:t>
        </w:r>
      </w:ins>
      <w:commentRangeStart w:id="42"/>
      <w:r w:rsidR="00E0265F" w:rsidRPr="00084CE8">
        <w:rPr>
          <w:rFonts w:ascii="Times New Roman" w:eastAsia="Calibri" w:hAnsi="Times New Roman" w:cs="Times New Roman"/>
        </w:rPr>
        <w:t xml:space="preserve">Surrogates </w:t>
      </w:r>
      <w:commentRangeEnd w:id="42"/>
      <w:r w:rsidR="00BB0E57">
        <w:rPr>
          <w:rStyle w:val="CommentReference"/>
        </w:rPr>
        <w:commentReference w:id="42"/>
      </w:r>
      <w:r w:rsidR="00E0265F" w:rsidRPr="00084CE8">
        <w:rPr>
          <w:rFonts w:ascii="Times New Roman" w:eastAsia="Calibri" w:hAnsi="Times New Roman" w:cs="Times New Roman"/>
        </w:rPr>
        <w:t xml:space="preserve">are </w:t>
      </w:r>
      <w:ins w:id="44" w:author="Nicole" w:date="2019-01-31T12:57:00Z">
        <w:r w:rsidR="001E5A07">
          <w:rPr>
            <w:rFonts w:ascii="Times New Roman" w:eastAsia="Calibri" w:hAnsi="Times New Roman" w:cs="Times New Roman"/>
          </w:rPr>
          <w:t>simple indicators</w:t>
        </w:r>
      </w:ins>
      <w:r w:rsidR="00E0265F" w:rsidRPr="00084CE8">
        <w:rPr>
          <w:rFonts w:ascii="Times New Roman" w:eastAsia="Calibri" w:hAnsi="Times New Roman" w:cs="Times New Roman"/>
        </w:rPr>
        <w:t xml:space="preserve"> that provide an estimate of a </w:t>
      </w:r>
      <w:ins w:id="45" w:author="Nicole" w:date="2019-01-31T12:58:00Z">
        <w:r w:rsidR="001E5A07">
          <w:rPr>
            <w:rFonts w:ascii="Times New Roman" w:eastAsia="Calibri" w:hAnsi="Times New Roman" w:cs="Times New Roman"/>
          </w:rPr>
          <w:t xml:space="preserve">target </w:t>
        </w:r>
      </w:ins>
      <w:r w:rsidR="004B69C8" w:rsidRPr="00084CE8">
        <w:rPr>
          <w:rFonts w:ascii="Times New Roman" w:eastAsia="Calibri" w:hAnsi="Times New Roman" w:cs="Times New Roman"/>
        </w:rPr>
        <w:t>component</w:t>
      </w:r>
      <w:r w:rsidR="00E0265F"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(Lambeck, 1997)</w:t>
      </w:r>
      <w:r w:rsidR="006776C7" w:rsidRPr="00B36635">
        <w:rPr>
          <w:rFonts w:ascii="Times New Roman" w:eastAsia="Calibri" w:hAnsi="Times New Roman" w:cs="Times New Roman"/>
        </w:rPr>
        <w:fldChar w:fldCharType="end"/>
      </w:r>
      <w:r w:rsidR="00E0265F"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 In addition, a</w:t>
      </w:r>
      <w:r w:rsidR="006B3A65" w:rsidRPr="00B36635">
        <w:rPr>
          <w:rFonts w:ascii="Times New Roman" w:eastAsia="Calibri" w:hAnsi="Times New Roman" w:cs="Times New Roman"/>
        </w:rPr>
        <w:t xml:space="preserve"> good surrogate meets the assumptions that the </w:t>
      </w:r>
      <w:ins w:id="46" w:author="Nicole" w:date="2019-01-31T12:59:00Z">
        <w:r w:rsidR="001E5A07">
          <w:rPr>
            <w:rFonts w:ascii="Times New Roman" w:eastAsia="Calibri" w:hAnsi="Times New Roman" w:cs="Times New Roman"/>
          </w:rPr>
          <w:t xml:space="preserve">surrogate maintains a consistently strong correlation with the target </w:t>
        </w:r>
      </w:ins>
      <w:del w:id="47" w:author="Nicole" w:date="2019-01-31T13:00:00Z">
        <w:r w:rsidR="006B3A65" w:rsidRPr="00B36635" w:rsidDel="001E5A07">
          <w:rPr>
            <w:rFonts w:ascii="Times New Roman" w:eastAsia="Calibri" w:hAnsi="Times New Roman" w:cs="Times New Roman"/>
          </w:rPr>
          <w:delText xml:space="preserve"> </w:delText>
        </w:r>
      </w:del>
      <w:r w:rsidR="006B3A65" w:rsidRPr="00B36635">
        <w:rPr>
          <w:rFonts w:ascii="Times New Roman" w:eastAsia="Calibri" w:hAnsi="Times New Roman" w:cs="Times New Roman"/>
        </w:rPr>
        <w:t xml:space="preserve">over time and space. </w:t>
      </w:r>
      <w:r w:rsidR="00441CA2" w:rsidRPr="00084CE8">
        <w:rPr>
          <w:rFonts w:ascii="Times New Roman" w:eastAsia="Calibri" w:hAnsi="Times New Roman" w:cs="Times New Roman"/>
        </w:rPr>
        <w:t xml:space="preserve">Many studies </w:t>
      </w:r>
      <w:r w:rsidR="00E01D7C" w:rsidRPr="00084CE8">
        <w:rPr>
          <w:rFonts w:ascii="Times New Roman" w:eastAsia="Calibri" w:hAnsi="Times New Roman" w:cs="Times New Roman"/>
        </w:rPr>
        <w:t xml:space="preserve">have </w:t>
      </w:r>
      <w:r w:rsidR="00441CA2" w:rsidRPr="00084CE8">
        <w:rPr>
          <w:rFonts w:ascii="Times New Roman" w:eastAsia="Calibri" w:hAnsi="Times New Roman" w:cs="Times New Roman"/>
        </w:rPr>
        <w:t>investigate</w:t>
      </w:r>
      <w:r w:rsidR="00E01D7C" w:rsidRPr="00084CE8">
        <w:rPr>
          <w:rFonts w:ascii="Times New Roman" w:eastAsia="Calibri" w:hAnsi="Times New Roman" w:cs="Times New Roman"/>
        </w:rPr>
        <w:t>d</w:t>
      </w:r>
      <w:r w:rsidR="006B3A65" w:rsidRPr="00084CE8">
        <w:rPr>
          <w:rFonts w:ascii="Times New Roman" w:eastAsia="Calibri" w:hAnsi="Times New Roman" w:cs="Times New Roman"/>
        </w:rPr>
        <w:t xml:space="preserve"> the effectiveness of su</w:t>
      </w:r>
      <w:r w:rsidR="00441CA2" w:rsidRPr="00084CE8">
        <w:rPr>
          <w:rFonts w:ascii="Times New Roman" w:eastAsia="Calibri" w:hAnsi="Times New Roman" w:cs="Times New Roman"/>
        </w:rPr>
        <w:t xml:space="preserve">rrogates, </w:t>
      </w:r>
      <w:r w:rsidR="00F109D7" w:rsidRPr="00084CE8">
        <w:rPr>
          <w:rFonts w:ascii="Times New Roman" w:eastAsia="Calibri" w:hAnsi="Times New Roman" w:cs="Times New Roman"/>
        </w:rPr>
        <w:t>with mixed results</w:t>
      </w:r>
      <w:r w:rsidR="006776C7" w:rsidRPr="00084CE8">
        <w:rPr>
          <w:rFonts w:ascii="Times New Roman" w:eastAsia="Calibri" w:hAnsi="Times New Roman" w:cs="Times New Roman"/>
        </w:rPr>
        <w:t xml:space="preserve">. For example, percent canopy cover was </w:t>
      </w:r>
      <w:r w:rsidR="00A12636" w:rsidRPr="00084CE8">
        <w:rPr>
          <w:rFonts w:ascii="Times New Roman" w:eastAsia="Calibri" w:hAnsi="Times New Roman" w:cs="Times New Roman"/>
        </w:rPr>
        <w:t xml:space="preserve">found to be a poor </w:t>
      </w:r>
      <w:r w:rsidR="006776C7" w:rsidRPr="00084CE8">
        <w:rPr>
          <w:rFonts w:ascii="Times New Roman" w:eastAsia="Calibri" w:hAnsi="Times New Roman" w:cs="Times New Roman"/>
        </w:rPr>
        <w:t xml:space="preserve">surrogate </w:t>
      </w:r>
      <w:r w:rsidR="00A12636" w:rsidRPr="00084CE8">
        <w:rPr>
          <w:rFonts w:ascii="Times New Roman" w:eastAsia="Calibri" w:hAnsi="Times New Roman" w:cs="Times New Roman"/>
        </w:rPr>
        <w:t>for</w:t>
      </w:r>
      <w:r w:rsidR="006776C7" w:rsidRPr="00084CE8">
        <w:rPr>
          <w:rFonts w:ascii="Times New Roman" w:eastAsia="Calibri" w:hAnsi="Times New Roman" w:cs="Times New Roman"/>
        </w:rPr>
        <w:t xml:space="preserve"> bird richness in different geographic regions</w:t>
      </w:r>
      <w:r w:rsidR="006B3A65" w:rsidRPr="00084CE8">
        <w:rPr>
          <w:rFonts w:ascii="Times New Roman" w:eastAsia="Calibri" w:hAnsi="Times New Roman" w:cs="Times New Roman"/>
        </w:rPr>
        <w:t xml:space="preserve"> (Pierson, </w:t>
      </w:r>
      <w:proofErr w:type="spellStart"/>
      <w:r w:rsidR="006B3A65" w:rsidRPr="00084CE8">
        <w:rPr>
          <w:rFonts w:ascii="Times New Roman" w:eastAsia="Calibri" w:hAnsi="Times New Roman" w:cs="Times New Roman"/>
        </w:rPr>
        <w:t>Mortelliti</w:t>
      </w:r>
      <w:proofErr w:type="spellEnd"/>
      <w:r w:rsidR="006B3A65" w:rsidRPr="00084CE8">
        <w:rPr>
          <w:rFonts w:ascii="Times New Roman" w:eastAsia="Calibri" w:hAnsi="Times New Roman" w:cs="Times New Roman"/>
        </w:rPr>
        <w:t>, Barton</w:t>
      </w:r>
      <w:r w:rsidR="006776C7" w:rsidRPr="00084CE8">
        <w:rPr>
          <w:rFonts w:ascii="Times New Roman" w:eastAsia="Calibri" w:hAnsi="Times New Roman" w:cs="Times New Roman"/>
        </w:rPr>
        <w:t xml:space="preserve">, Lane, &amp; </w:t>
      </w:r>
      <w:proofErr w:type="spellStart"/>
      <w:r w:rsidR="006776C7" w:rsidRPr="00084CE8">
        <w:rPr>
          <w:rFonts w:ascii="Times New Roman" w:eastAsia="Calibri" w:hAnsi="Times New Roman" w:cs="Times New Roman"/>
        </w:rPr>
        <w:t>Lindenmayer</w:t>
      </w:r>
      <w:proofErr w:type="spellEnd"/>
      <w:r w:rsidR="006776C7" w:rsidRPr="00084CE8">
        <w:rPr>
          <w:rFonts w:ascii="Times New Roman" w:eastAsia="Calibri" w:hAnsi="Times New Roman" w:cs="Times New Roman"/>
        </w:rPr>
        <w:t>, 2016).</w:t>
      </w:r>
      <w:r w:rsidR="006B3A65" w:rsidRPr="00084CE8">
        <w:rPr>
          <w:rFonts w:ascii="Times New Roman" w:eastAsia="Calibri" w:hAnsi="Times New Roman" w:cs="Times New Roman"/>
        </w:rPr>
        <w:t xml:space="preserve"> </w:t>
      </w:r>
      <w:r w:rsidR="00F109D7" w:rsidRPr="00084CE8">
        <w:rPr>
          <w:rFonts w:ascii="Times New Roman" w:eastAsia="Calibri" w:hAnsi="Times New Roman" w:cs="Times New Roman"/>
        </w:rPr>
        <w:t>In contrast</w:t>
      </w:r>
      <w:r w:rsidR="006776C7" w:rsidRPr="00084CE8">
        <w:rPr>
          <w:rFonts w:ascii="Times New Roman" w:eastAsia="Calibri" w:hAnsi="Times New Roman" w:cs="Times New Roman"/>
        </w:rPr>
        <w:t xml:space="preserve">, mollusk diversity </w:t>
      </w:r>
      <w:r w:rsidR="00F109D7" w:rsidRPr="00084CE8">
        <w:rPr>
          <w:rFonts w:ascii="Times New Roman" w:eastAsia="Calibri" w:hAnsi="Times New Roman" w:cs="Times New Roman"/>
        </w:rPr>
        <w:t xml:space="preserve">served </w:t>
      </w:r>
      <w:r w:rsidR="00441CA2" w:rsidRPr="00084CE8">
        <w:rPr>
          <w:rFonts w:ascii="Times New Roman" w:eastAsia="Calibri" w:hAnsi="Times New Roman" w:cs="Times New Roman"/>
        </w:rPr>
        <w:t>as</w:t>
      </w:r>
      <w:r w:rsidR="006776C7" w:rsidRPr="00084CE8">
        <w:rPr>
          <w:rFonts w:ascii="Times New Roman" w:eastAsia="Calibri" w:hAnsi="Times New Roman" w:cs="Times New Roman"/>
        </w:rPr>
        <w:t xml:space="preserve"> a good surrogate to estimate</w:t>
      </w:r>
      <w:r w:rsidR="006B3A65" w:rsidRPr="00084CE8">
        <w:rPr>
          <w:rFonts w:ascii="Times New Roman" w:eastAsia="Calibri" w:hAnsi="Times New Roman" w:cs="Times New Roman"/>
        </w:rPr>
        <w:t xml:space="preserve"> </w:t>
      </w:r>
      <w:r w:rsidR="006776C7" w:rsidRPr="00084CE8">
        <w:rPr>
          <w:rFonts w:ascii="Times New Roman" w:eastAsia="Calibri" w:hAnsi="Times New Roman" w:cs="Times New Roman"/>
        </w:rPr>
        <w:t xml:space="preserve">community diversity on the rocky shores of a marine park in </w:t>
      </w:r>
      <w:r w:rsidR="006776C7" w:rsidRPr="00084CE8">
        <w:rPr>
          <w:rFonts w:ascii="Times New Roman" w:eastAsia="Calibri" w:hAnsi="Times New Roman" w:cs="Times New Roman"/>
        </w:rPr>
        <w:lastRenderedPageBreak/>
        <w:t>Australia (Smith, 2005) and mycorrhizal fungal diversity</w:t>
      </w:r>
      <w:r w:rsidR="00F109D7" w:rsidRPr="00084CE8">
        <w:rPr>
          <w:rFonts w:ascii="Times New Roman" w:eastAsia="Calibri" w:hAnsi="Times New Roman" w:cs="Times New Roman"/>
        </w:rPr>
        <w:t xml:space="preserve"> was</w:t>
      </w:r>
      <w:r w:rsidR="006776C7" w:rsidRPr="00084CE8">
        <w:rPr>
          <w:rFonts w:ascii="Times New Roman" w:eastAsia="Calibri" w:hAnsi="Times New Roman" w:cs="Times New Roman"/>
        </w:rPr>
        <w:t xml:space="preserve"> a good surrogate for plant diversity in lab and field experiments </w:t>
      </w:r>
      <w:r w:rsidR="006776C7" w:rsidRPr="00B36635">
        <w:rPr>
          <w:rFonts w:ascii="Times New Roman" w:eastAsia="Calibri" w:hAnsi="Times New Roman" w:cs="Times New Roman"/>
        </w:rPr>
        <w:fldChar w:fldCharType="begin" w:fldLock="1"/>
      </w:r>
      <w:r w:rsidR="000E3140" w:rsidRPr="00084CE8">
        <w:rPr>
          <w:rFonts w:ascii="Times New Roman" w:eastAsia="Calibri" w:hAnsi="Times New Roman" w:cs="Times New Roman"/>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(Van Der Heijden et al., 1998)</w:t>
      </w:r>
      <w:r w:rsidR="006776C7" w:rsidRPr="00B36635">
        <w:rPr>
          <w:rFonts w:ascii="Times New Roman" w:eastAsia="Calibri" w:hAnsi="Times New Roman" w:cs="Times New Roman"/>
        </w:rPr>
        <w:fldChar w:fldCharType="end"/>
      </w:r>
      <w:r w:rsidR="006776C7" w:rsidRPr="00084CE8">
        <w:rPr>
          <w:rFonts w:ascii="Times New Roman" w:eastAsia="Calibri" w:hAnsi="Times New Roman" w:cs="Times New Roman"/>
        </w:rPr>
        <w:t>.</w:t>
      </w:r>
    </w:p>
    <w:p w14:paraId="63D3781F" w14:textId="6E5B8144" w:rsidR="00EA33EA" w:rsidRPr="00B36635" w:rsidRDefault="007C093C"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w:t>
      </w:r>
      <w:r w:rsidR="00BF0D2A" w:rsidRPr="00B36635">
        <w:rPr>
          <w:rFonts w:ascii="Times New Roman" w:eastAsia="Calibri" w:hAnsi="Times New Roman" w:cs="Times New Roman"/>
        </w:rPr>
        <w:t>surrogate</w:t>
      </w:r>
      <w:r w:rsidR="00894420" w:rsidRPr="00B36635">
        <w:rPr>
          <w:rFonts w:ascii="Times New Roman" w:eastAsia="Calibri" w:hAnsi="Times New Roman" w:cs="Times New Roman"/>
        </w:rPr>
        <w:t xml:space="preserve"> studies to date </w:t>
      </w:r>
      <w:r w:rsidR="004B69C8" w:rsidRPr="00B36635">
        <w:rPr>
          <w:rFonts w:ascii="Times New Roman" w:eastAsia="Calibri" w:hAnsi="Times New Roman" w:cs="Times New Roman"/>
        </w:rPr>
        <w:t xml:space="preserve">have </w:t>
      </w:r>
      <w:r w:rsidR="00894420" w:rsidRPr="00B36635">
        <w:rPr>
          <w:rFonts w:ascii="Times New Roman" w:eastAsia="Calibri" w:hAnsi="Times New Roman" w:cs="Times New Roman"/>
        </w:rPr>
        <w:t>investigate</w:t>
      </w:r>
      <w:r w:rsidR="004B5893" w:rsidRPr="00B36635">
        <w:rPr>
          <w:rFonts w:ascii="Times New Roman" w:eastAsia="Calibri" w:hAnsi="Times New Roman" w:cs="Times New Roman"/>
        </w:rPr>
        <w:t>d</w:t>
      </w:r>
      <w:r w:rsidRPr="00B36635">
        <w:rPr>
          <w:rFonts w:ascii="Times New Roman" w:eastAsia="Calibri" w:hAnsi="Times New Roman" w:cs="Times New Roman"/>
        </w:rPr>
        <w:t xml:space="preserve"> the effectiveness of</w:t>
      </w:r>
      <w:r w:rsidR="00EA33EA" w:rsidRPr="00B36635">
        <w:rPr>
          <w:rFonts w:ascii="Times New Roman" w:eastAsia="Calibri" w:hAnsi="Times New Roman" w:cs="Times New Roman"/>
        </w:rPr>
        <w:t xml:space="preserve"> surrogates at different </w:t>
      </w:r>
      <w:r w:rsidR="004B69C8" w:rsidRPr="00084CE8">
        <w:rPr>
          <w:rFonts w:ascii="Times New Roman" w:eastAsia="Calibri" w:hAnsi="Times New Roman" w:cs="Times New Roman"/>
        </w:rPr>
        <w:t xml:space="preserve">spatial </w:t>
      </w:r>
      <w:r w:rsidR="00EA33EA" w:rsidRPr="00084CE8">
        <w:rPr>
          <w:rFonts w:ascii="Times New Roman" w:eastAsia="Calibri" w:hAnsi="Times New Roman" w:cs="Times New Roman"/>
        </w:rPr>
        <w:t>scales</w:t>
      </w:r>
      <w:r w:rsidR="004B5893" w:rsidRPr="00084CE8">
        <w:rPr>
          <w:rFonts w:ascii="Times New Roman" w:eastAsia="Calibri" w:hAnsi="Times New Roman" w:cs="Times New Roman"/>
        </w:rPr>
        <w:t xml:space="preserve">, perhaps because of their widespread use to identify priority conservation areas </w:t>
      </w:r>
      <w:r w:rsidR="004B5893"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B36635">
        <w:rPr>
          <w:rFonts w:ascii="Times New Roman" w:eastAsia="Calibri" w:hAnsi="Times New Roman" w:cs="Times New Roman"/>
        </w:rPr>
        <w:fldChar w:fldCharType="separate"/>
      </w:r>
      <w:r w:rsidR="004B5893" w:rsidRPr="00B36635">
        <w:rPr>
          <w:rFonts w:ascii="Times New Roman" w:eastAsia="Calibri" w:hAnsi="Times New Roman" w:cs="Times New Roman"/>
          <w:noProof/>
        </w:rPr>
        <w:t>(Margules, Pressey, &amp; Williams, 2002; Sarkar &amp; Margules, 2002)</w:t>
      </w:r>
      <w:r w:rsidR="004B5893" w:rsidRPr="00B36635">
        <w:rPr>
          <w:rFonts w:ascii="Times New Roman" w:eastAsia="Calibri" w:hAnsi="Times New Roman" w:cs="Times New Roman"/>
        </w:rPr>
        <w:fldChar w:fldCharType="end"/>
      </w:r>
      <w:r w:rsidR="004B5893" w:rsidRPr="00084CE8">
        <w:rPr>
          <w:rFonts w:ascii="Times New Roman" w:eastAsia="Calibri" w:hAnsi="Times New Roman" w:cs="Times New Roman"/>
        </w:rPr>
        <w:t xml:space="preserve"> </w:t>
      </w:r>
      <w:commentRangeStart w:id="48"/>
      <w:r w:rsidR="004B5893" w:rsidRPr="00B36635">
        <w:rPr>
          <w:rFonts w:ascii="Times New Roman" w:eastAsia="Calibri" w:hAnsi="Times New Roman" w:cs="Times New Roman"/>
        </w:rPr>
        <w:fldChar w:fldCharType="begin" w:fldLock="1"/>
      </w:r>
      <w:r w:rsidR="004B5893" w:rsidRPr="00084CE8">
        <w:rPr>
          <w:rFonts w:ascii="Times New Roman" w:eastAsia="Calibri" w:hAnsi="Times New Roman" w:cs="Times New Roman"/>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B36635">
        <w:rPr>
          <w:rFonts w:ascii="Times New Roman" w:eastAsia="Calibri" w:hAnsi="Times New Roman" w:cs="Times New Roman"/>
        </w:rPr>
        <w:fldChar w:fldCharType="separate"/>
      </w:r>
      <w:r w:rsidR="004B5893" w:rsidRPr="00B36635">
        <w:rPr>
          <w:rFonts w:ascii="Times New Roman" w:eastAsia="Calibri" w:hAnsi="Times New Roman" w:cs="Times New Roman"/>
          <w:noProof/>
        </w:rPr>
        <w:t>(T. Ward, Vanderklift, Nicholls, &amp; Kenchington, 1999)</w:t>
      </w:r>
      <w:r w:rsidR="004B5893" w:rsidRPr="00B36635">
        <w:rPr>
          <w:rFonts w:ascii="Times New Roman" w:eastAsia="Calibri" w:hAnsi="Times New Roman" w:cs="Times New Roman"/>
        </w:rPr>
        <w:fldChar w:fldCharType="end"/>
      </w:r>
      <w:commentRangeEnd w:id="48"/>
      <w:r w:rsidR="008844D0">
        <w:rPr>
          <w:rStyle w:val="CommentReference"/>
        </w:rPr>
        <w:commentReference w:id="48"/>
      </w:r>
      <w:r w:rsidR="00EA33EA" w:rsidRPr="00084CE8">
        <w:rPr>
          <w:rFonts w:ascii="Times New Roman" w:eastAsia="Calibri" w:hAnsi="Times New Roman" w:cs="Times New Roman"/>
        </w:rPr>
        <w:t xml:space="preserve">. </w:t>
      </w:r>
      <w:r w:rsidR="00AD70CA" w:rsidRPr="00B36635">
        <w:rPr>
          <w:rFonts w:ascii="Times New Roman" w:eastAsia="Calibri" w:hAnsi="Times New Roman" w:cs="Times New Roman"/>
        </w:rPr>
        <w:t>For example,</w:t>
      </w:r>
      <w:r w:rsidR="004C3BDB" w:rsidRPr="00B36635">
        <w:rPr>
          <w:rFonts w:ascii="Times New Roman" w:eastAsia="Calibri" w:hAnsi="Times New Roman" w:cs="Times New Roman"/>
        </w:rPr>
        <w:t xml:space="preserve"> hedgerow bird </w:t>
      </w:r>
      <w:r w:rsidR="00AD70CA" w:rsidRPr="00B36635">
        <w:rPr>
          <w:rFonts w:ascii="Times New Roman" w:eastAsia="Calibri" w:hAnsi="Times New Roman" w:cs="Times New Roman"/>
        </w:rPr>
        <w:t>communities</w:t>
      </w:r>
      <w:r w:rsidR="004C3BDB" w:rsidRPr="00B36635">
        <w:rPr>
          <w:rFonts w:ascii="Times New Roman" w:eastAsia="Calibri" w:hAnsi="Times New Roman" w:cs="Times New Roman"/>
        </w:rPr>
        <w:t xml:space="preserve"> act as surrogates for landscape quality at a broad scale and for landscape structure a</w:t>
      </w:r>
      <w:r w:rsidR="004C3BDB" w:rsidRPr="00084CE8">
        <w:rPr>
          <w:rFonts w:ascii="Times New Roman" w:eastAsia="Calibri" w:hAnsi="Times New Roman" w:cs="Times New Roman"/>
        </w:rPr>
        <w:t>t a local scale</w:t>
      </w:r>
      <w:r w:rsidR="00AD70CA" w:rsidRPr="00084CE8">
        <w:rPr>
          <w:rFonts w:ascii="Times New Roman" w:eastAsia="Calibri" w:hAnsi="Times New Roman" w:cs="Times New Roman"/>
        </w:rPr>
        <w:t xml:space="preserve">, </w:t>
      </w:r>
      <w:r w:rsidR="004B69C8" w:rsidRPr="00084CE8">
        <w:rPr>
          <w:rFonts w:ascii="Times New Roman" w:eastAsia="Calibri" w:hAnsi="Times New Roman" w:cs="Times New Roman"/>
        </w:rPr>
        <w:t>which helps define appropriate indicators for</w:t>
      </w:r>
      <w:r w:rsidR="004C3BDB" w:rsidRPr="00084CE8">
        <w:rPr>
          <w:rFonts w:ascii="Times New Roman" w:eastAsia="Calibri" w:hAnsi="Times New Roman" w:cs="Times New Roman"/>
        </w:rPr>
        <w:t xml:space="preserve"> restoration efforts </w:t>
      </w:r>
      <w:r w:rsidR="004C3BDB" w:rsidRPr="00B36635">
        <w:rPr>
          <w:rFonts w:ascii="Times New Roman" w:eastAsia="Calibri" w:hAnsi="Times New Roman" w:cs="Times New Roman"/>
        </w:rPr>
        <w:fldChar w:fldCharType="begin" w:fldLock="1"/>
      </w:r>
      <w:r w:rsidR="000B36F3" w:rsidRPr="00084CE8">
        <w:rPr>
          <w:rFonts w:ascii="Times New Roman" w:eastAsia="Calibri" w:hAnsi="Times New Roman" w:cs="Times New Roman"/>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B36635">
        <w:rPr>
          <w:rFonts w:ascii="Times New Roman" w:eastAsia="Calibri" w:hAnsi="Times New Roman" w:cs="Times New Roman"/>
        </w:rPr>
        <w:fldChar w:fldCharType="separate"/>
      </w:r>
      <w:r w:rsidR="004C3BDB" w:rsidRPr="00B36635">
        <w:rPr>
          <w:rFonts w:ascii="Times New Roman" w:eastAsia="Calibri" w:hAnsi="Times New Roman" w:cs="Times New Roman"/>
          <w:noProof/>
        </w:rPr>
        <w:t>(Padoa-Schioppa, Baietto, Massa, &amp; Bottoni, 2006)</w:t>
      </w:r>
      <w:r w:rsidR="004C3BDB" w:rsidRPr="00B36635">
        <w:rPr>
          <w:rFonts w:ascii="Times New Roman" w:eastAsia="Calibri" w:hAnsi="Times New Roman" w:cs="Times New Roman"/>
        </w:rPr>
        <w:fldChar w:fldCharType="end"/>
      </w:r>
      <w:r w:rsidR="00EA33EA" w:rsidRPr="00084CE8">
        <w:rPr>
          <w:rFonts w:ascii="Times New Roman" w:eastAsia="Calibri" w:hAnsi="Times New Roman" w:cs="Times New Roman"/>
        </w:rPr>
        <w:t xml:space="preserve">. </w:t>
      </w:r>
    </w:p>
    <w:p w14:paraId="42B41FDE" w14:textId="54475EB3" w:rsidR="007C093C" w:rsidRPr="00084CE8" w:rsidRDefault="000B36F3"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Although the </w:t>
      </w:r>
      <w:commentRangeStart w:id="49"/>
      <w:r w:rsidRPr="00B36635">
        <w:rPr>
          <w:rFonts w:ascii="Times New Roman" w:eastAsia="Calibri" w:hAnsi="Times New Roman" w:cs="Times New Roman"/>
        </w:rPr>
        <w:t xml:space="preserve">spatial assumption </w:t>
      </w:r>
      <w:commentRangeEnd w:id="49"/>
      <w:r w:rsidR="002437DF">
        <w:rPr>
          <w:rStyle w:val="CommentReference"/>
        </w:rPr>
        <w:commentReference w:id="49"/>
      </w:r>
      <w:r w:rsidRPr="00B36635">
        <w:rPr>
          <w:rFonts w:ascii="Times New Roman" w:eastAsia="Calibri" w:hAnsi="Times New Roman" w:cs="Times New Roman"/>
        </w:rPr>
        <w:t xml:space="preserve">of surrogate effectiveness </w:t>
      </w:r>
      <w:r w:rsidR="00AD70CA" w:rsidRPr="00B36635">
        <w:rPr>
          <w:rFonts w:ascii="Times New Roman" w:eastAsia="Calibri" w:hAnsi="Times New Roman" w:cs="Times New Roman"/>
        </w:rPr>
        <w:t xml:space="preserve">has been </w:t>
      </w:r>
      <w:r w:rsidRPr="00B36635">
        <w:rPr>
          <w:rFonts w:ascii="Times New Roman" w:eastAsia="Calibri" w:hAnsi="Times New Roman" w:cs="Times New Roman"/>
        </w:rPr>
        <w:t xml:space="preserve">frequently investigated, </w:t>
      </w:r>
      <w:r w:rsidR="00AD70CA" w:rsidRPr="00084CE8">
        <w:rPr>
          <w:rFonts w:ascii="Times New Roman" w:eastAsia="Calibri" w:hAnsi="Times New Roman" w:cs="Times New Roman"/>
        </w:rPr>
        <w:t xml:space="preserve">many authors have noted a </w:t>
      </w:r>
      <w:r w:rsidR="007C093C" w:rsidRPr="00084CE8">
        <w:rPr>
          <w:rFonts w:ascii="Times New Roman" w:eastAsia="Calibri" w:hAnsi="Times New Roman" w:cs="Times New Roman"/>
        </w:rPr>
        <w:t xml:space="preserve">lack of studies that </w:t>
      </w:r>
      <w:r w:rsidR="00AD70CA" w:rsidRPr="00084CE8">
        <w:rPr>
          <w:rFonts w:ascii="Times New Roman" w:eastAsia="Calibri" w:hAnsi="Times New Roman" w:cs="Times New Roman"/>
        </w:rPr>
        <w:t>investigat</w:t>
      </w:r>
      <w:r w:rsidR="00A12636" w:rsidRPr="00084CE8">
        <w:rPr>
          <w:rFonts w:ascii="Times New Roman" w:eastAsia="Calibri" w:hAnsi="Times New Roman" w:cs="Times New Roman"/>
        </w:rPr>
        <w:t>e</w:t>
      </w:r>
      <w:r w:rsidR="00AD70CA" w:rsidRPr="00084CE8">
        <w:rPr>
          <w:rFonts w:ascii="Times New Roman" w:eastAsia="Calibri" w:hAnsi="Times New Roman" w:cs="Times New Roman"/>
        </w:rPr>
        <w:t xml:space="preserve"> </w:t>
      </w:r>
      <w:r w:rsidR="007C093C" w:rsidRPr="00084CE8">
        <w:rPr>
          <w:rFonts w:ascii="Times New Roman" w:eastAsia="Calibri" w:hAnsi="Times New Roman" w:cs="Times New Roman"/>
        </w:rPr>
        <w:t xml:space="preserve">the </w:t>
      </w:r>
      <w:commentRangeStart w:id="50"/>
      <w:r w:rsidR="007C093C" w:rsidRPr="00084CE8">
        <w:rPr>
          <w:rFonts w:ascii="Times New Roman" w:eastAsia="Calibri" w:hAnsi="Times New Roman" w:cs="Times New Roman"/>
        </w:rPr>
        <w:t>tempora</w:t>
      </w:r>
      <w:r w:rsidR="00894420" w:rsidRPr="00084CE8">
        <w:rPr>
          <w:rFonts w:ascii="Times New Roman" w:eastAsia="Calibri" w:hAnsi="Times New Roman" w:cs="Times New Roman"/>
        </w:rPr>
        <w:t xml:space="preserve">l </w:t>
      </w:r>
      <w:commentRangeEnd w:id="50"/>
      <w:r w:rsidR="002437DF">
        <w:rPr>
          <w:rStyle w:val="CommentReference"/>
        </w:rPr>
        <w:commentReference w:id="50"/>
      </w:r>
      <w:r w:rsidR="00894420" w:rsidRPr="00084CE8">
        <w:rPr>
          <w:rFonts w:ascii="Times New Roman" w:eastAsia="Calibri" w:hAnsi="Times New Roman" w:cs="Times New Roman"/>
        </w:rPr>
        <w:t xml:space="preserve">effectiveness of surrogates </w:t>
      </w:r>
      <w:r w:rsidR="007C093C" w:rsidRPr="00084CE8">
        <w:rPr>
          <w:rFonts w:ascii="Times New Roman" w:eastAsia="Calibri" w:hAnsi="Times New Roman" w:cs="Times New Roman"/>
        </w:rPr>
        <w:t>(</w:t>
      </w:r>
      <w:proofErr w:type="spellStart"/>
      <w:r w:rsidR="007C093C" w:rsidRPr="00084CE8">
        <w:rPr>
          <w:rFonts w:ascii="Times New Roman" w:eastAsia="Calibri" w:hAnsi="Times New Roman" w:cs="Times New Roman"/>
        </w:rPr>
        <w:t>Bevilacqua</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Mistri</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Terlizzi</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Munari</w:t>
      </w:r>
      <w:proofErr w:type="spellEnd"/>
      <w:r w:rsidR="007C093C" w:rsidRPr="00084CE8">
        <w:rPr>
          <w:rFonts w:ascii="Times New Roman" w:eastAsia="Calibri" w:hAnsi="Times New Roman" w:cs="Times New Roman"/>
        </w:rPr>
        <w:t xml:space="preserve">, 2018; Lewandowski, </w:t>
      </w:r>
      <w:proofErr w:type="spellStart"/>
      <w:r w:rsidR="007C093C" w:rsidRPr="00084CE8">
        <w:rPr>
          <w:rFonts w:ascii="Times New Roman" w:eastAsia="Calibri" w:hAnsi="Times New Roman" w:cs="Times New Roman"/>
        </w:rPr>
        <w:t>Noss</w:t>
      </w:r>
      <w:proofErr w:type="spellEnd"/>
      <w:r w:rsidR="007C093C" w:rsidRPr="00084CE8">
        <w:rPr>
          <w:rFonts w:ascii="Times New Roman" w:eastAsia="Calibri" w:hAnsi="Times New Roman" w:cs="Times New Roman"/>
        </w:rPr>
        <w:t xml:space="preserve">, &amp; Parson, 2010; </w:t>
      </w:r>
      <w:proofErr w:type="spellStart"/>
      <w:r w:rsidR="007C093C" w:rsidRPr="00084CE8">
        <w:rPr>
          <w:rFonts w:ascii="Times New Roman" w:eastAsia="Calibri" w:hAnsi="Times New Roman" w:cs="Times New Roman"/>
        </w:rPr>
        <w:t>Magierowski</w:t>
      </w:r>
      <w:proofErr w:type="spellEnd"/>
      <w:r w:rsidR="007C093C" w:rsidRPr="00084CE8">
        <w:rPr>
          <w:rFonts w:ascii="Times New Roman" w:eastAsia="Calibri" w:hAnsi="Times New Roman" w:cs="Times New Roman"/>
        </w:rPr>
        <w:t xml:space="preserve"> &amp; Johnson, 2006; McArthur, Brooke, </w:t>
      </w:r>
      <w:proofErr w:type="spellStart"/>
      <w:r w:rsidR="007C093C" w:rsidRPr="00084CE8">
        <w:rPr>
          <w:rFonts w:ascii="Times New Roman" w:eastAsia="Calibri" w:hAnsi="Times New Roman" w:cs="Times New Roman"/>
        </w:rPr>
        <w:t>Przeslawski</w:t>
      </w:r>
      <w:proofErr w:type="spellEnd"/>
      <w:r w:rsidR="007C093C" w:rsidRPr="00084CE8">
        <w:rPr>
          <w:rFonts w:ascii="Times New Roman" w:eastAsia="Calibri" w:hAnsi="Times New Roman" w:cs="Times New Roman"/>
        </w:rPr>
        <w:t xml:space="preserve">, Ryan, &amp; </w:t>
      </w:r>
      <w:proofErr w:type="spellStart"/>
      <w:r w:rsidR="007C093C" w:rsidRPr="00084CE8">
        <w:rPr>
          <w:rFonts w:ascii="Times New Roman" w:eastAsia="Calibri" w:hAnsi="Times New Roman" w:cs="Times New Roman"/>
        </w:rPr>
        <w:t>Lucieer</w:t>
      </w:r>
      <w:proofErr w:type="spellEnd"/>
      <w:r w:rsidR="007C093C" w:rsidRPr="00084CE8">
        <w:rPr>
          <w:rFonts w:ascii="Times New Roman" w:eastAsia="Calibri" w:hAnsi="Times New Roman" w:cs="Times New Roman"/>
        </w:rPr>
        <w:t xml:space="preserve">, 2010; </w:t>
      </w:r>
      <w:proofErr w:type="spellStart"/>
      <w:r w:rsidR="007C093C" w:rsidRPr="00084CE8">
        <w:rPr>
          <w:rFonts w:ascii="Times New Roman" w:eastAsia="Calibri" w:hAnsi="Times New Roman" w:cs="Times New Roman"/>
        </w:rPr>
        <w:t>Mellin</w:t>
      </w:r>
      <w:proofErr w:type="spellEnd"/>
      <w:r w:rsidR="007C093C" w:rsidRPr="00084CE8">
        <w:rPr>
          <w:rFonts w:ascii="Times New Roman" w:eastAsia="Calibri" w:hAnsi="Times New Roman" w:cs="Times New Roman"/>
        </w:rPr>
        <w:t xml:space="preserve"> et al., 2011; </w:t>
      </w:r>
      <w:proofErr w:type="spellStart"/>
      <w:r w:rsidR="007C093C" w:rsidRPr="00084CE8">
        <w:rPr>
          <w:rFonts w:ascii="Times New Roman" w:eastAsia="Calibri" w:hAnsi="Times New Roman" w:cs="Times New Roman"/>
        </w:rPr>
        <w:t>Rubal</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Veiga</w:t>
      </w:r>
      <w:proofErr w:type="spellEnd"/>
      <w:r w:rsidR="007C093C" w:rsidRPr="00084CE8">
        <w:rPr>
          <w:rFonts w:ascii="Times New Roman" w:eastAsia="Calibri" w:hAnsi="Times New Roman" w:cs="Times New Roman"/>
        </w:rPr>
        <w:t>, Vieira, &amp; Sousa-Pinto, 2011)</w:t>
      </w:r>
      <w:r w:rsidRPr="00084CE8">
        <w:rPr>
          <w:rFonts w:ascii="Times New Roman" w:eastAsia="Calibri" w:hAnsi="Times New Roman" w:cs="Times New Roman"/>
        </w:rPr>
        <w:t>.</w:t>
      </w:r>
      <w:r w:rsidR="007C093C" w:rsidRPr="00084CE8">
        <w:rPr>
          <w:rFonts w:ascii="Times New Roman" w:eastAsia="Calibri" w:hAnsi="Times New Roman" w:cs="Times New Roman"/>
        </w:rPr>
        <w:t xml:space="preserve"> </w:t>
      </w:r>
      <w:r w:rsidR="00AD70CA" w:rsidRPr="00084CE8">
        <w:rPr>
          <w:rFonts w:ascii="Times New Roman" w:eastAsia="Calibri" w:hAnsi="Times New Roman" w:cs="Times New Roman"/>
        </w:rPr>
        <w:t>The few examples ha</w:t>
      </w:r>
      <w:r w:rsidR="006D0EBA" w:rsidRPr="00084CE8">
        <w:rPr>
          <w:rFonts w:ascii="Times New Roman" w:eastAsia="Calibri" w:hAnsi="Times New Roman" w:cs="Times New Roman"/>
        </w:rPr>
        <w:t>ve</w:t>
      </w:r>
      <w:r w:rsidR="004A3292" w:rsidRPr="00084CE8">
        <w:rPr>
          <w:rFonts w:ascii="Times New Roman" w:eastAsia="Calibri" w:hAnsi="Times New Roman" w:cs="Times New Roman"/>
        </w:rPr>
        <w:t xml:space="preserve"> produced mixed results. For example, </w:t>
      </w:r>
      <w:r w:rsidR="00EB702C" w:rsidRPr="00084CE8">
        <w:rPr>
          <w:rFonts w:ascii="Times New Roman" w:eastAsia="Calibri" w:hAnsi="Times New Roman" w:cs="Times New Roman"/>
        </w:rPr>
        <w:t xml:space="preserve">a study greater than 10 years found </w:t>
      </w:r>
      <w:r w:rsidR="004A3292" w:rsidRPr="00084CE8">
        <w:rPr>
          <w:rFonts w:ascii="Times New Roman" w:eastAsia="Calibri" w:hAnsi="Times New Roman" w:cs="Times New Roman"/>
        </w:rPr>
        <w:t>p</w:t>
      </w:r>
      <w:r w:rsidR="00100945" w:rsidRPr="00084CE8">
        <w:rPr>
          <w:rFonts w:ascii="Times New Roman" w:eastAsia="Calibri" w:hAnsi="Times New Roman" w:cs="Times New Roman"/>
        </w:rPr>
        <w:t xml:space="preserve">ercent canopy cover was </w:t>
      </w:r>
      <w:r w:rsidR="004A3292" w:rsidRPr="00084CE8">
        <w:rPr>
          <w:rFonts w:ascii="Times New Roman" w:eastAsia="Calibri" w:hAnsi="Times New Roman" w:cs="Times New Roman"/>
        </w:rPr>
        <w:t>a poor</w:t>
      </w:r>
      <w:r w:rsidR="00100945" w:rsidRPr="00084CE8">
        <w:rPr>
          <w:rFonts w:ascii="Times New Roman" w:eastAsia="Calibri" w:hAnsi="Times New Roman" w:cs="Times New Roman"/>
        </w:rPr>
        <w:t xml:space="preserve"> surrogate</w:t>
      </w:r>
      <w:r w:rsidR="001C54E0" w:rsidRPr="00084CE8">
        <w:rPr>
          <w:rFonts w:ascii="Times New Roman" w:eastAsia="Calibri" w:hAnsi="Times New Roman" w:cs="Times New Roman"/>
        </w:rPr>
        <w:t xml:space="preserve"> </w:t>
      </w:r>
      <w:r w:rsidR="004A3292" w:rsidRPr="00084CE8">
        <w:rPr>
          <w:rFonts w:ascii="Times New Roman" w:eastAsia="Calibri" w:hAnsi="Times New Roman" w:cs="Times New Roman"/>
        </w:rPr>
        <w:t>for</w:t>
      </w:r>
      <w:r w:rsidR="001C54E0" w:rsidRPr="00084CE8">
        <w:rPr>
          <w:rFonts w:ascii="Times New Roman" w:eastAsia="Calibri" w:hAnsi="Times New Roman" w:cs="Times New Roman"/>
        </w:rPr>
        <w:t xml:space="preserve"> bird pop</w:t>
      </w:r>
      <w:r w:rsidR="00C11D4B" w:rsidRPr="00084CE8">
        <w:rPr>
          <w:rFonts w:ascii="Times New Roman" w:eastAsia="Calibri" w:hAnsi="Times New Roman" w:cs="Times New Roman"/>
        </w:rPr>
        <w:t xml:space="preserve">ulation trends </w:t>
      </w:r>
      <w:r w:rsidR="001C54E0"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B36635">
        <w:rPr>
          <w:rFonts w:ascii="Times New Roman" w:eastAsia="Calibri" w:hAnsi="Times New Roman" w:cs="Times New Roman"/>
        </w:rPr>
        <w:fldChar w:fldCharType="separate"/>
      </w:r>
      <w:r w:rsidR="001C54E0" w:rsidRPr="00B36635">
        <w:rPr>
          <w:rFonts w:ascii="Times New Roman" w:eastAsia="Calibri" w:hAnsi="Times New Roman" w:cs="Times New Roman"/>
          <w:noProof/>
        </w:rPr>
        <w:t>(Pierson, Mortelliti, Barton, Lane, &amp; Lindenmayer, 2016)</w:t>
      </w:r>
      <w:r w:rsidR="001C54E0" w:rsidRPr="00B36635">
        <w:rPr>
          <w:rFonts w:ascii="Times New Roman" w:eastAsia="Calibri" w:hAnsi="Times New Roman" w:cs="Times New Roman"/>
        </w:rPr>
        <w:fldChar w:fldCharType="end"/>
      </w:r>
      <w:r w:rsidR="001C54E0" w:rsidRPr="00084CE8">
        <w:rPr>
          <w:rFonts w:ascii="Times New Roman" w:eastAsia="Calibri" w:hAnsi="Times New Roman" w:cs="Times New Roman"/>
        </w:rPr>
        <w:t>.</w:t>
      </w:r>
      <w:r w:rsidR="007C093C" w:rsidRPr="00B36635">
        <w:rPr>
          <w:rFonts w:ascii="Times New Roman" w:eastAsia="Calibri" w:hAnsi="Times New Roman" w:cs="Times New Roman"/>
        </w:rPr>
        <w:t xml:space="preserve"> </w:t>
      </w:r>
      <w:r w:rsidR="004A3292" w:rsidRPr="00B36635">
        <w:rPr>
          <w:rFonts w:ascii="Times New Roman" w:eastAsia="Calibri" w:hAnsi="Times New Roman" w:cs="Times New Roman"/>
        </w:rPr>
        <w:t xml:space="preserve">In contrast, a </w:t>
      </w:r>
      <w:r w:rsidR="00C843B7" w:rsidRPr="00B36635">
        <w:rPr>
          <w:rFonts w:ascii="Times New Roman" w:eastAsia="Calibri" w:hAnsi="Times New Roman" w:cs="Times New Roman"/>
        </w:rPr>
        <w:t xml:space="preserve">group of 35 </w:t>
      </w:r>
      <w:r w:rsidR="004A3292" w:rsidRPr="00B36635">
        <w:rPr>
          <w:rFonts w:ascii="Times New Roman" w:eastAsia="Calibri" w:hAnsi="Times New Roman" w:cs="Times New Roman"/>
        </w:rPr>
        <w:t>biodiversity surrogate</w:t>
      </w:r>
      <w:r w:rsidR="00C843B7" w:rsidRPr="00B36635">
        <w:rPr>
          <w:rFonts w:ascii="Times New Roman" w:eastAsia="Calibri" w:hAnsi="Times New Roman" w:cs="Times New Roman"/>
        </w:rPr>
        <w:t>s</w:t>
      </w:r>
      <w:r w:rsidR="004A3292" w:rsidRPr="0093430E">
        <w:rPr>
          <w:rFonts w:ascii="Times New Roman" w:eastAsia="Calibri" w:hAnsi="Times New Roman" w:cs="Times New Roman"/>
        </w:rPr>
        <w:t xml:space="preserve"> </w:t>
      </w:r>
      <w:r w:rsidR="00C843B7" w:rsidRPr="0093430E">
        <w:rPr>
          <w:rFonts w:ascii="Times New Roman" w:eastAsia="Calibri" w:hAnsi="Times New Roman" w:cs="Times New Roman"/>
        </w:rPr>
        <w:t xml:space="preserve">defined </w:t>
      </w:r>
      <w:r w:rsidR="004A3292" w:rsidRPr="0093430E">
        <w:rPr>
          <w:rFonts w:ascii="Times New Roman" w:eastAsia="Calibri" w:hAnsi="Times New Roman" w:cs="Times New Roman"/>
        </w:rPr>
        <w:t xml:space="preserve">using a 5-year </w:t>
      </w:r>
      <w:r w:rsidR="00C843B7" w:rsidRPr="00084CE8">
        <w:rPr>
          <w:rFonts w:ascii="Times New Roman" w:eastAsia="Calibri" w:hAnsi="Times New Roman" w:cs="Times New Roman"/>
        </w:rPr>
        <w:t xml:space="preserve">pilot </w:t>
      </w:r>
      <w:r w:rsidR="004A3292" w:rsidRPr="00084CE8">
        <w:rPr>
          <w:rFonts w:ascii="Times New Roman" w:eastAsia="Calibri" w:hAnsi="Times New Roman" w:cs="Times New Roman"/>
        </w:rPr>
        <w:t xml:space="preserve">data set successfully </w:t>
      </w:r>
      <w:commentRangeStart w:id="51"/>
      <w:r w:rsidR="00C843B7" w:rsidRPr="00084CE8">
        <w:rPr>
          <w:rFonts w:ascii="Times New Roman" w:eastAsia="Calibri" w:hAnsi="Times New Roman" w:cs="Times New Roman"/>
        </w:rPr>
        <w:t>detec</w:t>
      </w:r>
      <w:r w:rsidR="004A3292" w:rsidRPr="00084CE8">
        <w:rPr>
          <w:rFonts w:ascii="Times New Roman" w:eastAsia="Calibri" w:hAnsi="Times New Roman" w:cs="Times New Roman"/>
        </w:rPr>
        <w:t xml:space="preserve">ted changes </w:t>
      </w:r>
      <w:r w:rsidR="00C843B7" w:rsidRPr="00084CE8">
        <w:rPr>
          <w:rFonts w:ascii="Times New Roman" w:eastAsia="Calibri" w:hAnsi="Times New Roman" w:cs="Times New Roman"/>
        </w:rPr>
        <w:t xml:space="preserve">in the </w:t>
      </w:r>
      <w:commentRangeEnd w:id="51"/>
      <w:r w:rsidR="002437DF">
        <w:rPr>
          <w:rStyle w:val="CommentReference"/>
        </w:rPr>
        <w:commentReference w:id="51"/>
      </w:r>
      <w:r w:rsidR="00C843B7" w:rsidRPr="00084CE8">
        <w:rPr>
          <w:rFonts w:ascii="Times New Roman" w:eastAsia="Calibri" w:hAnsi="Times New Roman" w:cs="Times New Roman"/>
        </w:rPr>
        <w:t xml:space="preserve">species assemblage structure </w:t>
      </w:r>
      <w:r w:rsidR="004A3292" w:rsidRPr="00084CE8">
        <w:rPr>
          <w:rFonts w:ascii="Times New Roman" w:eastAsia="Calibri" w:hAnsi="Times New Roman" w:cs="Times New Roman"/>
        </w:rPr>
        <w:t xml:space="preserve">over a subsequent 5-year </w:t>
      </w:r>
      <w:r w:rsidR="00C843B7" w:rsidRPr="00084CE8">
        <w:rPr>
          <w:rFonts w:ascii="Times New Roman" w:eastAsia="Calibri" w:hAnsi="Times New Roman" w:cs="Times New Roman"/>
        </w:rPr>
        <w:t xml:space="preserve">test </w:t>
      </w:r>
      <w:r w:rsidR="004A3292" w:rsidRPr="00084CE8">
        <w:rPr>
          <w:rFonts w:ascii="Times New Roman" w:eastAsia="Calibri" w:hAnsi="Times New Roman" w:cs="Times New Roman"/>
        </w:rPr>
        <w:t>period</w:t>
      </w:r>
      <w:r w:rsidR="00C843B7" w:rsidRPr="00084CE8">
        <w:rPr>
          <w:rFonts w:ascii="Times New Roman" w:eastAsia="Calibri" w:hAnsi="Times New Roman" w:cs="Times New Roman"/>
        </w:rPr>
        <w:t xml:space="preserve"> in a temperate brackish system</w:t>
      </w:r>
      <w:r w:rsidR="007C093C" w:rsidRPr="00084CE8">
        <w:rPr>
          <w:rFonts w:ascii="Times New Roman" w:eastAsia="Calibri" w:hAnsi="Times New Roman" w:cs="Times New Roman"/>
        </w:rPr>
        <w:t xml:space="preserve"> (Bevilacqua et al., </w:t>
      </w:r>
      <w:commentRangeStart w:id="52"/>
      <w:r w:rsidR="007C093C" w:rsidRPr="00084CE8">
        <w:rPr>
          <w:rFonts w:ascii="Times New Roman" w:eastAsia="Calibri" w:hAnsi="Times New Roman" w:cs="Times New Roman"/>
        </w:rPr>
        <w:t>2018</w:t>
      </w:r>
      <w:commentRangeEnd w:id="52"/>
      <w:r w:rsidR="007B447B">
        <w:rPr>
          <w:rStyle w:val="CommentReference"/>
        </w:rPr>
        <w:commentReference w:id="52"/>
      </w:r>
      <w:r w:rsidR="007C093C" w:rsidRPr="00084CE8">
        <w:rPr>
          <w:rFonts w:ascii="Times New Roman" w:eastAsia="Calibri" w:hAnsi="Times New Roman" w:cs="Times New Roman"/>
        </w:rPr>
        <w:t>).</w:t>
      </w:r>
      <w:r w:rsidR="00D530AE" w:rsidRPr="00084CE8">
        <w:rPr>
          <w:rFonts w:ascii="Times New Roman" w:eastAsia="Calibri" w:hAnsi="Times New Roman" w:cs="Times New Roman"/>
        </w:rPr>
        <w:t xml:space="preserve"> </w:t>
      </w:r>
    </w:p>
    <w:p w14:paraId="133762FD" w14:textId="364C0038" w:rsidR="00166447" w:rsidRPr="00084CE8" w:rsidRDefault="001C54E0" w:rsidP="008E357D">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In addition to </w:t>
      </w:r>
      <w:commentRangeStart w:id="53"/>
      <w:r w:rsidRPr="00084CE8">
        <w:rPr>
          <w:rFonts w:ascii="Times New Roman" w:eastAsia="Calibri" w:hAnsi="Times New Roman" w:cs="Times New Roman"/>
        </w:rPr>
        <w:t>spatial effectiveness</w:t>
      </w:r>
      <w:commentRangeEnd w:id="53"/>
      <w:r w:rsidR="008F5690">
        <w:rPr>
          <w:rStyle w:val="CommentReference"/>
        </w:rPr>
        <w:commentReference w:id="53"/>
      </w:r>
      <w:r w:rsidRPr="00084CE8">
        <w:rPr>
          <w:rFonts w:ascii="Times New Roman" w:eastAsia="Calibri" w:hAnsi="Times New Roman" w:cs="Times New Roman"/>
        </w:rPr>
        <w:t>, s</w:t>
      </w:r>
      <w:r w:rsidR="000B36F3" w:rsidRPr="00084CE8">
        <w:rPr>
          <w:rFonts w:ascii="Times New Roman" w:eastAsia="Calibri" w:hAnsi="Times New Roman" w:cs="Times New Roman"/>
        </w:rPr>
        <w:t xml:space="preserve">urrogate studies </w:t>
      </w:r>
      <w:r w:rsidR="00345AA8" w:rsidRPr="00084CE8">
        <w:rPr>
          <w:rFonts w:ascii="Times New Roman" w:eastAsia="Calibri" w:hAnsi="Times New Roman" w:cs="Times New Roman"/>
        </w:rPr>
        <w:t xml:space="preserve">often </w:t>
      </w:r>
      <w:r w:rsidR="00894420" w:rsidRPr="00084CE8">
        <w:rPr>
          <w:rFonts w:ascii="Times New Roman" w:eastAsia="Calibri" w:hAnsi="Times New Roman" w:cs="Times New Roman"/>
        </w:rPr>
        <w:t>focus</w:t>
      </w:r>
      <w:r w:rsidR="000B36F3" w:rsidRPr="00084CE8">
        <w:rPr>
          <w:rFonts w:ascii="Times New Roman" w:eastAsia="Calibri" w:hAnsi="Times New Roman" w:cs="Times New Roman"/>
        </w:rPr>
        <w:t xml:space="preserve"> on taxonomic sufficiency (i.e.</w:t>
      </w:r>
      <w:r w:rsidR="00A12636" w:rsidRPr="00084CE8">
        <w:rPr>
          <w:rFonts w:ascii="Times New Roman" w:eastAsia="Calibri" w:hAnsi="Times New Roman" w:cs="Times New Roman"/>
        </w:rPr>
        <w:t>,</w:t>
      </w:r>
      <w:r w:rsidR="000B36F3" w:rsidRPr="00084CE8">
        <w:rPr>
          <w:rFonts w:ascii="Times New Roman" w:eastAsia="Calibri" w:hAnsi="Times New Roman" w:cs="Times New Roman"/>
        </w:rPr>
        <w:t xml:space="preserve"> the taxonomic resolution required to maximize surrogate effectiveness) </w:t>
      </w:r>
      <w:r w:rsidR="000B36F3" w:rsidRPr="00B36635">
        <w:rPr>
          <w:rFonts w:ascii="Times New Roman" w:eastAsia="Calibri" w:hAnsi="Times New Roman" w:cs="Times New Roman"/>
        </w:rPr>
        <w:fldChar w:fldCharType="begin" w:fldLock="1"/>
      </w:r>
      <w:r w:rsidR="00045783">
        <w:rPr>
          <w:rFonts w:ascii="Times New Roman" w:eastAsia="Calibri" w:hAnsi="Times New Roman" w:cs="Times New Roman"/>
        </w:rPr>
        <w:instrText>ADDIN CSL_CITATION {"citationItems":[{"id":"ITEM-1","itemData":{"author":[{"dropping-particle":"","family":"Noss","given":"RF","non-dropping-particle":"","parse-names":false,"suffix":""}],"container-title":"Cons Biol","id":"ITEM-1","issued":{"date-parts":[["1990"]]},"note":"-widely cited\n-describes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R. Noss, 1990; Olsgard &amp; Somerfield, 2000)","plainTextFormattedCitation":"(Fontaine, Devillers, Peres-Neto, &amp; Johnson, 2015; Musco, Mikac, Tataranni, Giangrande, &amp; Terlizzi, 2011; R.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B36635">
        <w:rPr>
          <w:rFonts w:ascii="Times New Roman" w:eastAsia="Calibri" w:hAnsi="Times New Roman" w:cs="Times New Roman"/>
        </w:rPr>
        <w:fldChar w:fldCharType="separate"/>
      </w:r>
      <w:r w:rsidR="00045783" w:rsidRPr="00045783">
        <w:rPr>
          <w:rFonts w:ascii="Times New Roman" w:eastAsia="Calibri" w:hAnsi="Times New Roman" w:cs="Times New Roman"/>
          <w:noProof/>
        </w:rPr>
        <w:t>(Fontaine, Devillers, Peres-Neto, &amp; Johnson, 2015; Musco, Mikac, Tataranni, Giangrande, &amp; Terlizzi, 2011; R. Noss, 1990;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Pr="00B36635">
        <w:rPr>
          <w:rFonts w:ascii="Times New Roman" w:eastAsia="Calibri" w:hAnsi="Times New Roman" w:cs="Times New Roman"/>
        </w:rPr>
        <w:t xml:space="preserve"> </w:t>
      </w:r>
      <w:commentRangeStart w:id="54"/>
      <w:r w:rsidR="00213D75" w:rsidRPr="00B36635">
        <w:rPr>
          <w:rFonts w:ascii="Times New Roman" w:eastAsia="Calibri" w:hAnsi="Times New Roman" w:cs="Times New Roman"/>
        </w:rPr>
        <w:t>Few</w:t>
      </w:r>
      <w:commentRangeEnd w:id="54"/>
      <w:r w:rsidR="008F5690">
        <w:rPr>
          <w:rStyle w:val="CommentReference"/>
        </w:rPr>
        <w:commentReference w:id="54"/>
      </w:r>
      <w:r w:rsidRPr="00B36635">
        <w:rPr>
          <w:rFonts w:ascii="Times New Roman" w:eastAsia="Calibri" w:hAnsi="Times New Roman" w:cs="Times New Roman"/>
        </w:rPr>
        <w:t xml:space="preserve"> studies </w:t>
      </w:r>
      <w:r w:rsidR="00213D75" w:rsidRPr="00B36635">
        <w:rPr>
          <w:rFonts w:ascii="Times New Roman" w:eastAsia="Calibri" w:hAnsi="Times New Roman" w:cs="Times New Roman"/>
        </w:rPr>
        <w:t xml:space="preserve">have </w:t>
      </w:r>
      <w:r w:rsidR="007C093C" w:rsidRPr="00B36635">
        <w:rPr>
          <w:rFonts w:ascii="Times New Roman" w:eastAsia="Calibri" w:hAnsi="Times New Roman" w:cs="Times New Roman"/>
        </w:rPr>
        <w:t>investigate</w:t>
      </w:r>
      <w:r w:rsidR="00213D75" w:rsidRPr="0093430E">
        <w:rPr>
          <w:rFonts w:ascii="Times New Roman" w:eastAsia="Calibri" w:hAnsi="Times New Roman" w:cs="Times New Roman"/>
        </w:rPr>
        <w:t>d</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r w:rsidR="00C11D4B" w:rsidRPr="00084CE8">
        <w:rPr>
          <w:rFonts w:ascii="Times New Roman" w:eastAsia="Calibri" w:hAnsi="Times New Roman" w:cs="Times New Roman"/>
        </w:rPr>
        <w:t xml:space="preserve">recognizable taxonomic units (i.e.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906B2D" w:rsidRPr="00084CE8">
        <w:rPr>
          <w:rFonts w:ascii="Times New Roman" w:eastAsia="Calibri" w:hAnsi="Times New Roman" w:cs="Times New Roman"/>
        </w:rPr>
        <w:t xml:space="preserve"> </w:t>
      </w:r>
      <w:r w:rsidR="001B5A05" w:rsidRPr="00084CE8">
        <w:rPr>
          <w:rFonts w:ascii="Times New Roman" w:eastAsia="Calibri" w:hAnsi="Times New Roman" w:cs="Times New Roman"/>
        </w:rPr>
        <w:t xml:space="preserve">or </w:t>
      </w:r>
      <w:r w:rsidR="007C093C" w:rsidRPr="00084CE8">
        <w:rPr>
          <w:rFonts w:ascii="Times New Roman" w:eastAsia="Calibri" w:hAnsi="Times New Roman" w:cs="Times New Roman"/>
        </w:rPr>
        <w:t xml:space="preserve">functional groups when identifying potential </w:t>
      </w:r>
      <w:r w:rsidR="007C093C" w:rsidRPr="00084CE8">
        <w:rPr>
          <w:rFonts w:ascii="Times New Roman" w:eastAsia="Calibri" w:hAnsi="Times New Roman" w:cs="Times New Roman"/>
        </w:rPr>
        <w:lastRenderedPageBreak/>
        <w:t xml:space="preserve">surrogates. </w:t>
      </w:r>
      <w:r w:rsidR="00CC32D0" w:rsidRPr="00084CE8">
        <w:rPr>
          <w:rFonts w:ascii="Times New Roman" w:hAnsi="Times New Roman" w:cs="Times New Roman"/>
        </w:rPr>
        <w:t xml:space="preserve">RTU’s are taxonomic units defined by readily identifiable characteristics in the field </w:t>
      </w:r>
      <w:r w:rsidR="00CC32D0" w:rsidRPr="00B36635">
        <w:rPr>
          <w:rFonts w:ascii="Times New Roman" w:hAnsi="Times New Roman" w:cs="Times New Roman"/>
        </w:rPr>
        <w:fldChar w:fldCharType="begin" w:fldLock="1"/>
      </w:r>
      <w:r w:rsidR="00CC32D0" w:rsidRPr="00084CE8">
        <w:rPr>
          <w:rFonts w:ascii="Times New Roman" w:hAnsi="Times New Roman" w:cs="Times New Roman"/>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B36635">
        <w:rPr>
          <w:rFonts w:ascii="Times New Roman" w:hAnsi="Times New Roman" w:cs="Times New Roman"/>
        </w:rPr>
        <w:fldChar w:fldCharType="separate"/>
      </w:r>
      <w:r w:rsidR="00CC32D0" w:rsidRPr="00B36635">
        <w:rPr>
          <w:rFonts w:ascii="Times New Roman" w:hAnsi="Times New Roman" w:cs="Times New Roman"/>
          <w:noProof/>
        </w:rPr>
        <w:t>(Sebek et al., 2012)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r w:rsidR="004B69C8" w:rsidRPr="00B36635">
        <w:rPr>
          <w:rFonts w:ascii="Times New Roman" w:hAnsi="Times New Roman" w:cs="Times New Roman"/>
        </w:rPr>
        <w:t>Some</w:t>
      </w:r>
      <w:r w:rsidR="00C11D4B" w:rsidRPr="00B36635">
        <w:rPr>
          <w:rFonts w:ascii="Times New Roman" w:eastAsia="Calibri" w:hAnsi="Times New Roman" w:cs="Times New Roman"/>
        </w:rPr>
        <w:t xml:space="preserve"> surrogates</w:t>
      </w:r>
      <w:r w:rsidR="007C093C" w:rsidRPr="00B36635">
        <w:rPr>
          <w:rFonts w:ascii="Times New Roman" w:eastAsia="Calibri" w:hAnsi="Times New Roman" w:cs="Times New Roman"/>
        </w:rPr>
        <w:t xml:space="preserve"> identif</w:t>
      </w:r>
      <w:r w:rsidR="00166447" w:rsidRPr="00B36635">
        <w:rPr>
          <w:rFonts w:ascii="Times New Roman" w:eastAsia="Calibri" w:hAnsi="Times New Roman" w:cs="Times New Roman"/>
        </w:rPr>
        <w:t>ied using functional groups have been</w:t>
      </w:r>
      <w:r w:rsidR="007C093C" w:rsidRPr="00B36635">
        <w:rPr>
          <w:rFonts w:ascii="Times New Roman" w:eastAsia="Calibri" w:hAnsi="Times New Roman" w:cs="Times New Roman"/>
        </w:rPr>
        <w:t xml:space="preserve"> consistent with those using</w:t>
      </w:r>
      <w:r w:rsidR="00C11D4B" w:rsidRPr="00084CE8">
        <w:rPr>
          <w:rFonts w:ascii="Times New Roman" w:eastAsia="Calibri" w:hAnsi="Times New Roman" w:cs="Times New Roman"/>
        </w:rPr>
        <w:t xml:space="preserve"> taxonomic designations</w:t>
      </w:r>
      <w:r w:rsidR="007C093C" w:rsidRPr="00084CE8">
        <w:rPr>
          <w:rFonts w:ascii="Times New Roman" w:eastAsia="Calibri" w:hAnsi="Times New Roman" w:cs="Times New Roman"/>
        </w:rPr>
        <w:t xml:space="preserve"> (Rubal et al., 2011). However, functional and taxonomic diversity </w:t>
      </w:r>
      <w:r w:rsidR="004B69C8" w:rsidRPr="00084CE8">
        <w:rPr>
          <w:rFonts w:ascii="Times New Roman" w:eastAsia="Calibri" w:hAnsi="Times New Roman" w:cs="Times New Roman"/>
        </w:rPr>
        <w:t>can</w:t>
      </w:r>
      <w:r w:rsidR="007C093C" w:rsidRPr="00084CE8">
        <w:rPr>
          <w:rFonts w:ascii="Times New Roman" w:eastAsia="Calibri" w:hAnsi="Times New Roman" w:cs="Times New Roman"/>
        </w:rPr>
        <w:t xml:space="preserve"> provide </w:t>
      </w:r>
      <w:commentRangeStart w:id="55"/>
      <w:r w:rsidR="007C093C" w:rsidRPr="00084CE8">
        <w:rPr>
          <w:rFonts w:ascii="Times New Roman" w:eastAsia="Calibri" w:hAnsi="Times New Roman" w:cs="Times New Roman"/>
        </w:rPr>
        <w:t>different</w:t>
      </w:r>
      <w:commentRangeEnd w:id="55"/>
      <w:r w:rsidR="007B447B">
        <w:rPr>
          <w:rStyle w:val="CommentReference"/>
        </w:rPr>
        <w:commentReference w:id="55"/>
      </w:r>
      <w:r w:rsidR="007C093C" w:rsidRPr="00084CE8">
        <w:rPr>
          <w:rFonts w:ascii="Times New Roman" w:eastAsia="Calibri" w:hAnsi="Times New Roman" w:cs="Times New Roman"/>
        </w:rPr>
        <w:t xml:space="preserve"> informa</w:t>
      </w:r>
      <w:r w:rsidR="00166447" w:rsidRPr="00084CE8">
        <w:rPr>
          <w:rFonts w:ascii="Times New Roman" w:eastAsia="Calibri" w:hAnsi="Times New Roman" w:cs="Times New Roman"/>
        </w:rPr>
        <w:t xml:space="preserve">tion when </w:t>
      </w:r>
      <w:r w:rsidR="004B69C8" w:rsidRPr="00084CE8">
        <w:rPr>
          <w:rFonts w:ascii="Times New Roman" w:eastAsia="Calibri" w:hAnsi="Times New Roman" w:cs="Times New Roman"/>
        </w:rPr>
        <w:t xml:space="preserve">measured at </w:t>
      </w:r>
      <w:r w:rsidR="00166447" w:rsidRPr="00084CE8">
        <w:rPr>
          <w:rFonts w:ascii="Times New Roman" w:eastAsia="Calibri" w:hAnsi="Times New Roman" w:cs="Times New Roman"/>
        </w:rPr>
        <w:t xml:space="preserve">different </w:t>
      </w:r>
      <w:commentRangeStart w:id="56"/>
      <w:r w:rsidR="007C093C" w:rsidRPr="00084CE8">
        <w:rPr>
          <w:rFonts w:ascii="Times New Roman" w:eastAsia="Calibri" w:hAnsi="Times New Roman" w:cs="Times New Roman"/>
        </w:rPr>
        <w:t>scales</w:t>
      </w:r>
      <w:commentRangeEnd w:id="56"/>
      <w:r w:rsidR="007B447B">
        <w:rPr>
          <w:rStyle w:val="CommentReference"/>
        </w:rPr>
        <w:commentReference w:id="56"/>
      </w:r>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Törnroos</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Nordström</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Bonsdorff</w:t>
      </w:r>
      <w:proofErr w:type="spellEnd"/>
      <w:r w:rsidR="007C093C" w:rsidRPr="00084CE8">
        <w:rPr>
          <w:rFonts w:ascii="Times New Roman" w:eastAsia="Calibri" w:hAnsi="Times New Roman" w:cs="Times New Roman"/>
        </w:rPr>
        <w:t>, 2013).</w:t>
      </w:r>
    </w:p>
    <w:p w14:paraId="1A0CA6D6" w14:textId="5E4A6395" w:rsidR="00906B2D" w:rsidRPr="0093430E" w:rsidRDefault="008C011B" w:rsidP="008E357D">
      <w:pPr>
        <w:spacing w:line="480" w:lineRule="auto"/>
        <w:ind w:firstLine="720"/>
        <w:rPr>
          <w:rFonts w:ascii="Times New Roman" w:eastAsia="Calibri" w:hAnsi="Times New Roman" w:cs="Times New Roman"/>
        </w:rPr>
      </w:pPr>
      <w:commentRangeStart w:id="57"/>
      <w:r w:rsidRPr="00084CE8">
        <w:rPr>
          <w:rFonts w:ascii="Times New Roman" w:eastAsia="Calibri" w:hAnsi="Times New Roman" w:cs="Times New Roman"/>
        </w:rPr>
        <w:t>Becau</w:t>
      </w:r>
      <w:commentRangeEnd w:id="57"/>
      <w:r w:rsidR="00B86ED2">
        <w:rPr>
          <w:rStyle w:val="CommentReference"/>
        </w:rPr>
        <w:commentReference w:id="57"/>
      </w:r>
      <w:r w:rsidRPr="00084CE8">
        <w:rPr>
          <w:rFonts w:ascii="Times New Roman" w:eastAsia="Calibri" w:hAnsi="Times New Roman" w:cs="Times New Roman"/>
        </w:rPr>
        <w:t xml:space="preserve">se </w:t>
      </w:r>
      <w:commentRangeStart w:id="58"/>
      <w:r w:rsidRPr="00084CE8">
        <w:rPr>
          <w:rFonts w:ascii="Times New Roman" w:eastAsia="Calibri" w:hAnsi="Times New Roman" w:cs="Times New Roman"/>
        </w:rPr>
        <w:t xml:space="preserve">they </w:t>
      </w:r>
      <w:commentRangeEnd w:id="58"/>
      <w:r w:rsidR="008F5690">
        <w:rPr>
          <w:rStyle w:val="CommentReference"/>
        </w:rPr>
        <w:commentReference w:id="58"/>
      </w:r>
      <w:r w:rsidRPr="00084CE8">
        <w:rPr>
          <w:rFonts w:ascii="Times New Roman" w:eastAsia="Calibri" w:hAnsi="Times New Roman" w:cs="Times New Roman"/>
        </w:rPr>
        <w:t xml:space="preserve">are used as proxies to monitor specific aspects of biodiversity, surrogates are especially relevant when studying </w:t>
      </w:r>
      <w:r w:rsidR="0076482D" w:rsidRPr="00084CE8">
        <w:rPr>
          <w:rFonts w:ascii="Times New Roman" w:eastAsia="Calibri" w:hAnsi="Times New Roman" w:cs="Times New Roman"/>
        </w:rPr>
        <w:t xml:space="preserve">high-diversity </w:t>
      </w:r>
      <w:r w:rsidRPr="00084CE8">
        <w:rPr>
          <w:rFonts w:ascii="Times New Roman" w:eastAsia="Calibri" w:hAnsi="Times New Roman" w:cs="Times New Roman"/>
        </w:rPr>
        <w:t>ecosystems</w:t>
      </w:r>
      <w:r w:rsidR="00A12636" w:rsidRPr="00084CE8">
        <w:rPr>
          <w:rFonts w:ascii="Times New Roman" w:eastAsia="Calibri" w:hAnsi="Times New Roman" w:cs="Times New Roman"/>
        </w:rPr>
        <w:t>,</w:t>
      </w:r>
      <w:r w:rsidRPr="00084CE8">
        <w:rPr>
          <w:rFonts w:ascii="Times New Roman" w:eastAsia="Calibri" w:hAnsi="Times New Roman" w:cs="Times New Roman"/>
        </w:rPr>
        <w:t xml:space="preserve"> such as coral reefs</w:t>
      </w:r>
      <w:r w:rsidR="00F419E1" w:rsidRPr="00084CE8">
        <w:rPr>
          <w:rFonts w:ascii="Times New Roman" w:eastAsia="Calibri" w:hAnsi="Times New Roman" w:cs="Times New Roman"/>
        </w:rPr>
        <w:t>.</w:t>
      </w:r>
      <w:r w:rsidRPr="00084CE8">
        <w:rPr>
          <w:rFonts w:ascii="Times New Roman" w:eastAsia="Calibri" w:hAnsi="Times New Roman" w:cs="Times New Roman"/>
        </w:rPr>
        <w:t xml:space="preserve"> </w:t>
      </w:r>
      <w:r w:rsidR="00F419E1" w:rsidRPr="00084CE8">
        <w:rPr>
          <w:rFonts w:ascii="Times New Roman" w:eastAsia="Calibri" w:hAnsi="Times New Roman" w:cs="Times New Roman"/>
        </w:rPr>
        <w:t>Coral reefs</w:t>
      </w:r>
      <w:r w:rsidRPr="00084CE8">
        <w:rPr>
          <w:rFonts w:ascii="Times New Roman" w:eastAsia="Calibri" w:hAnsi="Times New Roman" w:cs="Times New Roman"/>
        </w:rPr>
        <w:t xml:space="preserve"> are </w:t>
      </w:r>
      <w:r w:rsidR="0076482D" w:rsidRPr="00084CE8">
        <w:rPr>
          <w:rFonts w:ascii="Times New Roman" w:eastAsia="Calibri" w:hAnsi="Times New Roman" w:cs="Times New Roman"/>
        </w:rPr>
        <w:t>being progressively degraded by a suite of</w:t>
      </w:r>
      <w:r w:rsidRPr="00084CE8">
        <w:rPr>
          <w:rFonts w:ascii="Times New Roman" w:eastAsia="Calibri" w:hAnsi="Times New Roman" w:cs="Times New Roman"/>
        </w:rPr>
        <w:t xml:space="preserve"> anthropogenic stressors</w:t>
      </w:r>
      <w:r w:rsidR="00F419E1" w:rsidRPr="00084CE8">
        <w:rPr>
          <w:rFonts w:ascii="Times New Roman" w:eastAsia="Calibri" w:hAnsi="Times New Roman" w:cs="Times New Roman"/>
        </w:rPr>
        <w:t xml:space="preserve"> </w:t>
      </w:r>
      <w:r w:rsidR="00EB63C7"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B36635">
        <w:rPr>
          <w:rFonts w:ascii="Times New Roman" w:eastAsia="Calibri" w:hAnsi="Times New Roman" w:cs="Times New Roman"/>
        </w:rPr>
        <w:fldChar w:fldCharType="separate"/>
      </w:r>
      <w:r w:rsidR="00EB63C7" w:rsidRPr="00B36635">
        <w:rPr>
          <w:rFonts w:ascii="Times New Roman" w:eastAsia="Calibri" w:hAnsi="Times New Roman" w:cs="Times New Roman"/>
          <w:noProof/>
        </w:rPr>
        <w:t>(Habibi, Setiasih, &amp; Sartin, 2007; Hughes et al., 2017; Stubler, Duckworth, &amp; Peterson, 2015)</w:t>
      </w:r>
      <w:r w:rsidR="00EB63C7" w:rsidRPr="00B36635">
        <w:rPr>
          <w:rFonts w:ascii="Times New Roman" w:eastAsia="Calibri" w:hAnsi="Times New Roman" w:cs="Times New Roman"/>
        </w:rPr>
        <w:fldChar w:fldCharType="end"/>
      </w:r>
      <w:r w:rsidR="00EB63C7" w:rsidRPr="00084CE8">
        <w:rPr>
          <w:rFonts w:ascii="Times New Roman" w:eastAsia="Calibri" w:hAnsi="Times New Roman" w:cs="Times New Roman"/>
        </w:rPr>
        <w:t>.</w:t>
      </w:r>
      <w:r w:rsidR="001B7F7A" w:rsidRPr="00B36635">
        <w:rPr>
          <w:rFonts w:ascii="Times New Roman" w:eastAsia="Calibri" w:hAnsi="Times New Roman" w:cs="Times New Roman"/>
        </w:rPr>
        <w:t xml:space="preserve"> </w:t>
      </w:r>
      <w:r w:rsidR="00297EA0" w:rsidRPr="00B36635">
        <w:rPr>
          <w:rFonts w:ascii="Times New Roman" w:eastAsia="Calibri" w:hAnsi="Times New Roman" w:cs="Times New Roman"/>
        </w:rPr>
        <w:t xml:space="preserve">Reef fishes, </w:t>
      </w:r>
      <w:r w:rsidR="00CC16AE" w:rsidRPr="00B36635">
        <w:rPr>
          <w:rFonts w:ascii="Times New Roman" w:eastAsia="Calibri" w:hAnsi="Times New Roman" w:cs="Times New Roman"/>
        </w:rPr>
        <w:t xml:space="preserve">hard </w:t>
      </w:r>
      <w:r w:rsidR="00297EA0" w:rsidRPr="00084CE8">
        <w:rPr>
          <w:rFonts w:ascii="Times New Roman" w:eastAsia="Calibri" w:hAnsi="Times New Roman" w:cs="Times New Roman"/>
        </w:rPr>
        <w:t>corals</w:t>
      </w:r>
      <w:r w:rsidR="00CC16AE" w:rsidRPr="00084CE8">
        <w:rPr>
          <w:rFonts w:ascii="Times New Roman" w:eastAsia="Calibri" w:hAnsi="Times New Roman" w:cs="Times New Roman"/>
        </w:rPr>
        <w:t xml:space="preserve"> (Scleractinia)</w:t>
      </w:r>
      <w:r w:rsidR="00297EA0" w:rsidRPr="00084CE8">
        <w:rPr>
          <w:rFonts w:ascii="Times New Roman" w:eastAsia="Calibri" w:hAnsi="Times New Roman" w:cs="Times New Roman"/>
        </w:rPr>
        <w:t xml:space="preserve">, and sponges are dominant </w:t>
      </w:r>
      <w:r w:rsidR="00A12636" w:rsidRPr="00084CE8">
        <w:rPr>
          <w:rFonts w:ascii="Times New Roman" w:eastAsia="Calibri" w:hAnsi="Times New Roman" w:cs="Times New Roman"/>
        </w:rPr>
        <w:t xml:space="preserve">coral reef </w:t>
      </w:r>
      <w:r w:rsidR="00297EA0" w:rsidRPr="00084CE8">
        <w:rPr>
          <w:rFonts w:ascii="Times New Roman" w:eastAsia="Calibri" w:hAnsi="Times New Roman" w:cs="Times New Roman"/>
        </w:rPr>
        <w:t>organisms that establish and maintain biodiversity by filling multiple functional roles</w:t>
      </w:r>
      <w:r w:rsidR="0014500F" w:rsidRPr="00084CE8">
        <w:rPr>
          <w:rFonts w:ascii="Times New Roman" w:eastAsia="Calibri" w:hAnsi="Times New Roman" w:cs="Times New Roman"/>
        </w:rPr>
        <w:t xml:space="preserve"> in coral reef</w:t>
      </w:r>
      <w:r w:rsidR="00A12636" w:rsidRPr="00084CE8">
        <w:rPr>
          <w:rFonts w:ascii="Times New Roman" w:eastAsia="Calibri" w:hAnsi="Times New Roman" w:cs="Times New Roman"/>
        </w:rPr>
        <w:t xml:space="preserve"> </w:t>
      </w:r>
      <w:r w:rsidR="0014500F" w:rsidRPr="00084CE8">
        <w:rPr>
          <w:rFonts w:ascii="Times New Roman" w:eastAsia="Calibri" w:hAnsi="Times New Roman" w:cs="Times New Roman"/>
        </w:rPr>
        <w:t>s</w:t>
      </w:r>
      <w:r w:rsidR="00A12636" w:rsidRPr="00084CE8">
        <w:rPr>
          <w:rFonts w:ascii="Times New Roman" w:eastAsia="Calibri" w:hAnsi="Times New Roman" w:cs="Times New Roman"/>
        </w:rPr>
        <w:t>ystems</w:t>
      </w:r>
      <w:r w:rsidR="00297EA0" w:rsidRPr="00084CE8">
        <w:rPr>
          <w:rFonts w:ascii="Times New Roman" w:eastAsia="Calibri" w:hAnsi="Times New Roman" w:cs="Times New Roman"/>
        </w:rPr>
        <w:t xml:space="preserve"> </w:t>
      </w:r>
      <w:r w:rsidR="00297EA0" w:rsidRPr="00B36635">
        <w:rPr>
          <w:rFonts w:ascii="Times New Roman" w:eastAsia="Calibri" w:hAnsi="Times New Roman" w:cs="Times New Roman"/>
        </w:rPr>
        <w:fldChar w:fldCharType="begin" w:fldLock="1"/>
      </w:r>
      <w:r w:rsidR="00297EA0" w:rsidRPr="00084CE8">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B36635">
        <w:rPr>
          <w:rFonts w:ascii="Times New Roman" w:eastAsia="Calibri" w:hAnsi="Times New Roman" w:cs="Times New Roman"/>
        </w:rPr>
        <w:fldChar w:fldCharType="separate"/>
      </w:r>
      <w:r w:rsidR="00297EA0" w:rsidRPr="00B36635">
        <w:rPr>
          <w:rFonts w:ascii="Times New Roman" w:eastAsia="Calibri" w:hAnsi="Times New Roman" w:cs="Times New Roman"/>
          <w:noProof/>
        </w:rPr>
        <w:t>(Angelini, Altieri, Silliman, &amp; Bertness, 2018)</w:t>
      </w:r>
      <w:r w:rsidR="00297EA0" w:rsidRPr="00B36635">
        <w:rPr>
          <w:rFonts w:ascii="Times New Roman" w:eastAsia="Calibri" w:hAnsi="Times New Roman" w:cs="Times New Roman"/>
        </w:rPr>
        <w:fldChar w:fldCharType="end"/>
      </w:r>
      <w:r w:rsidR="00297EA0" w:rsidRPr="00084CE8">
        <w:rPr>
          <w:rFonts w:ascii="Times New Roman" w:eastAsia="Calibri" w:hAnsi="Times New Roman" w:cs="Times New Roman"/>
        </w:rPr>
        <w:t>.</w:t>
      </w:r>
      <w:r w:rsidR="0014500F" w:rsidRPr="00B36635">
        <w:rPr>
          <w:rFonts w:ascii="Times New Roman" w:eastAsia="Calibri" w:hAnsi="Times New Roman" w:cs="Times New Roman"/>
        </w:rPr>
        <w:t xml:space="preserve"> </w:t>
      </w:r>
      <w:commentRangeStart w:id="59"/>
      <w:r w:rsidR="0014500F" w:rsidRPr="00B36635">
        <w:rPr>
          <w:rFonts w:ascii="Times New Roman" w:eastAsia="Calibri" w:hAnsi="Times New Roman" w:cs="Times New Roman"/>
        </w:rPr>
        <w:t>Reef</w:t>
      </w:r>
      <w:commentRangeEnd w:id="59"/>
      <w:r w:rsidR="008F5690">
        <w:rPr>
          <w:rStyle w:val="CommentReference"/>
        </w:rPr>
        <w:commentReference w:id="59"/>
      </w:r>
      <w:r w:rsidR="0014500F" w:rsidRPr="00B36635">
        <w:rPr>
          <w:rFonts w:ascii="Times New Roman" w:eastAsia="Calibri" w:hAnsi="Times New Roman" w:cs="Times New Roman"/>
        </w:rPr>
        <w:t xml:space="preserve"> fish richness has been found to be a better surrogate than coral richness </w:t>
      </w:r>
      <w:r w:rsidR="003A6AA7" w:rsidRPr="00B36635">
        <w:rPr>
          <w:rFonts w:ascii="Times New Roman" w:eastAsia="Calibri" w:hAnsi="Times New Roman" w:cs="Times New Roman"/>
        </w:rPr>
        <w:t xml:space="preserve">for estimating the diversity of corals and fishes </w:t>
      </w:r>
      <w:r w:rsidR="0014500F" w:rsidRPr="00B36635">
        <w:rPr>
          <w:rFonts w:ascii="Times New Roman" w:eastAsia="Calibri" w:hAnsi="Times New Roman" w:cs="Times New Roman"/>
        </w:rPr>
        <w:t xml:space="preserve">when deciding on areas to become marine reserves </w:t>
      </w:r>
      <w:r w:rsidR="0014500F" w:rsidRPr="00B36635">
        <w:rPr>
          <w:rFonts w:ascii="Times New Roman" w:eastAsia="Calibri" w:hAnsi="Times New Roman" w:cs="Times New Roman"/>
        </w:rPr>
        <w:fldChar w:fldCharType="begin" w:fldLock="1"/>
      </w:r>
      <w:r w:rsidR="0014500F"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B36635">
        <w:rPr>
          <w:rFonts w:ascii="Times New Roman" w:eastAsia="Calibri" w:hAnsi="Times New Roman" w:cs="Times New Roman"/>
        </w:rPr>
        <w:fldChar w:fldCharType="separate"/>
      </w:r>
      <w:r w:rsidR="0014500F" w:rsidRPr="00B36635">
        <w:rPr>
          <w:rFonts w:ascii="Times New Roman" w:eastAsia="Calibri" w:hAnsi="Times New Roman" w:cs="Times New Roman"/>
          <w:noProof/>
        </w:rPr>
        <w:t>(Beger, Jones, &amp; Munday, 2003)</w:t>
      </w:r>
      <w:r w:rsidR="0014500F" w:rsidRPr="00B36635">
        <w:rPr>
          <w:rFonts w:ascii="Times New Roman" w:eastAsia="Calibri" w:hAnsi="Times New Roman" w:cs="Times New Roman"/>
        </w:rPr>
        <w:fldChar w:fldCharType="end"/>
      </w:r>
      <w:r w:rsidR="0014500F" w:rsidRPr="00084CE8">
        <w:rPr>
          <w:rFonts w:ascii="Times New Roman" w:eastAsia="Calibri" w:hAnsi="Times New Roman" w:cs="Times New Roman"/>
        </w:rPr>
        <w:t xml:space="preserve">. However, this finding was not investigated over time. </w:t>
      </w:r>
      <w:r w:rsidR="00906B2D" w:rsidRPr="00B36635">
        <w:rPr>
          <w:rFonts w:ascii="Times New Roman" w:eastAsia="Calibri" w:hAnsi="Times New Roman" w:cs="Times New Roman"/>
        </w:rPr>
        <w:t xml:space="preserve">Understanding whether these </w:t>
      </w:r>
      <w:commentRangeStart w:id="60"/>
      <w:r w:rsidR="00906B2D" w:rsidRPr="00B36635">
        <w:rPr>
          <w:rFonts w:ascii="Times New Roman" w:eastAsia="Calibri" w:hAnsi="Times New Roman" w:cs="Times New Roman"/>
        </w:rPr>
        <w:t>groups can be used as surrogates for other</w:t>
      </w:r>
      <w:r w:rsidR="00A12636" w:rsidRPr="00B36635">
        <w:rPr>
          <w:rFonts w:ascii="Times New Roman" w:eastAsia="Calibri" w:hAnsi="Times New Roman" w:cs="Times New Roman"/>
        </w:rPr>
        <w:t xml:space="preserve"> taxonomic groups</w:t>
      </w:r>
      <w:r w:rsidR="00906B2D" w:rsidRPr="00B36635">
        <w:rPr>
          <w:rFonts w:ascii="Times New Roman" w:eastAsia="Calibri" w:hAnsi="Times New Roman" w:cs="Times New Roman"/>
        </w:rPr>
        <w:t xml:space="preserve">, </w:t>
      </w:r>
      <w:commentRangeEnd w:id="60"/>
      <w:r w:rsidR="008F5690">
        <w:rPr>
          <w:rStyle w:val="CommentReference"/>
        </w:rPr>
        <w:commentReference w:id="60"/>
      </w:r>
      <w:r w:rsidR="00906B2D" w:rsidRPr="00B36635">
        <w:rPr>
          <w:rFonts w:ascii="Times New Roman" w:eastAsia="Calibri" w:hAnsi="Times New Roman" w:cs="Times New Roman"/>
        </w:rPr>
        <w:t xml:space="preserve">would provide valuable information to managers with </w:t>
      </w:r>
      <w:commentRangeStart w:id="61"/>
      <w:r w:rsidR="00906B2D" w:rsidRPr="00B36635">
        <w:rPr>
          <w:rFonts w:ascii="Times New Roman" w:eastAsia="Calibri" w:hAnsi="Times New Roman" w:cs="Times New Roman"/>
        </w:rPr>
        <w:t>limited monitoring resources</w:t>
      </w:r>
      <w:commentRangeEnd w:id="61"/>
      <w:r w:rsidR="00485303">
        <w:rPr>
          <w:rStyle w:val="CommentReference"/>
        </w:rPr>
        <w:commentReference w:id="61"/>
      </w:r>
      <w:r w:rsidR="00906B2D" w:rsidRPr="00B36635">
        <w:rPr>
          <w:rFonts w:ascii="Times New Roman" w:eastAsia="Calibri" w:hAnsi="Times New Roman" w:cs="Times New Roman"/>
        </w:rPr>
        <w:t>.</w:t>
      </w:r>
    </w:p>
    <w:p w14:paraId="500E7935" w14:textId="477AF70D" w:rsidR="00A8749F" w:rsidRPr="00B36635" w:rsidRDefault="00A8749F" w:rsidP="008E357D">
      <w:pPr>
        <w:spacing w:line="480" w:lineRule="auto"/>
        <w:ind w:firstLine="720"/>
        <w:rPr>
          <w:rFonts w:ascii="Times New Roman" w:eastAsia="Calibri" w:hAnsi="Times New Roman" w:cs="Times New Roman"/>
        </w:rPr>
      </w:pPr>
      <w:r w:rsidRPr="0093430E">
        <w:rPr>
          <w:rFonts w:ascii="Times New Roman" w:eastAsia="Calibri" w:hAnsi="Times New Roman" w:cs="Times New Roman"/>
        </w:rPr>
        <w:t xml:space="preserve">I will use data collected from the British Virgin Islands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(Forrester et al., 2015)</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to investigate the effectiveness of reef fishes, sponges, and corals as surrogates for biodiversity over space and time. I will test the hypothesis that reef fish richness wil</w:t>
      </w:r>
      <w:r w:rsidRPr="00B36635">
        <w:rPr>
          <w:rFonts w:ascii="Times New Roman" w:eastAsia="Calibri" w:hAnsi="Times New Roman" w:cs="Times New Roman"/>
        </w:rPr>
        <w:t xml:space="preserve">l be a good surrogate for the richness of corals and sponges over time. Reef fish richness has been shown to be a more effective surrogate for the diversity of corals and fishes than coral richness </w:t>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B36635">
        <w:rPr>
          <w:rFonts w:ascii="Times New Roman" w:eastAsia="Calibri" w:hAnsi="Times New Roman" w:cs="Times New Roman"/>
        </w:rPr>
        <w:fldChar w:fldCharType="separate"/>
      </w:r>
      <w:r w:rsidR="000E6FE1" w:rsidRPr="00B36635">
        <w:rPr>
          <w:rFonts w:ascii="Times New Roman" w:eastAsia="Calibri" w:hAnsi="Times New Roman" w:cs="Times New Roman"/>
          <w:noProof/>
        </w:rPr>
        <w:t>(Beger et al., 2003)</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total coral cover will be an effective surrogate for diversity of fishes, corals, and sponges because </w:t>
      </w:r>
      <w:r w:rsidR="00C36A5E" w:rsidRPr="00B36635">
        <w:rPr>
          <w:rFonts w:ascii="Times New Roman" w:eastAsia="Calibri" w:hAnsi="Times New Roman" w:cs="Times New Roman"/>
        </w:rPr>
        <w:t>coral-dominated</w:t>
      </w:r>
      <w:r w:rsidRPr="00B36635">
        <w:rPr>
          <w:rFonts w:ascii="Times New Roman" w:eastAsia="Calibri" w:hAnsi="Times New Roman" w:cs="Times New Roman"/>
        </w:rPr>
        <w:t xml:space="preserve"> reefs have the potential for a greater diversity in structural and </w:t>
      </w:r>
      <w:r w:rsidRPr="00B36635">
        <w:rPr>
          <w:rFonts w:ascii="Times New Roman" w:eastAsia="Calibri" w:hAnsi="Times New Roman" w:cs="Times New Roman"/>
        </w:rPr>
        <w:lastRenderedPageBreak/>
        <w:t xml:space="preserve">resource-based niches </w:t>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B36635">
        <w:rPr>
          <w:rFonts w:ascii="Times New Roman" w:eastAsia="Calibri" w:hAnsi="Times New Roman" w:cs="Times New Roman"/>
        </w:rPr>
        <w:fldChar w:fldCharType="separate"/>
      </w:r>
      <w:r w:rsidR="000E6FE1" w:rsidRPr="00B36635">
        <w:rPr>
          <w:rFonts w:ascii="Times New Roman" w:eastAsia="Calibri" w:hAnsi="Times New Roman" w:cs="Times New Roman"/>
          <w:noProof/>
        </w:rPr>
        <w:t>(David R. Bellwood &amp; Hughes, 2001)</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More specifically I hypothesize that </w:t>
      </w:r>
      <w:commentRangeStart w:id="62"/>
      <w:r w:rsidRPr="00084CE8">
        <w:rPr>
          <w:rFonts w:ascii="Times New Roman" w:eastAsia="Calibri" w:hAnsi="Times New Roman" w:cs="Times New Roman"/>
        </w:rPr>
        <w:t xml:space="preserve">total coral cover </w:t>
      </w:r>
      <w:commentRangeEnd w:id="62"/>
      <w:r w:rsidR="00D275F6">
        <w:rPr>
          <w:rStyle w:val="CommentReference"/>
        </w:rPr>
        <w:commentReference w:id="62"/>
      </w:r>
      <w:r w:rsidRPr="00084CE8">
        <w:rPr>
          <w:rFonts w:ascii="Times New Roman" w:eastAsia="Calibri" w:hAnsi="Times New Roman" w:cs="Times New Roman"/>
        </w:rPr>
        <w:t xml:space="preserve">will be inversely related to sponge diversity due to competitive interactions between sponges and </w:t>
      </w:r>
      <w:r w:rsidRPr="00B36635">
        <w:rPr>
          <w:rFonts w:ascii="Times New Roman" w:eastAsia="Calibri" w:hAnsi="Times New Roman" w:cs="Times New Roman"/>
        </w:rPr>
        <w:t xml:space="preserve">corals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(Powell et al., 2014)</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and that total coral cover will be an effective surrogate for fish diversity because larger reefs provide more habitat for fishes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(Darling et al., 2017; Pratchett, Hoey, Wilson, Messmer, &amp; Graham, 2011)</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Similarly, I will test the hypothesis that the </w:t>
      </w:r>
      <w:commentRangeStart w:id="63"/>
      <w:r w:rsidRPr="00084CE8">
        <w:rPr>
          <w:rFonts w:ascii="Times New Roman" w:eastAsia="Calibri" w:hAnsi="Times New Roman" w:cs="Times New Roman"/>
        </w:rPr>
        <w:t xml:space="preserve">diversity of coral morphological groups </w:t>
      </w:r>
      <w:commentRangeEnd w:id="63"/>
      <w:r w:rsidR="00D275F6">
        <w:rPr>
          <w:rStyle w:val="CommentReference"/>
        </w:rPr>
        <w:commentReference w:id="63"/>
      </w:r>
      <w:r w:rsidRPr="00084CE8">
        <w:rPr>
          <w:rFonts w:ascii="Times New Roman" w:eastAsia="Calibri" w:hAnsi="Times New Roman" w:cs="Times New Roman"/>
        </w:rPr>
        <w:t xml:space="preserve">will be a good surrogate for fish diversity because of the greater variety in size and shape of available refugia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(Darling et al., 2017)</w:t>
      </w:r>
      <w:r w:rsidRPr="00084CE8">
        <w:rPr>
          <w:rFonts w:ascii="Times New Roman" w:eastAsia="Calibri" w:hAnsi="Times New Roman" w:cs="Times New Roman"/>
        </w:rPr>
        <w:fldChar w:fldCharType="end"/>
      </w:r>
      <w:r w:rsidRPr="00084CE8">
        <w:rPr>
          <w:rFonts w:ascii="Times New Roman" w:eastAsia="Calibri" w:hAnsi="Times New Roman" w:cs="Times New Roman"/>
        </w:rPr>
        <w:t>. I hypothesize tha</w:t>
      </w:r>
      <w:r w:rsidRPr="00B36635">
        <w:rPr>
          <w:rFonts w:ascii="Times New Roman" w:eastAsia="Calibri" w:hAnsi="Times New Roman" w:cs="Times New Roman"/>
        </w:rPr>
        <w:t xml:space="preserve">t the richness of trophic groups of reef fish will be an effective surrogate for fish richness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(Halpern &amp; Floeter, 2008)</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r w:rsidRPr="00084CE8">
        <w:rPr>
          <w:rFonts w:ascii="Times New Roman" w:eastAsia="Calibri" w:hAnsi="Times New Roman" w:cs="Times New Roman"/>
          <w:i/>
        </w:rPr>
        <w:t xml:space="preserve">Acropora </w:t>
      </w:r>
      <w:r w:rsidRPr="00084CE8">
        <w:rPr>
          <w:rFonts w:ascii="Times New Roman" w:eastAsia="Calibri" w:hAnsi="Times New Roman" w:cs="Times New Roman"/>
        </w:rPr>
        <w:t xml:space="preserve">coral cover will be a good surrogate for the abundance of large reef fishes (≥20 cm total length) over time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(Kerry &amp; Bellwood, 2012, 2015)</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Because of their relationships with maintaining reef structure, I hypothesize that cover of </w:t>
      </w:r>
      <w:proofErr w:type="spellStart"/>
      <w:r w:rsidRPr="00B36635">
        <w:rPr>
          <w:rFonts w:ascii="Times New Roman" w:eastAsia="Calibri" w:hAnsi="Times New Roman" w:cs="Times New Roman"/>
          <w:i/>
        </w:rPr>
        <w:t>Acropora</w:t>
      </w:r>
      <w:proofErr w:type="spellEnd"/>
      <w:r w:rsidRPr="00B36635">
        <w:rPr>
          <w:rFonts w:ascii="Times New Roman" w:eastAsia="Calibri" w:hAnsi="Times New Roman" w:cs="Times New Roman"/>
        </w:rPr>
        <w:t xml:space="preserve"> and </w:t>
      </w:r>
      <w:proofErr w:type="spellStart"/>
      <w:r w:rsidRPr="00B36635">
        <w:rPr>
          <w:rFonts w:ascii="Times New Roman" w:eastAsia="Calibri" w:hAnsi="Times New Roman" w:cs="Times New Roman"/>
          <w:i/>
        </w:rPr>
        <w:t>Montastrea</w:t>
      </w:r>
      <w:proofErr w:type="spellEnd"/>
      <w:r w:rsidRPr="00B36635">
        <w:rPr>
          <w:rFonts w:ascii="Times New Roman" w:eastAsia="Calibri" w:hAnsi="Times New Roman" w:cs="Times New Roman"/>
        </w:rPr>
        <w:t xml:space="preserve"> (now </w:t>
      </w:r>
      <w:proofErr w:type="spellStart"/>
      <w:r w:rsidRPr="0093430E">
        <w:rPr>
          <w:rFonts w:ascii="Times New Roman" w:eastAsia="Calibri" w:hAnsi="Times New Roman" w:cs="Times New Roman"/>
          <w:i/>
        </w:rPr>
        <w:t>Orbicella</w:t>
      </w:r>
      <w:proofErr w:type="spellEnd"/>
      <w:r w:rsidRPr="0093430E">
        <w:rPr>
          <w:rFonts w:ascii="Times New Roman" w:eastAsia="Calibri" w:hAnsi="Times New Roman" w:cs="Times New Roman"/>
        </w:rPr>
        <w:t xml:space="preserve">) will be effective surrogates for the diversity of coral morphological groups and that cover of </w:t>
      </w:r>
      <w:proofErr w:type="spellStart"/>
      <w:r w:rsidRPr="0093430E">
        <w:rPr>
          <w:rFonts w:ascii="Times New Roman" w:eastAsia="Calibri" w:hAnsi="Times New Roman" w:cs="Times New Roman"/>
          <w:i/>
        </w:rPr>
        <w:t>Pocillopora</w:t>
      </w:r>
      <w:proofErr w:type="spellEnd"/>
      <w:r w:rsidRPr="0093430E">
        <w:rPr>
          <w:rFonts w:ascii="Times New Roman" w:eastAsia="Calibri" w:hAnsi="Times New Roman" w:cs="Times New Roman"/>
        </w:rPr>
        <w:t xml:space="preserve"> and </w:t>
      </w:r>
      <w:r w:rsidRPr="0093430E">
        <w:rPr>
          <w:rFonts w:ascii="Times New Roman" w:eastAsia="Calibri" w:hAnsi="Times New Roman" w:cs="Times New Roman"/>
          <w:i/>
        </w:rPr>
        <w:t>Porites</w:t>
      </w:r>
      <w:r w:rsidRPr="00084CE8">
        <w:rPr>
          <w:rFonts w:ascii="Times New Roman" w:eastAsia="Calibri" w:hAnsi="Times New Roman" w:cs="Times New Roman"/>
        </w:rPr>
        <w:t xml:space="preserve"> will be inversely related to the diversity of coral morphological groups </w:t>
      </w:r>
      <w:r w:rsidRPr="00084CE8">
        <w:rPr>
          <w:rFonts w:ascii="Times New Roman" w:eastAsia="Calibri" w:hAnsi="Times New Roman" w:cs="Times New Roman"/>
        </w:rPr>
        <w:fldChar w:fldCharType="begin" w:fldLock="1"/>
      </w:r>
      <w:r w:rsidR="000E6FE1" w:rsidRPr="00084CE8">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(Alvarez-Filip, Carricart-Ganivet, Horta-Puga, &amp; Iglesias-Prieto, 2013; Perry et al., 2015)</w:t>
      </w:r>
      <w:r w:rsidRPr="00084CE8">
        <w:rPr>
          <w:rFonts w:ascii="Times New Roman" w:eastAsia="Calibri" w:hAnsi="Times New Roman" w:cs="Times New Roman"/>
        </w:rPr>
        <w:fldChar w:fldCharType="end"/>
      </w:r>
      <w:r w:rsidRPr="00084CE8">
        <w:rPr>
          <w:rFonts w:ascii="Times New Roman" w:eastAsia="Calibri" w:hAnsi="Times New Roman" w:cs="Times New Roman"/>
        </w:rPr>
        <w:t>. Finally, I hypothesize that surrogate performance will be consis</w:t>
      </w:r>
      <w:r w:rsidRPr="00B36635">
        <w:rPr>
          <w:rFonts w:ascii="Times New Roman" w:eastAsia="Calibri" w:hAnsi="Times New Roman" w:cs="Times New Roman"/>
        </w:rPr>
        <w:t>tent over successive years of monitoring.</w:t>
      </w:r>
    </w:p>
    <w:p w14:paraId="43750421" w14:textId="4A467D6F" w:rsidR="000560AF" w:rsidRPr="00B36635" w:rsidRDefault="000560AF" w:rsidP="008E357D">
      <w:pPr>
        <w:pStyle w:val="Heading1"/>
      </w:pPr>
      <w:r w:rsidRPr="00B36635">
        <w:t>Method</w:t>
      </w:r>
      <w:r w:rsidR="008E58DD" w:rsidRPr="00B36635">
        <w:t>s</w:t>
      </w:r>
    </w:p>
    <w:p w14:paraId="25CD2CBF" w14:textId="1B829095" w:rsidR="006837B3" w:rsidRPr="008E357D" w:rsidRDefault="009F1381" w:rsidP="008E357D">
      <w:pPr>
        <w:pStyle w:val="Heading2"/>
      </w:pPr>
      <w:r w:rsidRPr="008E357D">
        <w:t>Field study design</w:t>
      </w:r>
    </w:p>
    <w:p w14:paraId="762F15CF" w14:textId="4B19126E" w:rsidR="00D60BE6" w:rsidRPr="00B36635" w:rsidRDefault="00CC54A8" w:rsidP="008E357D">
      <w:pPr>
        <w:spacing w:line="480" w:lineRule="auto"/>
        <w:ind w:firstLine="720"/>
        <w:outlineLvl w:val="0"/>
        <w:rPr>
          <w:rFonts w:ascii="Times New Roman" w:eastAsia="Calibri" w:hAnsi="Times New Roman" w:cs="Times New Roman"/>
        </w:rPr>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w:t>
      </w:r>
      <w:r w:rsidR="001C59C7" w:rsidRPr="00B36635">
        <w:rPr>
          <w:rFonts w:ascii="Times New Roman" w:eastAsia="Calibri" w:hAnsi="Times New Roman" w:cs="Times New Roman"/>
        </w:rPr>
        <w:lastRenderedPageBreak/>
        <w:t>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rsidP="008E357D">
      <w:pPr>
        <w:pStyle w:val="Heading2"/>
      </w:pPr>
      <w:r w:rsidRPr="00B36635">
        <w:t>Survey</w:t>
      </w:r>
      <w:r w:rsidR="009F1381" w:rsidRPr="00B36635">
        <w:t xml:space="preserve"> methods</w:t>
      </w:r>
    </w:p>
    <w:p w14:paraId="0E8A9CB7" w14:textId="64FF4E2F" w:rsidR="00D57408" w:rsidRPr="00084CE8" w:rsidRDefault="0050253C" w:rsidP="008E357D">
      <w:pPr>
        <w:spacing w:line="480" w:lineRule="auto"/>
        <w:ind w:firstLine="720"/>
        <w:rPr>
          <w:rFonts w:ascii="Times New Roman" w:hAnsi="Times New Roman" w:cs="Times New Roman"/>
        </w:rPr>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B36635">
        <w:rPr>
          <w:rFonts w:ascii="Times New Roman" w:hAnsi="Times New Roman" w:cs="Times New Roman"/>
        </w:rPr>
        <w:t>Scombridae</w:t>
      </w:r>
      <w:proofErr w:type="spellEnd"/>
      <w:r w:rsidR="006265F1" w:rsidRPr="00B36635">
        <w:rPr>
          <w:rFonts w:ascii="Times New Roman" w:hAnsi="Times New Roman" w:cs="Times New Roman"/>
        </w:rPr>
        <w:t>)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 xml:space="preserve">Sponges were surveyed using the line intercept </w:t>
      </w:r>
      <w:r w:rsidR="00C8570D" w:rsidRPr="00084CE8">
        <w:rPr>
          <w:rFonts w:ascii="Times New Roman" w:hAnsi="Times New Roman" w:cs="Times New Roman"/>
        </w:rPr>
        <w:lastRenderedPageBreak/>
        <w:t>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rsidP="008E357D">
      <w:pPr>
        <w:pStyle w:val="Heading2"/>
      </w:pPr>
      <w:r w:rsidRPr="00B36635">
        <w:t xml:space="preserve">Different survey </w:t>
      </w:r>
      <w:commentRangeStart w:id="64"/>
      <w:r w:rsidRPr="00B36635">
        <w:t>techniques</w:t>
      </w:r>
      <w:commentRangeEnd w:id="64"/>
      <w:r w:rsidR="00A40B98">
        <w:rPr>
          <w:rStyle w:val="CommentReference"/>
        </w:rPr>
        <w:commentReference w:id="64"/>
      </w:r>
    </w:p>
    <w:p w14:paraId="0997B39D" w14:textId="657D2B6B" w:rsidR="005B205E" w:rsidRPr="00084CE8" w:rsidRDefault="005B205E" w:rsidP="008E357D">
      <w:pPr>
        <w:spacing w:line="480" w:lineRule="auto"/>
        <w:ind w:firstLine="720"/>
        <w:rPr>
          <w:rFonts w:ascii="Times New Roman" w:hAnsi="Times New Roman" w:cs="Times New Roman"/>
        </w:rPr>
      </w:pPr>
      <w:r w:rsidRPr="00084CE8">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rsidP="008E357D">
      <w:pPr>
        <w:pStyle w:val="Heading2"/>
      </w:pPr>
      <w:r w:rsidRPr="00B36635">
        <w:t>Measures of diversity</w:t>
      </w:r>
    </w:p>
    <w:p w14:paraId="388471F8" w14:textId="1539325B" w:rsidR="00815822"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rsidP="008E357D">
      <w:pPr>
        <w:pStyle w:val="Heading2"/>
      </w:pPr>
      <w:r w:rsidRPr="00B36635">
        <w:t>Sampling effort</w:t>
      </w:r>
    </w:p>
    <w:p w14:paraId="0E0AC27B" w14:textId="22C9CA15" w:rsidR="00D92176"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w:t>
      </w:r>
      <w:r w:rsidR="00B825D7" w:rsidRPr="00084CE8">
        <w:rPr>
          <w:rFonts w:ascii="Times New Roman" w:hAnsi="Times New Roman" w:cs="Times New Roman"/>
        </w:rPr>
        <w:lastRenderedPageBreak/>
        <w:t>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rsidP="008E357D">
      <w:pPr>
        <w:spacing w:line="480" w:lineRule="auto"/>
        <w:rPr>
          <w:rFonts w:ascii="Times New Roman" w:hAnsi="Times New Roman" w:cs="Times New Roman"/>
        </w:rPr>
      </w:pPr>
      <w:r w:rsidRPr="00084CE8">
        <w:rPr>
          <w:rFonts w:ascii="Times New Roman" w:hAnsi="Times New Roman" w:cs="Times New Roman"/>
        </w:rPr>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rsidP="008E357D">
      <w:pPr>
        <w:spacing w:line="480" w:lineRule="auto"/>
        <w:rPr>
          <w:rFonts w:ascii="Times New Roman" w:hAnsi="Times New Roman" w:cs="Times New Roman"/>
        </w:rPr>
      </w:pPr>
      <w:r w:rsidRPr="00084CE8">
        <w:rPr>
          <w:rFonts w:ascii="Times New Roman" w:hAnsi="Times New Roman" w:cs="Times New Roman"/>
        </w:rPr>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rsidP="008E357D">
      <w:pPr>
        <w:pStyle w:val="ListParagraph"/>
        <w:spacing w:after="0" w:line="480" w:lineRule="auto"/>
        <w:rPr>
          <w:rFonts w:ascii="Times New Roman" w:hAnsi="Times New Roman" w:cs="Times New Roman"/>
          <w:sz w:val="24"/>
          <w:szCs w:val="24"/>
        </w:rPr>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rsidP="008E357D">
      <w:pPr>
        <w:spacing w:line="480" w:lineRule="auto"/>
        <w:ind w:firstLine="720"/>
        <w:rPr>
          <w:rFonts w:ascii="Times New Roman" w:hAnsi="Times New Roman" w:cs="Times New Roman"/>
        </w:rPr>
      </w:pPr>
    </w:p>
    <w:p w14:paraId="760953DA" w14:textId="3555D998" w:rsidR="005D27E4" w:rsidRPr="00084CE8" w:rsidRDefault="005B205E" w:rsidP="008E357D">
      <w:pPr>
        <w:spacing w:line="480" w:lineRule="auto"/>
        <w:rPr>
          <w:rFonts w:ascii="Times New Roman" w:hAnsi="Times New Roman" w:cs="Times New Roman"/>
        </w:rPr>
      </w:pPr>
      <w:r w:rsidRPr="00084CE8">
        <w:rPr>
          <w:rFonts w:ascii="Times New Roman" w:hAnsi="Times New Roman" w:cs="Times New Roman"/>
        </w:rPr>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rsidP="008E357D">
      <w:pPr>
        <w:pStyle w:val="Heading2"/>
      </w:pPr>
      <w:r w:rsidRPr="00B36635">
        <w:t>Recognizable taxonomic units</w:t>
      </w:r>
    </w:p>
    <w:p w14:paraId="1390AC2A" w14:textId="7165B459" w:rsidR="000560AF" w:rsidRDefault="007175A5" w:rsidP="008E357D">
      <w:pPr>
        <w:spacing w:line="480" w:lineRule="auto"/>
        <w:ind w:firstLine="720"/>
        <w:rPr>
          <w:ins w:id="65" w:author="Nicole" w:date="2019-01-23T08:33:00Z"/>
          <w:rFonts w:ascii="Times New Roman" w:eastAsia="Calibri" w:hAnsi="Times New Roman" w:cs="Times New Roman"/>
        </w:rPr>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lastRenderedPageBreak/>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proofErr w:type="spellStart"/>
      <w:r w:rsidR="000560AF" w:rsidRPr="00084CE8">
        <w:rPr>
          <w:rFonts w:ascii="Times New Roman" w:eastAsia="Calibri" w:hAnsi="Times New Roman" w:cs="Times New Roman"/>
          <w:i/>
        </w:rPr>
        <w:t>Montastraea</w:t>
      </w:r>
      <w:proofErr w:type="spellEnd"/>
      <w:r w:rsidR="000560AF" w:rsidRPr="00084CE8">
        <w:rPr>
          <w:rFonts w:ascii="Times New Roman" w:eastAsia="Calibri" w:hAnsi="Times New Roman" w:cs="Times New Roman"/>
          <w:i/>
        </w:rPr>
        <w:t xml:space="preserve"> </w:t>
      </w:r>
      <w:proofErr w:type="spellStart"/>
      <w:r w:rsidR="000560AF" w:rsidRPr="00084CE8">
        <w:rPr>
          <w:rFonts w:ascii="Times New Roman" w:eastAsia="Calibri" w:hAnsi="Times New Roman" w:cs="Times New Roman"/>
          <w:i/>
        </w:rPr>
        <w:t>annularis</w:t>
      </w:r>
      <w:proofErr w:type="spellEnd"/>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t>three separate species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annularis</w:t>
      </w:r>
      <w:proofErr w:type="spellEnd"/>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faveolata</w:t>
      </w:r>
      <w:proofErr w:type="spellEnd"/>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franksi</w:t>
      </w:r>
      <w:proofErr w:type="spellEnd"/>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rsidP="008E357D">
      <w:pPr>
        <w:spacing w:line="480" w:lineRule="auto"/>
        <w:ind w:firstLine="720"/>
        <w:rPr>
          <w:ins w:id="66" w:author="Nicole" w:date="2019-01-23T01:53:00Z"/>
          <w:rFonts w:ascii="Times New Roman" w:eastAsia="Calibri" w:hAnsi="Times New Roman" w:cs="Times New Roman"/>
        </w:rPr>
      </w:pPr>
    </w:p>
    <w:p w14:paraId="0805B60C" w14:textId="77777777" w:rsidR="00D92176" w:rsidRPr="00B36635" w:rsidRDefault="00D92176" w:rsidP="008E357D">
      <w:pPr>
        <w:spacing w:line="480" w:lineRule="auto"/>
        <w:ind w:firstLine="720"/>
        <w:rPr>
          <w:ins w:id="67" w:author="Nicole" w:date="2019-01-23T01:53:00Z"/>
          <w:rFonts w:ascii="Times New Roman" w:eastAsia="Calibri" w:hAnsi="Times New Roman" w:cs="Times New Roman"/>
        </w:rPr>
      </w:pPr>
      <w:commentRangeStart w:id="68"/>
      <w:ins w:id="69"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rsidP="008E357D">
      <w:pPr>
        <w:spacing w:line="480" w:lineRule="auto"/>
        <w:ind w:firstLine="720"/>
        <w:rPr>
          <w:ins w:id="70" w:author="Nicole" w:date="2019-01-23T01:53:00Z"/>
          <w:rFonts w:ascii="Times New Roman" w:eastAsia="Calibri" w:hAnsi="Times New Roman" w:cs="Times New Roman"/>
        </w:rPr>
      </w:pPr>
      <w:ins w:id="71" w:author="Nicole" w:date="2019-01-23T01:53:00Z">
        <w:r w:rsidRPr="00B36635">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B36635" w:rsidRDefault="00D92176" w:rsidP="008E357D">
      <w:pPr>
        <w:spacing w:line="480" w:lineRule="auto"/>
        <w:ind w:firstLine="720"/>
        <w:rPr>
          <w:ins w:id="72" w:author="Nicole" w:date="2019-01-23T01:53:00Z"/>
          <w:rFonts w:ascii="Times New Roman" w:eastAsia="Calibri" w:hAnsi="Times New Roman" w:cs="Times New Roman"/>
        </w:rPr>
      </w:pPr>
      <w:ins w:id="73"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rsidP="008E357D">
      <w:pPr>
        <w:spacing w:line="480" w:lineRule="auto"/>
        <w:ind w:firstLine="720"/>
        <w:rPr>
          <w:ins w:id="74" w:author="Nicole" w:date="2019-01-23T01:53:00Z"/>
          <w:rFonts w:ascii="Times New Roman" w:eastAsia="Calibri" w:hAnsi="Times New Roman" w:cs="Times New Roman"/>
        </w:rPr>
      </w:pPr>
      <w:ins w:id="75"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76" w:author="Nicole" w:date="2019-01-23T01:59:00Z"/>
          <w:rFonts w:ascii="Times New Roman" w:eastAsia="Calibri" w:hAnsi="Times New Roman" w:cs="Times New Roman"/>
        </w:rPr>
      </w:pPr>
      <w:ins w:id="77" w:author="Nicole" w:date="2019-01-23T01:53:00Z">
        <w:r w:rsidRPr="00B36635">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78" w:author="Nicole" w:date="2019-01-23T01:59:00Z"/>
          <w:rFonts w:ascii="Times New Roman" w:eastAsia="Calibri" w:hAnsi="Times New Roman" w:cs="Times New Roman"/>
        </w:rPr>
      </w:pPr>
    </w:p>
    <w:p w14:paraId="4E5255DB" w14:textId="77777777" w:rsidR="005D27E4" w:rsidRPr="00D719EB" w:rsidRDefault="005D27E4" w:rsidP="00D719EB">
      <w:pPr>
        <w:spacing w:line="480" w:lineRule="auto"/>
        <w:rPr>
          <w:ins w:id="79" w:author="Nicole" w:date="2019-01-23T01:59:00Z"/>
          <w:rFonts w:ascii="Times New Roman" w:hAnsi="Times New Roman" w:cs="Times New Roman"/>
        </w:rPr>
      </w:pPr>
      <w:ins w:id="80" w:author="Nicole" w:date="2019-01-23T01:59:00Z">
        <w:r w:rsidRPr="00D719EB">
          <w:rPr>
            <w:rFonts w:ascii="Times New Roman" w:hAnsi="Times New Roman" w:cs="Times New Roman"/>
          </w:rPr>
          <w:t xml:space="preserve">***look up similarities and differences between taxonomic levels studies comparing biological </w:t>
        </w:r>
        <w:proofErr w:type="spellStart"/>
        <w:r w:rsidRPr="00D719EB">
          <w:rPr>
            <w:rFonts w:ascii="Times New Roman" w:hAnsi="Times New Roman" w:cs="Times New Roman"/>
          </w:rPr>
          <w:t>traist</w:t>
        </w:r>
        <w:proofErr w:type="spellEnd"/>
        <w:r w:rsidRPr="00D719EB">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D719EB" w:rsidRDefault="005D27E4" w:rsidP="00D719EB">
      <w:pPr>
        <w:spacing w:line="480" w:lineRule="auto"/>
        <w:ind w:firstLine="720"/>
        <w:rPr>
          <w:ins w:id="81" w:author="Nicole" w:date="2019-01-23T02:11:00Z"/>
          <w:rFonts w:ascii="Times New Roman" w:hAnsi="Times New Roman" w:cs="Times New Roman"/>
        </w:rPr>
      </w:pPr>
      <w:ins w:id="82" w:author="Nicole" w:date="2019-01-23T02:03:00Z">
        <w:r w:rsidRPr="00D719EB">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D719EB">
          <w:rPr>
            <w:rFonts w:ascii="Times New Roman" w:hAnsi="Times New Roman" w:cs="Times New Roman"/>
          </w:rPr>
          <w:sym w:font="Wingdings" w:char="F0E0"/>
        </w:r>
        <w:r w:rsidRPr="00D719EB">
          <w:rPr>
            <w:rFonts w:ascii="Times New Roman" w:hAnsi="Times New Roman" w:cs="Times New Roman"/>
          </w:rPr>
          <w:t xml:space="preserve">taxonomic richness and taxonomic richness </w:t>
        </w:r>
        <w:r w:rsidRPr="00D719EB">
          <w:rPr>
            <w:rFonts w:ascii="Times New Roman" w:hAnsi="Times New Roman" w:cs="Times New Roman"/>
          </w:rPr>
          <w:lastRenderedPageBreak/>
          <w:sym w:font="Wingdings" w:char="F0E0"/>
        </w:r>
        <w:r w:rsidRPr="00D719EB">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D719EB" w:rsidRDefault="0056182E" w:rsidP="00D719EB">
      <w:pPr>
        <w:spacing w:line="480" w:lineRule="auto"/>
        <w:ind w:firstLine="720"/>
        <w:rPr>
          <w:ins w:id="83" w:author="Nicole" w:date="2019-01-23T02:11:00Z"/>
          <w:rFonts w:ascii="Times New Roman" w:hAnsi="Times New Roman" w:cs="Times New Roman"/>
        </w:rPr>
      </w:pPr>
    </w:p>
    <w:p w14:paraId="7D8DA2C8" w14:textId="77777777" w:rsidR="0056182E" w:rsidRPr="00D719EB" w:rsidRDefault="0056182E" w:rsidP="00D719EB">
      <w:pPr>
        <w:spacing w:line="480" w:lineRule="auto"/>
        <w:ind w:firstLine="720"/>
        <w:rPr>
          <w:ins w:id="84" w:author="Nicole" w:date="2019-01-23T02:11:00Z"/>
          <w:rFonts w:ascii="Times New Roman" w:hAnsi="Times New Roman" w:cs="Times New Roman"/>
        </w:rPr>
      </w:pPr>
      <w:ins w:id="85" w:author="Nicole" w:date="2019-01-23T02:11:00Z">
        <w:r w:rsidRPr="00D719EB">
          <w:rPr>
            <w:rFonts w:ascii="Times New Roman" w:hAnsi="Times New Roman" w:cs="Times New Roman"/>
          </w:rPr>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D719EB" w:rsidRDefault="0056182E" w:rsidP="0093430E">
      <w:pPr>
        <w:spacing w:line="480" w:lineRule="auto"/>
        <w:ind w:firstLine="720"/>
        <w:rPr>
          <w:rFonts w:ascii="Times New Roman" w:hAnsi="Times New Roman" w:cs="Times New Roman"/>
        </w:rPr>
      </w:pPr>
      <w:ins w:id="86" w:author="Nicole" w:date="2019-01-23T02:11:00Z">
        <w:r w:rsidRPr="00D719EB">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r^2 from 0.5-1 good, but may range from 0-1); what might lead you to predict that this relationship is distorted between groups? Different may be due to close relationships, mimicry, or convergent evolution (see notes in red book)</w:t>
        </w:r>
      </w:ins>
      <w:commentRangeEnd w:id="68"/>
      <w:ins w:id="87" w:author="Nicole" w:date="2019-01-23T08:35:00Z">
        <w:r w:rsidR="00B36635">
          <w:rPr>
            <w:rStyle w:val="CommentReference"/>
          </w:rPr>
          <w:commentReference w:id="68"/>
        </w:r>
      </w:ins>
    </w:p>
    <w:p w14:paraId="30299004" w14:textId="1F261EF1" w:rsidR="000560AF" w:rsidRPr="00D719EB" w:rsidRDefault="009F1381" w:rsidP="00D719EB">
      <w:pPr>
        <w:pStyle w:val="Heading2"/>
      </w:pPr>
      <w:r w:rsidRPr="00D719EB">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For sponges, the major functional roles consist of erosion, stabilization (accretion),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w:t>
      </w:r>
      <w:r w:rsidR="000560AF" w:rsidRPr="00084CE8">
        <w:rPr>
          <w:rFonts w:ascii="Times New Roman" w:hAnsi="Times New Roman" w:cs="Times New Roman"/>
        </w:rPr>
        <w:lastRenderedPageBreak/>
        <w:t xml:space="preserve">not understood as well as the others,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8E357D" w:rsidRDefault="00D92176" w:rsidP="00D719EB">
      <w:pPr>
        <w:pStyle w:val="Heading2"/>
      </w:pPr>
      <w:r w:rsidRPr="008E357D">
        <w:t>Modeling</w:t>
      </w:r>
    </w:p>
    <w:p w14:paraId="27F70DF8" w14:textId="66BCB183" w:rsidR="00D92176" w:rsidRPr="00084CE8" w:rsidRDefault="00D92176" w:rsidP="00D719EB">
      <w:pPr>
        <w:spacing w:line="480" w:lineRule="auto"/>
        <w:rPr>
          <w:rFonts w:ascii="Times New Roman" w:hAnsi="Times New Roman" w:cs="Times New Roman"/>
        </w:rPr>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rsidP="00D719EB">
      <w:pPr>
        <w:spacing w:line="480" w:lineRule="auto"/>
        <w:ind w:firstLine="720"/>
        <w:rPr>
          <w:rFonts w:ascii="Times New Roman" w:hAnsi="Times New Roman" w:cs="Times New Roman"/>
        </w:rPr>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F36A7A0"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2EC9888E"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4888ADA"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54389D1"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B0AC86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7B60695"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5D2757B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32F7B86"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sectPr w:rsidR="00B52D94" w:rsidRPr="00084CE8" w:rsidSect="001B7F7A">
          <w:footerReference w:type="default" r:id="rId10"/>
          <w:pgSz w:w="12240" w:h="15840"/>
          <w:pgMar w:top="1440" w:right="1440" w:bottom="1440" w:left="1440" w:header="720" w:footer="720" w:gutter="0"/>
          <w:cols w:space="720"/>
          <w:docGrid w:linePitch="360"/>
        </w:sectPr>
      </w:pPr>
    </w:p>
    <w:p w14:paraId="599B18FD" w14:textId="77777777" w:rsidR="000560AF" w:rsidRPr="00084CE8" w:rsidRDefault="000560AF" w:rsidP="00D719EB">
      <w:pPr>
        <w:pStyle w:val="Heading1"/>
      </w:pPr>
      <w:r w:rsidRPr="00084CE8">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084CE8">
        <w:rPr>
          <w:rFonts w:ascii="Times New Roman" w:eastAsia="Times New Roman" w:hAnsi="Times New Roman" w:cs="Times New Roman"/>
        </w:rPr>
        <w:t>R Core Team (2017).</w:t>
      </w:r>
      <w:proofErr w:type="gramEnd"/>
      <w:r w:rsidRPr="00084CE8">
        <w:rPr>
          <w:rFonts w:ascii="Times New Roman" w:eastAsia="Times New Roman" w:hAnsi="Times New Roman" w:cs="Times New Roman"/>
        </w:rPr>
        <w:t xml:space="preserve">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194B5550" w14:textId="788F2479" w:rsidR="00045783" w:rsidRPr="00045783" w:rsidRDefault="000560AF" w:rsidP="00045783">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045783" w:rsidRPr="00045783">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045783" w:rsidRPr="00045783">
        <w:rPr>
          <w:rFonts w:ascii="Times New Roman" w:hAnsi="Times New Roman" w:cs="Times New Roman"/>
          <w:i/>
          <w:iCs/>
          <w:noProof/>
        </w:rPr>
        <w:t>Scientific Reports</w:t>
      </w:r>
      <w:r w:rsidR="00045783" w:rsidRPr="00045783">
        <w:rPr>
          <w:rFonts w:ascii="Times New Roman" w:hAnsi="Times New Roman" w:cs="Times New Roman"/>
          <w:noProof/>
        </w:rPr>
        <w:t xml:space="preserve">, </w:t>
      </w:r>
      <w:r w:rsidR="00045783" w:rsidRPr="00045783">
        <w:rPr>
          <w:rFonts w:ascii="Times New Roman" w:hAnsi="Times New Roman" w:cs="Times New Roman"/>
          <w:i/>
          <w:iCs/>
          <w:noProof/>
        </w:rPr>
        <w:t>3</w:t>
      </w:r>
      <w:r w:rsidR="00045783" w:rsidRPr="00045783">
        <w:rPr>
          <w:rFonts w:ascii="Times New Roman" w:hAnsi="Times New Roman" w:cs="Times New Roman"/>
          <w:noProof/>
        </w:rPr>
        <w:t>, 1–5. https://doi.org/10.1038/srep03486</w:t>
      </w:r>
    </w:p>
    <w:p w14:paraId="7A149641"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045783">
        <w:rPr>
          <w:rFonts w:ascii="Times New Roman" w:hAnsi="Times New Roman" w:cs="Times New Roman"/>
          <w:i/>
          <w:iCs/>
          <w:noProof/>
        </w:rPr>
        <w:t>61</w:t>
      </w:r>
      <w:r w:rsidRPr="00045783">
        <w:rPr>
          <w:rFonts w:ascii="Times New Roman" w:hAnsi="Times New Roman" w:cs="Times New Roman"/>
          <w:noProof/>
        </w:rPr>
        <w:t>(10). https://doi.org/10.1525/bio.2011.61.10.8</w:t>
      </w:r>
    </w:p>
    <w:p w14:paraId="02D544A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045783">
        <w:rPr>
          <w:rFonts w:ascii="Times New Roman" w:hAnsi="Times New Roman" w:cs="Times New Roman"/>
          <w:i/>
          <w:iCs/>
          <w:noProof/>
        </w:rPr>
        <w:t>Marine Biology</w:t>
      </w:r>
      <w:r w:rsidRPr="00045783">
        <w:rPr>
          <w:rFonts w:ascii="Times New Roman" w:hAnsi="Times New Roman" w:cs="Times New Roman"/>
          <w:noProof/>
        </w:rPr>
        <w:t xml:space="preserve">, </w:t>
      </w:r>
      <w:r w:rsidRPr="00045783">
        <w:rPr>
          <w:rFonts w:ascii="Times New Roman" w:hAnsi="Times New Roman" w:cs="Times New Roman"/>
          <w:i/>
          <w:iCs/>
          <w:noProof/>
        </w:rPr>
        <w:t>54</w:t>
      </w:r>
      <w:r w:rsidRPr="00045783">
        <w:rPr>
          <w:rFonts w:ascii="Times New Roman" w:hAnsi="Times New Roman" w:cs="Times New Roman"/>
          <w:noProof/>
        </w:rPr>
        <w:t>, 341–352.</w:t>
      </w:r>
    </w:p>
    <w:p w14:paraId="4AB7C36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Beger, M., Jones, G., &amp; Munday, P. (2003). Conservation of coral reef biodiversity: a comparison of reserve selection procedures for corals and fishes. </w:t>
      </w:r>
      <w:r w:rsidRPr="00045783">
        <w:rPr>
          <w:rFonts w:ascii="Times New Roman" w:hAnsi="Times New Roman" w:cs="Times New Roman"/>
          <w:i/>
          <w:iCs/>
          <w:noProof/>
        </w:rPr>
        <w:t>Biol Cons</w:t>
      </w:r>
      <w:r w:rsidRPr="00045783">
        <w:rPr>
          <w:rFonts w:ascii="Times New Roman" w:hAnsi="Times New Roman" w:cs="Times New Roman"/>
          <w:noProof/>
        </w:rPr>
        <w:t xml:space="preserve">, </w:t>
      </w:r>
      <w:r w:rsidRPr="00045783">
        <w:rPr>
          <w:rFonts w:ascii="Times New Roman" w:hAnsi="Times New Roman" w:cs="Times New Roman"/>
          <w:i/>
          <w:iCs/>
          <w:noProof/>
        </w:rPr>
        <w:t>111</w:t>
      </w:r>
      <w:r w:rsidRPr="00045783">
        <w:rPr>
          <w:rFonts w:ascii="Times New Roman" w:hAnsi="Times New Roman" w:cs="Times New Roman"/>
          <w:noProof/>
        </w:rPr>
        <w:t>.</w:t>
      </w:r>
    </w:p>
    <w:p w14:paraId="06D07FF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Bell, J. J. (2008). The functional roles of marine sponges. </w:t>
      </w:r>
      <w:r w:rsidRPr="00045783">
        <w:rPr>
          <w:rFonts w:ascii="Times New Roman" w:hAnsi="Times New Roman" w:cs="Times New Roman"/>
          <w:i/>
          <w:iCs/>
          <w:noProof/>
        </w:rPr>
        <w:t>Estuarine, Coastal and Shelf Science</w:t>
      </w:r>
      <w:r w:rsidRPr="00045783">
        <w:rPr>
          <w:rFonts w:ascii="Times New Roman" w:hAnsi="Times New Roman" w:cs="Times New Roman"/>
          <w:noProof/>
        </w:rPr>
        <w:t xml:space="preserve">, </w:t>
      </w:r>
      <w:r w:rsidRPr="00045783">
        <w:rPr>
          <w:rFonts w:ascii="Times New Roman" w:hAnsi="Times New Roman" w:cs="Times New Roman"/>
          <w:i/>
          <w:iCs/>
          <w:noProof/>
        </w:rPr>
        <w:t>79</w:t>
      </w:r>
      <w:r w:rsidRPr="00045783">
        <w:rPr>
          <w:rFonts w:ascii="Times New Roman" w:hAnsi="Times New Roman" w:cs="Times New Roman"/>
          <w:noProof/>
        </w:rPr>
        <w:t>, 341–353. https://doi.org/10.1016/j.ecss.2008.05.002</w:t>
      </w:r>
    </w:p>
    <w:p w14:paraId="07C9278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Bellwood, D. R., &amp; Hughes, T. P. (2001). Regional-Scale Assembly Rules and Biodiversty of Coral Reefs. </w:t>
      </w:r>
      <w:r w:rsidRPr="00045783">
        <w:rPr>
          <w:rFonts w:ascii="Times New Roman" w:hAnsi="Times New Roman" w:cs="Times New Roman"/>
          <w:i/>
          <w:iCs/>
          <w:noProof/>
        </w:rPr>
        <w:t>Science</w:t>
      </w:r>
      <w:r w:rsidRPr="00045783">
        <w:rPr>
          <w:rFonts w:ascii="Times New Roman" w:hAnsi="Times New Roman" w:cs="Times New Roman"/>
          <w:noProof/>
        </w:rPr>
        <w:t xml:space="preserve">, </w:t>
      </w:r>
      <w:r w:rsidRPr="00045783">
        <w:rPr>
          <w:rFonts w:ascii="Times New Roman" w:hAnsi="Times New Roman" w:cs="Times New Roman"/>
          <w:i/>
          <w:iCs/>
          <w:noProof/>
        </w:rPr>
        <w:t>292</w:t>
      </w:r>
      <w:r w:rsidRPr="00045783">
        <w:rPr>
          <w:rFonts w:ascii="Times New Roman" w:hAnsi="Times New Roman" w:cs="Times New Roman"/>
          <w:noProof/>
        </w:rPr>
        <w:t>(May), 1532–1534. https://doi.org/Doi 10.1126/Science.1058635</w:t>
      </w:r>
    </w:p>
    <w:p w14:paraId="4AFD495E"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Bellwood, D. R., Hughes, T. P., Folke, C., &amp; Nyström, M. (2004). Confronting the coral reef crisis. </w:t>
      </w:r>
      <w:r w:rsidRPr="00045783">
        <w:rPr>
          <w:rFonts w:ascii="Times New Roman" w:hAnsi="Times New Roman" w:cs="Times New Roman"/>
          <w:i/>
          <w:iCs/>
          <w:noProof/>
        </w:rPr>
        <w:t>Nature</w:t>
      </w:r>
      <w:r w:rsidRPr="00045783">
        <w:rPr>
          <w:rFonts w:ascii="Times New Roman" w:hAnsi="Times New Roman" w:cs="Times New Roman"/>
          <w:noProof/>
        </w:rPr>
        <w:t xml:space="preserve">, </w:t>
      </w:r>
      <w:r w:rsidRPr="00045783">
        <w:rPr>
          <w:rFonts w:ascii="Times New Roman" w:hAnsi="Times New Roman" w:cs="Times New Roman"/>
          <w:i/>
          <w:iCs/>
          <w:noProof/>
        </w:rPr>
        <w:t>429</w:t>
      </w:r>
      <w:r w:rsidRPr="00045783">
        <w:rPr>
          <w:rFonts w:ascii="Times New Roman" w:hAnsi="Times New Roman" w:cs="Times New Roman"/>
          <w:noProof/>
        </w:rPr>
        <w:t>, 827–833. https://doi.org/https://doi.org/10.1038/nature21707</w:t>
      </w:r>
    </w:p>
    <w:p w14:paraId="71F47C41"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045783">
        <w:rPr>
          <w:rFonts w:ascii="Times New Roman" w:hAnsi="Times New Roman" w:cs="Times New Roman"/>
          <w:i/>
          <w:iCs/>
          <w:noProof/>
        </w:rPr>
        <w:t>Coral Reefs</w:t>
      </w:r>
      <w:r w:rsidRPr="00045783">
        <w:rPr>
          <w:rFonts w:ascii="Times New Roman" w:hAnsi="Times New Roman" w:cs="Times New Roman"/>
          <w:noProof/>
        </w:rPr>
        <w:t xml:space="preserve">, </w:t>
      </w:r>
      <w:r w:rsidRPr="00045783">
        <w:rPr>
          <w:rFonts w:ascii="Times New Roman" w:hAnsi="Times New Roman" w:cs="Times New Roman"/>
          <w:i/>
          <w:iCs/>
          <w:noProof/>
        </w:rPr>
        <w:t>36</w:t>
      </w:r>
      <w:r w:rsidRPr="00045783">
        <w:rPr>
          <w:rFonts w:ascii="Times New Roman" w:hAnsi="Times New Roman" w:cs="Times New Roman"/>
          <w:noProof/>
        </w:rPr>
        <w:t>, 561–575. https://doi.org/10.1007/s00338-017-1539-z</w:t>
      </w:r>
    </w:p>
    <w:p w14:paraId="4B4FB30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lastRenderedPageBreak/>
        <w:t xml:space="preserve">Duelli, P., &amp; Obrist, M. K. (2003). Biodiversity indicators: The choice of values and measures. </w:t>
      </w:r>
      <w:r w:rsidRPr="00045783">
        <w:rPr>
          <w:rFonts w:ascii="Times New Roman" w:hAnsi="Times New Roman" w:cs="Times New Roman"/>
          <w:i/>
          <w:iCs/>
          <w:noProof/>
        </w:rPr>
        <w:t>Agriculture, Ecosystems and Environment</w:t>
      </w:r>
      <w:r w:rsidRPr="00045783">
        <w:rPr>
          <w:rFonts w:ascii="Times New Roman" w:hAnsi="Times New Roman" w:cs="Times New Roman"/>
          <w:noProof/>
        </w:rPr>
        <w:t xml:space="preserve">, </w:t>
      </w:r>
      <w:r w:rsidRPr="00045783">
        <w:rPr>
          <w:rFonts w:ascii="Times New Roman" w:hAnsi="Times New Roman" w:cs="Times New Roman"/>
          <w:i/>
          <w:iCs/>
          <w:noProof/>
        </w:rPr>
        <w:t>98</w:t>
      </w:r>
      <w:r w:rsidRPr="00045783">
        <w:rPr>
          <w:rFonts w:ascii="Times New Roman" w:hAnsi="Times New Roman" w:cs="Times New Roman"/>
          <w:noProof/>
        </w:rPr>
        <w:t>(1–3), 87–98. https://doi.org/10.1016/S0167-8809(03)00072-0</w:t>
      </w:r>
    </w:p>
    <w:p w14:paraId="4B944FFD"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Emmett Duffy, J. (2009). Why biodiversity is important to the functioning of real-world ecosystems. </w:t>
      </w:r>
      <w:r w:rsidRPr="00045783">
        <w:rPr>
          <w:rFonts w:ascii="Times New Roman" w:hAnsi="Times New Roman" w:cs="Times New Roman"/>
          <w:i/>
          <w:iCs/>
          <w:noProof/>
        </w:rPr>
        <w:t>Frontiers in Ecology and the Environment</w:t>
      </w:r>
      <w:r w:rsidRPr="00045783">
        <w:rPr>
          <w:rFonts w:ascii="Times New Roman" w:hAnsi="Times New Roman" w:cs="Times New Roman"/>
          <w:noProof/>
        </w:rPr>
        <w:t xml:space="preserve">, </w:t>
      </w:r>
      <w:r w:rsidRPr="00045783">
        <w:rPr>
          <w:rFonts w:ascii="Times New Roman" w:hAnsi="Times New Roman" w:cs="Times New Roman"/>
          <w:i/>
          <w:iCs/>
          <w:noProof/>
        </w:rPr>
        <w:t>7</w:t>
      </w:r>
      <w:r w:rsidRPr="00045783">
        <w:rPr>
          <w:rFonts w:ascii="Times New Roman" w:hAnsi="Times New Roman" w:cs="Times New Roman"/>
          <w:noProof/>
        </w:rPr>
        <w:t>(8), 437–444. https://doi.org/10.1890/070195</w:t>
      </w:r>
    </w:p>
    <w:p w14:paraId="13CD7015"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Emslie, M. J., Cheal, A. J., MacNeil, M. A., Miller, I. R., &amp; Sweatman, H. P. A. (2018). Reef fish communities are spooked by scuba surveys and may take hours to recover. </w:t>
      </w:r>
      <w:r w:rsidRPr="00045783">
        <w:rPr>
          <w:rFonts w:ascii="Times New Roman" w:hAnsi="Times New Roman" w:cs="Times New Roman"/>
          <w:i/>
          <w:iCs/>
          <w:noProof/>
        </w:rPr>
        <w:t>PeerJ</w:t>
      </w:r>
      <w:r w:rsidRPr="00045783">
        <w:rPr>
          <w:rFonts w:ascii="Times New Roman" w:hAnsi="Times New Roman" w:cs="Times New Roman"/>
          <w:noProof/>
        </w:rPr>
        <w:t xml:space="preserve">, </w:t>
      </w:r>
      <w:r w:rsidRPr="00045783">
        <w:rPr>
          <w:rFonts w:ascii="Times New Roman" w:hAnsi="Times New Roman" w:cs="Times New Roman"/>
          <w:i/>
          <w:iCs/>
          <w:noProof/>
        </w:rPr>
        <w:t>6</w:t>
      </w:r>
      <w:r w:rsidRPr="00045783">
        <w:rPr>
          <w:rFonts w:ascii="Times New Roman" w:hAnsi="Times New Roman" w:cs="Times New Roman"/>
          <w:noProof/>
        </w:rPr>
        <w:t>, e4886. https://doi.org/10.7717/peerj.4886</w:t>
      </w:r>
    </w:p>
    <w:p w14:paraId="4B51A0EE"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045783">
        <w:rPr>
          <w:rFonts w:ascii="Times New Roman" w:hAnsi="Times New Roman" w:cs="Times New Roman"/>
          <w:i/>
          <w:iCs/>
          <w:noProof/>
        </w:rPr>
        <w:t>Diversity and Distributions</w:t>
      </w:r>
      <w:r w:rsidRPr="00045783">
        <w:rPr>
          <w:rFonts w:ascii="Times New Roman" w:hAnsi="Times New Roman" w:cs="Times New Roman"/>
          <w:noProof/>
        </w:rPr>
        <w:t>. https://doi.org/10.1111/ddi.12361</w:t>
      </w:r>
    </w:p>
    <w:p w14:paraId="1597B95C"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045783">
        <w:rPr>
          <w:rFonts w:ascii="Times New Roman" w:hAnsi="Times New Roman" w:cs="Times New Roman"/>
          <w:i/>
          <w:iCs/>
          <w:noProof/>
        </w:rPr>
        <w:t>Journal for Nature Conservation</w:t>
      </w:r>
      <w:r w:rsidRPr="00045783">
        <w:rPr>
          <w:rFonts w:ascii="Times New Roman" w:hAnsi="Times New Roman" w:cs="Times New Roman"/>
          <w:noProof/>
        </w:rPr>
        <w:t xml:space="preserve">, </w:t>
      </w:r>
      <w:r w:rsidRPr="00045783">
        <w:rPr>
          <w:rFonts w:ascii="Times New Roman" w:hAnsi="Times New Roman" w:cs="Times New Roman"/>
          <w:i/>
          <w:iCs/>
          <w:noProof/>
        </w:rPr>
        <w:t>24</w:t>
      </w:r>
      <w:r w:rsidRPr="00045783">
        <w:rPr>
          <w:rFonts w:ascii="Times New Roman" w:hAnsi="Times New Roman" w:cs="Times New Roman"/>
          <w:noProof/>
        </w:rPr>
        <w:t>, 1–9. https://doi.org/10.1016/j.jnc.2015.01.002</w:t>
      </w:r>
    </w:p>
    <w:p w14:paraId="78AEAB4D"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Habibi, A., Setiasih, N., &amp; Sartin, J. (2007). A decade of reef check monitoring: Indonesian coral reefs, condition and trends.</w:t>
      </w:r>
    </w:p>
    <w:p w14:paraId="5FEEA19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Halpern, B. S., &amp; Floeter, S. R. (2008). Functional diversity responses to changing species richness in reef fish communities. </w:t>
      </w:r>
      <w:r w:rsidRPr="00045783">
        <w:rPr>
          <w:rFonts w:ascii="Times New Roman" w:hAnsi="Times New Roman" w:cs="Times New Roman"/>
          <w:i/>
          <w:iCs/>
          <w:noProof/>
        </w:rPr>
        <w:t>Marine Ecology Progress Series</w:t>
      </w:r>
      <w:r w:rsidRPr="00045783">
        <w:rPr>
          <w:rFonts w:ascii="Times New Roman" w:hAnsi="Times New Roman" w:cs="Times New Roman"/>
          <w:noProof/>
        </w:rPr>
        <w:t>. https://doi.org/10.3354/meps07553</w:t>
      </w:r>
    </w:p>
    <w:p w14:paraId="60BAA214"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Hamilton, A. J. (2005). Species diversity or biodiversity? </w:t>
      </w:r>
      <w:r w:rsidRPr="00045783">
        <w:rPr>
          <w:rFonts w:ascii="Times New Roman" w:hAnsi="Times New Roman" w:cs="Times New Roman"/>
          <w:i/>
          <w:iCs/>
          <w:noProof/>
        </w:rPr>
        <w:t xml:space="preserve">Journal of Environmental </w:t>
      </w:r>
      <w:r w:rsidRPr="00045783">
        <w:rPr>
          <w:rFonts w:ascii="Times New Roman" w:hAnsi="Times New Roman" w:cs="Times New Roman"/>
          <w:i/>
          <w:iCs/>
          <w:noProof/>
        </w:rPr>
        <w:lastRenderedPageBreak/>
        <w:t>Management</w:t>
      </w:r>
      <w:r w:rsidRPr="00045783">
        <w:rPr>
          <w:rFonts w:ascii="Times New Roman" w:hAnsi="Times New Roman" w:cs="Times New Roman"/>
          <w:noProof/>
        </w:rPr>
        <w:t>. https://doi.org/10.1016/j.jenvman.2004.11.012</w:t>
      </w:r>
    </w:p>
    <w:p w14:paraId="72E8D33F"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045783">
        <w:rPr>
          <w:rFonts w:ascii="Times New Roman" w:hAnsi="Times New Roman" w:cs="Times New Roman"/>
          <w:i/>
          <w:iCs/>
          <w:noProof/>
        </w:rPr>
        <w:t>Nature</w:t>
      </w:r>
      <w:r w:rsidRPr="00045783">
        <w:rPr>
          <w:rFonts w:ascii="Times New Roman" w:hAnsi="Times New Roman" w:cs="Times New Roman"/>
          <w:noProof/>
        </w:rPr>
        <w:t xml:space="preserve">, </w:t>
      </w:r>
      <w:r w:rsidRPr="00045783">
        <w:rPr>
          <w:rFonts w:ascii="Times New Roman" w:hAnsi="Times New Roman" w:cs="Times New Roman"/>
          <w:i/>
          <w:iCs/>
          <w:noProof/>
        </w:rPr>
        <w:t>543</w:t>
      </w:r>
      <w:r w:rsidRPr="00045783">
        <w:rPr>
          <w:rFonts w:ascii="Times New Roman" w:hAnsi="Times New Roman" w:cs="Times New Roman"/>
          <w:noProof/>
        </w:rPr>
        <w:t>(7645), 373–377. https://doi.org/10.1038/nature21707</w:t>
      </w:r>
    </w:p>
    <w:p w14:paraId="68FD0CFF"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Kerry, J. T., &amp; Bellwood, D. R. (2012). The effect of coral morphology on shelter selection by coral reef fishes. </w:t>
      </w:r>
      <w:r w:rsidRPr="00045783">
        <w:rPr>
          <w:rFonts w:ascii="Times New Roman" w:hAnsi="Times New Roman" w:cs="Times New Roman"/>
          <w:i/>
          <w:iCs/>
          <w:noProof/>
        </w:rPr>
        <w:t>Coral Reefs</w:t>
      </w:r>
      <w:r w:rsidRPr="00045783">
        <w:rPr>
          <w:rFonts w:ascii="Times New Roman" w:hAnsi="Times New Roman" w:cs="Times New Roman"/>
          <w:noProof/>
        </w:rPr>
        <w:t xml:space="preserve">, </w:t>
      </w:r>
      <w:r w:rsidRPr="00045783">
        <w:rPr>
          <w:rFonts w:ascii="Times New Roman" w:hAnsi="Times New Roman" w:cs="Times New Roman"/>
          <w:i/>
          <w:iCs/>
          <w:noProof/>
        </w:rPr>
        <w:t>31</w:t>
      </w:r>
      <w:r w:rsidRPr="00045783">
        <w:rPr>
          <w:rFonts w:ascii="Times New Roman" w:hAnsi="Times New Roman" w:cs="Times New Roman"/>
          <w:noProof/>
        </w:rPr>
        <w:t>(2), 415–424. https://doi.org/10.1007/s00338-011-0859-7</w:t>
      </w:r>
    </w:p>
    <w:p w14:paraId="4EE88F3E"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Kerry, J. T., &amp; Bellwood, D. R. (2015). Do tabular corals constitute keystone structures for fishes on coral reefs? </w:t>
      </w:r>
      <w:r w:rsidRPr="00045783">
        <w:rPr>
          <w:rFonts w:ascii="Times New Roman" w:hAnsi="Times New Roman" w:cs="Times New Roman"/>
          <w:i/>
          <w:iCs/>
          <w:noProof/>
        </w:rPr>
        <w:t>Coral Reefs</w:t>
      </w:r>
      <w:r w:rsidRPr="00045783">
        <w:rPr>
          <w:rFonts w:ascii="Times New Roman" w:hAnsi="Times New Roman" w:cs="Times New Roman"/>
          <w:noProof/>
        </w:rPr>
        <w:t xml:space="preserve">, </w:t>
      </w:r>
      <w:r w:rsidRPr="00045783">
        <w:rPr>
          <w:rFonts w:ascii="Times New Roman" w:hAnsi="Times New Roman" w:cs="Times New Roman"/>
          <w:i/>
          <w:iCs/>
          <w:noProof/>
        </w:rPr>
        <w:t>34</w:t>
      </w:r>
      <w:r w:rsidRPr="00045783">
        <w:rPr>
          <w:rFonts w:ascii="Times New Roman" w:hAnsi="Times New Roman" w:cs="Times New Roman"/>
          <w:noProof/>
        </w:rPr>
        <w:t>(1), 41–50. https://doi.org/10.1007/s00338-014-1232-4</w:t>
      </w:r>
    </w:p>
    <w:p w14:paraId="4ACC19FC"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Kéry, M., Dorazio, R. M., Soldaat, L., Van Strien, A., Zuiderwijk, A., &amp; Royle, J. A. (2009). Trend estimation in populations with imperfect detection. </w:t>
      </w:r>
      <w:r w:rsidRPr="00045783">
        <w:rPr>
          <w:rFonts w:ascii="Times New Roman" w:hAnsi="Times New Roman" w:cs="Times New Roman"/>
          <w:i/>
          <w:iCs/>
          <w:noProof/>
        </w:rPr>
        <w:t>Journal of Applied Ecology</w:t>
      </w:r>
      <w:r w:rsidRPr="00045783">
        <w:rPr>
          <w:rFonts w:ascii="Times New Roman" w:hAnsi="Times New Roman" w:cs="Times New Roman"/>
          <w:noProof/>
        </w:rPr>
        <w:t xml:space="preserve">, </w:t>
      </w:r>
      <w:r w:rsidRPr="00045783">
        <w:rPr>
          <w:rFonts w:ascii="Times New Roman" w:hAnsi="Times New Roman" w:cs="Times New Roman"/>
          <w:i/>
          <w:iCs/>
          <w:noProof/>
        </w:rPr>
        <w:t>46</w:t>
      </w:r>
      <w:r w:rsidRPr="00045783">
        <w:rPr>
          <w:rFonts w:ascii="Times New Roman" w:hAnsi="Times New Roman" w:cs="Times New Roman"/>
          <w:noProof/>
        </w:rPr>
        <w:t>(6), 1163–1172. https://doi.org/10.1111/j.1365-2664.2009.01724.x</w:t>
      </w:r>
    </w:p>
    <w:p w14:paraId="130DB7EF"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Lambeck, R. J. (1997). Focal species: A multi-species umbrella for nature conservation. </w:t>
      </w:r>
      <w:r w:rsidRPr="00045783">
        <w:rPr>
          <w:rFonts w:ascii="Times New Roman" w:hAnsi="Times New Roman" w:cs="Times New Roman"/>
          <w:i/>
          <w:iCs/>
          <w:noProof/>
        </w:rPr>
        <w:t>Conservation Biology</w:t>
      </w:r>
      <w:r w:rsidRPr="00045783">
        <w:rPr>
          <w:rFonts w:ascii="Times New Roman" w:hAnsi="Times New Roman" w:cs="Times New Roman"/>
          <w:noProof/>
        </w:rPr>
        <w:t>. https://doi.org/10.1046/j.1523-1739.1997.96319.x</w:t>
      </w:r>
    </w:p>
    <w:p w14:paraId="1056081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Magierowski, R. H., &amp; Johnson, C. R. (2006). </w:t>
      </w:r>
      <w:r w:rsidRPr="00045783">
        <w:rPr>
          <w:rFonts w:ascii="Times New Roman" w:hAnsi="Times New Roman" w:cs="Times New Roman"/>
          <w:i/>
          <w:iCs/>
          <w:noProof/>
        </w:rPr>
        <w:t>ROBUSTNESS OF SURROGATES OF BIODIVERSITY IN MARINE BENTHIC COMMUNITIES</w:t>
      </w:r>
      <w:r w:rsidRPr="00045783">
        <w:rPr>
          <w:rFonts w:ascii="Times New Roman" w:hAnsi="Times New Roman" w:cs="Times New Roman"/>
          <w:noProof/>
        </w:rPr>
        <w:t xml:space="preserve">. </w:t>
      </w:r>
      <w:r w:rsidRPr="00045783">
        <w:rPr>
          <w:rFonts w:ascii="Times New Roman" w:hAnsi="Times New Roman" w:cs="Times New Roman"/>
          <w:i/>
          <w:iCs/>
          <w:noProof/>
        </w:rPr>
        <w:t>Ecological Applications</w:t>
      </w:r>
      <w:r w:rsidRPr="00045783">
        <w:rPr>
          <w:rFonts w:ascii="Times New Roman" w:hAnsi="Times New Roman" w:cs="Times New Roman"/>
          <w:noProof/>
        </w:rPr>
        <w:t xml:space="preserve"> (Vol. 16).</w:t>
      </w:r>
    </w:p>
    <w:p w14:paraId="4F804F83"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Margules, C., Pressey, R., &amp; Williams, P. (2002). Representing biodiversity: data and procedures for identifying priority areas for conservation. </w:t>
      </w:r>
      <w:r w:rsidRPr="00045783">
        <w:rPr>
          <w:rFonts w:ascii="Times New Roman" w:hAnsi="Times New Roman" w:cs="Times New Roman"/>
          <w:i/>
          <w:iCs/>
          <w:noProof/>
        </w:rPr>
        <w:t>J Biosci</w:t>
      </w:r>
      <w:r w:rsidRPr="00045783">
        <w:rPr>
          <w:rFonts w:ascii="Times New Roman" w:hAnsi="Times New Roman" w:cs="Times New Roman"/>
          <w:noProof/>
        </w:rPr>
        <w:t xml:space="preserve">, </w:t>
      </w:r>
      <w:r w:rsidRPr="00045783">
        <w:rPr>
          <w:rFonts w:ascii="Times New Roman" w:hAnsi="Times New Roman" w:cs="Times New Roman"/>
          <w:i/>
          <w:iCs/>
          <w:noProof/>
        </w:rPr>
        <w:t>27</w:t>
      </w:r>
      <w:r w:rsidRPr="00045783">
        <w:rPr>
          <w:rFonts w:ascii="Times New Roman" w:hAnsi="Times New Roman" w:cs="Times New Roman"/>
          <w:noProof/>
        </w:rPr>
        <w:t>.</w:t>
      </w:r>
    </w:p>
    <w:p w14:paraId="08773E8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045783">
        <w:rPr>
          <w:rFonts w:ascii="Times New Roman" w:hAnsi="Times New Roman" w:cs="Times New Roman"/>
          <w:i/>
          <w:iCs/>
          <w:noProof/>
        </w:rPr>
        <w:t>Marine Environmental Research</w:t>
      </w:r>
      <w:r w:rsidRPr="00045783">
        <w:rPr>
          <w:rFonts w:ascii="Times New Roman" w:hAnsi="Times New Roman" w:cs="Times New Roman"/>
          <w:noProof/>
        </w:rPr>
        <w:t>. https://doi.org/10.1016/j.marenvres.2010.12.004</w:t>
      </w:r>
    </w:p>
    <w:p w14:paraId="61A707D3"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Noss, R. (1990). Indicators for monitoring biodiversity - A hierarchical approach. </w:t>
      </w:r>
      <w:r w:rsidRPr="00045783">
        <w:rPr>
          <w:rFonts w:ascii="Times New Roman" w:hAnsi="Times New Roman" w:cs="Times New Roman"/>
          <w:i/>
          <w:iCs/>
          <w:noProof/>
        </w:rPr>
        <w:t>Cons Biol</w:t>
      </w:r>
      <w:r w:rsidRPr="00045783">
        <w:rPr>
          <w:rFonts w:ascii="Times New Roman" w:hAnsi="Times New Roman" w:cs="Times New Roman"/>
          <w:noProof/>
        </w:rPr>
        <w:t xml:space="preserve">, </w:t>
      </w:r>
      <w:r w:rsidRPr="00045783">
        <w:rPr>
          <w:rFonts w:ascii="Times New Roman" w:hAnsi="Times New Roman" w:cs="Times New Roman"/>
          <w:i/>
          <w:iCs/>
          <w:noProof/>
        </w:rPr>
        <w:t>4</w:t>
      </w:r>
      <w:r w:rsidRPr="00045783">
        <w:rPr>
          <w:rFonts w:ascii="Times New Roman" w:hAnsi="Times New Roman" w:cs="Times New Roman"/>
          <w:noProof/>
        </w:rPr>
        <w:t>.</w:t>
      </w:r>
    </w:p>
    <w:p w14:paraId="5FE425B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Noss, R. F. (1990). Indicators for monitoring biodiversity: A hierarchical approach. </w:t>
      </w:r>
      <w:r w:rsidRPr="00045783">
        <w:rPr>
          <w:rFonts w:ascii="Times New Roman" w:hAnsi="Times New Roman" w:cs="Times New Roman"/>
          <w:i/>
          <w:iCs/>
          <w:noProof/>
        </w:rPr>
        <w:lastRenderedPageBreak/>
        <w:t>Conservation Biology</w:t>
      </w:r>
      <w:r w:rsidRPr="00045783">
        <w:rPr>
          <w:rFonts w:ascii="Times New Roman" w:hAnsi="Times New Roman" w:cs="Times New Roman"/>
          <w:noProof/>
        </w:rPr>
        <w:t xml:space="preserve">, </w:t>
      </w:r>
      <w:r w:rsidRPr="00045783">
        <w:rPr>
          <w:rFonts w:ascii="Times New Roman" w:hAnsi="Times New Roman" w:cs="Times New Roman"/>
          <w:i/>
          <w:iCs/>
          <w:noProof/>
        </w:rPr>
        <w:t>4</w:t>
      </w:r>
      <w:r w:rsidRPr="00045783">
        <w:rPr>
          <w:rFonts w:ascii="Times New Roman" w:hAnsi="Times New Roman" w:cs="Times New Roman"/>
          <w:noProof/>
        </w:rPr>
        <w:t>(4), 355–364.</w:t>
      </w:r>
    </w:p>
    <w:p w14:paraId="4E886F58"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Nyström, M. (2006). Redundancy and response diversity of functional groups: Implications for the resilience of coral reefs. </w:t>
      </w:r>
      <w:r w:rsidRPr="00045783">
        <w:rPr>
          <w:rFonts w:ascii="Times New Roman" w:hAnsi="Times New Roman" w:cs="Times New Roman"/>
          <w:i/>
          <w:iCs/>
          <w:noProof/>
        </w:rPr>
        <w:t>AMBIO: A Journal of the Human Environment</w:t>
      </w:r>
      <w:r w:rsidRPr="00045783">
        <w:rPr>
          <w:rFonts w:ascii="Times New Roman" w:hAnsi="Times New Roman" w:cs="Times New Roman"/>
          <w:noProof/>
        </w:rPr>
        <w:t xml:space="preserve">, </w:t>
      </w:r>
      <w:r w:rsidRPr="00045783">
        <w:rPr>
          <w:rFonts w:ascii="Times New Roman" w:hAnsi="Times New Roman" w:cs="Times New Roman"/>
          <w:i/>
          <w:iCs/>
          <w:noProof/>
        </w:rPr>
        <w:t>35</w:t>
      </w:r>
      <w:r w:rsidRPr="00045783">
        <w:rPr>
          <w:rFonts w:ascii="Times New Roman" w:hAnsi="Times New Roman" w:cs="Times New Roman"/>
          <w:noProof/>
        </w:rPr>
        <w:t>(1), 30–35. https://doi.org/10.1579/0044-7447-35.1.30</w:t>
      </w:r>
    </w:p>
    <w:p w14:paraId="632458D6"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Ohlhorst, S. L., Liddell, W. D., Taylor, R. J., &amp; Taylor, J. M. (1988). EVALUATION OF REEF CENSUS TECHNIQUES. </w:t>
      </w:r>
      <w:r w:rsidRPr="00045783">
        <w:rPr>
          <w:rFonts w:ascii="Times New Roman" w:hAnsi="Times New Roman" w:cs="Times New Roman"/>
          <w:i/>
          <w:iCs/>
          <w:noProof/>
        </w:rPr>
        <w:t>Proceedings of the 6th International Coral Reef Symposium, Australia</w:t>
      </w:r>
      <w:r w:rsidRPr="00045783">
        <w:rPr>
          <w:rFonts w:ascii="Times New Roman" w:hAnsi="Times New Roman" w:cs="Times New Roman"/>
          <w:noProof/>
        </w:rPr>
        <w:t xml:space="preserve">, </w:t>
      </w:r>
      <w:r w:rsidRPr="00045783">
        <w:rPr>
          <w:rFonts w:ascii="Times New Roman" w:hAnsi="Times New Roman" w:cs="Times New Roman"/>
          <w:i/>
          <w:iCs/>
          <w:noProof/>
        </w:rPr>
        <w:t>2</w:t>
      </w:r>
      <w:r w:rsidRPr="00045783">
        <w:rPr>
          <w:rFonts w:ascii="Times New Roman" w:hAnsi="Times New Roman" w:cs="Times New Roman"/>
          <w:noProof/>
        </w:rPr>
        <w:t>, 319–324.</w:t>
      </w:r>
    </w:p>
    <w:p w14:paraId="0470E9B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Olsgard, F., &amp; Somerfield, P. (2000). Surrogates in marine benthic investigations: Which taxonomic unit to target? </w:t>
      </w:r>
      <w:r w:rsidRPr="00045783">
        <w:rPr>
          <w:rFonts w:ascii="Times New Roman" w:hAnsi="Times New Roman" w:cs="Times New Roman"/>
          <w:i/>
          <w:iCs/>
          <w:noProof/>
        </w:rPr>
        <w:t>J Aquat Ecosyst Stress Recovery</w:t>
      </w:r>
      <w:r w:rsidRPr="00045783">
        <w:rPr>
          <w:rFonts w:ascii="Times New Roman" w:hAnsi="Times New Roman" w:cs="Times New Roman"/>
          <w:noProof/>
        </w:rPr>
        <w:t xml:space="preserve">, </w:t>
      </w:r>
      <w:r w:rsidRPr="00045783">
        <w:rPr>
          <w:rFonts w:ascii="Times New Roman" w:hAnsi="Times New Roman" w:cs="Times New Roman"/>
          <w:i/>
          <w:iCs/>
          <w:noProof/>
        </w:rPr>
        <w:t>7</w:t>
      </w:r>
      <w:r w:rsidRPr="00045783">
        <w:rPr>
          <w:rFonts w:ascii="Times New Roman" w:hAnsi="Times New Roman" w:cs="Times New Roman"/>
          <w:noProof/>
        </w:rPr>
        <w:t>.</w:t>
      </w:r>
    </w:p>
    <w:p w14:paraId="7AC35231"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Padoa-Schioppa, E., Baietto, M., Massa, R., &amp; Bottoni, L. (2006). Bird communities as bioindicators: The focal species concept in agricultural landscapes. </w:t>
      </w:r>
      <w:r w:rsidRPr="00045783">
        <w:rPr>
          <w:rFonts w:ascii="Times New Roman" w:hAnsi="Times New Roman" w:cs="Times New Roman"/>
          <w:i/>
          <w:iCs/>
          <w:noProof/>
        </w:rPr>
        <w:t>Ecological Indicators</w:t>
      </w:r>
      <w:r w:rsidRPr="00045783">
        <w:rPr>
          <w:rFonts w:ascii="Times New Roman" w:hAnsi="Times New Roman" w:cs="Times New Roman"/>
          <w:noProof/>
        </w:rPr>
        <w:t>. https://doi.org/10.1016/j.ecolind.2005.08.006</w:t>
      </w:r>
    </w:p>
    <w:p w14:paraId="323528E6"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045783">
        <w:rPr>
          <w:rFonts w:ascii="Times New Roman" w:hAnsi="Times New Roman" w:cs="Times New Roman"/>
          <w:i/>
          <w:iCs/>
          <w:noProof/>
        </w:rPr>
        <w:t>Scientific Reports</w:t>
      </w:r>
      <w:r w:rsidRPr="00045783">
        <w:rPr>
          <w:rFonts w:ascii="Times New Roman" w:hAnsi="Times New Roman" w:cs="Times New Roman"/>
          <w:noProof/>
        </w:rPr>
        <w:t xml:space="preserve">, </w:t>
      </w:r>
      <w:r w:rsidRPr="00045783">
        <w:rPr>
          <w:rFonts w:ascii="Times New Roman" w:hAnsi="Times New Roman" w:cs="Times New Roman"/>
          <w:i/>
          <w:iCs/>
          <w:noProof/>
        </w:rPr>
        <w:t>5</w:t>
      </w:r>
      <w:r w:rsidRPr="00045783">
        <w:rPr>
          <w:rFonts w:ascii="Times New Roman" w:hAnsi="Times New Roman" w:cs="Times New Roman"/>
          <w:noProof/>
        </w:rPr>
        <w:t>, 4–11. https://doi.org/10.1038/srep18289</w:t>
      </w:r>
    </w:p>
    <w:p w14:paraId="3C6EC636"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045783">
        <w:rPr>
          <w:rFonts w:ascii="Times New Roman" w:hAnsi="Times New Roman" w:cs="Times New Roman"/>
          <w:i/>
          <w:iCs/>
          <w:noProof/>
        </w:rPr>
        <w:t>Ecological Indicators</w:t>
      </w:r>
      <w:r w:rsidRPr="00045783">
        <w:rPr>
          <w:rFonts w:ascii="Times New Roman" w:hAnsi="Times New Roman" w:cs="Times New Roman"/>
          <w:noProof/>
        </w:rPr>
        <w:t>. https://doi.org/10.1016/j.ecolind.2015.10.031</w:t>
      </w:r>
    </w:p>
    <w:p w14:paraId="00B6EA7A"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045783">
        <w:rPr>
          <w:rFonts w:ascii="Times New Roman" w:hAnsi="Times New Roman" w:cs="Times New Roman"/>
          <w:i/>
          <w:iCs/>
          <w:noProof/>
        </w:rPr>
        <w:t>Plos One</w:t>
      </w:r>
      <w:r w:rsidRPr="00045783">
        <w:rPr>
          <w:rFonts w:ascii="Times New Roman" w:hAnsi="Times New Roman" w:cs="Times New Roman"/>
          <w:noProof/>
        </w:rPr>
        <w:t xml:space="preserve">, </w:t>
      </w:r>
      <w:r w:rsidRPr="00045783">
        <w:rPr>
          <w:rFonts w:ascii="Times New Roman" w:hAnsi="Times New Roman" w:cs="Times New Roman"/>
          <w:i/>
          <w:iCs/>
          <w:noProof/>
        </w:rPr>
        <w:t>9</w:t>
      </w:r>
      <w:r w:rsidRPr="00045783">
        <w:rPr>
          <w:rFonts w:ascii="Times New Roman" w:hAnsi="Times New Roman" w:cs="Times New Roman"/>
          <w:noProof/>
        </w:rPr>
        <w:t>. https://doi.org/10.1371/journal.pone.0085253</w:t>
      </w:r>
    </w:p>
    <w:p w14:paraId="044DEA2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Pratchett, M. S., Hoey, A. S., Wilson, S. K., Messmer, V., &amp; Graham, N. A. J. (2011). Changes </w:t>
      </w:r>
      <w:r w:rsidRPr="00045783">
        <w:rPr>
          <w:rFonts w:ascii="Times New Roman" w:hAnsi="Times New Roman" w:cs="Times New Roman"/>
          <w:noProof/>
        </w:rPr>
        <w:lastRenderedPageBreak/>
        <w:t xml:space="preserve">in biodiversity and functioning of reef fish assemblages following coral bleaching and coral loss. </w:t>
      </w:r>
      <w:r w:rsidRPr="00045783">
        <w:rPr>
          <w:rFonts w:ascii="Times New Roman" w:hAnsi="Times New Roman" w:cs="Times New Roman"/>
          <w:i/>
          <w:iCs/>
          <w:noProof/>
        </w:rPr>
        <w:t>Diversity</w:t>
      </w:r>
      <w:r w:rsidRPr="00045783">
        <w:rPr>
          <w:rFonts w:ascii="Times New Roman" w:hAnsi="Times New Roman" w:cs="Times New Roman"/>
          <w:noProof/>
        </w:rPr>
        <w:t xml:space="preserve">, </w:t>
      </w:r>
      <w:r w:rsidRPr="00045783">
        <w:rPr>
          <w:rFonts w:ascii="Times New Roman" w:hAnsi="Times New Roman" w:cs="Times New Roman"/>
          <w:i/>
          <w:iCs/>
          <w:noProof/>
        </w:rPr>
        <w:t>3</w:t>
      </w:r>
      <w:r w:rsidRPr="00045783">
        <w:rPr>
          <w:rFonts w:ascii="Times New Roman" w:hAnsi="Times New Roman" w:cs="Times New Roman"/>
          <w:noProof/>
        </w:rPr>
        <w:t>(3), 424–452. https://doi.org/10.3390/d3030424</w:t>
      </w:r>
    </w:p>
    <w:p w14:paraId="3C1D2EA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Sarkar, S., &amp; Margules, C. (2002). Operationalizing biodiversity for conservation planning. </w:t>
      </w:r>
      <w:r w:rsidRPr="00045783">
        <w:rPr>
          <w:rFonts w:ascii="Times New Roman" w:hAnsi="Times New Roman" w:cs="Times New Roman"/>
          <w:i/>
          <w:iCs/>
          <w:noProof/>
        </w:rPr>
        <w:t>J Biosci</w:t>
      </w:r>
      <w:r w:rsidRPr="00045783">
        <w:rPr>
          <w:rFonts w:ascii="Times New Roman" w:hAnsi="Times New Roman" w:cs="Times New Roman"/>
          <w:noProof/>
        </w:rPr>
        <w:t xml:space="preserve">, </w:t>
      </w:r>
      <w:r w:rsidRPr="00045783">
        <w:rPr>
          <w:rFonts w:ascii="Times New Roman" w:hAnsi="Times New Roman" w:cs="Times New Roman"/>
          <w:i/>
          <w:iCs/>
          <w:noProof/>
        </w:rPr>
        <w:t>27</w:t>
      </w:r>
      <w:r w:rsidRPr="00045783">
        <w:rPr>
          <w:rFonts w:ascii="Times New Roman" w:hAnsi="Times New Roman" w:cs="Times New Roman"/>
          <w:noProof/>
        </w:rPr>
        <w:t>.</w:t>
      </w:r>
    </w:p>
    <w:p w14:paraId="46941A3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045783">
        <w:rPr>
          <w:rFonts w:ascii="Times New Roman" w:hAnsi="Times New Roman" w:cs="Times New Roman"/>
          <w:i/>
          <w:iCs/>
          <w:noProof/>
        </w:rPr>
        <w:t>Ecological Indicators</w:t>
      </w:r>
      <w:r w:rsidRPr="00045783">
        <w:rPr>
          <w:rFonts w:ascii="Times New Roman" w:hAnsi="Times New Roman" w:cs="Times New Roman"/>
          <w:noProof/>
        </w:rPr>
        <w:t xml:space="preserve">, </w:t>
      </w:r>
      <w:r w:rsidRPr="00045783">
        <w:rPr>
          <w:rFonts w:ascii="Times New Roman" w:hAnsi="Times New Roman" w:cs="Times New Roman"/>
          <w:i/>
          <w:iCs/>
          <w:noProof/>
        </w:rPr>
        <w:t>20</w:t>
      </w:r>
      <w:r w:rsidRPr="00045783">
        <w:rPr>
          <w:rFonts w:ascii="Times New Roman" w:hAnsi="Times New Roman" w:cs="Times New Roman"/>
          <w:noProof/>
        </w:rPr>
        <w:t>, 304–315. https://doi.org/10.1016/j.ecolind.2012.02.033</w:t>
      </w:r>
    </w:p>
    <w:p w14:paraId="3ABDB7A5"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045783">
        <w:rPr>
          <w:rFonts w:ascii="Times New Roman" w:hAnsi="Times New Roman" w:cs="Times New Roman"/>
          <w:i/>
          <w:iCs/>
          <w:noProof/>
        </w:rPr>
        <w:t>Frontiers in Ecology and the Environment</w:t>
      </w:r>
      <w:r w:rsidRPr="00045783">
        <w:rPr>
          <w:rFonts w:ascii="Times New Roman" w:hAnsi="Times New Roman" w:cs="Times New Roman"/>
          <w:noProof/>
        </w:rPr>
        <w:t xml:space="preserve">, </w:t>
      </w:r>
      <w:r w:rsidRPr="00045783">
        <w:rPr>
          <w:rFonts w:ascii="Times New Roman" w:hAnsi="Times New Roman" w:cs="Times New Roman"/>
          <w:i/>
          <w:iCs/>
          <w:noProof/>
        </w:rPr>
        <w:t>11</w:t>
      </w:r>
      <w:r w:rsidRPr="00045783">
        <w:rPr>
          <w:rFonts w:ascii="Times New Roman" w:hAnsi="Times New Roman" w:cs="Times New Roman"/>
          <w:noProof/>
        </w:rPr>
        <w:t>(9), 465–473. https://doi.org/10.1890/120272</w:t>
      </w:r>
    </w:p>
    <w:p w14:paraId="1B3B19B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Stork, N. E. (2010). Re-assessing current extinction rates. </w:t>
      </w:r>
      <w:r w:rsidRPr="00045783">
        <w:rPr>
          <w:rFonts w:ascii="Times New Roman" w:hAnsi="Times New Roman" w:cs="Times New Roman"/>
          <w:i/>
          <w:iCs/>
          <w:noProof/>
        </w:rPr>
        <w:t>Biodiversity and Conservation</w:t>
      </w:r>
      <w:r w:rsidRPr="00045783">
        <w:rPr>
          <w:rFonts w:ascii="Times New Roman" w:hAnsi="Times New Roman" w:cs="Times New Roman"/>
          <w:noProof/>
        </w:rPr>
        <w:t xml:space="preserve">, </w:t>
      </w:r>
      <w:r w:rsidRPr="00045783">
        <w:rPr>
          <w:rFonts w:ascii="Times New Roman" w:hAnsi="Times New Roman" w:cs="Times New Roman"/>
          <w:i/>
          <w:iCs/>
          <w:noProof/>
        </w:rPr>
        <w:t>19</w:t>
      </w:r>
      <w:r w:rsidRPr="00045783">
        <w:rPr>
          <w:rFonts w:ascii="Times New Roman" w:hAnsi="Times New Roman" w:cs="Times New Roman"/>
          <w:noProof/>
        </w:rPr>
        <w:t>(2), 357–371. https://doi.org/10.1007/s10531-009-9761-9</w:t>
      </w:r>
    </w:p>
    <w:p w14:paraId="45568D7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045783">
        <w:rPr>
          <w:rFonts w:ascii="Times New Roman" w:hAnsi="Times New Roman" w:cs="Times New Roman"/>
          <w:i/>
          <w:iCs/>
          <w:noProof/>
        </w:rPr>
        <w:t>Marine Pollution Bulletin</w:t>
      </w:r>
      <w:r w:rsidRPr="00045783">
        <w:rPr>
          <w:rFonts w:ascii="Times New Roman" w:hAnsi="Times New Roman" w:cs="Times New Roman"/>
          <w:noProof/>
        </w:rPr>
        <w:t xml:space="preserve">, </w:t>
      </w:r>
      <w:r w:rsidRPr="00045783">
        <w:rPr>
          <w:rFonts w:ascii="Times New Roman" w:hAnsi="Times New Roman" w:cs="Times New Roman"/>
          <w:i/>
          <w:iCs/>
          <w:noProof/>
        </w:rPr>
        <w:t>96</w:t>
      </w:r>
      <w:r w:rsidRPr="00045783">
        <w:rPr>
          <w:rFonts w:ascii="Times New Roman" w:hAnsi="Times New Roman" w:cs="Times New Roman"/>
          <w:noProof/>
        </w:rPr>
        <w:t>, 261–270. https://doi.org/10.1016/j.marpolbul.2015.05.014</w:t>
      </w:r>
    </w:p>
    <w:p w14:paraId="247D33F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045783">
        <w:rPr>
          <w:rFonts w:ascii="Times New Roman" w:hAnsi="Times New Roman" w:cs="Times New Roman"/>
          <w:i/>
          <w:iCs/>
          <w:noProof/>
        </w:rPr>
        <w:t>Nature</w:t>
      </w:r>
      <w:r w:rsidRPr="00045783">
        <w:rPr>
          <w:rFonts w:ascii="Times New Roman" w:hAnsi="Times New Roman" w:cs="Times New Roman"/>
          <w:noProof/>
        </w:rPr>
        <w:t>. https://doi.org/10.1038/23932</w:t>
      </w:r>
    </w:p>
    <w:p w14:paraId="723E831C"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Ward, D., &amp; Stanley, M. (2004). The value of RTUs and parataxonomy versus taxonomic species. </w:t>
      </w:r>
      <w:r w:rsidRPr="00045783">
        <w:rPr>
          <w:rFonts w:ascii="Times New Roman" w:hAnsi="Times New Roman" w:cs="Times New Roman"/>
          <w:i/>
          <w:iCs/>
          <w:noProof/>
        </w:rPr>
        <w:t>New Zealand Entomologist</w:t>
      </w:r>
      <w:r w:rsidRPr="00045783">
        <w:rPr>
          <w:rFonts w:ascii="Times New Roman" w:hAnsi="Times New Roman" w:cs="Times New Roman"/>
          <w:noProof/>
        </w:rPr>
        <w:t xml:space="preserve">, </w:t>
      </w:r>
      <w:r w:rsidRPr="00045783">
        <w:rPr>
          <w:rFonts w:ascii="Times New Roman" w:hAnsi="Times New Roman" w:cs="Times New Roman"/>
          <w:i/>
          <w:iCs/>
          <w:noProof/>
        </w:rPr>
        <w:t>27</w:t>
      </w:r>
      <w:r w:rsidRPr="00045783">
        <w:rPr>
          <w:rFonts w:ascii="Times New Roman" w:hAnsi="Times New Roman" w:cs="Times New Roman"/>
          <w:noProof/>
        </w:rPr>
        <w:t>, 3–9. Retrieved from http://www.tandfonline.com/doi/abs/10.1080/00779962.2004.9722118</w:t>
      </w:r>
    </w:p>
    <w:p w14:paraId="6338ABDA"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Ward, T., Vanderklift, M., Nicholls, A., &amp; Kenchington, R. (1999). Selecting marine reserves </w:t>
      </w:r>
      <w:r w:rsidRPr="00045783">
        <w:rPr>
          <w:rFonts w:ascii="Times New Roman" w:hAnsi="Times New Roman" w:cs="Times New Roman"/>
          <w:noProof/>
        </w:rPr>
        <w:lastRenderedPageBreak/>
        <w:t xml:space="preserve">using habitats and species assemblages as surrogates for biological diversity. </w:t>
      </w:r>
      <w:r w:rsidRPr="00045783">
        <w:rPr>
          <w:rFonts w:ascii="Times New Roman" w:hAnsi="Times New Roman" w:cs="Times New Roman"/>
          <w:i/>
          <w:iCs/>
          <w:noProof/>
        </w:rPr>
        <w:t>Ecol Appl</w:t>
      </w:r>
      <w:r w:rsidRPr="00045783">
        <w:rPr>
          <w:rFonts w:ascii="Times New Roman" w:hAnsi="Times New Roman" w:cs="Times New Roman"/>
          <w:noProof/>
        </w:rPr>
        <w:t xml:space="preserve">, </w:t>
      </w:r>
      <w:r w:rsidRPr="00045783">
        <w:rPr>
          <w:rFonts w:ascii="Times New Roman" w:hAnsi="Times New Roman" w:cs="Times New Roman"/>
          <w:i/>
          <w:iCs/>
          <w:noProof/>
        </w:rPr>
        <w:t>9</w:t>
      </w:r>
      <w:r w:rsidRPr="00045783">
        <w:rPr>
          <w:rFonts w:ascii="Times New Roman" w:hAnsi="Times New Roman" w:cs="Times New Roman"/>
          <w:noProof/>
        </w:rPr>
        <w:t>.</w:t>
      </w:r>
    </w:p>
    <w:p w14:paraId="1025AC94"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045783">
        <w:rPr>
          <w:rFonts w:ascii="Times New Roman" w:hAnsi="Times New Roman" w:cs="Times New Roman"/>
          <w:i/>
          <w:iCs/>
          <w:noProof/>
        </w:rPr>
        <w:t>Smithsonian</w:t>
      </w:r>
      <w:r w:rsidRPr="00045783">
        <w:rPr>
          <w:rFonts w:ascii="Times New Roman" w:hAnsi="Times New Roman" w:cs="Times New Roman"/>
          <w:noProof/>
        </w:rPr>
        <w:t xml:space="preserve">, </w:t>
      </w:r>
      <w:r w:rsidRPr="00045783">
        <w:rPr>
          <w:rFonts w:ascii="Times New Roman" w:hAnsi="Times New Roman" w:cs="Times New Roman"/>
          <w:i/>
          <w:iCs/>
          <w:noProof/>
        </w:rPr>
        <w:t>55</w:t>
      </w:r>
      <w:r w:rsidRPr="00045783">
        <w:rPr>
          <w:rFonts w:ascii="Times New Roman" w:hAnsi="Times New Roman" w:cs="Times New Roman"/>
          <w:noProof/>
        </w:rPr>
        <w:t>(September).</w:t>
      </w:r>
    </w:p>
    <w:p w14:paraId="444E22DA" w14:textId="1CB13B30" w:rsidR="00161389" w:rsidRPr="00084CE8" w:rsidRDefault="000560AF" w:rsidP="00045783">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r w:rsidRPr="00084CE8">
        <w:rPr>
          <w:rFonts w:ascii="Times New Roman" w:hAnsi="Times New Roman" w:cs="Times New Roman"/>
        </w:rPr>
        <w:t xml:space="preserve">Figure 1.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Graham Forrester" w:date="2019-01-28T10:37:00Z" w:initials="GF">
    <w:p w14:paraId="48D4C735" w14:textId="37B59DA7" w:rsidR="00BB0E57" w:rsidRDefault="00BB0E57">
      <w:pPr>
        <w:pStyle w:val="CommentText"/>
      </w:pPr>
      <w:r>
        <w:rPr>
          <w:rStyle w:val="CommentReference"/>
        </w:rPr>
        <w:annotationRef/>
      </w:r>
      <w:r>
        <w:t>Elaborate on surrogat</w:t>
      </w:r>
      <w:bookmarkStart w:id="43" w:name="_GoBack"/>
      <w:bookmarkEnd w:id="43"/>
      <w:r>
        <w:t>es here.  I have the impression that surrogates include two features (1) simplicity (2) extrapolating from one measured subset to a different, or more complete, set of species.</w:t>
      </w:r>
    </w:p>
  </w:comment>
  <w:comment w:id="48" w:author="Brian Gerber" w:date="2019-01-25T13:36:00Z" w:initials="BG">
    <w:p w14:paraId="0105CF67" w14:textId="44689BA7" w:rsidR="008844D0" w:rsidRDefault="008844D0">
      <w:pPr>
        <w:pStyle w:val="CommentText"/>
      </w:pPr>
      <w:r>
        <w:rPr>
          <w:rStyle w:val="CommentReference"/>
        </w:rPr>
        <w:annotationRef/>
      </w:r>
      <w:r>
        <w:t>Merge citations</w:t>
      </w:r>
    </w:p>
  </w:comment>
  <w:comment w:id="49" w:author="Brian Gerber" w:date="2019-01-25T16:28:00Z" w:initials="BG">
    <w:p w14:paraId="70304B00" w14:textId="0EDBCB2E" w:rsidR="002437DF" w:rsidRDefault="002437DF">
      <w:pPr>
        <w:pStyle w:val="CommentText"/>
      </w:pPr>
      <w:r>
        <w:rPr>
          <w:rStyle w:val="CommentReference"/>
        </w:rPr>
        <w:annotationRef/>
      </w:r>
      <w:r>
        <w:t xml:space="preserve">Need to clearly say what this assumption is in previous </w:t>
      </w:r>
      <w:r w:rsidR="008F5690">
        <w:t>paragraph</w:t>
      </w:r>
    </w:p>
  </w:comment>
  <w:comment w:id="50" w:author="Brian Gerber" w:date="2019-01-25T16:29:00Z" w:initials="BG">
    <w:p w14:paraId="15B60169" w14:textId="278CE7DF" w:rsidR="002437DF" w:rsidRDefault="002437DF">
      <w:pPr>
        <w:pStyle w:val="CommentText"/>
      </w:pPr>
      <w:r>
        <w:rPr>
          <w:rStyle w:val="CommentReference"/>
        </w:rPr>
        <w:annotationRef/>
      </w:r>
      <w:r>
        <w:t>Follow up sentence should specifically what this means</w:t>
      </w:r>
    </w:p>
  </w:comment>
  <w:comment w:id="51" w:author="Brian Gerber" w:date="2019-01-25T16:29:00Z" w:initials="BG">
    <w:p w14:paraId="63A815D9" w14:textId="0B23451F" w:rsidR="002437DF" w:rsidRDefault="002437DF">
      <w:pPr>
        <w:pStyle w:val="CommentText"/>
      </w:pPr>
      <w:r>
        <w:rPr>
          <w:rStyle w:val="CommentReference"/>
        </w:rPr>
        <w:annotationRef/>
      </w:r>
      <w:r>
        <w:t>I am not sure if this means it’s a good surrogate or not.</w:t>
      </w:r>
    </w:p>
  </w:comment>
  <w:comment w:id="52" w:author="Brian Gerber" w:date="2019-01-25T16:40:00Z" w:initials="BG">
    <w:p w14:paraId="43132462" w14:textId="2E3DAF70" w:rsidR="007B447B" w:rsidRDefault="007B447B">
      <w:pPr>
        <w:pStyle w:val="CommentText"/>
      </w:pPr>
      <w:r>
        <w:rPr>
          <w:rStyle w:val="CommentReference"/>
        </w:rPr>
        <w:annotationRef/>
      </w:r>
      <w:r>
        <w:t>Since this work is based on temporal consistency of a surrogate, I think more focus should be one why this is meaningful and why it may or may not be true in coral and other systems.</w:t>
      </w:r>
    </w:p>
  </w:comment>
  <w:comment w:id="53" w:author="Brian Gerber" w:date="2019-01-25T16:30:00Z" w:initials="BG">
    <w:p w14:paraId="14C8D18C" w14:textId="7FF07F37" w:rsidR="008F5690" w:rsidRDefault="008F5690">
      <w:pPr>
        <w:pStyle w:val="CommentText"/>
      </w:pPr>
      <w:r>
        <w:rPr>
          <w:rStyle w:val="CommentReference"/>
        </w:rPr>
        <w:annotationRef/>
      </w:r>
      <w:r>
        <w:t>I don’t know what this means.</w:t>
      </w:r>
    </w:p>
  </w:comment>
  <w:comment w:id="54" w:author="Brian Gerber" w:date="2019-01-25T16:31:00Z" w:initials="BG">
    <w:p w14:paraId="484D4FB9" w14:textId="273A3273" w:rsidR="008F5690" w:rsidRDefault="008F5690">
      <w:pPr>
        <w:pStyle w:val="CommentText"/>
      </w:pPr>
      <w:r>
        <w:rPr>
          <w:rStyle w:val="CommentReference"/>
        </w:rPr>
        <w:annotationRef/>
      </w:r>
      <w:r>
        <w:t>Does this sentence contradict the previous one?</w:t>
      </w:r>
    </w:p>
  </w:comment>
  <w:comment w:id="55" w:author="Brian Gerber" w:date="2019-01-25T16:39:00Z" w:initials="BG">
    <w:p w14:paraId="1F4D1CA7" w14:textId="0B1F191D" w:rsidR="007B447B" w:rsidRDefault="007B447B">
      <w:pPr>
        <w:pStyle w:val="CommentText"/>
      </w:pPr>
      <w:r>
        <w:rPr>
          <w:rStyle w:val="CommentReference"/>
        </w:rPr>
        <w:annotationRef/>
      </w:r>
      <w:r>
        <w:t>What information?</w:t>
      </w:r>
    </w:p>
  </w:comment>
  <w:comment w:id="56" w:author="Brian Gerber" w:date="2019-01-25T16:39:00Z" w:initials="BG">
    <w:p w14:paraId="2912B6F1" w14:textId="08B1927B" w:rsidR="007B447B" w:rsidRDefault="007B447B">
      <w:pPr>
        <w:pStyle w:val="CommentText"/>
      </w:pPr>
      <w:r>
        <w:rPr>
          <w:rStyle w:val="CommentReference"/>
        </w:rPr>
        <w:annotationRef/>
      </w:r>
      <w:r>
        <w:t>What scales?</w:t>
      </w:r>
    </w:p>
  </w:comment>
  <w:comment w:id="57" w:author="Graham Forrester" w:date="2019-01-28T10:39:00Z" w:initials="GF">
    <w:p w14:paraId="5C3A6466" w14:textId="59F02A8D" w:rsidR="00B86ED2" w:rsidRDefault="00B86ED2">
      <w:pPr>
        <w:pStyle w:val="CommentText"/>
      </w:pPr>
      <w:r>
        <w:rPr>
          <w:rStyle w:val="CommentReference"/>
        </w:rPr>
        <w:annotationRef/>
      </w:r>
      <w:r>
        <w:t>Here is a suggestion to simplify some potential surrogates</w:t>
      </w:r>
      <w:r w:rsidR="00595E92">
        <w:t>, and set up some specific hypotheses</w:t>
      </w:r>
      <w:r>
        <w:t xml:space="preserve">.  </w:t>
      </w:r>
    </w:p>
    <w:p w14:paraId="695FE4E8" w14:textId="29E2A754" w:rsidR="00E03A52" w:rsidRDefault="00B86ED2" w:rsidP="00A40B98">
      <w:pPr>
        <w:pStyle w:val="CommentText"/>
        <w:numPr>
          <w:ilvl w:val="0"/>
          <w:numId w:val="3"/>
        </w:numPr>
      </w:pPr>
      <w:r>
        <w:t xml:space="preserve"> the most commonly measured </w:t>
      </w:r>
      <w:r w:rsidR="009C14A6">
        <w:t xml:space="preserve">features of coral reefs are hard coral cover (and the cover of other major taxa like algae, sponges, </w:t>
      </w:r>
      <w:proofErr w:type="spellStart"/>
      <w:r w:rsidR="009C14A6">
        <w:t>etc</w:t>
      </w:r>
      <w:proofErr w:type="spellEnd"/>
      <w:r w:rsidR="009C14A6">
        <w:t>) and perhaps structural relief (rugosity).</w:t>
      </w:r>
    </w:p>
    <w:p w14:paraId="03FD40F7" w14:textId="473EAE75" w:rsidR="009C14A6" w:rsidRDefault="009C14A6" w:rsidP="00B86ED2">
      <w:pPr>
        <w:pStyle w:val="CommentText"/>
        <w:numPr>
          <w:ilvl w:val="0"/>
          <w:numId w:val="3"/>
        </w:numPr>
      </w:pPr>
      <w:r>
        <w:t xml:space="preserve"> The</w:t>
      </w:r>
      <w:r w:rsidR="00485303">
        <w:t xml:space="preserve"> temporal decline of these reef features is widely documented, and these</w:t>
      </w:r>
      <w:r>
        <w:t xml:space="preserve"> features are commonly used as </w:t>
      </w:r>
      <w:proofErr w:type="spellStart"/>
      <w:r>
        <w:t>defacto</w:t>
      </w:r>
      <w:proofErr w:type="spellEnd"/>
      <w:r>
        <w:t xml:space="preserve"> surrogates for reef biodiversity</w:t>
      </w:r>
    </w:p>
    <w:p w14:paraId="2FED4A7A" w14:textId="0651BBE3" w:rsidR="009C14A6" w:rsidRDefault="009C14A6" w:rsidP="00B86ED2">
      <w:pPr>
        <w:pStyle w:val="CommentText"/>
        <w:numPr>
          <w:ilvl w:val="0"/>
          <w:numId w:val="3"/>
        </w:numPr>
      </w:pPr>
      <w:r>
        <w:t xml:space="preserve">you will test whether they </w:t>
      </w:r>
      <w:r w:rsidR="00A40B98">
        <w:t xml:space="preserve">actually </w:t>
      </w:r>
      <w:r>
        <w:t xml:space="preserve">act as good surrogates for </w:t>
      </w:r>
      <w:r w:rsidR="00485303">
        <w:t xml:space="preserve">biodiversity of </w:t>
      </w:r>
      <w:r>
        <w:t>two important groups of reef species, fish and sponges</w:t>
      </w:r>
    </w:p>
    <w:p w14:paraId="3C1C28C3" w14:textId="29527AC5" w:rsidR="009C14A6" w:rsidRDefault="009C14A6" w:rsidP="00B86ED2">
      <w:pPr>
        <w:pStyle w:val="CommentText"/>
        <w:numPr>
          <w:ilvl w:val="0"/>
          <w:numId w:val="3"/>
        </w:numPr>
      </w:pPr>
      <w:r>
        <w:t>You will focus on biodiversity proxies for fish and sponges at the species level (species richness, and perhaps diversity and evenness)</w:t>
      </w:r>
    </w:p>
  </w:comment>
  <w:comment w:id="58" w:author="Brian Gerber" w:date="2019-01-25T16:32:00Z" w:initials="BG">
    <w:p w14:paraId="7EAE33B3" w14:textId="269A1183" w:rsidR="008F5690" w:rsidRDefault="008F5690">
      <w:pPr>
        <w:pStyle w:val="CommentText"/>
      </w:pPr>
      <w:r>
        <w:rPr>
          <w:rStyle w:val="CommentReference"/>
        </w:rPr>
        <w:annotationRef/>
      </w:r>
      <w:r>
        <w:t>What is they?</w:t>
      </w:r>
    </w:p>
  </w:comment>
  <w:comment w:id="59" w:author="Brian Gerber" w:date="2019-01-25T16:33:00Z" w:initials="BG">
    <w:p w14:paraId="60B33EEF" w14:textId="77777777" w:rsidR="008F5690" w:rsidRDefault="008F5690">
      <w:pPr>
        <w:pStyle w:val="CommentText"/>
      </w:pPr>
      <w:r>
        <w:rPr>
          <w:rStyle w:val="CommentReference"/>
        </w:rPr>
        <w:annotationRef/>
      </w:r>
      <w:r>
        <w:t>I am confused. Reef fish richness predicts coral diversity better than coral richness. That seems a bit strange, right?</w:t>
      </w:r>
    </w:p>
    <w:p w14:paraId="7F9E965E" w14:textId="6CC007BC" w:rsidR="008F5690" w:rsidRDefault="008F5690">
      <w:pPr>
        <w:pStyle w:val="CommentText"/>
      </w:pPr>
      <w:r>
        <w:t>So if you wanted to know about coral diversity, you would measure reef fish.</w:t>
      </w:r>
    </w:p>
  </w:comment>
  <w:comment w:id="60" w:author="Brian Gerber" w:date="2019-01-25T16:34:00Z" w:initials="BG">
    <w:p w14:paraId="6282EAE6" w14:textId="3EEFC2C3" w:rsidR="008F5690" w:rsidRDefault="008F5690">
      <w:pPr>
        <w:pStyle w:val="CommentText"/>
      </w:pPr>
      <w:r>
        <w:rPr>
          <w:rStyle w:val="CommentReference"/>
        </w:rPr>
        <w:annotationRef/>
      </w:r>
      <w:r>
        <w:t xml:space="preserve">This doesn’t follow the </w:t>
      </w:r>
      <w:r w:rsidR="00066945">
        <w:t>previous</w:t>
      </w:r>
      <w:r>
        <w:t xml:space="preserve"> sentence, which is about time.</w:t>
      </w:r>
    </w:p>
  </w:comment>
  <w:comment w:id="61" w:author="Graham Forrester" w:date="2019-01-28T11:07:00Z" w:initials="GF">
    <w:p w14:paraId="2C6F359E" w14:textId="61F8C13D" w:rsidR="00485303" w:rsidRDefault="00485303">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w:t>
      </w:r>
      <w:r w:rsidR="00B102E8">
        <w:t>By biodiversity, w</w:t>
      </w:r>
      <w:r>
        <w:t xml:space="preserve">e </w:t>
      </w:r>
      <w:r w:rsidR="00B102E8">
        <w:t>mean</w:t>
      </w:r>
      <w:r>
        <w:t xml:space="preserve"> species-level diversity of two important reef taxa - fish and sponges. </w:t>
      </w:r>
    </w:p>
  </w:comment>
  <w:comment w:id="62" w:author="Graham Forrester" w:date="2019-01-28T11:11:00Z" w:initials="GF">
    <w:p w14:paraId="25DD0744" w14:textId="2819CC4E" w:rsidR="00D275F6" w:rsidRDefault="00D275F6">
      <w:pPr>
        <w:pStyle w:val="CommentText"/>
      </w:pPr>
      <w:r>
        <w:rPr>
          <w:rStyle w:val="CommentReference"/>
        </w:rPr>
        <w:annotationRef/>
      </w:r>
      <w:r>
        <w:t>My suggestion about “limited monitoring resources” can be used to justify picking total coral cover as a key surrogate.</w:t>
      </w:r>
    </w:p>
  </w:comment>
  <w:comment w:id="63" w:author="Graham Forrester" w:date="2019-01-28T11:13:00Z" w:initials="GF">
    <w:p w14:paraId="00BFA488" w14:textId="2BA47F75" w:rsidR="00D275F6" w:rsidRDefault="00D275F6">
      <w:pPr>
        <w:pStyle w:val="CommentText"/>
      </w:pPr>
      <w:r>
        <w:rPr>
          <w:rStyle w:val="CommentReference"/>
        </w:rPr>
        <w:annotationRef/>
      </w:r>
      <w:r>
        <w:t xml:space="preserve">We can also use “rugosity” as a simple surrogate for the same reason.  That is, we will test the hypothesis that reef architecture is a </w:t>
      </w:r>
      <w:r w:rsidR="006F2382">
        <w:t xml:space="preserve">simple surrogate </w:t>
      </w:r>
      <w:r>
        <w:t>for predicting fish biodiversity</w:t>
      </w:r>
      <w:r w:rsidR="006F2382">
        <w:t xml:space="preserve"> because fish respond </w:t>
      </w:r>
      <w:r w:rsidR="00BA6EAF">
        <w:t xml:space="preserve">primarily </w:t>
      </w:r>
      <w:r w:rsidR="006F2382">
        <w:t>to the structure of the reef</w:t>
      </w:r>
      <w:r w:rsidR="00BA6EAF">
        <w:t xml:space="preserve"> (rather than its biological features)</w:t>
      </w:r>
      <w:r>
        <w:t>.</w:t>
      </w:r>
    </w:p>
  </w:comment>
  <w:comment w:id="64" w:author="Graham Forrester" w:date="2019-01-28T18:34:00Z" w:initials="GF">
    <w:p w14:paraId="08A1B1F5" w14:textId="4798450A" w:rsidR="00A40B98" w:rsidRDefault="00A40B98">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68" w:author="Nicole" w:date="2019-01-23T08:43:00Z" w:initials="N">
    <w:p w14:paraId="587561B4" w14:textId="192D6F0C" w:rsidR="00B36635" w:rsidRDefault="00B36635">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25B8D4" w15:done="0"/>
  <w15:commentEx w15:paraId="02CFEFD1" w15:done="0"/>
  <w15:commentEx w15:paraId="1C41E35E" w15:done="0"/>
  <w15:commentEx w15:paraId="4D5AB4DD" w15:done="0"/>
  <w15:commentEx w15:paraId="1F22FBCA" w15:paraIdParent="4D5AB4DD" w15:done="0"/>
  <w15:commentEx w15:paraId="65EA65EF" w15:done="0"/>
  <w15:commentEx w15:paraId="22414F18" w15:done="0"/>
  <w15:commentEx w15:paraId="089309F2" w15:done="0"/>
  <w15:commentEx w15:paraId="411AB6D4" w15:done="0"/>
  <w15:commentEx w15:paraId="421EA75A" w15:paraIdParent="411AB6D4" w15:done="0"/>
  <w15:commentEx w15:paraId="3DE49FA0" w15:done="0"/>
  <w15:commentEx w15:paraId="3BDFEF37" w15:done="0"/>
  <w15:commentEx w15:paraId="67595CF6" w15:done="0"/>
  <w15:commentEx w15:paraId="5EB109CF" w15:done="0"/>
  <w15:commentEx w15:paraId="20F1D2B7" w15:done="0"/>
  <w15:commentEx w15:paraId="48D4C735" w15:done="0"/>
  <w15:commentEx w15:paraId="0105CF67" w15:done="0"/>
  <w15:commentEx w15:paraId="70304B00" w15:done="0"/>
  <w15:commentEx w15:paraId="15B60169" w15:done="0"/>
  <w15:commentEx w15:paraId="63A815D9" w15:done="0"/>
  <w15:commentEx w15:paraId="43132462" w15:done="0"/>
  <w15:commentEx w15:paraId="14C8D18C" w15:done="0"/>
  <w15:commentEx w15:paraId="484D4FB9" w15:done="0"/>
  <w15:commentEx w15:paraId="1F4D1CA7" w15:done="0"/>
  <w15:commentEx w15:paraId="2912B6F1" w15:done="0"/>
  <w15:commentEx w15:paraId="3C1C28C3" w15:done="0"/>
  <w15:commentEx w15:paraId="7EAE33B3" w15:done="0"/>
  <w15:commentEx w15:paraId="7F9E965E" w15:done="0"/>
  <w15:commentEx w15:paraId="6282EAE6" w15:done="0"/>
  <w15:commentEx w15:paraId="2C6F359E" w15:done="0"/>
  <w15:commentEx w15:paraId="25DD0744" w15:done="0"/>
  <w15:commentEx w15:paraId="00BFA488"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25B8D4" w16cid:durableId="1FF95828"/>
  <w16cid:commentId w16cid:paraId="02CFEFD1" w16cid:durableId="1FF58BA9"/>
  <w16cid:commentId w16cid:paraId="1C41E35E" w16cid:durableId="1FF958A8"/>
  <w16cid:commentId w16cid:paraId="4D5AB4DD" w16cid:durableId="1FF58B0A"/>
  <w16cid:commentId w16cid:paraId="1F22FBCA" w16cid:durableId="1FF58E7E"/>
  <w16cid:commentId w16cid:paraId="65EA65EF" w16cid:durableId="1FF5B6C4"/>
  <w16cid:commentId w16cid:paraId="22414F18" w16cid:durableId="1FF5B62C"/>
  <w16cid:commentId w16cid:paraId="089309F2" w16cid:durableId="1FF58B0B"/>
  <w16cid:commentId w16cid:paraId="411AB6D4" w16cid:durableId="1FF58B0C"/>
  <w16cid:commentId w16cid:paraId="421EA75A" w16cid:durableId="1FF5B6DB"/>
  <w16cid:commentId w16cid:paraId="3DE49FA0" w16cid:durableId="1FF958D7"/>
  <w16cid:commentId w16cid:paraId="3BDFEF37" w16cid:durableId="1FF58B0D"/>
  <w16cid:commentId w16cid:paraId="67595CF6" w16cid:durableId="1FF9593F"/>
  <w16cid:commentId w16cid:paraId="5EB109CF" w16cid:durableId="1FF5B71F"/>
  <w16cid:commentId w16cid:paraId="20F1D2B7" w16cid:durableId="1FF95981"/>
  <w16cid:commentId w16cid:paraId="48D4C735" w16cid:durableId="1FF959E8"/>
  <w16cid:commentId w16cid:paraId="0105CF67" w16cid:durableId="1FF58F73"/>
  <w16cid:commentId w16cid:paraId="70304B00" w16cid:durableId="1FF5B7B6"/>
  <w16cid:commentId w16cid:paraId="15B60169" w16cid:durableId="1FF5B7D0"/>
  <w16cid:commentId w16cid:paraId="63A815D9" w16cid:durableId="1FF5B7FF"/>
  <w16cid:commentId w16cid:paraId="43132462" w16cid:durableId="1FF5BA6D"/>
  <w16cid:commentId w16cid:paraId="14C8D18C" w16cid:durableId="1FF5B816"/>
  <w16cid:commentId w16cid:paraId="484D4FB9" w16cid:durableId="1FF5B85B"/>
  <w16cid:commentId w16cid:paraId="1F4D1CA7" w16cid:durableId="1FF5BA57"/>
  <w16cid:commentId w16cid:paraId="2912B6F1" w16cid:durableId="1FF5BA4F"/>
  <w16cid:commentId w16cid:paraId="3C1C28C3" w16cid:durableId="1FF95A74"/>
  <w16cid:commentId w16cid:paraId="7EAE33B3" w16cid:durableId="1FF5B884"/>
  <w16cid:commentId w16cid:paraId="7F9E965E" w16cid:durableId="1FF5B8BF"/>
  <w16cid:commentId w16cid:paraId="6282EAE6" w16cid:durableId="1FF5B8FA"/>
  <w16cid:commentId w16cid:paraId="2C6F359E" w16cid:durableId="1FF960D5"/>
  <w16cid:commentId w16cid:paraId="25DD0744" w16cid:durableId="1FF961EE"/>
  <w16cid:commentId w16cid:paraId="00BFA488" w16cid:durableId="1FF9623C"/>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D4FE8B" w14:textId="77777777" w:rsidR="00964A60" w:rsidRDefault="00964A60">
      <w:r>
        <w:separator/>
      </w:r>
    </w:p>
  </w:endnote>
  <w:endnote w:type="continuationSeparator" w:id="0">
    <w:p w14:paraId="7BF7866F" w14:textId="77777777" w:rsidR="00964A60" w:rsidRDefault="00964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870803424"/>
      <w:docPartObj>
        <w:docPartGallery w:val="Page Numbers (Bottom of Page)"/>
        <w:docPartUnique/>
      </w:docPartObj>
    </w:sdtPr>
    <w:sdtEndPr>
      <w:rPr>
        <w:noProof/>
      </w:rPr>
    </w:sdtEndPr>
    <w:sdtContent>
      <w:p w14:paraId="1A96472C" w14:textId="77777777" w:rsidR="00F76CCE" w:rsidRPr="006C38CA" w:rsidRDefault="000560AF">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1E5A07">
          <w:rPr>
            <w:rFonts w:ascii="Times New Roman" w:hAnsi="Times New Roman" w:cs="Times New Roman"/>
            <w:noProof/>
          </w:rPr>
          <w:t>3</w:t>
        </w:r>
        <w:r w:rsidRPr="006C38CA">
          <w:rPr>
            <w:rFonts w:ascii="Times New Roman" w:hAnsi="Times New Roman" w:cs="Times New Roman"/>
            <w:noProof/>
          </w:rPr>
          <w:fldChar w:fldCharType="end"/>
        </w:r>
      </w:p>
    </w:sdtContent>
  </w:sdt>
  <w:p w14:paraId="12351082" w14:textId="77777777" w:rsidR="00F76CCE" w:rsidRPr="006C38CA" w:rsidRDefault="00F76CCE">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1E5A07">
          <w:rPr>
            <w:rFonts w:ascii="Times New Roman" w:hAnsi="Times New Roman" w:cs="Times New Roman"/>
            <w:noProof/>
          </w:rPr>
          <w:t>vi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86B5D" w14:textId="77777777" w:rsidR="00964A60" w:rsidRDefault="00964A60">
      <w:r>
        <w:separator/>
      </w:r>
    </w:p>
  </w:footnote>
  <w:footnote w:type="continuationSeparator" w:id="0">
    <w:p w14:paraId="40C181D6" w14:textId="77777777" w:rsidR="00964A60" w:rsidRDefault="00964A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5033"/>
    <w:rsid w:val="00040576"/>
    <w:rsid w:val="000454EC"/>
    <w:rsid w:val="00045783"/>
    <w:rsid w:val="000560AF"/>
    <w:rsid w:val="00063837"/>
    <w:rsid w:val="00066945"/>
    <w:rsid w:val="00084CE8"/>
    <w:rsid w:val="0009402B"/>
    <w:rsid w:val="000A53A5"/>
    <w:rsid w:val="000B29A6"/>
    <w:rsid w:val="000B36F3"/>
    <w:rsid w:val="000C1943"/>
    <w:rsid w:val="000C7138"/>
    <w:rsid w:val="000D4362"/>
    <w:rsid w:val="000E3140"/>
    <w:rsid w:val="000E6FE1"/>
    <w:rsid w:val="00100945"/>
    <w:rsid w:val="00107355"/>
    <w:rsid w:val="00107F9C"/>
    <w:rsid w:val="00114557"/>
    <w:rsid w:val="0011732D"/>
    <w:rsid w:val="00121E17"/>
    <w:rsid w:val="001359E6"/>
    <w:rsid w:val="0014500F"/>
    <w:rsid w:val="00150075"/>
    <w:rsid w:val="00161389"/>
    <w:rsid w:val="00166447"/>
    <w:rsid w:val="001669DB"/>
    <w:rsid w:val="00167A08"/>
    <w:rsid w:val="0018077E"/>
    <w:rsid w:val="00185875"/>
    <w:rsid w:val="001905E3"/>
    <w:rsid w:val="00195431"/>
    <w:rsid w:val="001B5A05"/>
    <w:rsid w:val="001B7F7A"/>
    <w:rsid w:val="001C54E0"/>
    <w:rsid w:val="001C59C7"/>
    <w:rsid w:val="001D33E7"/>
    <w:rsid w:val="001E31C1"/>
    <w:rsid w:val="001E5A07"/>
    <w:rsid w:val="00211979"/>
    <w:rsid w:val="00213D75"/>
    <w:rsid w:val="002222F5"/>
    <w:rsid w:val="0022242E"/>
    <w:rsid w:val="002358EB"/>
    <w:rsid w:val="002437DF"/>
    <w:rsid w:val="00254A2A"/>
    <w:rsid w:val="0026476E"/>
    <w:rsid w:val="00294D79"/>
    <w:rsid w:val="00297EA0"/>
    <w:rsid w:val="00314DC1"/>
    <w:rsid w:val="00345AA8"/>
    <w:rsid w:val="00365A66"/>
    <w:rsid w:val="00380A89"/>
    <w:rsid w:val="00397CE8"/>
    <w:rsid w:val="003A0710"/>
    <w:rsid w:val="003A1FEA"/>
    <w:rsid w:val="003A3E52"/>
    <w:rsid w:val="003A6AA7"/>
    <w:rsid w:val="003B04C7"/>
    <w:rsid w:val="003B4A9F"/>
    <w:rsid w:val="003B6B73"/>
    <w:rsid w:val="003D38B1"/>
    <w:rsid w:val="003D5B02"/>
    <w:rsid w:val="003E4205"/>
    <w:rsid w:val="004023F3"/>
    <w:rsid w:val="00441CA2"/>
    <w:rsid w:val="00447DE7"/>
    <w:rsid w:val="0045141F"/>
    <w:rsid w:val="004560C3"/>
    <w:rsid w:val="004822AC"/>
    <w:rsid w:val="00485303"/>
    <w:rsid w:val="004A0AC2"/>
    <w:rsid w:val="004A3292"/>
    <w:rsid w:val="004B5893"/>
    <w:rsid w:val="004B69C8"/>
    <w:rsid w:val="004C3BDB"/>
    <w:rsid w:val="004E7FA9"/>
    <w:rsid w:val="0050253C"/>
    <w:rsid w:val="00514541"/>
    <w:rsid w:val="0051515C"/>
    <w:rsid w:val="00521F88"/>
    <w:rsid w:val="00524ABC"/>
    <w:rsid w:val="00532B8F"/>
    <w:rsid w:val="005420AE"/>
    <w:rsid w:val="0056182E"/>
    <w:rsid w:val="0057203E"/>
    <w:rsid w:val="00584F78"/>
    <w:rsid w:val="00587583"/>
    <w:rsid w:val="00595E92"/>
    <w:rsid w:val="0059757C"/>
    <w:rsid w:val="005B1018"/>
    <w:rsid w:val="005B205E"/>
    <w:rsid w:val="005D27E4"/>
    <w:rsid w:val="005E0B12"/>
    <w:rsid w:val="005E1A0C"/>
    <w:rsid w:val="00605415"/>
    <w:rsid w:val="006165A3"/>
    <w:rsid w:val="006265F1"/>
    <w:rsid w:val="00634FF5"/>
    <w:rsid w:val="0063779F"/>
    <w:rsid w:val="00672F8E"/>
    <w:rsid w:val="006757D5"/>
    <w:rsid w:val="006776C7"/>
    <w:rsid w:val="006837B3"/>
    <w:rsid w:val="006B0F06"/>
    <w:rsid w:val="006B3A65"/>
    <w:rsid w:val="006C38CA"/>
    <w:rsid w:val="006C6467"/>
    <w:rsid w:val="006D0EBA"/>
    <w:rsid w:val="006E0A21"/>
    <w:rsid w:val="006F1C0E"/>
    <w:rsid w:val="006F2382"/>
    <w:rsid w:val="006F7259"/>
    <w:rsid w:val="007175A5"/>
    <w:rsid w:val="0072609A"/>
    <w:rsid w:val="007520C9"/>
    <w:rsid w:val="007629C0"/>
    <w:rsid w:val="0076482D"/>
    <w:rsid w:val="00772C15"/>
    <w:rsid w:val="00787565"/>
    <w:rsid w:val="007A2FDE"/>
    <w:rsid w:val="007B447B"/>
    <w:rsid w:val="007C093C"/>
    <w:rsid w:val="007C58E3"/>
    <w:rsid w:val="007D7937"/>
    <w:rsid w:val="007D7C82"/>
    <w:rsid w:val="007E28F5"/>
    <w:rsid w:val="0080051B"/>
    <w:rsid w:val="00800ACA"/>
    <w:rsid w:val="00807653"/>
    <w:rsid w:val="00815822"/>
    <w:rsid w:val="0084036F"/>
    <w:rsid w:val="008420BD"/>
    <w:rsid w:val="00852B65"/>
    <w:rsid w:val="008667D6"/>
    <w:rsid w:val="00867ABA"/>
    <w:rsid w:val="008844D0"/>
    <w:rsid w:val="00894420"/>
    <w:rsid w:val="0089444B"/>
    <w:rsid w:val="0089692F"/>
    <w:rsid w:val="008B3C0F"/>
    <w:rsid w:val="008C011B"/>
    <w:rsid w:val="008E357D"/>
    <w:rsid w:val="008E58DD"/>
    <w:rsid w:val="008E6C59"/>
    <w:rsid w:val="008F5690"/>
    <w:rsid w:val="008F78F4"/>
    <w:rsid w:val="00906B2D"/>
    <w:rsid w:val="00916D7F"/>
    <w:rsid w:val="0093430E"/>
    <w:rsid w:val="009347E3"/>
    <w:rsid w:val="00937694"/>
    <w:rsid w:val="0094103A"/>
    <w:rsid w:val="00964A60"/>
    <w:rsid w:val="00966DDB"/>
    <w:rsid w:val="00982985"/>
    <w:rsid w:val="00987EBE"/>
    <w:rsid w:val="00992B04"/>
    <w:rsid w:val="009C14A6"/>
    <w:rsid w:val="009C2C39"/>
    <w:rsid w:val="009F1381"/>
    <w:rsid w:val="009F4DAA"/>
    <w:rsid w:val="009F6551"/>
    <w:rsid w:val="00A016E9"/>
    <w:rsid w:val="00A01F10"/>
    <w:rsid w:val="00A033FB"/>
    <w:rsid w:val="00A12636"/>
    <w:rsid w:val="00A16487"/>
    <w:rsid w:val="00A21ED1"/>
    <w:rsid w:val="00A323FD"/>
    <w:rsid w:val="00A37816"/>
    <w:rsid w:val="00A40B98"/>
    <w:rsid w:val="00A71B3D"/>
    <w:rsid w:val="00A811F9"/>
    <w:rsid w:val="00A8749F"/>
    <w:rsid w:val="00A905B3"/>
    <w:rsid w:val="00A90DD3"/>
    <w:rsid w:val="00A91483"/>
    <w:rsid w:val="00AA5262"/>
    <w:rsid w:val="00AD70CA"/>
    <w:rsid w:val="00B102E8"/>
    <w:rsid w:val="00B14463"/>
    <w:rsid w:val="00B36635"/>
    <w:rsid w:val="00B43FC7"/>
    <w:rsid w:val="00B52D94"/>
    <w:rsid w:val="00B62CB5"/>
    <w:rsid w:val="00B70C14"/>
    <w:rsid w:val="00B714A3"/>
    <w:rsid w:val="00B825D7"/>
    <w:rsid w:val="00B86EA7"/>
    <w:rsid w:val="00B86ED2"/>
    <w:rsid w:val="00B95998"/>
    <w:rsid w:val="00BA6EAF"/>
    <w:rsid w:val="00BB0E57"/>
    <w:rsid w:val="00BD47CE"/>
    <w:rsid w:val="00BE2858"/>
    <w:rsid w:val="00BE304F"/>
    <w:rsid w:val="00BF0D2A"/>
    <w:rsid w:val="00C02277"/>
    <w:rsid w:val="00C11D4B"/>
    <w:rsid w:val="00C17E58"/>
    <w:rsid w:val="00C36A5E"/>
    <w:rsid w:val="00C50853"/>
    <w:rsid w:val="00C65FB9"/>
    <w:rsid w:val="00C66B9C"/>
    <w:rsid w:val="00C66D1E"/>
    <w:rsid w:val="00C8148D"/>
    <w:rsid w:val="00C843B7"/>
    <w:rsid w:val="00C8570D"/>
    <w:rsid w:val="00C930DE"/>
    <w:rsid w:val="00C96844"/>
    <w:rsid w:val="00CC16AE"/>
    <w:rsid w:val="00CC32D0"/>
    <w:rsid w:val="00CC54A8"/>
    <w:rsid w:val="00CD4C98"/>
    <w:rsid w:val="00CF5CC7"/>
    <w:rsid w:val="00D07EAD"/>
    <w:rsid w:val="00D11E75"/>
    <w:rsid w:val="00D167A1"/>
    <w:rsid w:val="00D20B76"/>
    <w:rsid w:val="00D275F6"/>
    <w:rsid w:val="00D3006B"/>
    <w:rsid w:val="00D34A81"/>
    <w:rsid w:val="00D46D6E"/>
    <w:rsid w:val="00D52C11"/>
    <w:rsid w:val="00D530AE"/>
    <w:rsid w:val="00D57408"/>
    <w:rsid w:val="00D60462"/>
    <w:rsid w:val="00D60BE6"/>
    <w:rsid w:val="00D6560C"/>
    <w:rsid w:val="00D719EB"/>
    <w:rsid w:val="00D72CBD"/>
    <w:rsid w:val="00D92176"/>
    <w:rsid w:val="00D92813"/>
    <w:rsid w:val="00D9415C"/>
    <w:rsid w:val="00D957D8"/>
    <w:rsid w:val="00DA779B"/>
    <w:rsid w:val="00DB7BEB"/>
    <w:rsid w:val="00DD6FC1"/>
    <w:rsid w:val="00DF2A2A"/>
    <w:rsid w:val="00E01D7C"/>
    <w:rsid w:val="00E0265F"/>
    <w:rsid w:val="00E03A52"/>
    <w:rsid w:val="00E60973"/>
    <w:rsid w:val="00EA33EA"/>
    <w:rsid w:val="00EA448A"/>
    <w:rsid w:val="00EB63C7"/>
    <w:rsid w:val="00EB702C"/>
    <w:rsid w:val="00ED45D0"/>
    <w:rsid w:val="00EF29C4"/>
    <w:rsid w:val="00F109D7"/>
    <w:rsid w:val="00F2392C"/>
    <w:rsid w:val="00F2723C"/>
    <w:rsid w:val="00F275FA"/>
    <w:rsid w:val="00F414E1"/>
    <w:rsid w:val="00F419E1"/>
    <w:rsid w:val="00F62EFD"/>
    <w:rsid w:val="00F736A3"/>
    <w:rsid w:val="00F76CCE"/>
    <w:rsid w:val="00F87C7B"/>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9E4C1AA-1820-46F9-9F14-E774C8E7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18</Pages>
  <Words>21285</Words>
  <Characters>121330</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26</cp:revision>
  <cp:lastPrinted>2018-08-14T16:15:00Z</cp:lastPrinted>
  <dcterms:created xsi:type="dcterms:W3CDTF">2019-01-25T21:37:00Z</dcterms:created>
  <dcterms:modified xsi:type="dcterms:W3CDTF">2019-01-31T18:00:00Z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