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8F7E95"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3EB02007"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58890070"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40B1EF6F"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071CCF46"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4F8DCDA3"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0AF5D16B"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76972552" w14:textId="3C76EDBE"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C4735F">
        <w:rPr>
          <w:rFonts w:ascii="Times New Roman" w:hAnsi="Times New Roman" w:cs="Times New Roman"/>
          <w:b/>
        </w:rPr>
        <w:t>Temporal effectiveness of biodiversity surrogates in</w:t>
      </w:r>
    </w:p>
    <w:p w14:paraId="0792C0C1" w14:textId="1F7FBD77"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C4735F">
        <w:rPr>
          <w:rFonts w:ascii="Times New Roman" w:hAnsi="Times New Roman" w:cs="Times New Roman"/>
          <w:b/>
        </w:rPr>
        <w:t>coral reefs in the British Virgin Islands</w:t>
      </w:r>
    </w:p>
    <w:p w14:paraId="4116F09B" w14:textId="1D4FEE48"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C4735F">
        <w:rPr>
          <w:rFonts w:ascii="Times New Roman" w:hAnsi="Times New Roman" w:cs="Times New Roman"/>
        </w:rPr>
        <w:t xml:space="preserve">Nicole B. </w:t>
      </w:r>
      <w:proofErr w:type="spellStart"/>
      <w:r w:rsidRPr="00C4735F">
        <w:rPr>
          <w:rFonts w:ascii="Times New Roman" w:hAnsi="Times New Roman" w:cs="Times New Roman"/>
        </w:rPr>
        <w:t>Keefner</w:t>
      </w:r>
      <w:proofErr w:type="spellEnd"/>
    </w:p>
    <w:p w14:paraId="4B9146C1" w14:textId="403FF089"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C4735F">
        <w:rPr>
          <w:rFonts w:ascii="Times New Roman" w:hAnsi="Times New Roman" w:cs="Times New Roman"/>
        </w:rPr>
        <w:t>Biological and Environmental Sciences</w:t>
      </w:r>
    </w:p>
    <w:p w14:paraId="25585B92"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61D7F2FF"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59352F8C"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49041CDB"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1BBBF217"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2B7BA785"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116E5CBB"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7003EF8E" w14:textId="6549B5E7" w:rsidR="000560AF" w:rsidRPr="00C4735F" w:rsidRDefault="008E357D" w:rsidP="008E357D">
      <w:pPr>
        <w:pStyle w:val="Title"/>
      </w:pPr>
      <w:r w:rsidRPr="00C4735F">
        <w:rPr>
          <w:b w:val="0"/>
        </w:rPr>
        <w:br w:type="page"/>
      </w:r>
      <w:r w:rsidR="00C8148D" w:rsidRPr="00C4735F">
        <w:lastRenderedPageBreak/>
        <w:t xml:space="preserve">Temporal effectiveness of </w:t>
      </w:r>
      <w:r w:rsidR="00F62EFD" w:rsidRPr="00C4735F">
        <w:t xml:space="preserve">biodiversity </w:t>
      </w:r>
      <w:r w:rsidR="00C8148D" w:rsidRPr="00C4735F">
        <w:t>surrogates in coral reef</w:t>
      </w:r>
      <w:r w:rsidR="000560AF" w:rsidRPr="00C4735F">
        <w:t xml:space="preserve">s </w:t>
      </w:r>
      <w:r w:rsidR="00C8148D" w:rsidRPr="00C4735F">
        <w:t>in</w:t>
      </w:r>
      <w:r w:rsidR="000560AF" w:rsidRPr="00C4735F">
        <w:t xml:space="preserve"> the British Virgin Islands</w:t>
      </w:r>
    </w:p>
    <w:p w14:paraId="620A00A3" w14:textId="77777777" w:rsidR="000560AF" w:rsidRPr="00C4735F" w:rsidRDefault="000560AF" w:rsidP="006C38CA">
      <w:pPr>
        <w:widowControl w:val="0"/>
        <w:autoSpaceDE w:val="0"/>
        <w:autoSpaceDN w:val="0"/>
        <w:adjustRightInd w:val="0"/>
        <w:spacing w:line="480" w:lineRule="auto"/>
        <w:outlineLvl w:val="0"/>
        <w:rPr>
          <w:rFonts w:ascii="Times New Roman" w:hAnsi="Times New Roman" w:cs="Times New Roman"/>
        </w:rPr>
      </w:pPr>
      <w:r w:rsidRPr="00C4735F">
        <w:rPr>
          <w:rFonts w:ascii="Times New Roman" w:hAnsi="Times New Roman" w:cs="Times New Roman"/>
        </w:rPr>
        <w:t>Nicole B. Keefner</w:t>
      </w:r>
      <w:r w:rsidRPr="00C4735F">
        <w:rPr>
          <w:rFonts w:ascii="Times New Roman" w:hAnsi="Times New Roman" w:cs="Times New Roman"/>
          <w:vertAlign w:val="superscript"/>
        </w:rPr>
        <w:t>1</w:t>
      </w:r>
    </w:p>
    <w:p w14:paraId="34C75657" w14:textId="77777777" w:rsidR="000560AF" w:rsidRPr="00C4735F" w:rsidRDefault="000560AF" w:rsidP="006C38CA">
      <w:pPr>
        <w:widowControl w:val="0"/>
        <w:autoSpaceDE w:val="0"/>
        <w:autoSpaceDN w:val="0"/>
        <w:adjustRightInd w:val="0"/>
        <w:spacing w:line="480" w:lineRule="auto"/>
        <w:rPr>
          <w:rFonts w:ascii="Times New Roman" w:hAnsi="Times New Roman" w:cs="Times New Roman"/>
        </w:rPr>
      </w:pPr>
      <w:r w:rsidRPr="00C4735F">
        <w:rPr>
          <w:rFonts w:ascii="Times New Roman" w:hAnsi="Times New Roman" w:cs="Times New Roman"/>
          <w:vertAlign w:val="superscript"/>
        </w:rPr>
        <w:t>1</w:t>
      </w:r>
      <w:r w:rsidRPr="00C4735F">
        <w:rPr>
          <w:rFonts w:ascii="Times New Roman" w:hAnsi="Times New Roman" w:cs="Times New Roman"/>
        </w:rPr>
        <w:t xml:space="preserve">Department of Natural Resources Science, University of Rhode Island, Kingston, RI 02881, USA. </w:t>
      </w:r>
    </w:p>
    <w:p w14:paraId="5E481B60" w14:textId="6095CCDA" w:rsidR="000560AF" w:rsidRPr="00C4735F" w:rsidRDefault="006B0F06" w:rsidP="008E357D">
      <w:pPr>
        <w:pStyle w:val="Heading1"/>
      </w:pPr>
      <w:r w:rsidRPr="00C4735F">
        <w:t>Abstract</w:t>
      </w:r>
    </w:p>
    <w:p w14:paraId="52DBE5EB" w14:textId="07A6C3F7" w:rsidR="007E28F5" w:rsidRPr="00C4735F" w:rsidRDefault="007E28F5" w:rsidP="009C7A6B">
      <w:pPr>
        <w:ind w:firstLine="720"/>
        <w:rPr>
          <w:rFonts w:ascii="Times New Roman" w:hAnsi="Times New Roman" w:cs="Times New Roman"/>
          <w:color w:val="333333"/>
          <w:shd w:val="clear" w:color="auto" w:fill="FFFFFF"/>
        </w:rPr>
      </w:pPr>
      <w:r w:rsidRPr="00C4735F">
        <w:rPr>
          <w:rFonts w:ascii="Times New Roman" w:hAnsi="Times New Roman" w:cs="Times New Roman"/>
          <w:color w:val="333333"/>
          <w:shd w:val="clear" w:color="auto" w:fill="FFFFFF"/>
        </w:rPr>
        <w:t>Biodiversity is declining around the world</w:t>
      </w:r>
      <w:ins w:id="0" w:author="Brian Gerber" w:date="2019-02-12T09:06:00Z">
        <w:r w:rsidR="00DB17EF">
          <w:rPr>
            <w:rFonts w:ascii="Times New Roman" w:hAnsi="Times New Roman" w:cs="Times New Roman"/>
            <w:color w:val="333333"/>
            <w:shd w:val="clear" w:color="auto" w:fill="FFFFFF"/>
          </w:rPr>
          <w:t xml:space="preserve">, necessitating </w:t>
        </w:r>
      </w:ins>
      <w:ins w:id="1" w:author="Brian Gerber" w:date="2019-02-12T09:07:00Z">
        <w:r w:rsidR="00DB17EF">
          <w:rPr>
            <w:rFonts w:ascii="Times New Roman" w:hAnsi="Times New Roman" w:cs="Times New Roman"/>
            <w:color w:val="333333"/>
            <w:shd w:val="clear" w:color="auto" w:fill="FFFFFF"/>
          </w:rPr>
          <w:t xml:space="preserve">rapid identification of species </w:t>
        </w:r>
      </w:ins>
      <w:ins w:id="2" w:author="Brian Gerber" w:date="2019-02-12T09:08:00Z">
        <w:r w:rsidR="00DB17EF">
          <w:rPr>
            <w:rFonts w:ascii="Times New Roman" w:hAnsi="Times New Roman" w:cs="Times New Roman"/>
            <w:color w:val="333333"/>
            <w:shd w:val="clear" w:color="auto" w:fill="FFFFFF"/>
          </w:rPr>
          <w:t>distribution</w:t>
        </w:r>
      </w:ins>
      <w:ins w:id="3" w:author="Brian Gerber" w:date="2019-02-12T09:09:00Z">
        <w:r w:rsidR="00DB17EF">
          <w:rPr>
            <w:rFonts w:ascii="Times New Roman" w:hAnsi="Times New Roman" w:cs="Times New Roman"/>
            <w:color w:val="333333"/>
            <w:shd w:val="clear" w:color="auto" w:fill="FFFFFF"/>
          </w:rPr>
          <w:t xml:space="preserve"> contractions and </w:t>
        </w:r>
      </w:ins>
      <w:ins w:id="4" w:author="Brian Gerber" w:date="2019-02-12T09:10:00Z">
        <w:r w:rsidR="00DB17EF">
          <w:rPr>
            <w:rFonts w:ascii="Times New Roman" w:hAnsi="Times New Roman" w:cs="Times New Roman"/>
            <w:color w:val="333333"/>
            <w:shd w:val="clear" w:color="auto" w:fill="FFFFFF"/>
          </w:rPr>
          <w:t xml:space="preserve">population </w:t>
        </w:r>
      </w:ins>
      <w:ins w:id="5" w:author="Brian Gerber" w:date="2019-02-12T09:09:00Z">
        <w:r w:rsidR="00DB17EF">
          <w:rPr>
            <w:rFonts w:ascii="Times New Roman" w:hAnsi="Times New Roman" w:cs="Times New Roman"/>
            <w:color w:val="333333"/>
            <w:shd w:val="clear" w:color="auto" w:fill="FFFFFF"/>
          </w:rPr>
          <w:t>declines</w:t>
        </w:r>
      </w:ins>
      <w:ins w:id="6" w:author="Brian Gerber" w:date="2019-02-12T09:08:00Z">
        <w:r w:rsidR="00DB17EF">
          <w:rPr>
            <w:rFonts w:ascii="Times New Roman" w:hAnsi="Times New Roman" w:cs="Times New Roman"/>
            <w:color w:val="333333"/>
            <w:shd w:val="clear" w:color="auto" w:fill="FFFFFF"/>
          </w:rPr>
          <w:t xml:space="preserve"> to identify conservation priorities. </w:t>
        </w:r>
      </w:ins>
      <w:ins w:id="7" w:author="Brian Gerber" w:date="2019-02-12T09:09:00Z">
        <w:r w:rsidR="00DB17EF">
          <w:rPr>
            <w:rFonts w:ascii="Times New Roman" w:hAnsi="Times New Roman" w:cs="Times New Roman"/>
            <w:color w:val="333333"/>
            <w:shd w:val="clear" w:color="auto" w:fill="FFFFFF"/>
          </w:rPr>
          <w:t xml:space="preserve">Surrogates are increasingly being used </w:t>
        </w:r>
      </w:ins>
      <w:ins w:id="8" w:author="Brian Gerber" w:date="2019-02-12T09:11:00Z">
        <w:r w:rsidR="00DB17EF">
          <w:rPr>
            <w:rFonts w:ascii="Times New Roman" w:hAnsi="Times New Roman" w:cs="Times New Roman"/>
            <w:color w:val="333333"/>
            <w:shd w:val="clear" w:color="auto" w:fill="FFFFFF"/>
          </w:rPr>
          <w:t>to meet this challenge</w:t>
        </w:r>
      </w:ins>
      <w:del w:id="9" w:author="Brian Gerber" w:date="2019-02-12T09:11:00Z">
        <w:r w:rsidR="00242217" w:rsidDel="00DB17EF">
          <w:rPr>
            <w:rFonts w:ascii="Times New Roman" w:hAnsi="Times New Roman" w:cs="Times New Roman"/>
            <w:color w:val="333333"/>
            <w:shd w:val="clear" w:color="auto" w:fill="FFFFFF"/>
          </w:rPr>
          <w:delText xml:space="preserve"> and </w:delText>
        </w:r>
        <w:r w:rsidR="00C03B9F" w:rsidDel="00DB17EF">
          <w:rPr>
            <w:rFonts w:ascii="Times New Roman" w:hAnsi="Times New Roman" w:cs="Times New Roman"/>
            <w:color w:val="333333"/>
            <w:shd w:val="clear" w:color="auto" w:fill="FFFFFF"/>
          </w:rPr>
          <w:delText>s</w:delText>
        </w:r>
        <w:r w:rsidR="00242217" w:rsidDel="00DB17EF">
          <w:rPr>
            <w:rFonts w:ascii="Times New Roman" w:hAnsi="Times New Roman" w:cs="Times New Roman"/>
            <w:color w:val="333333"/>
            <w:shd w:val="clear" w:color="auto" w:fill="FFFFFF"/>
          </w:rPr>
          <w:delText xml:space="preserve">urrogates are </w:delText>
        </w:r>
        <w:r w:rsidR="00C03B9F" w:rsidDel="00DB17EF">
          <w:rPr>
            <w:rFonts w:ascii="Times New Roman" w:hAnsi="Times New Roman" w:cs="Times New Roman"/>
            <w:color w:val="333333"/>
            <w:shd w:val="clear" w:color="auto" w:fill="FFFFFF"/>
          </w:rPr>
          <w:delText>becoming increasingly ubiquitous</w:delText>
        </w:r>
        <w:r w:rsidR="00242217" w:rsidDel="00DB17EF">
          <w:rPr>
            <w:rFonts w:ascii="Times New Roman" w:hAnsi="Times New Roman" w:cs="Times New Roman"/>
            <w:color w:val="333333"/>
            <w:shd w:val="clear" w:color="auto" w:fill="FFFFFF"/>
          </w:rPr>
          <w:delText xml:space="preserve"> to meet the</w:delText>
        </w:r>
        <w:r w:rsidRPr="00C4735F" w:rsidDel="00DB17EF">
          <w:rPr>
            <w:rFonts w:ascii="Times New Roman" w:hAnsi="Times New Roman" w:cs="Times New Roman"/>
            <w:color w:val="333333"/>
            <w:shd w:val="clear" w:color="auto" w:fill="FFFFFF"/>
          </w:rPr>
          <w:delText xml:space="preserve"> </w:delText>
        </w:r>
        <w:r w:rsidR="00C03B9F" w:rsidDel="00DB17EF">
          <w:rPr>
            <w:rFonts w:ascii="Times New Roman" w:hAnsi="Times New Roman" w:cs="Times New Roman"/>
            <w:color w:val="333333"/>
            <w:shd w:val="clear" w:color="auto" w:fill="FFFFFF"/>
          </w:rPr>
          <w:delText>ri</w:delText>
        </w:r>
        <w:r w:rsidR="00C03B9F" w:rsidRPr="00C4735F" w:rsidDel="00DB17EF">
          <w:rPr>
            <w:rFonts w:ascii="Times New Roman" w:hAnsi="Times New Roman" w:cs="Times New Roman"/>
            <w:color w:val="333333"/>
            <w:shd w:val="clear" w:color="auto" w:fill="FFFFFF"/>
          </w:rPr>
          <w:delText xml:space="preserve">sing </w:delText>
        </w:r>
        <w:r w:rsidRPr="00C4735F" w:rsidDel="00DB17EF">
          <w:rPr>
            <w:rFonts w:ascii="Times New Roman" w:hAnsi="Times New Roman" w:cs="Times New Roman"/>
            <w:color w:val="333333"/>
            <w:shd w:val="clear" w:color="auto" w:fill="FFFFFF"/>
          </w:rPr>
          <w:delText xml:space="preserve">need for rapid identification of species </w:delText>
        </w:r>
        <w:r w:rsidR="00C03B9F" w:rsidDel="00DB17EF">
          <w:rPr>
            <w:rFonts w:ascii="Times New Roman" w:hAnsi="Times New Roman" w:cs="Times New Roman"/>
            <w:color w:val="333333"/>
            <w:shd w:val="clear" w:color="auto" w:fill="FFFFFF"/>
          </w:rPr>
          <w:delText>to establish</w:delText>
        </w:r>
        <w:r w:rsidRPr="00C4735F" w:rsidDel="00DB17EF">
          <w:rPr>
            <w:rFonts w:ascii="Times New Roman" w:hAnsi="Times New Roman" w:cs="Times New Roman"/>
            <w:color w:val="333333"/>
            <w:shd w:val="clear" w:color="auto" w:fill="FFFFFF"/>
          </w:rPr>
          <w:delText xml:space="preserve"> biodiversity and conservation hotspots.</w:delText>
        </w:r>
      </w:del>
      <w:ins w:id="10" w:author="Brian Gerber" w:date="2019-02-12T09:11:00Z">
        <w:r w:rsidR="00DB17EF">
          <w:rPr>
            <w:rFonts w:ascii="Times New Roman" w:hAnsi="Times New Roman" w:cs="Times New Roman"/>
            <w:color w:val="333333"/>
            <w:shd w:val="clear" w:color="auto" w:fill="FFFFFF"/>
          </w:rPr>
          <w:t>.</w:t>
        </w:r>
      </w:ins>
      <w:r w:rsidRPr="00C4735F">
        <w:rPr>
          <w:rFonts w:ascii="Times New Roman" w:hAnsi="Times New Roman" w:cs="Times New Roman"/>
          <w:color w:val="333333"/>
          <w:shd w:val="clear" w:color="auto" w:fill="FFFFFF"/>
        </w:rPr>
        <w:t xml:space="preserve"> A good surrogate is expected to be easier to monitor than the target species and meets the assumption that the target-surrogate relationship is constant over space and time. Our objective was to evaluate the temporal stability of surrogates in coral reef systems around Guana Island in the British Virgin Islands using data from an ongoing monitoring effort of fishes, corals, and sponges. Of these, </w:t>
      </w:r>
      <w:commentRangeStart w:id="11"/>
      <w:r w:rsidRPr="00C4735F">
        <w:rPr>
          <w:rFonts w:ascii="Times New Roman" w:hAnsi="Times New Roman" w:cs="Times New Roman"/>
          <w:color w:val="333333"/>
          <w:shd w:val="clear" w:color="auto" w:fill="FFFFFF"/>
        </w:rPr>
        <w:t xml:space="preserve">corals </w:t>
      </w:r>
      <w:commentRangeEnd w:id="11"/>
      <w:r w:rsidR="00DB17EF">
        <w:rPr>
          <w:rStyle w:val="CommentReference"/>
        </w:rPr>
        <w:commentReference w:id="11"/>
      </w:r>
      <w:r w:rsidRPr="00C4735F">
        <w:rPr>
          <w:rFonts w:ascii="Times New Roman" w:hAnsi="Times New Roman" w:cs="Times New Roman"/>
          <w:color w:val="333333"/>
          <w:shd w:val="clear" w:color="auto" w:fill="FFFFFF"/>
        </w:rPr>
        <w:t>are the</w:t>
      </w:r>
      <w:r w:rsidR="003824FC" w:rsidRPr="00C4735F">
        <w:rPr>
          <w:rFonts w:ascii="Times New Roman" w:hAnsi="Times New Roman" w:cs="Times New Roman"/>
          <w:color w:val="333333"/>
          <w:shd w:val="clear" w:color="auto" w:fill="FFFFFF"/>
        </w:rPr>
        <w:t xml:space="preserve"> most widely</w:t>
      </w:r>
      <w:r w:rsidRPr="00C4735F">
        <w:rPr>
          <w:rFonts w:ascii="Times New Roman" w:hAnsi="Times New Roman" w:cs="Times New Roman"/>
          <w:color w:val="333333"/>
          <w:shd w:val="clear" w:color="auto" w:fill="FFFFFF"/>
        </w:rPr>
        <w:t xml:space="preserve"> monitor</w:t>
      </w:r>
      <w:r w:rsidR="003824FC" w:rsidRPr="00C4735F">
        <w:rPr>
          <w:rFonts w:ascii="Times New Roman" w:hAnsi="Times New Roman" w:cs="Times New Roman"/>
          <w:color w:val="333333"/>
          <w:shd w:val="clear" w:color="auto" w:fill="FFFFFF"/>
        </w:rPr>
        <w:t xml:space="preserve">ed and </w:t>
      </w:r>
      <w:r w:rsidR="007D351B" w:rsidRPr="00C4735F">
        <w:rPr>
          <w:rFonts w:ascii="Times New Roman" w:hAnsi="Times New Roman" w:cs="Times New Roman"/>
          <w:color w:val="333333"/>
          <w:shd w:val="clear" w:color="auto" w:fill="FFFFFF"/>
        </w:rPr>
        <w:t xml:space="preserve">are </w:t>
      </w:r>
      <w:r w:rsidR="003824FC" w:rsidRPr="00C4735F">
        <w:rPr>
          <w:rFonts w:ascii="Times New Roman" w:hAnsi="Times New Roman" w:cs="Times New Roman"/>
          <w:color w:val="333333"/>
          <w:shd w:val="clear" w:color="auto" w:fill="FFFFFF"/>
        </w:rPr>
        <w:t>often assumed to be good surrogate</w:t>
      </w:r>
      <w:r w:rsidR="007D351B" w:rsidRPr="00C4735F">
        <w:rPr>
          <w:rFonts w:ascii="Times New Roman" w:hAnsi="Times New Roman" w:cs="Times New Roman"/>
          <w:color w:val="333333"/>
          <w:shd w:val="clear" w:color="auto" w:fill="FFFFFF"/>
        </w:rPr>
        <w:t>s</w:t>
      </w:r>
      <w:r w:rsidR="003824FC" w:rsidRPr="00C4735F">
        <w:rPr>
          <w:rFonts w:ascii="Times New Roman" w:hAnsi="Times New Roman" w:cs="Times New Roman"/>
          <w:color w:val="333333"/>
          <w:shd w:val="clear" w:color="auto" w:fill="FFFFFF"/>
        </w:rPr>
        <w:t xml:space="preserve"> for diversity of other reef-associated taxa. </w:t>
      </w:r>
      <w:r w:rsidRPr="00C4735F">
        <w:rPr>
          <w:rFonts w:ascii="Times New Roman" w:hAnsi="Times New Roman" w:cs="Times New Roman"/>
          <w:color w:val="333333"/>
          <w:shd w:val="clear" w:color="auto" w:fill="FFFFFF"/>
        </w:rPr>
        <w:t xml:space="preserve"> </w:t>
      </w:r>
      <w:r w:rsidR="003824FC" w:rsidRPr="00C4735F">
        <w:rPr>
          <w:rFonts w:ascii="Times New Roman" w:hAnsi="Times New Roman" w:cs="Times New Roman"/>
          <w:color w:val="333333"/>
          <w:shd w:val="clear" w:color="auto" w:fill="FFFFFF"/>
        </w:rPr>
        <w:t>W</w:t>
      </w:r>
      <w:r w:rsidRPr="00C4735F">
        <w:rPr>
          <w:rFonts w:ascii="Times New Roman" w:hAnsi="Times New Roman" w:cs="Times New Roman"/>
          <w:color w:val="333333"/>
          <w:shd w:val="clear" w:color="auto" w:fill="FFFFFF"/>
        </w:rPr>
        <w:t xml:space="preserve">e </w:t>
      </w:r>
      <w:r w:rsidR="003824FC" w:rsidRPr="00C4735F">
        <w:rPr>
          <w:rFonts w:ascii="Times New Roman" w:hAnsi="Times New Roman" w:cs="Times New Roman"/>
          <w:color w:val="333333"/>
          <w:shd w:val="clear" w:color="auto" w:fill="FFFFFF"/>
        </w:rPr>
        <w:t xml:space="preserve">thus </w:t>
      </w:r>
      <w:r w:rsidRPr="00C4735F">
        <w:rPr>
          <w:rFonts w:ascii="Times New Roman" w:hAnsi="Times New Roman" w:cs="Times New Roman"/>
          <w:color w:val="333333"/>
          <w:shd w:val="clear" w:color="auto" w:fill="FFFFFF"/>
        </w:rPr>
        <w:t xml:space="preserve">hypothesize </w:t>
      </w:r>
      <w:r w:rsidR="003824FC" w:rsidRPr="00C4735F">
        <w:rPr>
          <w:rFonts w:ascii="Times New Roman" w:hAnsi="Times New Roman" w:cs="Times New Roman"/>
          <w:color w:val="333333"/>
          <w:shd w:val="clear" w:color="auto" w:fill="FFFFFF"/>
        </w:rPr>
        <w:t xml:space="preserve">that </w:t>
      </w:r>
      <w:commentRangeStart w:id="12"/>
      <w:r w:rsidRPr="00C4735F">
        <w:rPr>
          <w:rFonts w:ascii="Times New Roman" w:hAnsi="Times New Roman" w:cs="Times New Roman"/>
          <w:color w:val="333333"/>
          <w:shd w:val="clear" w:color="auto" w:fill="FFFFFF"/>
        </w:rPr>
        <w:t xml:space="preserve">coral richness will be a good surrogate for fish richness </w:t>
      </w:r>
      <w:commentRangeEnd w:id="12"/>
      <w:r w:rsidR="009C7A6B">
        <w:rPr>
          <w:rStyle w:val="CommentReference"/>
        </w:rPr>
        <w:commentReference w:id="12"/>
      </w:r>
      <w:r w:rsidRPr="00C4735F">
        <w:rPr>
          <w:rFonts w:ascii="Times New Roman" w:hAnsi="Times New Roman" w:cs="Times New Roman"/>
          <w:color w:val="333333"/>
          <w:shd w:val="clear" w:color="auto" w:fill="FFFFFF"/>
        </w:rPr>
        <w:t xml:space="preserve">and sponge richness. </w:t>
      </w:r>
      <w:commentRangeStart w:id="13"/>
      <w:r w:rsidRPr="00C4735F">
        <w:rPr>
          <w:rFonts w:ascii="Times New Roman" w:hAnsi="Times New Roman" w:cs="Times New Roman"/>
          <w:color w:val="333333"/>
          <w:shd w:val="clear" w:color="auto" w:fill="FFFFFF"/>
        </w:rPr>
        <w:t xml:space="preserve">We quantified </w:t>
      </w:r>
      <w:commentRangeEnd w:id="13"/>
      <w:r w:rsidR="009C7A6B">
        <w:rPr>
          <w:rStyle w:val="CommentReference"/>
        </w:rPr>
        <w:commentReference w:id="13"/>
      </w:r>
      <w:r w:rsidRPr="00C4735F">
        <w:rPr>
          <w:rFonts w:ascii="Times New Roman" w:hAnsi="Times New Roman" w:cs="Times New Roman"/>
          <w:color w:val="333333"/>
          <w:shd w:val="clear" w:color="auto" w:fill="FFFFFF"/>
        </w:rPr>
        <w:t xml:space="preserve">sponges, corals, and fishes </w:t>
      </w:r>
      <w:r w:rsidR="003824FC" w:rsidRPr="00C4735F">
        <w:rPr>
          <w:rFonts w:ascii="Times New Roman" w:hAnsi="Times New Roman" w:cs="Times New Roman"/>
          <w:color w:val="333333"/>
          <w:shd w:val="clear" w:color="auto" w:fill="FFFFFF"/>
        </w:rPr>
        <w:t>at</w:t>
      </w:r>
      <w:r w:rsidRPr="00C4735F">
        <w:rPr>
          <w:rFonts w:ascii="Times New Roman" w:hAnsi="Times New Roman" w:cs="Times New Roman"/>
          <w:color w:val="333333"/>
          <w:shd w:val="clear" w:color="auto" w:fill="FFFFFF"/>
        </w:rPr>
        <w:t xml:space="preserve"> eight different sites </w:t>
      </w:r>
      <w:r w:rsidR="003824FC" w:rsidRPr="00C4735F">
        <w:rPr>
          <w:rFonts w:ascii="Times New Roman" w:hAnsi="Times New Roman" w:cs="Times New Roman"/>
          <w:color w:val="333333"/>
          <w:shd w:val="clear" w:color="auto" w:fill="FFFFFF"/>
        </w:rPr>
        <w:t>over 26 years</w:t>
      </w:r>
      <w:r w:rsidRPr="00C4735F">
        <w:rPr>
          <w:rFonts w:ascii="Times New Roman" w:hAnsi="Times New Roman" w:cs="Times New Roman"/>
          <w:color w:val="333333"/>
          <w:shd w:val="clear" w:color="auto" w:fill="FFFFFF"/>
        </w:rPr>
        <w:t xml:space="preserve">. </w:t>
      </w:r>
      <w:commentRangeStart w:id="14"/>
      <w:r w:rsidRPr="00C4735F">
        <w:rPr>
          <w:rFonts w:ascii="Times New Roman" w:hAnsi="Times New Roman" w:cs="Times New Roman"/>
          <w:color w:val="333333"/>
          <w:shd w:val="clear" w:color="auto" w:fill="FFFFFF"/>
        </w:rPr>
        <w:t xml:space="preserve">We also investigated how the inclusion of </w:t>
      </w:r>
      <w:commentRangeStart w:id="15"/>
      <w:r w:rsidRPr="00C4735F">
        <w:rPr>
          <w:rFonts w:ascii="Times New Roman" w:hAnsi="Times New Roman" w:cs="Times New Roman"/>
          <w:color w:val="333333"/>
          <w:shd w:val="clear" w:color="auto" w:fill="FFFFFF"/>
        </w:rPr>
        <w:t>recognizable taxonomic units (RTU’s</w:t>
      </w:r>
      <w:commentRangeEnd w:id="15"/>
      <w:r w:rsidR="009C7A6B">
        <w:rPr>
          <w:rStyle w:val="CommentReference"/>
        </w:rPr>
        <w:commentReference w:id="15"/>
      </w:r>
      <w:r w:rsidRPr="00C4735F">
        <w:rPr>
          <w:rFonts w:ascii="Times New Roman" w:hAnsi="Times New Roman" w:cs="Times New Roman"/>
          <w:color w:val="333333"/>
          <w:shd w:val="clear" w:color="auto" w:fill="FFFFFF"/>
        </w:rPr>
        <w:t xml:space="preserve">) compares to species-level studies. We sought correlated relationships to identify taxonomic groups that act as surrogates for target groups. </w:t>
      </w:r>
      <w:commentRangeEnd w:id="14"/>
      <w:r w:rsidR="009C7A6B">
        <w:rPr>
          <w:rStyle w:val="CommentReference"/>
        </w:rPr>
        <w:commentReference w:id="14"/>
      </w:r>
      <w:r w:rsidRPr="00C4735F">
        <w:rPr>
          <w:rFonts w:ascii="Times New Roman" w:hAnsi="Times New Roman" w:cs="Times New Roman"/>
          <w:color w:val="333333"/>
          <w:shd w:val="clear" w:color="auto" w:fill="FFFFFF"/>
        </w:rPr>
        <w:t xml:space="preserve">Our results provide insight on the use of surrogates in a coral reef ecosystem and on the inclusion of RTU’s in biodiversity studies. The identification of surrogates </w:t>
      </w:r>
      <w:r w:rsidR="00C03B9F">
        <w:rPr>
          <w:rFonts w:ascii="Times New Roman" w:hAnsi="Times New Roman" w:cs="Times New Roman"/>
          <w:color w:val="333333"/>
          <w:shd w:val="clear" w:color="auto" w:fill="FFFFFF"/>
        </w:rPr>
        <w:t xml:space="preserve">that maintain stable relationships with </w:t>
      </w:r>
      <w:commentRangeStart w:id="16"/>
      <w:r w:rsidR="00C03B9F">
        <w:rPr>
          <w:rFonts w:ascii="Times New Roman" w:hAnsi="Times New Roman" w:cs="Times New Roman"/>
          <w:color w:val="333333"/>
          <w:shd w:val="clear" w:color="auto" w:fill="FFFFFF"/>
        </w:rPr>
        <w:t xml:space="preserve">targets </w:t>
      </w:r>
      <w:commentRangeEnd w:id="16"/>
      <w:r w:rsidR="009C7A6B">
        <w:rPr>
          <w:rStyle w:val="CommentReference"/>
        </w:rPr>
        <w:commentReference w:id="16"/>
      </w:r>
      <w:r w:rsidR="00C03B9F">
        <w:rPr>
          <w:rFonts w:ascii="Times New Roman" w:hAnsi="Times New Roman" w:cs="Times New Roman"/>
          <w:color w:val="333333"/>
          <w:shd w:val="clear" w:color="auto" w:fill="FFFFFF"/>
        </w:rPr>
        <w:t xml:space="preserve">over time </w:t>
      </w:r>
      <w:r w:rsidRPr="00C4735F">
        <w:rPr>
          <w:rFonts w:ascii="Times New Roman" w:hAnsi="Times New Roman" w:cs="Times New Roman"/>
          <w:color w:val="333333"/>
          <w:shd w:val="clear" w:color="auto" w:fill="FFFFFF"/>
        </w:rPr>
        <w:t xml:space="preserve">can inform decisions regarding existing data from monitoring studies and </w:t>
      </w:r>
      <w:r w:rsidR="001F7F50" w:rsidRPr="00C4735F">
        <w:rPr>
          <w:rFonts w:ascii="Times New Roman" w:hAnsi="Times New Roman" w:cs="Times New Roman"/>
          <w:color w:val="333333"/>
          <w:shd w:val="clear" w:color="auto" w:fill="FFFFFF"/>
        </w:rPr>
        <w:t xml:space="preserve">the allocation of limited resources for </w:t>
      </w:r>
      <w:r w:rsidRPr="00C4735F">
        <w:rPr>
          <w:rFonts w:ascii="Times New Roman" w:hAnsi="Times New Roman" w:cs="Times New Roman"/>
          <w:color w:val="333333"/>
          <w:shd w:val="clear" w:color="auto" w:fill="FFFFFF"/>
        </w:rPr>
        <w:t xml:space="preserve">collection of future </w:t>
      </w:r>
      <w:commentRangeStart w:id="17"/>
      <w:r w:rsidRPr="00C4735F">
        <w:rPr>
          <w:rFonts w:ascii="Times New Roman" w:hAnsi="Times New Roman" w:cs="Times New Roman"/>
          <w:color w:val="333333"/>
          <w:shd w:val="clear" w:color="auto" w:fill="FFFFFF"/>
        </w:rPr>
        <w:t>data</w:t>
      </w:r>
      <w:commentRangeEnd w:id="17"/>
      <w:r w:rsidR="009C7A6B">
        <w:rPr>
          <w:rStyle w:val="CommentReference"/>
        </w:rPr>
        <w:commentReference w:id="17"/>
      </w:r>
      <w:r w:rsidRPr="00C4735F">
        <w:rPr>
          <w:rFonts w:ascii="Times New Roman" w:hAnsi="Times New Roman" w:cs="Times New Roman"/>
          <w:color w:val="333333"/>
          <w:shd w:val="clear" w:color="auto" w:fill="FFFFFF"/>
        </w:rPr>
        <w:t>.</w:t>
      </w:r>
    </w:p>
    <w:p w14:paraId="603E58A7" w14:textId="77777777" w:rsidR="007E28F5" w:rsidRPr="00C4735F" w:rsidRDefault="007E28F5" w:rsidP="006C38CA">
      <w:pPr>
        <w:widowControl w:val="0"/>
        <w:autoSpaceDE w:val="0"/>
        <w:autoSpaceDN w:val="0"/>
        <w:adjustRightInd w:val="0"/>
        <w:spacing w:line="480" w:lineRule="auto"/>
        <w:ind w:firstLine="720"/>
        <w:rPr>
          <w:rFonts w:ascii="Times New Roman" w:hAnsi="Times New Roman" w:cs="Times New Roman"/>
        </w:rPr>
      </w:pPr>
    </w:p>
    <w:p w14:paraId="66EE783C" w14:textId="6DE0ACDF" w:rsidR="000560AF" w:rsidRPr="00C4735F" w:rsidRDefault="006B0F06" w:rsidP="008E357D">
      <w:pPr>
        <w:pStyle w:val="Heading1"/>
      </w:pPr>
      <w:r w:rsidRPr="00C4735F">
        <w:t>Introduction</w:t>
      </w:r>
      <w:r w:rsidR="000560AF" w:rsidRPr="00C4735F">
        <w:t xml:space="preserve"> </w:t>
      </w:r>
    </w:p>
    <w:p w14:paraId="0D176F6C" w14:textId="5A1164A8" w:rsidR="001E5A07" w:rsidRPr="00C4735F" w:rsidRDefault="0094103A" w:rsidP="001E5A07">
      <w:pPr>
        <w:spacing w:line="480" w:lineRule="auto"/>
        <w:ind w:firstLine="720"/>
        <w:rPr>
          <w:rFonts w:ascii="Times New Roman" w:eastAsia="Calibri" w:hAnsi="Times New Roman" w:cs="Times New Roman"/>
        </w:rPr>
      </w:pPr>
      <w:commentRangeStart w:id="18"/>
      <w:r w:rsidRPr="00C4735F">
        <w:rPr>
          <w:rFonts w:ascii="Times New Roman" w:eastAsia="Calibri" w:hAnsi="Times New Roman" w:cs="Times New Roman"/>
        </w:rPr>
        <w:t>B</w:t>
      </w:r>
      <w:r w:rsidR="000560AF" w:rsidRPr="00C4735F">
        <w:rPr>
          <w:rFonts w:ascii="Times New Roman" w:eastAsia="Calibri" w:hAnsi="Times New Roman" w:cs="Times New Roman"/>
        </w:rPr>
        <w:t>iodiversity</w:t>
      </w:r>
      <w:commentRangeEnd w:id="18"/>
      <w:r w:rsidR="009C7A6B">
        <w:rPr>
          <w:rStyle w:val="CommentReference"/>
        </w:rPr>
        <w:commentReference w:id="18"/>
      </w:r>
      <w:r w:rsidR="006776C7" w:rsidRPr="00C4735F">
        <w:rPr>
          <w:rFonts w:ascii="Times New Roman" w:eastAsia="Calibri" w:hAnsi="Times New Roman" w:cs="Times New Roman"/>
        </w:rPr>
        <w:t xml:space="preserve"> changes and</w:t>
      </w:r>
      <w:r w:rsidR="000560AF" w:rsidRPr="00C4735F">
        <w:rPr>
          <w:rFonts w:ascii="Times New Roman" w:eastAsia="Calibri" w:hAnsi="Times New Roman" w:cs="Times New Roman"/>
        </w:rPr>
        <w:t xml:space="preserve"> declines associated with </w:t>
      </w:r>
      <w:r w:rsidR="000C7138" w:rsidRPr="00C4735F">
        <w:rPr>
          <w:rFonts w:ascii="Times New Roman" w:eastAsia="Calibri" w:hAnsi="Times New Roman" w:cs="Times New Roman"/>
        </w:rPr>
        <w:t xml:space="preserve">increasing </w:t>
      </w:r>
      <w:r w:rsidR="000560AF" w:rsidRPr="00C4735F">
        <w:rPr>
          <w:rFonts w:ascii="Times New Roman" w:eastAsia="Calibri" w:hAnsi="Times New Roman" w:cs="Times New Roman"/>
        </w:rPr>
        <w:t xml:space="preserve">levels of anthropogenic </w:t>
      </w:r>
      <w:r w:rsidR="009347E3" w:rsidRPr="00C4735F">
        <w:rPr>
          <w:rFonts w:ascii="Times New Roman" w:eastAsia="Calibri" w:hAnsi="Times New Roman" w:cs="Times New Roman"/>
        </w:rPr>
        <w:t xml:space="preserve">stress </w:t>
      </w:r>
      <w:r w:rsidR="000560AF" w:rsidRPr="00C4735F">
        <w:rPr>
          <w:rFonts w:ascii="Times New Roman" w:eastAsia="Calibri" w:hAnsi="Times New Roman" w:cs="Times New Roman"/>
        </w:rPr>
        <w:t>disrupt community dynamics</w:t>
      </w:r>
      <w:r w:rsidRPr="00C4735F">
        <w:rPr>
          <w:rFonts w:ascii="Times New Roman" w:eastAsia="Calibri" w:hAnsi="Times New Roman" w:cs="Times New Roman"/>
        </w:rPr>
        <w:t xml:space="preserve"> and are of great concern</w:t>
      </w:r>
      <w:r w:rsidR="000560AF" w:rsidRPr="00C4735F">
        <w:rPr>
          <w:rFonts w:ascii="Times New Roman" w:eastAsia="Calibri" w:hAnsi="Times New Roman" w:cs="Times New Roman"/>
        </w:rPr>
        <w:t xml:space="preserve"> </w:t>
      </w:r>
      <w:r w:rsidR="006B0F06" w:rsidRPr="00C4735F">
        <w:rPr>
          <w:rFonts w:ascii="Times New Roman" w:eastAsia="Calibri" w:hAnsi="Times New Roman" w:cs="Times New Roman"/>
        </w:rPr>
        <w:t xml:space="preserve">because biodiversity contributes to ecosystem function </w:t>
      </w:r>
      <w:r w:rsidR="006B0F06" w:rsidRPr="00C4735F">
        <w:rPr>
          <w:rFonts w:ascii="Times New Roman" w:eastAsia="Calibri" w:hAnsi="Times New Roman" w:cs="Times New Roman"/>
        </w:rPr>
        <w:fldChar w:fldCharType="begin" w:fldLock="1"/>
      </w:r>
      <w:r w:rsidR="006B0F06" w:rsidRPr="00C4735F">
        <w:rPr>
          <w:rFonts w:ascii="Times New Roman" w:eastAsia="Calibri" w:hAnsi="Times New Roman" w:cs="Times New Roman"/>
        </w:rPr>
        <w:instrText>ADDIN CSL_CITATION {"citationItems":[{"id":"ITEM-1","itemData":{"DOI":"10.1890/070195","ISBN":"1540-9295","ISSN":"15409295","PMID":"16895442","abstract":"Controlled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benefits.","author":[{"dropping-particle":"","family":"Emmett Duffy","given":"J.","non-dropping-particle":"","parse-names":false,"suffix":""}],"container-title":"Frontiers in Ecology and the Environment","id":"ITEM-1","issue":"8","issued":{"date-parts":[["2009"]]},"note":"This paper supports and defends the positive relationship between biodiversity and ecosystem function.","page":"437-444","title":"Why biodiversity is important to the functioning of real-world ecosystems","type":"article-journal","volume":"7"},"uris":["http://www.mendeley.com/documents/?uuid=2746145a-d710-4abf-a829-e29086c486af"]},{"id":"ITEM-2","itemData":{"DOI":"10.1890/120272","abstract":"This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Environment","id":"ITEM-2","issue":"9","issued":{"date-parts":[["2013"]]},"page":"465-473","title":"Biodiversity in a changing climate : A synthesis of current and projected trends in the US in a nutshell","type":"article-journal","volume":"11"},"uris":["http://www.mendeley.com/documents/?uuid=4f55d00f-190a-43cc-83d2-8feb54e0cdce"]},{"id":"ITEM-3","itemData":{"DOI":"10.1007/s10531-009-9761-9","ISBN":"0960-3115","ISSN":"09603115","PMID":"12625467","abstract":"There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Conservation","id":"ITEM-3","issue":"2","issued":{"date-parts":[["2010"]]},"note":"biodiversity crisis","page":"357-371","title":"Re-assessing current extinction rates","type":"article-journal","volume":"19"},"uris":["http://www.mendeley.com/documents/?uuid=5b5d4a67-30a3-41a5-bcc3-04f30e507025"]}],"mendeley":{"formattedCitation":"(Emmett Duffy, 2009; Staudinger et al., 2013; Stork, 2010)","plainTextFormattedCitation":"(Emmett Duffy, 2009; Staudinger et al., 2013; Stork, 2010)","previouslyFormattedCitation":"(Emmett Duffy, 2009; Staudinger et al., 2013; Stork, 2010)"},"properties":{"noteIndex":0},"schema":"https://github.com/citation-style-language/schema/raw/master/csl-citation.json"}</w:instrText>
      </w:r>
      <w:r w:rsidR="006B0F06" w:rsidRPr="00C4735F">
        <w:rPr>
          <w:rFonts w:ascii="Times New Roman" w:eastAsia="Calibri" w:hAnsi="Times New Roman" w:cs="Times New Roman"/>
        </w:rPr>
        <w:fldChar w:fldCharType="separate"/>
      </w:r>
      <w:r w:rsidR="006B0F06" w:rsidRPr="00C4735F">
        <w:rPr>
          <w:rFonts w:ascii="Times New Roman" w:eastAsia="Calibri" w:hAnsi="Times New Roman" w:cs="Times New Roman"/>
          <w:noProof/>
        </w:rPr>
        <w:t>(Emmett Duffy, 2009; Staudinger et al., 2013; Stork, 2010)</w:t>
      </w:r>
      <w:r w:rsidR="006B0F06" w:rsidRPr="00C4735F">
        <w:rPr>
          <w:rFonts w:ascii="Times New Roman" w:eastAsia="Calibri" w:hAnsi="Times New Roman" w:cs="Times New Roman"/>
        </w:rPr>
        <w:fldChar w:fldCharType="end"/>
      </w:r>
      <w:r w:rsidR="000560AF" w:rsidRPr="00C4735F">
        <w:rPr>
          <w:rFonts w:ascii="Times New Roman" w:eastAsia="Calibri" w:hAnsi="Times New Roman" w:cs="Times New Roman"/>
        </w:rPr>
        <w:t>.</w:t>
      </w:r>
      <w:r w:rsidR="00B95998" w:rsidRPr="00C4735F">
        <w:rPr>
          <w:rFonts w:ascii="Times New Roman" w:eastAsia="Calibri" w:hAnsi="Times New Roman" w:cs="Times New Roman"/>
        </w:rPr>
        <w:t xml:space="preserve"> There</w:t>
      </w:r>
      <w:r w:rsidR="00254A2A" w:rsidRPr="00C4735F">
        <w:rPr>
          <w:rFonts w:ascii="Times New Roman" w:eastAsia="Calibri" w:hAnsi="Times New Roman" w:cs="Times New Roman"/>
        </w:rPr>
        <w:t xml:space="preserve"> are many </w:t>
      </w:r>
      <w:r w:rsidR="00045783" w:rsidRPr="00C4735F">
        <w:rPr>
          <w:rFonts w:ascii="Times New Roman" w:eastAsia="Calibri" w:hAnsi="Times New Roman" w:cs="Times New Roman"/>
        </w:rPr>
        <w:t>aspect</w:t>
      </w:r>
      <w:r w:rsidR="00254A2A" w:rsidRPr="00C4735F">
        <w:rPr>
          <w:rFonts w:ascii="Times New Roman" w:eastAsia="Calibri" w:hAnsi="Times New Roman" w:cs="Times New Roman"/>
        </w:rPr>
        <w:t>s of biodiversity</w:t>
      </w:r>
      <w:r w:rsidR="00045783" w:rsidRPr="00C4735F">
        <w:rPr>
          <w:rFonts w:ascii="Times New Roman" w:eastAsia="Calibri" w:hAnsi="Times New Roman" w:cs="Times New Roman"/>
        </w:rPr>
        <w:t>:</w:t>
      </w:r>
      <w:r w:rsidR="00254A2A" w:rsidRPr="00C4735F">
        <w:rPr>
          <w:rFonts w:ascii="Times New Roman" w:eastAsia="Calibri" w:hAnsi="Times New Roman" w:cs="Times New Roman"/>
        </w:rPr>
        <w:t xml:space="preserve"> </w:t>
      </w:r>
      <w:r w:rsidR="00045783" w:rsidRPr="00C4735F">
        <w:rPr>
          <w:rFonts w:ascii="Times New Roman" w:eastAsia="Calibri" w:hAnsi="Times New Roman" w:cs="Times New Roman"/>
        </w:rPr>
        <w:t xml:space="preserve">landscape, ecosystem, </w:t>
      </w:r>
      <w:r w:rsidR="00F93C4B" w:rsidRPr="00C4735F">
        <w:rPr>
          <w:rFonts w:ascii="Times New Roman" w:eastAsia="Calibri" w:hAnsi="Times New Roman" w:cs="Times New Roman"/>
        </w:rPr>
        <w:t>taxonomic</w:t>
      </w:r>
      <w:r w:rsidR="00A54502" w:rsidRPr="00C4735F">
        <w:rPr>
          <w:rFonts w:ascii="Times New Roman" w:eastAsia="Calibri" w:hAnsi="Times New Roman" w:cs="Times New Roman"/>
        </w:rPr>
        <w:t>,</w:t>
      </w:r>
      <w:r w:rsidR="00045783" w:rsidRPr="00C4735F">
        <w:rPr>
          <w:rFonts w:ascii="Times New Roman" w:eastAsia="Calibri" w:hAnsi="Times New Roman" w:cs="Times New Roman"/>
        </w:rPr>
        <w:t xml:space="preserve"> and genetic diversity </w:t>
      </w:r>
      <w:r w:rsidR="00045783" w:rsidRPr="00C4735F">
        <w:rPr>
          <w:rFonts w:ascii="Times New Roman" w:eastAsia="Calibri" w:hAnsi="Times New Roman" w:cs="Times New Roman"/>
        </w:rPr>
        <w:fldChar w:fldCharType="begin" w:fldLock="1"/>
      </w:r>
      <w:r w:rsidR="0087685F" w:rsidRPr="00C4735F">
        <w:rPr>
          <w:rFonts w:ascii="Times New Roman" w:eastAsia="Calibri" w:hAnsi="Times New Roman" w:cs="Times New Roman"/>
        </w:rPr>
        <w:instrText>ADDIN CSL_CITATION {"citationItems":[{"id":"ITEM-1","itemData":{"author":[{"dropping-particle":"","family":"Noss","given":"Reed F.","non-dropping-particle":"","parse-names":false,"suffix":""}],"container-title":"Conservation Biology","id":"ITEM-1","issue":"4","issued":{"date-parts":[["1990"]]},"note":"-background on biodiversity and different definitions\n-ecosystem diversity, species diversity, and genetic diversity coupled with attributes of ecosystems: composition, structure, and function create framework for addressing questions about biodiversity\n-widely cited\n-describes use of indicators/types of indicators","page":"355-364","title":"Indicators for monitoring biodiversity: A hierarchical approach.","type":"article-journal","volume":"4"},"uris":["http://www.mendeley.com/documents/?uuid=bdb7f7ea-5c76-4eda-86c7-7dfd5ffa5730"]},{"id":"ITEM-2","itemData":{"DOI":"10.1016/S0167-8809(03)00072-0","ISBN":"0167-8809","ISSN":"01678809","PMID":"532","abstract":"Ideally,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Environment","id":"ITEM-2","issue":"1-3","issued":{"date-parts":[["2003"]]},"note":"-biodiversity has many aspects (see figure 1)","page":"87-98","title":"Biodiversity indicators: The choice of values and measures","type":"article-journal","volume":"98"},"uris":["http://www.mendeley.com/documents/?uuid=778fa307-7eec-4432-86e5-b3f3a4e369da"]}],"mendeley":{"formattedCitation":"(Duelli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045783" w:rsidRPr="00C4735F">
        <w:rPr>
          <w:rFonts w:ascii="Times New Roman" w:eastAsia="Calibri" w:hAnsi="Times New Roman" w:cs="Times New Roman"/>
        </w:rPr>
        <w:fldChar w:fldCharType="separate"/>
      </w:r>
      <w:r w:rsidR="00F71518" w:rsidRPr="00C4735F">
        <w:rPr>
          <w:rFonts w:ascii="Times New Roman" w:eastAsia="Calibri" w:hAnsi="Times New Roman" w:cs="Times New Roman"/>
          <w:noProof/>
        </w:rPr>
        <w:t>(Duelli &amp; Obrist, 2003; Noss, 1990)</w:t>
      </w:r>
      <w:r w:rsidR="00045783" w:rsidRPr="00C4735F">
        <w:rPr>
          <w:rFonts w:ascii="Times New Roman" w:eastAsia="Calibri" w:hAnsi="Times New Roman" w:cs="Times New Roman"/>
        </w:rPr>
        <w:fldChar w:fldCharType="end"/>
      </w:r>
      <w:r w:rsidR="00045783" w:rsidRPr="00C4735F">
        <w:rPr>
          <w:rFonts w:ascii="Times New Roman" w:eastAsia="Calibri" w:hAnsi="Times New Roman" w:cs="Times New Roman"/>
        </w:rPr>
        <w:t xml:space="preserve">. </w:t>
      </w:r>
      <w:r w:rsidR="00F93C4B" w:rsidRPr="00C4735F">
        <w:rPr>
          <w:rFonts w:ascii="Times New Roman" w:eastAsia="Calibri" w:hAnsi="Times New Roman" w:cs="Times New Roman"/>
        </w:rPr>
        <w:t>Taxonomic diversity, particularly the diversity of s</w:t>
      </w:r>
      <w:r w:rsidR="00F2392C" w:rsidRPr="00C4735F">
        <w:rPr>
          <w:rFonts w:ascii="Times New Roman" w:eastAsia="Calibri" w:hAnsi="Times New Roman" w:cs="Times New Roman"/>
        </w:rPr>
        <w:t>pecies</w:t>
      </w:r>
      <w:r w:rsidR="00F93C4B" w:rsidRPr="00C4735F">
        <w:rPr>
          <w:rFonts w:ascii="Times New Roman" w:eastAsia="Calibri" w:hAnsi="Times New Roman" w:cs="Times New Roman"/>
        </w:rPr>
        <w:t xml:space="preserve">, </w:t>
      </w:r>
      <w:r w:rsidR="00F2392C" w:rsidRPr="00C4735F">
        <w:rPr>
          <w:rFonts w:ascii="Times New Roman" w:eastAsia="Calibri" w:hAnsi="Times New Roman" w:cs="Times New Roman"/>
        </w:rPr>
        <w:t>is fundamental to</w:t>
      </w:r>
      <w:r w:rsidR="00045783" w:rsidRPr="00C4735F">
        <w:rPr>
          <w:rFonts w:ascii="Times New Roman" w:eastAsia="Calibri" w:hAnsi="Times New Roman" w:cs="Times New Roman"/>
        </w:rPr>
        <w:t xml:space="preserve"> understanding </w:t>
      </w:r>
      <w:r w:rsidR="007D7937" w:rsidRPr="00C4735F">
        <w:rPr>
          <w:rFonts w:ascii="Times New Roman" w:eastAsia="Calibri" w:hAnsi="Times New Roman" w:cs="Times New Roman"/>
        </w:rPr>
        <w:t>evolutionary patterns of distributions, in</w:t>
      </w:r>
      <w:r w:rsidR="00F2392C" w:rsidRPr="00C4735F">
        <w:rPr>
          <w:rFonts w:ascii="Times New Roman" w:eastAsia="Calibri" w:hAnsi="Times New Roman" w:cs="Times New Roman"/>
        </w:rPr>
        <w:t>terspecific interactions, and</w:t>
      </w:r>
      <w:r w:rsidR="007D7937" w:rsidRPr="00C4735F">
        <w:rPr>
          <w:rFonts w:ascii="Times New Roman" w:eastAsia="Calibri" w:hAnsi="Times New Roman" w:cs="Times New Roman"/>
        </w:rPr>
        <w:t xml:space="preserve"> </w:t>
      </w:r>
      <w:r w:rsidR="00F2392C" w:rsidRPr="00C4735F">
        <w:rPr>
          <w:rFonts w:ascii="Times New Roman" w:eastAsia="Calibri" w:hAnsi="Times New Roman" w:cs="Times New Roman"/>
        </w:rPr>
        <w:t>environmental conditions</w:t>
      </w:r>
      <w:commentRangeStart w:id="19"/>
      <w:r w:rsidR="007D7937" w:rsidRPr="00C4735F">
        <w:rPr>
          <w:rFonts w:ascii="Times New Roman" w:eastAsia="Calibri" w:hAnsi="Times New Roman" w:cs="Times New Roman"/>
        </w:rPr>
        <w:t>.</w:t>
      </w:r>
      <w:r w:rsidR="007D7937" w:rsidRPr="00C4735F">
        <w:rPr>
          <w:rFonts w:ascii="Times New Roman" w:eastAsia="Calibri" w:hAnsi="Times New Roman" w:cs="Times New Roman"/>
          <w:i/>
        </w:rPr>
        <w:t xml:space="preserve"> </w:t>
      </w:r>
      <w:r w:rsidR="00045783" w:rsidRPr="00C4735F">
        <w:rPr>
          <w:rFonts w:ascii="Times New Roman" w:eastAsia="Calibri" w:hAnsi="Times New Roman" w:cs="Times New Roman"/>
        </w:rPr>
        <w:t>Species diversity is</w:t>
      </w:r>
      <w:r w:rsidR="00F93C4B" w:rsidRPr="00C4735F">
        <w:rPr>
          <w:rFonts w:ascii="Times New Roman" w:eastAsia="Calibri" w:hAnsi="Times New Roman" w:cs="Times New Roman"/>
        </w:rPr>
        <w:t>, consequently,</w:t>
      </w:r>
      <w:r w:rsidR="00045783" w:rsidRPr="00C4735F">
        <w:rPr>
          <w:rFonts w:ascii="Times New Roman" w:eastAsia="Calibri" w:hAnsi="Times New Roman" w:cs="Times New Roman"/>
        </w:rPr>
        <w:t xml:space="preserve"> </w:t>
      </w:r>
      <w:r w:rsidR="00F93C4B" w:rsidRPr="00C4735F">
        <w:rPr>
          <w:rFonts w:ascii="Times New Roman" w:eastAsia="Calibri" w:hAnsi="Times New Roman" w:cs="Times New Roman"/>
        </w:rPr>
        <w:t>the most commonly measured component of biodiversity in ecological and conservation-related field studies</w:t>
      </w:r>
      <w:commentRangeEnd w:id="19"/>
      <w:r w:rsidR="009C7A6B">
        <w:rPr>
          <w:rStyle w:val="CommentReference"/>
        </w:rPr>
        <w:commentReference w:id="19"/>
      </w:r>
      <w:r w:rsidR="00F93C4B" w:rsidRPr="00C4735F">
        <w:rPr>
          <w:rFonts w:ascii="Times New Roman" w:eastAsia="Calibri" w:hAnsi="Times New Roman" w:cs="Times New Roman"/>
        </w:rPr>
        <w:t xml:space="preserve">. Species diversity </w:t>
      </w:r>
      <w:r w:rsidR="00F93C4B" w:rsidRPr="00C4735F">
        <w:rPr>
          <w:rFonts w:ascii="Times New Roman" w:eastAsia="Calibri" w:hAnsi="Times New Roman" w:cs="Times New Roman"/>
        </w:rPr>
        <w:lastRenderedPageBreak/>
        <w:t xml:space="preserve">is usually </w:t>
      </w:r>
      <w:r w:rsidR="00045783" w:rsidRPr="00C4735F">
        <w:rPr>
          <w:rFonts w:ascii="Times New Roman" w:eastAsia="Calibri" w:hAnsi="Times New Roman" w:cs="Times New Roman"/>
        </w:rPr>
        <w:t xml:space="preserve">estimated in </w:t>
      </w:r>
      <w:r w:rsidR="00F93C4B" w:rsidRPr="00C4735F">
        <w:rPr>
          <w:rFonts w:ascii="Times New Roman" w:eastAsia="Calibri" w:hAnsi="Times New Roman" w:cs="Times New Roman"/>
        </w:rPr>
        <w:t xml:space="preserve">the </w:t>
      </w:r>
      <w:r w:rsidR="00045783" w:rsidRPr="00C4735F">
        <w:rPr>
          <w:rFonts w:ascii="Times New Roman" w:eastAsia="Calibri" w:hAnsi="Times New Roman" w:cs="Times New Roman"/>
        </w:rPr>
        <w:t>f</w:t>
      </w:r>
      <w:commentRangeStart w:id="20"/>
      <w:r w:rsidR="00045783" w:rsidRPr="00C4735F">
        <w:rPr>
          <w:rFonts w:ascii="Times New Roman" w:eastAsia="Calibri" w:hAnsi="Times New Roman" w:cs="Times New Roman"/>
        </w:rPr>
        <w:t xml:space="preserve">ield </w:t>
      </w:r>
      <w:commentRangeEnd w:id="20"/>
      <w:r w:rsidR="00A460E1" w:rsidRPr="00C4735F">
        <w:rPr>
          <w:rStyle w:val="CommentReference"/>
          <w:rFonts w:ascii="Times New Roman" w:hAnsi="Times New Roman" w:cs="Times New Roman"/>
        </w:rPr>
        <w:commentReference w:id="20"/>
      </w:r>
      <w:r w:rsidR="00045783" w:rsidRPr="00C4735F">
        <w:rPr>
          <w:rFonts w:ascii="Times New Roman" w:eastAsia="Calibri" w:hAnsi="Times New Roman" w:cs="Times New Roman"/>
        </w:rPr>
        <w:t xml:space="preserve">using measures such as species richness, </w:t>
      </w:r>
      <w:del w:id="21" w:author="Brian Gerber" w:date="2019-02-12T09:26:00Z">
        <w:r w:rsidR="00045783" w:rsidRPr="00C4735F" w:rsidDel="00AE6CA7">
          <w:rPr>
            <w:rFonts w:ascii="Times New Roman" w:eastAsia="Calibri" w:hAnsi="Times New Roman" w:cs="Times New Roman"/>
          </w:rPr>
          <w:delText xml:space="preserve">species </w:delText>
        </w:r>
      </w:del>
      <w:r w:rsidR="00045783" w:rsidRPr="00C4735F">
        <w:rPr>
          <w:rFonts w:ascii="Times New Roman" w:eastAsia="Calibri" w:hAnsi="Times New Roman" w:cs="Times New Roman"/>
        </w:rPr>
        <w:t>evenness, and diversity indices</w:t>
      </w:r>
      <w:del w:id="22" w:author="Brian Gerber" w:date="2019-02-12T09:26:00Z">
        <w:r w:rsidR="004C1C4A" w:rsidRPr="00C4735F" w:rsidDel="00AE6CA7">
          <w:rPr>
            <w:rFonts w:ascii="Times New Roman" w:eastAsia="Calibri" w:hAnsi="Times New Roman" w:cs="Times New Roman"/>
          </w:rPr>
          <w:delText>.</w:delText>
        </w:r>
      </w:del>
      <w:ins w:id="23" w:author="Brian Gerber" w:date="2019-02-12T09:26:00Z">
        <w:r w:rsidR="00AE6CA7">
          <w:rPr>
            <w:rFonts w:ascii="Times New Roman" w:eastAsia="Calibri" w:hAnsi="Times New Roman" w:cs="Times New Roman"/>
          </w:rPr>
          <w:t>;</w:t>
        </w:r>
      </w:ins>
      <w:r w:rsidR="00045783" w:rsidRPr="00C4735F">
        <w:rPr>
          <w:rFonts w:ascii="Times New Roman" w:eastAsia="Calibri" w:hAnsi="Times New Roman" w:cs="Times New Roman"/>
        </w:rPr>
        <w:t xml:space="preserve"> </w:t>
      </w:r>
      <w:del w:id="24" w:author="Brian Gerber" w:date="2019-02-12T09:26:00Z">
        <w:r w:rsidR="004C1C4A" w:rsidRPr="00C4735F" w:rsidDel="00AE6CA7">
          <w:rPr>
            <w:rFonts w:ascii="Times New Roman" w:eastAsia="Calibri" w:hAnsi="Times New Roman" w:cs="Times New Roman"/>
          </w:rPr>
          <w:delText>R</w:delText>
        </w:r>
      </w:del>
      <w:ins w:id="25" w:author="Brian Gerber" w:date="2019-02-12T09:26:00Z">
        <w:r w:rsidR="00AE6CA7">
          <w:rPr>
            <w:rFonts w:ascii="Times New Roman" w:eastAsia="Calibri" w:hAnsi="Times New Roman" w:cs="Times New Roman"/>
          </w:rPr>
          <w:t>r</w:t>
        </w:r>
      </w:ins>
      <w:r w:rsidR="00B43FC7" w:rsidRPr="00C4735F">
        <w:rPr>
          <w:rFonts w:ascii="Times New Roman" w:eastAsia="Calibri" w:hAnsi="Times New Roman" w:cs="Times New Roman"/>
        </w:rPr>
        <w:t xml:space="preserve">ichness is the count of </w:t>
      </w:r>
      <w:r w:rsidR="00C17E58" w:rsidRPr="00C4735F">
        <w:rPr>
          <w:rFonts w:ascii="Times New Roman" w:eastAsia="Calibri" w:hAnsi="Times New Roman" w:cs="Times New Roman"/>
        </w:rPr>
        <w:t>species in a given area</w:t>
      </w:r>
      <w:r w:rsidR="007D09EE" w:rsidRPr="00C4735F">
        <w:rPr>
          <w:rFonts w:ascii="Times New Roman" w:eastAsia="Calibri" w:hAnsi="Times New Roman" w:cs="Times New Roman"/>
        </w:rPr>
        <w:t>, e</w:t>
      </w:r>
      <w:r w:rsidR="00B43FC7" w:rsidRPr="00C4735F">
        <w:rPr>
          <w:rFonts w:ascii="Times New Roman" w:eastAsia="Calibri" w:hAnsi="Times New Roman" w:cs="Times New Roman"/>
        </w:rPr>
        <w:t xml:space="preserve">venness </w:t>
      </w:r>
      <w:del w:id="26" w:author="Brian Gerber" w:date="2019-02-12T09:26:00Z">
        <w:r w:rsidR="00C17E58" w:rsidRPr="00C4735F" w:rsidDel="00AE6CA7">
          <w:rPr>
            <w:rFonts w:ascii="Times New Roman" w:eastAsia="Calibri" w:hAnsi="Times New Roman" w:cs="Times New Roman"/>
          </w:rPr>
          <w:delText xml:space="preserve">is </w:delText>
        </w:r>
      </w:del>
      <w:r w:rsidR="00C17E58" w:rsidRPr="00C4735F">
        <w:rPr>
          <w:rFonts w:ascii="Times New Roman" w:eastAsia="Calibri" w:hAnsi="Times New Roman" w:cs="Times New Roman"/>
        </w:rPr>
        <w:t xml:space="preserve">a measure of </w:t>
      </w:r>
      <w:r w:rsidR="008844D0" w:rsidRPr="00C4735F">
        <w:rPr>
          <w:rFonts w:ascii="Times New Roman" w:eastAsia="Calibri" w:hAnsi="Times New Roman" w:cs="Times New Roman"/>
        </w:rPr>
        <w:t>the relative abundance of each species in an area,</w:t>
      </w:r>
      <w:r w:rsidR="00C17E58" w:rsidRPr="00C4735F">
        <w:rPr>
          <w:rFonts w:ascii="Times New Roman" w:eastAsia="Calibri" w:hAnsi="Times New Roman" w:cs="Times New Roman"/>
        </w:rPr>
        <w:t xml:space="preserve"> </w:t>
      </w:r>
      <w:r w:rsidR="007D09EE" w:rsidRPr="00C4735F">
        <w:rPr>
          <w:rFonts w:ascii="Times New Roman" w:eastAsia="Calibri" w:hAnsi="Times New Roman" w:cs="Times New Roman"/>
        </w:rPr>
        <w:t xml:space="preserve">and diversity indices express a combination of richness and evenness </w:t>
      </w:r>
      <w:r w:rsidR="007D09EE" w:rsidRPr="00C4735F">
        <w:rPr>
          <w:rFonts w:ascii="Times New Roman" w:eastAsia="Calibri" w:hAnsi="Times New Roman" w:cs="Times New Roman"/>
        </w:rPr>
        <w:fldChar w:fldCharType="begin" w:fldLock="1"/>
      </w:r>
      <w:r w:rsidR="007D09EE" w:rsidRPr="00C4735F">
        <w:rPr>
          <w:rFonts w:ascii="Times New Roman" w:eastAsia="Calibri" w:hAnsi="Times New Roman" w:cs="Times New Roman"/>
        </w:rPr>
        <w:instrText>ADDIN CSL_CITATION {"citationItems":[{"id":"ITEM-1","itemData":{"DOI":"10.1016/j.jenvman.2004.11.012","ISBN":"0301-4797","ISSN":"03014797","PMID":"15748806","abstract":"Species diversity and biodiversity are widely used terms in ecology and natural resource management. Despite this, they are not easily defined and different authors apply these terms with varying connotations. The term biodiversity, in particular, has the dubious honour of being widely used but rarely defined. Is it simply the number of species or is it something more? Here I consider what these terms might really mean and their value. I also briefly discuss the rationale for studying and protecting species diversity or biodiversity. © 2005 Elsevier Ltd. All rights reserved.","author":[{"dropping-particle":"","family":"Hamilton","given":"Andrew J.","non-dropping-particle":"","parse-names":false,"suffix":""}],"container-title":"Journal of Environmental Management","id":"ITEM-1","issued":{"date-parts":[["2005"]]},"title":"Species diversity or biodiversity?","type":"article-journal"},"uris":["http://www.mendeley.com/documents/?uuid=6261dac7-b92f-3818-bbab-3b82dac32d9a"]}],"mendeley":{"formattedCitation":"(Hamilton, 2005)","plainTextFormattedCitation":"(Hamilton, 2005)","previouslyFormattedCitation":"(Hamilton, 2005)"},"properties":{"noteIndex":0},"schema":"https://github.com/citation-style-language/schema/raw/master/csl-citation.json"}</w:instrText>
      </w:r>
      <w:r w:rsidR="007D09EE" w:rsidRPr="00C4735F">
        <w:rPr>
          <w:rFonts w:ascii="Times New Roman" w:eastAsia="Calibri" w:hAnsi="Times New Roman" w:cs="Times New Roman"/>
        </w:rPr>
        <w:fldChar w:fldCharType="separate"/>
      </w:r>
      <w:r w:rsidR="007D09EE" w:rsidRPr="00C4735F">
        <w:rPr>
          <w:rFonts w:ascii="Times New Roman" w:eastAsia="Calibri" w:hAnsi="Times New Roman" w:cs="Times New Roman"/>
          <w:noProof/>
        </w:rPr>
        <w:t>(Hamilton, 2005)</w:t>
      </w:r>
      <w:r w:rsidR="007D09EE" w:rsidRPr="00C4735F">
        <w:rPr>
          <w:rFonts w:ascii="Times New Roman" w:eastAsia="Calibri" w:hAnsi="Times New Roman" w:cs="Times New Roman"/>
        </w:rPr>
        <w:fldChar w:fldCharType="end"/>
      </w:r>
      <w:r w:rsidR="007D09EE" w:rsidRPr="00C4735F">
        <w:rPr>
          <w:rFonts w:ascii="Times New Roman" w:eastAsia="Calibri" w:hAnsi="Times New Roman" w:cs="Times New Roman"/>
        </w:rPr>
        <w:t>.</w:t>
      </w:r>
    </w:p>
    <w:p w14:paraId="3FAFCA97" w14:textId="684F7518" w:rsidR="00710062" w:rsidRPr="00C4735F" w:rsidRDefault="00FE148D" w:rsidP="00670678">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 xml:space="preserve">Unfortunately, </w:t>
      </w:r>
      <w:r w:rsidR="004636C8" w:rsidRPr="00C4735F">
        <w:rPr>
          <w:rFonts w:ascii="Times New Roman" w:eastAsia="Calibri" w:hAnsi="Times New Roman" w:cs="Times New Roman"/>
        </w:rPr>
        <w:t xml:space="preserve">a complete inventory of species present is unattainable in many ecosystems and, for taxonomic groups that can be inventoried in principle, </w:t>
      </w:r>
      <w:r w:rsidR="001E5A07" w:rsidRPr="00C4735F">
        <w:rPr>
          <w:rFonts w:ascii="Times New Roman" w:eastAsia="Calibri" w:hAnsi="Times New Roman" w:cs="Times New Roman"/>
        </w:rPr>
        <w:t>monitoring</w:t>
      </w:r>
      <w:r w:rsidR="00294D79" w:rsidRPr="00C4735F">
        <w:rPr>
          <w:rFonts w:ascii="Times New Roman" w:eastAsia="Calibri" w:hAnsi="Times New Roman" w:cs="Times New Roman"/>
        </w:rPr>
        <w:t xml:space="preserve"> </w:t>
      </w:r>
      <w:r w:rsidR="003C70D6">
        <w:rPr>
          <w:rFonts w:ascii="Times New Roman" w:eastAsia="Calibri" w:hAnsi="Times New Roman" w:cs="Times New Roman"/>
        </w:rPr>
        <w:t xml:space="preserve">strategies </w:t>
      </w:r>
      <w:r w:rsidR="004636C8" w:rsidRPr="00C4735F">
        <w:rPr>
          <w:rFonts w:ascii="Times New Roman" w:eastAsia="Calibri" w:hAnsi="Times New Roman" w:cs="Times New Roman"/>
        </w:rPr>
        <w:t xml:space="preserve">that could detect </w:t>
      </w:r>
      <w:r w:rsidR="00294D79" w:rsidRPr="00C4735F">
        <w:rPr>
          <w:rFonts w:ascii="Times New Roman" w:eastAsia="Calibri" w:hAnsi="Times New Roman" w:cs="Times New Roman"/>
        </w:rPr>
        <w:t>all species</w:t>
      </w:r>
      <w:r w:rsidRPr="00C4735F">
        <w:rPr>
          <w:rFonts w:ascii="Times New Roman" w:eastAsia="Calibri" w:hAnsi="Times New Roman" w:cs="Times New Roman"/>
        </w:rPr>
        <w:t xml:space="preserve"> </w:t>
      </w:r>
      <w:r w:rsidR="004636C8" w:rsidRPr="00C4735F">
        <w:rPr>
          <w:rFonts w:ascii="Times New Roman" w:eastAsia="Calibri" w:hAnsi="Times New Roman" w:cs="Times New Roman"/>
        </w:rPr>
        <w:t xml:space="preserve">in a given habitat </w:t>
      </w:r>
      <w:r w:rsidR="003C70D6">
        <w:rPr>
          <w:rFonts w:ascii="Times New Roman" w:eastAsia="Calibri" w:hAnsi="Times New Roman" w:cs="Times New Roman"/>
        </w:rPr>
        <w:t>are</w:t>
      </w:r>
      <w:r w:rsidRPr="00C4735F">
        <w:rPr>
          <w:rFonts w:ascii="Times New Roman" w:eastAsia="Calibri" w:hAnsi="Times New Roman" w:cs="Times New Roman"/>
        </w:rPr>
        <w:t xml:space="preserve"> often prohibitively expensive</w:t>
      </w:r>
      <w:r w:rsidR="004636C8" w:rsidRPr="00C4735F">
        <w:rPr>
          <w:rFonts w:ascii="Times New Roman" w:eastAsia="Calibri" w:hAnsi="Times New Roman" w:cs="Times New Roman"/>
        </w:rPr>
        <w:t xml:space="preserve"> and time-consuming </w:t>
      </w:r>
      <w:r w:rsidR="006776C7" w:rsidRPr="00C4735F">
        <w:rPr>
          <w:rFonts w:ascii="Times New Roman" w:eastAsia="Calibri" w:hAnsi="Times New Roman" w:cs="Times New Roman"/>
        </w:rPr>
        <w:t xml:space="preserve"> </w:t>
      </w:r>
      <w:r w:rsidR="006776C7" w:rsidRPr="00C4735F">
        <w:rPr>
          <w:rFonts w:ascii="Times New Roman" w:eastAsia="Calibri" w:hAnsi="Times New Roman" w:cs="Times New Roman"/>
        </w:rPr>
        <w:fldChar w:fldCharType="begin" w:fldLock="1"/>
      </w:r>
      <w:r w:rsidR="00C37A5B" w:rsidRPr="00C4735F">
        <w:rPr>
          <w:rFonts w:ascii="Times New Roman" w:eastAsia="Calibri" w:hAnsi="Times New Roman" w:cs="Times New Roman"/>
        </w:rPr>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ˆene","given":"Marc","non-dropping-particle":"","parse-names":false,"suffix":""},{"dropping-particle":"","family":"Dufrˆene","given":"Dufrˆ","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Biology","id":"ITEM-1","issue":"3","issued":{"date-parts":[["2004"]]},"note":"-analysis may be useful-considered richness among groups","number-of-pages":"667-675","title":"Testing the Value of Six Taxonomic Groups as Biodiversity Indicators at a Local Scale","type":"report","volume":"18"},"uris":["http://www.mendeley.com/documents/?uuid=6e1b29f7-9196-35b2-921f-bb70a2f4b6a6"]}],"mendeley":{"formattedCitation":"(Kati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6776C7" w:rsidRPr="00C4735F">
        <w:rPr>
          <w:rFonts w:ascii="Times New Roman" w:eastAsia="Calibri" w:hAnsi="Times New Roman" w:cs="Times New Roman"/>
        </w:rPr>
        <w:fldChar w:fldCharType="separate"/>
      </w:r>
      <w:r w:rsidR="0087685F" w:rsidRPr="00C4735F">
        <w:rPr>
          <w:rFonts w:ascii="Times New Roman" w:eastAsia="Calibri" w:hAnsi="Times New Roman" w:cs="Times New Roman"/>
          <w:noProof/>
        </w:rPr>
        <w:t>(Kati et al., 2004)</w:t>
      </w:r>
      <w:r w:rsidR="006776C7" w:rsidRPr="00C4735F">
        <w:rPr>
          <w:rFonts w:ascii="Times New Roman" w:eastAsia="Calibri" w:hAnsi="Times New Roman" w:cs="Times New Roman"/>
        </w:rPr>
        <w:fldChar w:fldCharType="end"/>
      </w:r>
      <w:r w:rsidR="001E5A07" w:rsidRPr="00C4735F">
        <w:rPr>
          <w:rFonts w:ascii="Times New Roman" w:eastAsia="Calibri" w:hAnsi="Times New Roman" w:cs="Times New Roman"/>
        </w:rPr>
        <w:t xml:space="preserve">. </w:t>
      </w:r>
      <w:del w:id="27" w:author="Brian Gerber" w:date="2019-02-12T09:26:00Z">
        <w:r w:rsidR="00D6128A" w:rsidRPr="00C4735F" w:rsidDel="00AE6CA7">
          <w:rPr>
            <w:rFonts w:ascii="Times New Roman" w:eastAsia="Calibri" w:hAnsi="Times New Roman" w:cs="Times New Roman"/>
          </w:rPr>
          <w:delText xml:space="preserve"> </w:delText>
        </w:r>
      </w:del>
      <w:r w:rsidR="00586402" w:rsidRPr="00C4735F">
        <w:rPr>
          <w:rFonts w:ascii="Times New Roman" w:eastAsia="Calibri" w:hAnsi="Times New Roman" w:cs="Times New Roman"/>
        </w:rPr>
        <w:t>In practice, s</w:t>
      </w:r>
      <w:r w:rsidR="00E0265F" w:rsidRPr="00C4735F">
        <w:rPr>
          <w:rFonts w:ascii="Times New Roman" w:eastAsia="Calibri" w:hAnsi="Times New Roman" w:cs="Times New Roman"/>
        </w:rPr>
        <w:t xml:space="preserve">urrogates are </w:t>
      </w:r>
      <w:r w:rsidR="00586402" w:rsidRPr="00C4735F">
        <w:rPr>
          <w:rFonts w:ascii="Times New Roman" w:eastAsia="Calibri" w:hAnsi="Times New Roman" w:cs="Times New Roman"/>
        </w:rPr>
        <w:t xml:space="preserve">often used as </w:t>
      </w:r>
      <w:r w:rsidR="001E5A07" w:rsidRPr="00C4735F">
        <w:rPr>
          <w:rFonts w:ascii="Times New Roman" w:eastAsia="Calibri" w:hAnsi="Times New Roman" w:cs="Times New Roman"/>
        </w:rPr>
        <w:t>simple indicators</w:t>
      </w:r>
      <w:r w:rsidR="00E0265F" w:rsidRPr="00C4735F">
        <w:rPr>
          <w:rFonts w:ascii="Times New Roman" w:eastAsia="Calibri" w:hAnsi="Times New Roman" w:cs="Times New Roman"/>
        </w:rPr>
        <w:t xml:space="preserve"> that provide an estimate of a </w:t>
      </w:r>
      <w:r w:rsidR="001E5A07" w:rsidRPr="00C4735F">
        <w:rPr>
          <w:rFonts w:ascii="Times New Roman" w:eastAsia="Calibri" w:hAnsi="Times New Roman" w:cs="Times New Roman"/>
        </w:rPr>
        <w:t xml:space="preserve">target </w:t>
      </w:r>
      <w:r w:rsidR="004B69C8" w:rsidRPr="00C4735F">
        <w:rPr>
          <w:rFonts w:ascii="Times New Roman" w:eastAsia="Calibri" w:hAnsi="Times New Roman" w:cs="Times New Roman"/>
        </w:rPr>
        <w:t>component</w:t>
      </w:r>
      <w:r w:rsidR="00E0265F" w:rsidRPr="00C4735F">
        <w:rPr>
          <w:rFonts w:ascii="Times New Roman" w:eastAsia="Calibri" w:hAnsi="Times New Roman" w:cs="Times New Roman"/>
        </w:rPr>
        <w:t xml:space="preserve"> of biodiversity</w:t>
      </w:r>
      <w:r w:rsidR="006776C7" w:rsidRPr="00C4735F">
        <w:rPr>
          <w:rFonts w:ascii="Times New Roman" w:eastAsia="Calibri" w:hAnsi="Times New Roman" w:cs="Times New Roman"/>
        </w:rPr>
        <w:t xml:space="preserve"> </w:t>
      </w:r>
      <w:r w:rsidR="006776C7" w:rsidRPr="00C4735F">
        <w:rPr>
          <w:rFonts w:ascii="Times New Roman" w:eastAsia="Calibri" w:hAnsi="Times New Roman" w:cs="Times New Roman"/>
        </w:rPr>
        <w:fldChar w:fldCharType="begin" w:fldLock="1"/>
      </w:r>
      <w:r w:rsidR="00C37A5B" w:rsidRPr="00C4735F">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6776C7" w:rsidRPr="00C4735F">
        <w:rPr>
          <w:rFonts w:ascii="Times New Roman" w:eastAsia="Calibri" w:hAnsi="Times New Roman" w:cs="Times New Roman"/>
        </w:rPr>
        <w:fldChar w:fldCharType="separate"/>
      </w:r>
      <w:r w:rsidR="00C37A5B" w:rsidRPr="00C4735F">
        <w:rPr>
          <w:rFonts w:ascii="Times New Roman" w:eastAsia="Calibri" w:hAnsi="Times New Roman" w:cs="Times New Roman"/>
          <w:noProof/>
        </w:rPr>
        <w:t>(Magierowski &amp; Johnson, 2006)</w:t>
      </w:r>
      <w:r w:rsidR="006776C7" w:rsidRPr="00C4735F">
        <w:rPr>
          <w:rFonts w:ascii="Times New Roman" w:eastAsia="Calibri" w:hAnsi="Times New Roman" w:cs="Times New Roman"/>
        </w:rPr>
        <w:fldChar w:fldCharType="end"/>
      </w:r>
      <w:r w:rsidR="00E0265F" w:rsidRPr="00C4735F">
        <w:rPr>
          <w:rFonts w:ascii="Times New Roman" w:eastAsia="Calibri" w:hAnsi="Times New Roman" w:cs="Times New Roman"/>
        </w:rPr>
        <w:t>.</w:t>
      </w:r>
      <w:r w:rsidR="006B3A65" w:rsidRPr="00C4735F">
        <w:rPr>
          <w:rFonts w:ascii="Times New Roman" w:eastAsia="Calibri" w:hAnsi="Times New Roman" w:cs="Times New Roman"/>
        </w:rPr>
        <w:t xml:space="preserve"> </w:t>
      </w:r>
      <w:commentRangeStart w:id="28"/>
      <w:r w:rsidR="00A8749F" w:rsidRPr="00C4735F">
        <w:rPr>
          <w:rFonts w:ascii="Times New Roman" w:eastAsia="Calibri" w:hAnsi="Times New Roman" w:cs="Times New Roman"/>
        </w:rPr>
        <w:t>An</w:t>
      </w:r>
      <w:commentRangeEnd w:id="28"/>
      <w:r w:rsidR="00AE6CA7">
        <w:rPr>
          <w:rStyle w:val="CommentReference"/>
        </w:rPr>
        <w:commentReference w:id="28"/>
      </w:r>
      <w:r w:rsidR="00A8749F" w:rsidRPr="00C4735F">
        <w:rPr>
          <w:rFonts w:ascii="Times New Roman" w:eastAsia="Calibri" w:hAnsi="Times New Roman" w:cs="Times New Roman"/>
        </w:rPr>
        <w:t xml:space="preserve"> effective surrogate takes less time, money, and experience to measure than the target</w:t>
      </w:r>
      <w:r w:rsidR="00C37A5B" w:rsidRPr="00C4735F">
        <w:rPr>
          <w:rFonts w:ascii="Times New Roman" w:eastAsia="Calibri" w:hAnsi="Times New Roman" w:cs="Times New Roman"/>
        </w:rPr>
        <w:t xml:space="preserve"> and</w:t>
      </w:r>
      <w:r w:rsidR="001E5A07" w:rsidRPr="00C4735F">
        <w:rPr>
          <w:rFonts w:ascii="Times New Roman" w:eastAsia="Calibri" w:hAnsi="Times New Roman" w:cs="Times New Roman"/>
        </w:rPr>
        <w:t xml:space="preserve"> maintains a consistently strong correlation with the target </w:t>
      </w:r>
      <w:r w:rsidR="006B3A65" w:rsidRPr="00C4735F">
        <w:rPr>
          <w:rFonts w:ascii="Times New Roman" w:eastAsia="Calibri" w:hAnsi="Times New Roman" w:cs="Times New Roman"/>
        </w:rPr>
        <w:t>over time and space</w:t>
      </w:r>
      <w:r w:rsidR="00C37A5B" w:rsidRPr="00C4735F">
        <w:rPr>
          <w:rFonts w:ascii="Times New Roman" w:eastAsia="Calibri" w:hAnsi="Times New Roman" w:cs="Times New Roman"/>
        </w:rPr>
        <w:t xml:space="preserve"> </w:t>
      </w:r>
      <w:r w:rsidR="00C37A5B" w:rsidRPr="00C4735F">
        <w:rPr>
          <w:rFonts w:ascii="Times New Roman" w:eastAsia="Calibri" w:hAnsi="Times New Roman" w:cs="Times New Roman"/>
        </w:rPr>
        <w:fldChar w:fldCharType="begin" w:fldLock="1"/>
      </w:r>
      <w:r w:rsidR="00670678" w:rsidRPr="00C4735F">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C37A5B" w:rsidRPr="00C4735F">
        <w:rPr>
          <w:rFonts w:ascii="Times New Roman" w:eastAsia="Calibri" w:hAnsi="Times New Roman" w:cs="Times New Roman"/>
        </w:rPr>
        <w:fldChar w:fldCharType="separate"/>
      </w:r>
      <w:r w:rsidR="00C37A5B" w:rsidRPr="00C4735F">
        <w:rPr>
          <w:rFonts w:ascii="Times New Roman" w:eastAsia="Calibri" w:hAnsi="Times New Roman" w:cs="Times New Roman"/>
          <w:noProof/>
        </w:rPr>
        <w:t>(Magierowski &amp; Johnson, 2006)</w:t>
      </w:r>
      <w:r w:rsidR="00C37A5B" w:rsidRPr="00C4735F">
        <w:rPr>
          <w:rFonts w:ascii="Times New Roman" w:eastAsia="Calibri" w:hAnsi="Times New Roman" w:cs="Times New Roman"/>
        </w:rPr>
        <w:fldChar w:fldCharType="end"/>
      </w:r>
      <w:r w:rsidR="006B3A65" w:rsidRPr="00C4735F">
        <w:rPr>
          <w:rFonts w:ascii="Times New Roman" w:eastAsia="Calibri" w:hAnsi="Times New Roman" w:cs="Times New Roman"/>
        </w:rPr>
        <w:t xml:space="preserve">. </w:t>
      </w:r>
    </w:p>
    <w:p w14:paraId="6C83F85E" w14:textId="2E2DE916" w:rsidR="00670678" w:rsidRPr="00C4735F" w:rsidRDefault="006C0FED" w:rsidP="00670678">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 xml:space="preserve">Ecological dynamics </w:t>
      </w:r>
      <w:ins w:id="29" w:author="Brian Gerber" w:date="2019-02-12T09:34:00Z">
        <w:r w:rsidR="00AE6CA7">
          <w:rPr>
            <w:rFonts w:ascii="Times New Roman" w:eastAsia="Calibri" w:hAnsi="Times New Roman" w:cs="Times New Roman"/>
          </w:rPr>
          <w:t xml:space="preserve">commonly </w:t>
        </w:r>
      </w:ins>
      <w:r w:rsidRPr="00C4735F">
        <w:rPr>
          <w:rFonts w:ascii="Times New Roman" w:eastAsia="Calibri" w:hAnsi="Times New Roman" w:cs="Times New Roman"/>
        </w:rPr>
        <w:t xml:space="preserve">change </w:t>
      </w:r>
      <w:del w:id="30" w:author="Brian Gerber" w:date="2019-02-12T09:33:00Z">
        <w:r w:rsidRPr="00C4735F" w:rsidDel="00AE6CA7">
          <w:rPr>
            <w:rFonts w:ascii="Times New Roman" w:eastAsia="Calibri" w:hAnsi="Times New Roman" w:cs="Times New Roman"/>
          </w:rPr>
          <w:delText>when considered at different</w:delText>
        </w:r>
      </w:del>
      <w:ins w:id="31" w:author="Brian Gerber" w:date="2019-02-12T09:33:00Z">
        <w:r w:rsidR="00AE6CA7">
          <w:rPr>
            <w:rFonts w:ascii="Times New Roman" w:eastAsia="Calibri" w:hAnsi="Times New Roman" w:cs="Times New Roman"/>
          </w:rPr>
          <w:t xml:space="preserve">across spatial </w:t>
        </w:r>
        <w:commentRangeStart w:id="32"/>
        <w:r w:rsidR="00AE6CA7">
          <w:rPr>
            <w:rFonts w:ascii="Times New Roman" w:eastAsia="Calibri" w:hAnsi="Times New Roman" w:cs="Times New Roman"/>
          </w:rPr>
          <w:t>scales</w:t>
        </w:r>
      </w:ins>
      <w:commentRangeEnd w:id="32"/>
      <w:ins w:id="33" w:author="Brian Gerber" w:date="2019-02-12T09:34:00Z">
        <w:r w:rsidR="00AE6CA7">
          <w:rPr>
            <w:rStyle w:val="CommentReference"/>
          </w:rPr>
          <w:commentReference w:id="32"/>
        </w:r>
      </w:ins>
      <w:del w:id="34" w:author="Brian Gerber" w:date="2019-02-12T09:33:00Z">
        <w:r w:rsidRPr="00C4735F" w:rsidDel="00AE6CA7">
          <w:rPr>
            <w:rFonts w:ascii="Times New Roman" w:eastAsia="Calibri" w:hAnsi="Times New Roman" w:cs="Times New Roman"/>
          </w:rPr>
          <w:delText xml:space="preserve"> levels of spatial resolution</w:delText>
        </w:r>
      </w:del>
      <w:r w:rsidRPr="00C4735F">
        <w:rPr>
          <w:rFonts w:ascii="Times New Roman" w:eastAsia="Calibri" w:hAnsi="Times New Roman" w:cs="Times New Roman"/>
        </w:rPr>
        <w:t xml:space="preserve">, </w:t>
      </w:r>
      <w:ins w:id="35" w:author="Brian Gerber" w:date="2019-02-12T09:33:00Z">
        <w:r w:rsidR="00AE6CA7">
          <w:rPr>
            <w:rFonts w:ascii="Times New Roman" w:eastAsia="Calibri" w:hAnsi="Times New Roman" w:cs="Times New Roman"/>
          </w:rPr>
          <w:t xml:space="preserve">thus </w:t>
        </w:r>
      </w:ins>
      <w:del w:id="36" w:author="Brian Gerber" w:date="2019-02-12T09:33:00Z">
        <w:r w:rsidRPr="00C4735F" w:rsidDel="00AE6CA7">
          <w:rPr>
            <w:rFonts w:ascii="Times New Roman" w:eastAsia="Calibri" w:hAnsi="Times New Roman" w:cs="Times New Roman"/>
          </w:rPr>
          <w:delText xml:space="preserve">so </w:delText>
        </w:r>
      </w:del>
      <w:r w:rsidRPr="00C4735F">
        <w:rPr>
          <w:rFonts w:ascii="Times New Roman" w:eastAsia="Calibri" w:hAnsi="Times New Roman" w:cs="Times New Roman"/>
        </w:rPr>
        <w:t>it</w:t>
      </w:r>
      <w:ins w:id="37" w:author="Brian Gerber" w:date="2019-02-12T09:33:00Z">
        <w:r w:rsidR="00AE6CA7">
          <w:rPr>
            <w:rFonts w:ascii="Times New Roman" w:eastAsia="Calibri" w:hAnsi="Times New Roman" w:cs="Times New Roman"/>
          </w:rPr>
          <w:t xml:space="preserve"> i</w:t>
        </w:r>
      </w:ins>
      <w:del w:id="38" w:author="Brian Gerber" w:date="2019-02-12T09:33:00Z">
        <w:r w:rsidRPr="00C4735F" w:rsidDel="00AE6CA7">
          <w:rPr>
            <w:rFonts w:ascii="Times New Roman" w:eastAsia="Calibri" w:hAnsi="Times New Roman" w:cs="Times New Roman"/>
          </w:rPr>
          <w:delText>’</w:delText>
        </w:r>
      </w:del>
      <w:r w:rsidRPr="00C4735F">
        <w:rPr>
          <w:rFonts w:ascii="Times New Roman" w:eastAsia="Calibri" w:hAnsi="Times New Roman" w:cs="Times New Roman"/>
        </w:rPr>
        <w:t>s not surprising that m</w:t>
      </w:r>
      <w:r w:rsidR="00670678" w:rsidRPr="00C4735F">
        <w:rPr>
          <w:rFonts w:ascii="Times New Roman" w:eastAsia="Calibri" w:hAnsi="Times New Roman" w:cs="Times New Roman"/>
        </w:rPr>
        <w:t xml:space="preserve">ost surrogate studies to date have investigated the effectiveness of </w:t>
      </w:r>
      <w:del w:id="39" w:author="Brian Gerber" w:date="2019-02-12T09:35:00Z">
        <w:r w:rsidR="00670678" w:rsidRPr="00C4735F" w:rsidDel="00CF5D56">
          <w:rPr>
            <w:rFonts w:ascii="Times New Roman" w:eastAsia="Calibri" w:hAnsi="Times New Roman" w:cs="Times New Roman"/>
          </w:rPr>
          <w:delText xml:space="preserve">a </w:delText>
        </w:r>
      </w:del>
      <w:r w:rsidR="00670678" w:rsidRPr="00C4735F">
        <w:rPr>
          <w:rFonts w:ascii="Times New Roman" w:eastAsia="Calibri" w:hAnsi="Times New Roman" w:cs="Times New Roman"/>
        </w:rPr>
        <w:t>surrogate</w:t>
      </w:r>
      <w:ins w:id="40" w:author="Brian Gerber" w:date="2019-02-12T09:35:00Z">
        <w:r w:rsidR="00CF5D56">
          <w:rPr>
            <w:rFonts w:ascii="Times New Roman" w:eastAsia="Calibri" w:hAnsi="Times New Roman" w:cs="Times New Roman"/>
          </w:rPr>
          <w:t xml:space="preserve">s </w:t>
        </w:r>
      </w:ins>
      <w:del w:id="41" w:author="Brian Gerber" w:date="2019-02-12T09:35:00Z">
        <w:r w:rsidR="00670678" w:rsidRPr="00C4735F" w:rsidDel="00CF5D56">
          <w:rPr>
            <w:rFonts w:ascii="Times New Roman" w:eastAsia="Calibri" w:hAnsi="Times New Roman" w:cs="Times New Roman"/>
          </w:rPr>
          <w:delText xml:space="preserve"> to predict a target at different</w:delText>
        </w:r>
      </w:del>
      <w:ins w:id="42" w:author="Brian Gerber" w:date="2019-02-12T09:35:00Z">
        <w:r w:rsidR="00CF5D56">
          <w:rPr>
            <w:rFonts w:ascii="Times New Roman" w:eastAsia="Calibri" w:hAnsi="Times New Roman" w:cs="Times New Roman"/>
          </w:rPr>
          <w:t>across</w:t>
        </w:r>
      </w:ins>
      <w:r w:rsidR="00670678" w:rsidRPr="00C4735F">
        <w:rPr>
          <w:rFonts w:ascii="Times New Roman" w:eastAsia="Calibri" w:hAnsi="Times New Roman" w:cs="Times New Roman"/>
        </w:rPr>
        <w:t xml:space="preserve"> spatial </w:t>
      </w:r>
      <w:commentRangeStart w:id="43"/>
      <w:r w:rsidR="00670678" w:rsidRPr="00C4735F">
        <w:rPr>
          <w:rFonts w:ascii="Times New Roman" w:eastAsia="Calibri" w:hAnsi="Times New Roman" w:cs="Times New Roman"/>
        </w:rPr>
        <w:t>scales</w:t>
      </w:r>
      <w:commentRangeEnd w:id="43"/>
      <w:r w:rsidR="00CF5D56">
        <w:rPr>
          <w:rStyle w:val="CommentReference"/>
        </w:rPr>
        <w:commentReference w:id="43"/>
      </w:r>
      <w:r w:rsidRPr="00C4735F">
        <w:rPr>
          <w:rFonts w:ascii="Times New Roman" w:eastAsia="Calibri" w:hAnsi="Times New Roman" w:cs="Times New Roman"/>
        </w:rPr>
        <w:t>.</w:t>
      </w:r>
      <w:r w:rsidR="00670678" w:rsidRPr="00C4735F">
        <w:rPr>
          <w:rFonts w:ascii="Times New Roman" w:eastAsia="Calibri" w:hAnsi="Times New Roman" w:cs="Times New Roman"/>
        </w:rPr>
        <w:t xml:space="preserve"> </w:t>
      </w:r>
      <w:r w:rsidRPr="00C4735F">
        <w:rPr>
          <w:rFonts w:ascii="Times New Roman" w:eastAsia="Calibri" w:hAnsi="Times New Roman" w:cs="Times New Roman"/>
        </w:rPr>
        <w:t>Th</w:t>
      </w:r>
      <w:r w:rsidR="00950243" w:rsidRPr="00C4735F">
        <w:rPr>
          <w:rFonts w:ascii="Times New Roman" w:eastAsia="Calibri" w:hAnsi="Times New Roman" w:cs="Times New Roman"/>
        </w:rPr>
        <w:t>e prevalence of studies considering surrogates across spatial scales</w:t>
      </w:r>
      <w:r w:rsidRPr="00C4735F">
        <w:rPr>
          <w:rFonts w:ascii="Times New Roman" w:eastAsia="Calibri" w:hAnsi="Times New Roman" w:cs="Times New Roman"/>
        </w:rPr>
        <w:t xml:space="preserve"> may also be due to the widespread use of surrogates to </w:t>
      </w:r>
      <w:r w:rsidR="00670678" w:rsidRPr="00C4735F">
        <w:rPr>
          <w:rFonts w:ascii="Times New Roman" w:eastAsia="Calibri" w:hAnsi="Times New Roman" w:cs="Times New Roman"/>
        </w:rPr>
        <w:t>identify priority conservation areas</w:t>
      </w:r>
      <w:r w:rsidRPr="00C4735F">
        <w:rPr>
          <w:rFonts w:ascii="Times New Roman" w:eastAsia="Calibri" w:hAnsi="Times New Roman" w:cs="Times New Roman"/>
        </w:rPr>
        <w:t xml:space="preserve">; </w:t>
      </w:r>
      <w:ins w:id="44" w:author="Brian Gerber" w:date="2019-02-12T09:36:00Z">
        <w:r w:rsidR="00CF5D56">
          <w:rPr>
            <w:rFonts w:ascii="Times New Roman" w:eastAsia="Calibri" w:hAnsi="Times New Roman" w:cs="Times New Roman"/>
          </w:rPr>
          <w:t>this</w:t>
        </w:r>
      </w:ins>
      <w:del w:id="45" w:author="Brian Gerber" w:date="2019-02-12T09:36:00Z">
        <w:r w:rsidRPr="00C4735F" w:rsidDel="00CF5D56">
          <w:rPr>
            <w:rFonts w:ascii="Times New Roman" w:eastAsia="Calibri" w:hAnsi="Times New Roman" w:cs="Times New Roman"/>
          </w:rPr>
          <w:delText>a</w:delText>
        </w:r>
      </w:del>
      <w:r w:rsidRPr="00C4735F">
        <w:rPr>
          <w:rFonts w:ascii="Times New Roman" w:eastAsia="Calibri" w:hAnsi="Times New Roman" w:cs="Times New Roman"/>
        </w:rPr>
        <w:t xml:space="preserve"> task </w:t>
      </w:r>
      <w:del w:id="46" w:author="Brian Gerber" w:date="2019-02-12T09:36:00Z">
        <w:r w:rsidRPr="00C4735F" w:rsidDel="00CF5D56">
          <w:rPr>
            <w:rFonts w:ascii="Times New Roman" w:eastAsia="Calibri" w:hAnsi="Times New Roman" w:cs="Times New Roman"/>
          </w:rPr>
          <w:delText xml:space="preserve">that </w:delText>
        </w:r>
      </w:del>
      <w:r w:rsidRPr="00C4735F">
        <w:rPr>
          <w:rFonts w:ascii="Times New Roman" w:eastAsia="Calibri" w:hAnsi="Times New Roman" w:cs="Times New Roman"/>
        </w:rPr>
        <w:t xml:space="preserve">requires an understanding of how the size and dispersion of the areas being conserved will </w:t>
      </w:r>
      <w:r w:rsidR="00950243" w:rsidRPr="00C4735F">
        <w:rPr>
          <w:rFonts w:ascii="Times New Roman" w:eastAsia="Calibri" w:hAnsi="Times New Roman" w:cs="Times New Roman"/>
        </w:rPr>
        <w:t>affect</w:t>
      </w:r>
      <w:r w:rsidRPr="00C4735F">
        <w:rPr>
          <w:rFonts w:ascii="Times New Roman" w:eastAsia="Calibri" w:hAnsi="Times New Roman" w:cs="Times New Roman"/>
        </w:rPr>
        <w:t xml:space="preserve"> the dynamics </w:t>
      </w:r>
      <w:r w:rsidR="00950243" w:rsidRPr="00C4735F">
        <w:rPr>
          <w:rFonts w:ascii="Times New Roman" w:eastAsia="Calibri" w:hAnsi="Times New Roman" w:cs="Times New Roman"/>
        </w:rPr>
        <w:t>between the surrogate and target</w:t>
      </w:r>
      <w:r w:rsidR="00670678" w:rsidRPr="00C4735F">
        <w:rPr>
          <w:rFonts w:ascii="Times New Roman" w:eastAsia="Calibri" w:hAnsi="Times New Roman" w:cs="Times New Roman"/>
        </w:rPr>
        <w:t xml:space="preserve"> </w:t>
      </w:r>
      <w:r w:rsidR="00670678" w:rsidRPr="00C4735F">
        <w:rPr>
          <w:rFonts w:ascii="Times New Roman" w:eastAsia="Calibri" w:hAnsi="Times New Roman" w:cs="Times New Roman"/>
        </w:rPr>
        <w:fldChar w:fldCharType="begin" w:fldLock="1"/>
      </w:r>
      <w:r w:rsidR="0087425D" w:rsidRPr="00C4735F">
        <w:rPr>
          <w:rFonts w:ascii="Times New Roman" w:eastAsia="Calibri" w:hAnsi="Times New Roman" w:cs="Times New Roman"/>
        </w:rPr>
        <w:instrText>ADDIN CSL_CITATION {"citationItems":[{"id":"ITEM-1","itemData":{"author":[{"dropping-particle":"","family":"Sarkar","given":"S","non-dropping-particle":"","parse-names":false,"suffix":""},{"dropping-particle":"","family":"Margules","given":"C","non-dropping-particle":"","parse-names":false,"suffix":""}],"container-title":"J Biosci","id":"ITEM-1","issued":{"date-parts":[["2002"]]},"note":"-covers the basics of complementarity, biodiversity definition and use of surrogates","title":"Operationalizing biodiversity for conservation planning.","type":"article-journal","volume":"27"},"uris":["http://www.mendeley.com/documents/?uuid=3d99b18d-696a-336f-9639-4dd729816246"]},{"id":"ITEM-2","itemData":{"author":[{"dropping-particle":"","family":"Margules","given":"CR","non-dropping-particle":"","parse-names":false,"suffix":""},{"dropping-particle":"","family":"Pressey","given":"RL","non-dropping-particle":"","parse-names":false,"suffix":""},{"dropping-particle":"","family":"Williams","given":"PH","non-dropping-particle":"","parse-names":false,"suffix":""}],"container-title":"J Biosci","id":"ITEM-2","issued":{"date-parts":[["2002"]]},"note":"-static study focusing on spatial aspect\n-predicting overall diversity with one group","title":"Representing biodiversity: data and procedures for identifying priority areas for conservation.","type":"article-journal","volume":"27"},"uris":["http://www.mendeley.com/documents/?uuid=0fe850a3-7b95-3d88-92f8-d753171576ec"]},{"id":"ITEM-3","itemData":{"author":[{"dropping-particle":"","family":"Ward","given":"TJ","non-dropping-particle":"","parse-names":false,"suffix":""},{"dropping-particle":"","family":"Vanderklift","given":"MA","non-dropping-particle":"","parse-names":false,"suffix":""},{"dropping-particle":"","family":"Nicholls","given":"AO","non-dropping-particle":"","parse-names":false,"suffix":""},{"dropping-particle":"","family":"Kenchington","given":"RA","non-dropping-particle":"","parse-names":false,"suffix":""}],"container-title":"Ecol Appl","id":"ITEM-3","issued":{"date-parts":[["1999"]]},"note":"-static\n-spatial\n-marine reserves","title":"Selecting marine reserves using habitats and species assemblages as surrogates for biological diversity.","type":"article-journal","volume":"9"},"uris":["http://www.mendeley.com/documents/?uuid=7ab79edc-ca3e-3591-b810-baadc817036b"]},{"id":"ITEM-4","itemData":{"DOI":"10.1016/j.ecolind.2005.08.006","ISBN":"1470-160X","ISSN":"1470160X","PMID":"308","abstract":"The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Indicators","id":"ITEM-4","issued":{"date-parts":[["2006"]]},"title":"Bird communities as bioindicators: The focal species concept in agricultural landscapes","type":"article-journal"},"uris":["http://www.mendeley.com/documents/?uuid=4e32da55-a26d-3d9e-8edc-74d4e3da9e0d"]}],"mendeley":{"formattedCitation":"(Margules, Pressey, &amp; Williams, 2002; Padoa-Schioppa, Baietto, Massa, &amp; Bottoni, 2006; Sarkar &amp; Margules, 2002; T. Ward, Vanderklift, Nicholls, &amp; Kenchington, 1999)","plainTextFormattedCitation":"(Margules, Pressey, &amp; Williams, 2002; Padoa-Schioppa, Baietto, Massa, &amp; Bottoni, 2006; Sarkar &amp; Margules, 2002; T. Ward, Vanderklift, Nicholls, &amp; Kenchington, 1999)","previouslyFormattedCitation":"(Margules, Pressey, &amp; Williams, 2002; Padoa-Schioppa, Baietto, Massa, &amp; Bottoni, 2006; Sarkar &amp; Margules, 2002; T. Ward, Vanderklift, Nicholls, &amp; Kenchington, 1999)"},"properties":{"noteIndex":0},"schema":"https://github.com/citation-style-language/schema/raw/master/csl-citation.json"}</w:instrText>
      </w:r>
      <w:r w:rsidR="00670678" w:rsidRPr="00C4735F">
        <w:rPr>
          <w:rFonts w:ascii="Times New Roman" w:eastAsia="Calibri" w:hAnsi="Times New Roman" w:cs="Times New Roman"/>
        </w:rPr>
        <w:fldChar w:fldCharType="separate"/>
      </w:r>
      <w:r w:rsidR="00670678" w:rsidRPr="00C4735F">
        <w:rPr>
          <w:rFonts w:ascii="Times New Roman" w:eastAsia="Calibri" w:hAnsi="Times New Roman" w:cs="Times New Roman"/>
          <w:noProof/>
        </w:rPr>
        <w:t>(Margules, Pressey, &amp; Williams, 2002; Padoa-Schioppa, Baietto, Massa, &amp; Bottoni, 2006; Sarkar &amp; Margules, 2002; T. Ward, Vanderklift, Nicholls, &amp; Kenchington, 1999)</w:t>
      </w:r>
      <w:r w:rsidR="00670678" w:rsidRPr="00C4735F">
        <w:rPr>
          <w:rFonts w:ascii="Times New Roman" w:eastAsia="Calibri" w:hAnsi="Times New Roman" w:cs="Times New Roman"/>
        </w:rPr>
        <w:fldChar w:fldCharType="end"/>
      </w:r>
      <w:r w:rsidR="00670678" w:rsidRPr="00C4735F">
        <w:rPr>
          <w:rFonts w:ascii="Times New Roman" w:eastAsia="Calibri" w:hAnsi="Times New Roman" w:cs="Times New Roman"/>
        </w:rPr>
        <w:t xml:space="preserve">. </w:t>
      </w:r>
      <w:ins w:id="47" w:author="Brian Gerber" w:date="2019-02-12T09:38:00Z">
        <w:r w:rsidR="00CF5D56">
          <w:rPr>
            <w:rFonts w:ascii="Times New Roman" w:eastAsia="Calibri" w:hAnsi="Times New Roman" w:cs="Times New Roman"/>
          </w:rPr>
          <w:t>However, f</w:t>
        </w:r>
      </w:ins>
      <w:ins w:id="48" w:author="Brian Gerber" w:date="2019-02-12T09:37:00Z">
        <w:r w:rsidR="00CF5D56">
          <w:rPr>
            <w:rFonts w:ascii="Times New Roman" w:eastAsia="Calibri" w:hAnsi="Times New Roman" w:cs="Times New Roman"/>
          </w:rPr>
          <w:t xml:space="preserve">ew studies have </w:t>
        </w:r>
      </w:ins>
      <w:del w:id="49" w:author="Brian Gerber" w:date="2019-02-12T09:37:00Z">
        <w:r w:rsidR="00DA23FD" w:rsidRPr="00C4735F" w:rsidDel="00CF5D56">
          <w:rPr>
            <w:rFonts w:ascii="Times New Roman" w:eastAsia="Calibri" w:hAnsi="Times New Roman" w:cs="Times New Roman"/>
          </w:rPr>
          <w:delText>The</w:delText>
        </w:r>
        <w:r w:rsidR="00670678" w:rsidRPr="00C4735F" w:rsidDel="00CF5D56">
          <w:rPr>
            <w:rFonts w:ascii="Times New Roman" w:eastAsia="Calibri" w:hAnsi="Times New Roman" w:cs="Times New Roman"/>
          </w:rPr>
          <w:delText xml:space="preserve"> few studies that </w:delText>
        </w:r>
      </w:del>
      <w:r w:rsidR="00670678" w:rsidRPr="00C4735F">
        <w:rPr>
          <w:rFonts w:ascii="Times New Roman" w:eastAsia="Calibri" w:hAnsi="Times New Roman" w:cs="Times New Roman"/>
        </w:rPr>
        <w:t>explicitly investigate</w:t>
      </w:r>
      <w:ins w:id="50" w:author="Brian Gerber" w:date="2019-02-12T09:37:00Z">
        <w:r w:rsidR="00CF5D56">
          <w:rPr>
            <w:rFonts w:ascii="Times New Roman" w:eastAsia="Calibri" w:hAnsi="Times New Roman" w:cs="Times New Roman"/>
          </w:rPr>
          <w:t>d</w:t>
        </w:r>
      </w:ins>
      <w:r w:rsidR="00670678" w:rsidRPr="00C4735F">
        <w:rPr>
          <w:rFonts w:ascii="Times New Roman" w:eastAsia="Calibri" w:hAnsi="Times New Roman" w:cs="Times New Roman"/>
        </w:rPr>
        <w:t xml:space="preserve"> </w:t>
      </w:r>
      <w:del w:id="51" w:author="Brian Gerber" w:date="2019-02-12T09:38:00Z">
        <w:r w:rsidR="00670678" w:rsidRPr="00C4735F" w:rsidDel="00CF5D56">
          <w:rPr>
            <w:rFonts w:ascii="Times New Roman" w:eastAsia="Calibri" w:hAnsi="Times New Roman" w:cs="Times New Roman"/>
          </w:rPr>
          <w:delText xml:space="preserve">the </w:delText>
        </w:r>
      </w:del>
      <w:ins w:id="52" w:author="Brian Gerber" w:date="2019-02-12T09:38:00Z">
        <w:r w:rsidR="00CF5D56">
          <w:rPr>
            <w:rFonts w:ascii="Times New Roman" w:eastAsia="Calibri" w:hAnsi="Times New Roman" w:cs="Times New Roman"/>
          </w:rPr>
          <w:t xml:space="preserve">surrogate </w:t>
        </w:r>
        <w:r w:rsidR="00CF5D56" w:rsidRPr="00C4735F">
          <w:rPr>
            <w:rFonts w:ascii="Times New Roman" w:eastAsia="Calibri" w:hAnsi="Times New Roman" w:cs="Times New Roman"/>
          </w:rPr>
          <w:t xml:space="preserve"> </w:t>
        </w:r>
      </w:ins>
      <w:r w:rsidR="00670678" w:rsidRPr="00C4735F">
        <w:rPr>
          <w:rFonts w:ascii="Times New Roman" w:eastAsia="Calibri" w:hAnsi="Times New Roman" w:cs="Times New Roman"/>
        </w:rPr>
        <w:t xml:space="preserve">effectiveness </w:t>
      </w:r>
      <w:del w:id="53" w:author="Brian Gerber" w:date="2019-02-12T09:38:00Z">
        <w:r w:rsidR="00670678" w:rsidRPr="00C4735F" w:rsidDel="00CF5D56">
          <w:rPr>
            <w:rFonts w:ascii="Times New Roman" w:eastAsia="Calibri" w:hAnsi="Times New Roman" w:cs="Times New Roman"/>
          </w:rPr>
          <w:delText xml:space="preserve">of a surrogate </w:delText>
        </w:r>
      </w:del>
      <w:ins w:id="54" w:author="Brian Gerber" w:date="2019-02-12T09:37:00Z">
        <w:r w:rsidR="00CF5D56">
          <w:rPr>
            <w:rFonts w:ascii="Times New Roman" w:eastAsia="Calibri" w:hAnsi="Times New Roman" w:cs="Times New Roman"/>
          </w:rPr>
          <w:t>across temporal scales, and those that have</w:t>
        </w:r>
      </w:ins>
      <w:ins w:id="55" w:author="Brian Gerber" w:date="2019-02-12T09:38:00Z">
        <w:r w:rsidR="00CF5D56">
          <w:rPr>
            <w:rFonts w:ascii="Times New Roman" w:eastAsia="Calibri" w:hAnsi="Times New Roman" w:cs="Times New Roman"/>
          </w:rPr>
          <w:t xml:space="preserve"> are typically </w:t>
        </w:r>
      </w:ins>
      <w:ins w:id="56" w:author="Brian Gerber" w:date="2019-02-12T09:39:00Z">
        <w:r w:rsidR="00CF5D56">
          <w:rPr>
            <w:rFonts w:ascii="Times New Roman" w:eastAsia="Calibri" w:hAnsi="Times New Roman" w:cs="Times New Roman"/>
          </w:rPr>
          <w:t xml:space="preserve">quite </w:t>
        </w:r>
        <w:commentRangeStart w:id="57"/>
        <w:r w:rsidR="00CF5D56">
          <w:rPr>
            <w:rFonts w:ascii="Times New Roman" w:eastAsia="Calibri" w:hAnsi="Times New Roman" w:cs="Times New Roman"/>
          </w:rPr>
          <w:t>short</w:t>
        </w:r>
        <w:commentRangeEnd w:id="57"/>
        <w:r w:rsidR="00CF5D56">
          <w:rPr>
            <w:rStyle w:val="CommentReference"/>
          </w:rPr>
          <w:commentReference w:id="57"/>
        </w:r>
        <w:r w:rsidR="00CF5D56">
          <w:rPr>
            <w:rFonts w:ascii="Times New Roman" w:eastAsia="Calibri" w:hAnsi="Times New Roman" w:cs="Times New Roman"/>
          </w:rPr>
          <w:t xml:space="preserve"> </w:t>
        </w:r>
      </w:ins>
      <w:del w:id="58" w:author="Brian Gerber" w:date="2019-02-12T09:38:00Z">
        <w:r w:rsidR="00670678" w:rsidRPr="00C4735F" w:rsidDel="00CF5D56">
          <w:rPr>
            <w:rFonts w:ascii="Times New Roman" w:eastAsia="Calibri" w:hAnsi="Times New Roman" w:cs="Times New Roman"/>
          </w:rPr>
          <w:delText>to predict a target at different temporal scales</w:delText>
        </w:r>
        <w:r w:rsidR="00DA23FD" w:rsidRPr="00C4735F" w:rsidDel="00CF5D56">
          <w:rPr>
            <w:rFonts w:ascii="Times New Roman" w:eastAsia="Calibri" w:hAnsi="Times New Roman" w:cs="Times New Roman"/>
          </w:rPr>
          <w:delText xml:space="preserve"> often take place in </w:delText>
        </w:r>
      </w:del>
      <w:del w:id="59" w:author="Brian Gerber" w:date="2019-02-12T09:39:00Z">
        <w:r w:rsidR="00DA23FD" w:rsidRPr="00C4735F" w:rsidDel="00CF5D56">
          <w:rPr>
            <w:rFonts w:ascii="Times New Roman" w:eastAsia="Calibri" w:hAnsi="Times New Roman" w:cs="Times New Roman"/>
          </w:rPr>
          <w:delText>less than two years</w:delText>
        </w:r>
        <w:r w:rsidR="00670678" w:rsidRPr="00C4735F" w:rsidDel="00CF5D56">
          <w:rPr>
            <w:rFonts w:ascii="Times New Roman" w:eastAsia="Calibri" w:hAnsi="Times New Roman" w:cs="Times New Roman"/>
          </w:rPr>
          <w:delText xml:space="preserve"> </w:delText>
        </w:r>
      </w:del>
      <w:r w:rsidR="0087425D" w:rsidRPr="00C4735F">
        <w:rPr>
          <w:rFonts w:ascii="Times New Roman" w:eastAsia="Calibri" w:hAnsi="Times New Roman" w:cs="Times New Roman"/>
        </w:rPr>
        <w:fldChar w:fldCharType="begin" w:fldLock="1"/>
      </w:r>
      <w:r w:rsidR="00285A29" w:rsidRPr="00C4735F">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Communities","type":"report","volume":"16"},"uris":["http://www.mendeley.com/documents/?uuid=16ca88c3-fa99-34f4-acc4-2f11f46ed10b"]},{"id":"ITEM-2","itemData":{"DOI":"10.1016/j.seares.2011.07.003","ISBN":"1385-1101","ISSN":"13851101","abstract":"Macroalgae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Research","id":"ITEM-2","issued":{"date-parts":[["2011"]]},"note":"-patterns consistent between speccies and functional groups, so function can be a surrogate\n-look at seasonal variation over time, but only one year\n-points out lack of temporal surrogate studies","title":"Seasonal patterns of tidepool macroalgal assemblages in the North of Portugal. Consistence between species and functional group approaches","type":"article-journal"},"uris":["http://www.mendeley.com/documents/?uuid=1b35861d-729e-38fc-9c31-24d04a496c61"]}],"mendeley":{"formattedCitation":"(Magierowski &amp; Johnson, 2006; Rubal, Veiga, Vieira, &amp; Sousa-Pinto, 2011)","plainTextFormattedCitation":"(Magierowski &amp; Johnson, 2006; Rubal, Veiga, Vieira, &amp; Sousa-Pinto, 2011)","previouslyFormattedCitation":"(Magierowski &amp; Johnson, 2006; Rubal, Veiga, Vieira, &amp; Sousa-Pinto, 2011)"},"properties":{"noteIndex":0},"schema":"https://github.com/citation-style-language/schema/raw/master/csl-citation.json"}</w:instrText>
      </w:r>
      <w:r w:rsidR="0087425D" w:rsidRPr="00C4735F">
        <w:rPr>
          <w:rFonts w:ascii="Times New Roman" w:eastAsia="Calibri" w:hAnsi="Times New Roman" w:cs="Times New Roman"/>
        </w:rPr>
        <w:fldChar w:fldCharType="separate"/>
      </w:r>
      <w:r w:rsidR="005722DF" w:rsidRPr="00C4735F">
        <w:rPr>
          <w:rFonts w:ascii="Times New Roman" w:eastAsia="Calibri" w:hAnsi="Times New Roman" w:cs="Times New Roman"/>
          <w:noProof/>
        </w:rPr>
        <w:t>(Magierowski &amp; Johnson, 2006; Rubal, Veiga, Vieira, &amp; Sousa-Pinto, 2011)</w:t>
      </w:r>
      <w:r w:rsidR="0087425D" w:rsidRPr="00C4735F">
        <w:rPr>
          <w:rFonts w:ascii="Times New Roman" w:eastAsia="Calibri" w:hAnsi="Times New Roman" w:cs="Times New Roman"/>
        </w:rPr>
        <w:fldChar w:fldCharType="end"/>
      </w:r>
      <w:r w:rsidR="00670678" w:rsidRPr="00C4735F">
        <w:rPr>
          <w:rFonts w:ascii="Times New Roman" w:eastAsia="Calibri" w:hAnsi="Times New Roman" w:cs="Times New Roman"/>
        </w:rPr>
        <w:t xml:space="preserve">. </w:t>
      </w:r>
      <w:r w:rsidR="00DA23FD" w:rsidRPr="00C4735F">
        <w:rPr>
          <w:rFonts w:ascii="Times New Roman" w:eastAsia="Calibri" w:hAnsi="Times New Roman" w:cs="Times New Roman"/>
        </w:rPr>
        <w:t xml:space="preserve">One of the few longer studies </w:t>
      </w:r>
      <w:r w:rsidR="0087425D" w:rsidRPr="00C4735F">
        <w:rPr>
          <w:rFonts w:ascii="Times New Roman" w:eastAsia="Calibri" w:hAnsi="Times New Roman" w:cs="Times New Roman"/>
        </w:rPr>
        <w:t>of ten years</w:t>
      </w:r>
      <w:ins w:id="60" w:author="Brian Gerber" w:date="2019-02-12T09:41:00Z">
        <w:r w:rsidR="00CF5D56">
          <w:rPr>
            <w:rFonts w:ascii="Times New Roman" w:eastAsia="Calibri" w:hAnsi="Times New Roman" w:cs="Times New Roman"/>
          </w:rPr>
          <w:t>, which</w:t>
        </w:r>
      </w:ins>
      <w:r w:rsidR="003C70D6">
        <w:rPr>
          <w:rFonts w:ascii="Times New Roman" w:eastAsia="Calibri" w:hAnsi="Times New Roman" w:cs="Times New Roman"/>
        </w:rPr>
        <w:t xml:space="preserve"> also</w:t>
      </w:r>
      <w:r w:rsidR="0087425D" w:rsidRPr="00C4735F">
        <w:rPr>
          <w:rFonts w:ascii="Times New Roman" w:eastAsia="Calibri" w:hAnsi="Times New Roman" w:cs="Times New Roman"/>
        </w:rPr>
        <w:t xml:space="preserve"> included different geographic regions</w:t>
      </w:r>
      <w:r w:rsidR="005722DF" w:rsidRPr="00C4735F">
        <w:rPr>
          <w:rFonts w:ascii="Times New Roman" w:eastAsia="Calibri" w:hAnsi="Times New Roman" w:cs="Times New Roman"/>
        </w:rPr>
        <w:t xml:space="preserve">, </w:t>
      </w:r>
      <w:del w:id="61" w:author="Brian Gerber" w:date="2019-02-12T09:41:00Z">
        <w:r w:rsidR="005722DF" w:rsidRPr="00C4735F" w:rsidDel="00CF5D56">
          <w:rPr>
            <w:rFonts w:ascii="Times New Roman" w:eastAsia="Calibri" w:hAnsi="Times New Roman" w:cs="Times New Roman"/>
          </w:rPr>
          <w:delText xml:space="preserve">but </w:delText>
        </w:r>
      </w:del>
      <w:r w:rsidR="00DA23FD" w:rsidRPr="00C4735F">
        <w:rPr>
          <w:rFonts w:ascii="Times New Roman" w:eastAsia="Calibri" w:hAnsi="Times New Roman" w:cs="Times New Roman"/>
        </w:rPr>
        <w:t xml:space="preserve">concluded that percent canopy cover </w:t>
      </w:r>
      <w:r w:rsidR="00DA23FD" w:rsidRPr="00C4735F">
        <w:rPr>
          <w:rFonts w:ascii="Times New Roman" w:eastAsia="Calibri" w:hAnsi="Times New Roman" w:cs="Times New Roman"/>
        </w:rPr>
        <w:lastRenderedPageBreak/>
        <w:t xml:space="preserve">was a poor surrogate for bird richness (Pierson, </w:t>
      </w:r>
      <w:proofErr w:type="spellStart"/>
      <w:r w:rsidR="00DA23FD" w:rsidRPr="00C4735F">
        <w:rPr>
          <w:rFonts w:ascii="Times New Roman" w:eastAsia="Calibri" w:hAnsi="Times New Roman" w:cs="Times New Roman"/>
        </w:rPr>
        <w:t>Mortelliti</w:t>
      </w:r>
      <w:proofErr w:type="spellEnd"/>
      <w:r w:rsidR="00DA23FD" w:rsidRPr="00C4735F">
        <w:rPr>
          <w:rFonts w:ascii="Times New Roman" w:eastAsia="Calibri" w:hAnsi="Times New Roman" w:cs="Times New Roman"/>
        </w:rPr>
        <w:t xml:space="preserve">, Barton, Lane, &amp; </w:t>
      </w:r>
      <w:proofErr w:type="spellStart"/>
      <w:r w:rsidR="00DA23FD" w:rsidRPr="00C4735F">
        <w:rPr>
          <w:rFonts w:ascii="Times New Roman" w:eastAsia="Calibri" w:hAnsi="Times New Roman" w:cs="Times New Roman"/>
        </w:rPr>
        <w:t>Lindenmayer</w:t>
      </w:r>
      <w:proofErr w:type="spellEnd"/>
      <w:r w:rsidR="00DA23FD" w:rsidRPr="00C4735F">
        <w:rPr>
          <w:rFonts w:ascii="Times New Roman" w:eastAsia="Calibri" w:hAnsi="Times New Roman" w:cs="Times New Roman"/>
        </w:rPr>
        <w:t xml:space="preserve">, 2016). Another </w:t>
      </w:r>
      <w:proofErr w:type="gramStart"/>
      <w:r w:rsidR="0087425D" w:rsidRPr="00C4735F">
        <w:rPr>
          <w:rFonts w:ascii="Times New Roman" w:eastAsia="Calibri" w:hAnsi="Times New Roman" w:cs="Times New Roman"/>
        </w:rPr>
        <w:t>ten year</w:t>
      </w:r>
      <w:proofErr w:type="gramEnd"/>
      <w:r w:rsidR="0087425D" w:rsidRPr="00C4735F">
        <w:rPr>
          <w:rFonts w:ascii="Times New Roman" w:eastAsia="Calibri" w:hAnsi="Times New Roman" w:cs="Times New Roman"/>
        </w:rPr>
        <w:t xml:space="preserve"> study identifi</w:t>
      </w:r>
      <w:r w:rsidR="00DA23FD" w:rsidRPr="00C4735F">
        <w:rPr>
          <w:rFonts w:ascii="Times New Roman" w:eastAsia="Calibri" w:hAnsi="Times New Roman" w:cs="Times New Roman"/>
        </w:rPr>
        <w:t>ed</w:t>
      </w:r>
      <w:r w:rsidR="00670678" w:rsidRPr="00C4735F">
        <w:rPr>
          <w:rFonts w:ascii="Times New Roman" w:eastAsia="Calibri" w:hAnsi="Times New Roman" w:cs="Times New Roman"/>
        </w:rPr>
        <w:t xml:space="preserve"> a group of 35</w:t>
      </w:r>
      <w:r w:rsidR="00DB7F4E" w:rsidRPr="00C4735F">
        <w:rPr>
          <w:rFonts w:ascii="Times New Roman" w:eastAsia="Calibri" w:hAnsi="Times New Roman" w:cs="Times New Roman"/>
        </w:rPr>
        <w:t xml:space="preserve"> </w:t>
      </w:r>
      <w:r w:rsidR="00670678" w:rsidRPr="00C4735F">
        <w:rPr>
          <w:rFonts w:ascii="Times New Roman" w:eastAsia="Calibri" w:hAnsi="Times New Roman" w:cs="Times New Roman"/>
        </w:rPr>
        <w:t xml:space="preserve">surrogates </w:t>
      </w:r>
      <w:r w:rsidR="0087425D" w:rsidRPr="00C4735F">
        <w:rPr>
          <w:rFonts w:ascii="Times New Roman" w:eastAsia="Calibri" w:hAnsi="Times New Roman" w:cs="Times New Roman"/>
        </w:rPr>
        <w:t>t</w:t>
      </w:r>
      <w:r w:rsidR="005722DF" w:rsidRPr="00C4735F">
        <w:rPr>
          <w:rFonts w:ascii="Times New Roman" w:eastAsia="Calibri" w:hAnsi="Times New Roman" w:cs="Times New Roman"/>
        </w:rPr>
        <w:t>hat</w:t>
      </w:r>
      <w:r w:rsidR="0087425D" w:rsidRPr="00C4735F">
        <w:rPr>
          <w:rFonts w:ascii="Times New Roman" w:eastAsia="Calibri" w:hAnsi="Times New Roman" w:cs="Times New Roman"/>
        </w:rPr>
        <w:t xml:space="preserve"> </w:t>
      </w:r>
      <w:r w:rsidR="00670678" w:rsidRPr="00C4735F">
        <w:rPr>
          <w:rFonts w:ascii="Times New Roman" w:eastAsia="Calibri" w:hAnsi="Times New Roman" w:cs="Times New Roman"/>
        </w:rPr>
        <w:t xml:space="preserve">successfully </w:t>
      </w:r>
      <w:r w:rsidR="0087425D" w:rsidRPr="00C4735F">
        <w:rPr>
          <w:rFonts w:ascii="Times New Roman" w:eastAsia="Calibri" w:hAnsi="Times New Roman" w:cs="Times New Roman"/>
        </w:rPr>
        <w:t>predict</w:t>
      </w:r>
      <w:r w:rsidR="005722DF" w:rsidRPr="00C4735F">
        <w:rPr>
          <w:rFonts w:ascii="Times New Roman" w:eastAsia="Calibri" w:hAnsi="Times New Roman" w:cs="Times New Roman"/>
        </w:rPr>
        <w:t>ed</w:t>
      </w:r>
      <w:r w:rsidR="0087425D" w:rsidRPr="00C4735F">
        <w:rPr>
          <w:rFonts w:ascii="Times New Roman" w:eastAsia="Calibri" w:hAnsi="Times New Roman" w:cs="Times New Roman"/>
        </w:rPr>
        <w:t xml:space="preserve"> </w:t>
      </w:r>
      <w:r w:rsidR="00670678" w:rsidRPr="00C4735F">
        <w:rPr>
          <w:rFonts w:ascii="Times New Roman" w:eastAsia="Calibri" w:hAnsi="Times New Roman" w:cs="Times New Roman"/>
        </w:rPr>
        <w:t xml:space="preserve">changes in the </w:t>
      </w:r>
      <w:r w:rsidR="005722DF" w:rsidRPr="00C4735F">
        <w:rPr>
          <w:rFonts w:ascii="Times New Roman" w:eastAsia="Calibri" w:hAnsi="Times New Roman" w:cs="Times New Roman"/>
        </w:rPr>
        <w:t xml:space="preserve">target </w:t>
      </w:r>
      <w:r w:rsidR="0087425D" w:rsidRPr="00C4735F">
        <w:rPr>
          <w:rFonts w:ascii="Times New Roman" w:eastAsia="Calibri" w:hAnsi="Times New Roman" w:cs="Times New Roman"/>
        </w:rPr>
        <w:t xml:space="preserve">assemblage </w:t>
      </w:r>
      <w:r w:rsidR="005722DF" w:rsidRPr="00C4735F">
        <w:rPr>
          <w:rFonts w:ascii="Times New Roman" w:eastAsia="Calibri" w:hAnsi="Times New Roman" w:cs="Times New Roman"/>
        </w:rPr>
        <w:t xml:space="preserve">of </w:t>
      </w:r>
      <w:r w:rsidR="0087425D" w:rsidRPr="00C4735F">
        <w:rPr>
          <w:rFonts w:ascii="Times New Roman" w:eastAsia="Calibri" w:hAnsi="Times New Roman" w:cs="Times New Roman"/>
        </w:rPr>
        <w:t xml:space="preserve">98 </w:t>
      </w:r>
      <w:commentRangeStart w:id="62"/>
      <w:r w:rsidR="0087425D" w:rsidRPr="00C4735F">
        <w:rPr>
          <w:rFonts w:ascii="Times New Roman" w:eastAsia="Calibri" w:hAnsi="Times New Roman" w:cs="Times New Roman"/>
        </w:rPr>
        <w:t>species</w:t>
      </w:r>
      <w:commentRangeEnd w:id="62"/>
      <w:r w:rsidR="00CF5D56">
        <w:rPr>
          <w:rStyle w:val="CommentReference"/>
        </w:rPr>
        <w:commentReference w:id="62"/>
      </w:r>
      <w:r w:rsidR="0087425D" w:rsidRPr="00C4735F">
        <w:rPr>
          <w:rFonts w:ascii="Times New Roman" w:eastAsia="Calibri" w:hAnsi="Times New Roman" w:cs="Times New Roman"/>
        </w:rPr>
        <w:t xml:space="preserve"> </w:t>
      </w:r>
      <w:r w:rsidR="005722DF" w:rsidRPr="00C4735F">
        <w:rPr>
          <w:rFonts w:ascii="Times New Roman" w:eastAsia="Calibri" w:hAnsi="Times New Roman" w:cs="Times New Roman"/>
        </w:rPr>
        <w:t>i</w:t>
      </w:r>
      <w:r w:rsidR="00670678" w:rsidRPr="00C4735F">
        <w:rPr>
          <w:rFonts w:ascii="Times New Roman" w:eastAsia="Calibri" w:hAnsi="Times New Roman" w:cs="Times New Roman"/>
        </w:rPr>
        <w:t xml:space="preserve">n a temperate brackish system (Bevilacqua et al., </w:t>
      </w:r>
      <w:commentRangeStart w:id="63"/>
      <w:r w:rsidR="00670678" w:rsidRPr="00C4735F">
        <w:rPr>
          <w:rFonts w:ascii="Times New Roman" w:eastAsia="Calibri" w:hAnsi="Times New Roman" w:cs="Times New Roman"/>
        </w:rPr>
        <w:t>2018</w:t>
      </w:r>
      <w:commentRangeEnd w:id="63"/>
      <w:r w:rsidR="006C6ABC">
        <w:rPr>
          <w:rStyle w:val="CommentReference"/>
        </w:rPr>
        <w:commentReference w:id="63"/>
      </w:r>
      <w:r w:rsidR="00670678" w:rsidRPr="00C4735F">
        <w:rPr>
          <w:rFonts w:ascii="Times New Roman" w:eastAsia="Calibri" w:hAnsi="Times New Roman" w:cs="Times New Roman"/>
        </w:rPr>
        <w:t xml:space="preserve">). </w:t>
      </w:r>
    </w:p>
    <w:p w14:paraId="133762FD" w14:textId="469D037F" w:rsidR="00166447" w:rsidRPr="00C4735F" w:rsidRDefault="00483DA8" w:rsidP="00C94857">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 xml:space="preserve">A widespread feature of surrogates </w:t>
      </w:r>
      <w:r w:rsidR="005F4AF6" w:rsidRPr="00C4735F">
        <w:rPr>
          <w:rFonts w:ascii="Times New Roman" w:eastAsia="Calibri" w:hAnsi="Times New Roman" w:cs="Times New Roman"/>
        </w:rPr>
        <w:t xml:space="preserve">for species diversity </w:t>
      </w:r>
      <w:r w:rsidRPr="00C4735F">
        <w:rPr>
          <w:rFonts w:ascii="Times New Roman" w:eastAsia="Calibri" w:hAnsi="Times New Roman" w:cs="Times New Roman"/>
        </w:rPr>
        <w:t xml:space="preserve">is </w:t>
      </w:r>
      <w:r w:rsidR="00181F9C" w:rsidRPr="00C4735F">
        <w:rPr>
          <w:rFonts w:ascii="Times New Roman" w:eastAsia="Calibri" w:hAnsi="Times New Roman" w:cs="Times New Roman"/>
        </w:rPr>
        <w:t xml:space="preserve">a </w:t>
      </w:r>
      <w:r w:rsidR="005F4AF6" w:rsidRPr="00C4735F">
        <w:rPr>
          <w:rFonts w:ascii="Times New Roman" w:eastAsia="Calibri" w:hAnsi="Times New Roman" w:cs="Times New Roman"/>
        </w:rPr>
        <w:t>reduc</w:t>
      </w:r>
      <w:r w:rsidR="00181F9C" w:rsidRPr="00C4735F">
        <w:rPr>
          <w:rFonts w:ascii="Times New Roman" w:eastAsia="Calibri" w:hAnsi="Times New Roman" w:cs="Times New Roman"/>
        </w:rPr>
        <w:t>tion of</w:t>
      </w:r>
      <w:r w:rsidR="005F4AF6" w:rsidRPr="00C4735F">
        <w:rPr>
          <w:rFonts w:ascii="Times New Roman" w:eastAsia="Calibri" w:hAnsi="Times New Roman" w:cs="Times New Roman"/>
        </w:rPr>
        <w:t xml:space="preserve"> taxonomic resolution. </w:t>
      </w:r>
      <w:r w:rsidR="00D6128A" w:rsidRPr="00C4735F">
        <w:rPr>
          <w:rFonts w:ascii="Times New Roman" w:eastAsia="Calibri" w:hAnsi="Times New Roman" w:cs="Times New Roman"/>
        </w:rPr>
        <w:t xml:space="preserve">Monitoring </w:t>
      </w:r>
      <w:r w:rsidR="00353059" w:rsidRPr="00C4735F">
        <w:rPr>
          <w:rFonts w:ascii="Times New Roman" w:eastAsia="Calibri" w:hAnsi="Times New Roman" w:cs="Times New Roman"/>
        </w:rPr>
        <w:t>at the species</w:t>
      </w:r>
      <w:r w:rsidR="007D09EE" w:rsidRPr="00C4735F">
        <w:rPr>
          <w:rFonts w:ascii="Times New Roman" w:eastAsia="Calibri" w:hAnsi="Times New Roman" w:cs="Times New Roman"/>
        </w:rPr>
        <w:t xml:space="preserve"> </w:t>
      </w:r>
      <w:r w:rsidR="00353059" w:rsidRPr="00C4735F">
        <w:rPr>
          <w:rFonts w:ascii="Times New Roman" w:eastAsia="Calibri" w:hAnsi="Times New Roman" w:cs="Times New Roman"/>
        </w:rPr>
        <w:t>level</w:t>
      </w:r>
      <w:r w:rsidR="00D6128A" w:rsidRPr="00C4735F">
        <w:rPr>
          <w:rFonts w:ascii="Times New Roman" w:eastAsia="Calibri" w:hAnsi="Times New Roman" w:cs="Times New Roman"/>
        </w:rPr>
        <w:t xml:space="preserve"> </w:t>
      </w:r>
      <w:r w:rsidR="006860B3" w:rsidRPr="00C4735F">
        <w:rPr>
          <w:rFonts w:ascii="Times New Roman" w:eastAsia="Calibri" w:hAnsi="Times New Roman" w:cs="Times New Roman"/>
        </w:rPr>
        <w:t xml:space="preserve">to estimate biodiversity </w:t>
      </w:r>
      <w:r w:rsidR="0001340B" w:rsidRPr="00C4735F">
        <w:rPr>
          <w:rFonts w:ascii="Times New Roman" w:eastAsia="Calibri" w:hAnsi="Times New Roman" w:cs="Times New Roman"/>
        </w:rPr>
        <w:t xml:space="preserve">often </w:t>
      </w:r>
      <w:r w:rsidR="00D6128A" w:rsidRPr="00C4735F">
        <w:rPr>
          <w:rFonts w:ascii="Times New Roman" w:eastAsia="Calibri" w:hAnsi="Times New Roman" w:cs="Times New Roman"/>
        </w:rPr>
        <w:t xml:space="preserve">requires </w:t>
      </w:r>
      <w:r w:rsidR="0001340B" w:rsidRPr="00C4735F">
        <w:rPr>
          <w:rFonts w:ascii="Times New Roman" w:eastAsia="Calibri" w:hAnsi="Times New Roman" w:cs="Times New Roman"/>
        </w:rPr>
        <w:t xml:space="preserve">substantial </w:t>
      </w:r>
      <w:r w:rsidR="00D6128A" w:rsidRPr="00C4735F">
        <w:rPr>
          <w:rFonts w:ascii="Times New Roman" w:eastAsia="Calibri" w:hAnsi="Times New Roman" w:cs="Times New Roman"/>
        </w:rPr>
        <w:t xml:space="preserve">taxonomic expertise </w:t>
      </w:r>
      <w:r w:rsidR="00D6128A" w:rsidRPr="00C4735F">
        <w:rPr>
          <w:rFonts w:ascii="Times New Roman" w:eastAsia="Calibri" w:hAnsi="Times New Roman" w:cs="Times New Roman"/>
        </w:rPr>
        <w:fldChar w:fldCharType="begin" w:fldLock="1"/>
      </w:r>
      <w:r w:rsidR="0087685F" w:rsidRPr="00C4735F">
        <w:rPr>
          <w:rFonts w:ascii="Times New Roman" w:eastAsia="Calibri" w:hAnsi="Times New Roman" w:cs="Times New Roman"/>
        </w:rPr>
        <w:instrText>ADDIN CSL_CITATION {"citationItems":[{"id":"ITEM-1","itemData":{"author":[{"dropping-particle":"","family":"Hirst","given":"AJ","non-dropping-particle":"","parse-names":false,"suffix":""}],"container-title":"Biol Cons","id":"ITEM-1","issued":{"date-parts":[["2008"]]},"note":"-another static study, analysis may be useful\n-group turned out to not be a good surrogate\n-author provides examples of plants used as surrogates","title":"Surrogate measures for assessing cryptic faunal biodiversity on macroalgal-dominated subtidal reefs.","type":"article-journal","volume":"141"},"uris":["http://www.mendeley.com/documents/?uuid=5b878b0b-8cd9-3d0a-9a1f-735895f16504"]},{"id":"ITEM-2","itemData":{"DOI":"10.1016/j.ecolind.2012.02.033","ISBN":"1470-160X","ISSN":"1470160X","abstract":"In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Indicators","id":"ITEM-2","issued":{"date-parts":[["2012"]]},"note":"looking at different levels of taxonomic resolution - look up their references","page":"304-315","publisher":"Elsevier Ltd","title":"A test for assessment of saproxylic beetle biodiversity using subsets of \"monitoring species\"","type":"article-journal","volume":"20"},"uris":["http://www.mendeley.com/documents/?uuid=05b5c7fc-9d4d-3677-b214-4815c19f07c0"]}],"mendeley":{"formattedCitation":"(Hirst, 2008; Sebek et al., 2012)","plainTextFormattedCitation":"(Hirst, 2008; Sebek et al., 2012)","previouslyFormattedCitation":"(Hirst, 2008; Sebek et al., 2012)"},"properties":{"noteIndex":0},"schema":"https://github.com/citation-style-language/schema/raw/master/csl-citation.json"}</w:instrText>
      </w:r>
      <w:r w:rsidR="00D6128A" w:rsidRPr="00C4735F">
        <w:rPr>
          <w:rFonts w:ascii="Times New Roman" w:eastAsia="Calibri" w:hAnsi="Times New Roman" w:cs="Times New Roman"/>
        </w:rPr>
        <w:fldChar w:fldCharType="separate"/>
      </w:r>
      <w:r w:rsidR="0087685F" w:rsidRPr="00C4735F">
        <w:rPr>
          <w:rFonts w:ascii="Times New Roman" w:eastAsia="Calibri" w:hAnsi="Times New Roman" w:cs="Times New Roman"/>
          <w:noProof/>
        </w:rPr>
        <w:t>(Hirst, 2008; Sebek et al., 2012)</w:t>
      </w:r>
      <w:r w:rsidR="00D6128A" w:rsidRPr="00C4735F">
        <w:rPr>
          <w:rFonts w:ascii="Times New Roman" w:eastAsia="Calibri" w:hAnsi="Times New Roman" w:cs="Times New Roman"/>
        </w:rPr>
        <w:fldChar w:fldCharType="end"/>
      </w:r>
      <w:r w:rsidR="00D6128A" w:rsidRPr="00C4735F">
        <w:rPr>
          <w:rFonts w:ascii="Times New Roman" w:eastAsia="Calibri" w:hAnsi="Times New Roman" w:cs="Times New Roman"/>
        </w:rPr>
        <w:t xml:space="preserve">. </w:t>
      </w:r>
      <w:r w:rsidR="00E81EDF" w:rsidRPr="00C4735F">
        <w:rPr>
          <w:rFonts w:ascii="Times New Roman" w:eastAsia="Calibri" w:hAnsi="Times New Roman" w:cs="Times New Roman"/>
        </w:rPr>
        <w:t xml:space="preserve"> Some </w:t>
      </w:r>
      <w:r w:rsidR="00BF5781" w:rsidRPr="00C4735F">
        <w:rPr>
          <w:rFonts w:ascii="Times New Roman" w:eastAsia="Calibri" w:hAnsi="Times New Roman" w:cs="Times New Roman"/>
        </w:rPr>
        <w:t xml:space="preserve">biodiversity </w:t>
      </w:r>
      <w:r w:rsidR="00E81EDF" w:rsidRPr="00C4735F">
        <w:rPr>
          <w:rFonts w:ascii="Times New Roman" w:eastAsia="Calibri" w:hAnsi="Times New Roman" w:cs="Times New Roman"/>
        </w:rPr>
        <w:t xml:space="preserve">studies </w:t>
      </w:r>
      <w:r w:rsidR="00CE338C" w:rsidRPr="00C4735F">
        <w:rPr>
          <w:rFonts w:ascii="Times New Roman" w:eastAsia="Calibri" w:hAnsi="Times New Roman" w:cs="Times New Roman"/>
        </w:rPr>
        <w:t xml:space="preserve">have </w:t>
      </w:r>
      <w:r w:rsidR="006860B3" w:rsidRPr="00C4735F">
        <w:rPr>
          <w:rFonts w:ascii="Times New Roman" w:eastAsia="Calibri" w:hAnsi="Times New Roman" w:cs="Times New Roman"/>
        </w:rPr>
        <w:t>investigate</w:t>
      </w:r>
      <w:r w:rsidR="00CE338C" w:rsidRPr="00C4735F">
        <w:rPr>
          <w:rFonts w:ascii="Times New Roman" w:eastAsia="Calibri" w:hAnsi="Times New Roman" w:cs="Times New Roman"/>
        </w:rPr>
        <w:t>d</w:t>
      </w:r>
      <w:r w:rsidR="006860B3" w:rsidRPr="00C4735F">
        <w:rPr>
          <w:rFonts w:ascii="Times New Roman" w:eastAsia="Calibri" w:hAnsi="Times New Roman" w:cs="Times New Roman"/>
        </w:rPr>
        <w:t xml:space="preserve"> the use of higher levels of taxonomic organization </w:t>
      </w:r>
      <w:r w:rsidR="001676BC" w:rsidRPr="00C4735F">
        <w:rPr>
          <w:rFonts w:ascii="Times New Roman" w:eastAsia="Calibri" w:hAnsi="Times New Roman" w:cs="Times New Roman"/>
        </w:rPr>
        <w:t>(such as genera, families</w:t>
      </w:r>
      <w:r w:rsidR="007D09EE" w:rsidRPr="00C4735F">
        <w:rPr>
          <w:rFonts w:ascii="Times New Roman" w:eastAsia="Calibri" w:hAnsi="Times New Roman" w:cs="Times New Roman"/>
        </w:rPr>
        <w:t>,</w:t>
      </w:r>
      <w:r w:rsidR="001676BC" w:rsidRPr="00C4735F">
        <w:rPr>
          <w:rFonts w:ascii="Times New Roman" w:eastAsia="Calibri" w:hAnsi="Times New Roman" w:cs="Times New Roman"/>
        </w:rPr>
        <w:t xml:space="preserve"> or orders) </w:t>
      </w:r>
      <w:r w:rsidR="006860B3" w:rsidRPr="00C4735F">
        <w:rPr>
          <w:rFonts w:ascii="Times New Roman" w:eastAsia="Calibri" w:hAnsi="Times New Roman" w:cs="Times New Roman"/>
        </w:rPr>
        <w:t xml:space="preserve">as </w:t>
      </w:r>
      <w:r w:rsidR="001676BC" w:rsidRPr="00C4735F">
        <w:rPr>
          <w:rFonts w:ascii="Times New Roman" w:eastAsia="Calibri" w:hAnsi="Times New Roman" w:cs="Times New Roman"/>
        </w:rPr>
        <w:t>surrogates for</w:t>
      </w:r>
      <w:r w:rsidR="006860B3" w:rsidRPr="00C4735F">
        <w:rPr>
          <w:rFonts w:ascii="Times New Roman" w:eastAsia="Calibri" w:hAnsi="Times New Roman" w:cs="Times New Roman"/>
        </w:rPr>
        <w:t xml:space="preserve"> species </w:t>
      </w:r>
      <w:r w:rsidR="001676BC" w:rsidRPr="00C4735F">
        <w:rPr>
          <w:rFonts w:ascii="Times New Roman" w:eastAsia="Calibri" w:hAnsi="Times New Roman" w:cs="Times New Roman"/>
        </w:rPr>
        <w:t>diversity</w:t>
      </w:r>
      <w:r w:rsidR="00E81EDF" w:rsidRPr="00C4735F">
        <w:rPr>
          <w:rFonts w:ascii="Times New Roman" w:eastAsia="Calibri" w:hAnsi="Times New Roman" w:cs="Times New Roman"/>
        </w:rPr>
        <w:t xml:space="preserve"> </w:t>
      </w:r>
      <w:r w:rsidR="00BF5781" w:rsidRPr="00C4735F">
        <w:rPr>
          <w:rFonts w:ascii="Times New Roman" w:eastAsia="Calibri" w:hAnsi="Times New Roman" w:cs="Times New Roman"/>
        </w:rPr>
        <w:t xml:space="preserve">to compensate for the difficulties of </w:t>
      </w:r>
      <w:r w:rsidR="006860B3" w:rsidRPr="00C4735F">
        <w:rPr>
          <w:rFonts w:ascii="Times New Roman" w:eastAsia="Calibri" w:hAnsi="Times New Roman" w:cs="Times New Roman"/>
        </w:rPr>
        <w:t>specie</w:t>
      </w:r>
      <w:r w:rsidR="005F6E07" w:rsidRPr="00C4735F">
        <w:rPr>
          <w:rFonts w:ascii="Times New Roman" w:eastAsia="Calibri" w:hAnsi="Times New Roman" w:cs="Times New Roman"/>
        </w:rPr>
        <w:t>s-</w:t>
      </w:r>
      <w:r w:rsidR="006860B3" w:rsidRPr="00C4735F">
        <w:rPr>
          <w:rFonts w:ascii="Times New Roman" w:eastAsia="Calibri" w:hAnsi="Times New Roman" w:cs="Times New Roman"/>
        </w:rPr>
        <w:t>level identification</w:t>
      </w:r>
      <w:r w:rsidR="00BF5781" w:rsidRPr="00C4735F">
        <w:rPr>
          <w:rFonts w:ascii="Times New Roman" w:eastAsia="Calibri" w:hAnsi="Times New Roman" w:cs="Times New Roman"/>
        </w:rPr>
        <w:t xml:space="preserve"> </w:t>
      </w:r>
      <w:r w:rsidR="000B36F3" w:rsidRPr="00C4735F">
        <w:rPr>
          <w:rFonts w:ascii="Times New Roman" w:eastAsia="Calibri" w:hAnsi="Times New Roman" w:cs="Times New Roman"/>
        </w:rPr>
        <w:fldChar w:fldCharType="begin" w:fldLock="1"/>
      </w:r>
      <w:r w:rsidR="0087685F" w:rsidRPr="00C4735F">
        <w:rPr>
          <w:rFonts w:ascii="Times New Roman" w:eastAsia="Calibri" w:hAnsi="Times New Roman" w:cs="Times New Roman"/>
        </w:rPr>
        <w:instrText>ADDIN CSL_CITATION {"citationItems":[{"id":"ITEM-1","itemData":{"DOI":"10.1016/j.marenvres.2010.12.004","ISSN":"01411136","PMID":"21196046","abstract":"Taxonomic Sufficiency (TS) has been proposed as a short-cut method to quantify changes of biological assemblages in environmental monitoring. However, issues about the efficacy of taxonomic surrogates in depicting long-term temporal patterns of marine assemblages are still scant. Here we report on the adoption of TS combined with data transformations to describe patterns of North Adriatic polychaete assemblages through 20 years. Univariate and multivariate analyses revealed large spatial-temporal variation charactering the assemblages. The efficiency to discriminate between the two research periods (1990-1994 vs. 2004-2008) was reduced when data were analyzed at family and order level leading to misinterpreting the sources of assemblage variation. Further information was lost with data transforms. Families may represent appropriate assemblages' descriptors in long-term monitoring, but using TS coupled with data transformations could lead to hazardous loss of information. We suggest that periodical analysis at fine taxonomic level should be routinely alternated to long-term monitoring based on TS in order to check its effectiveness. © 2010 Elsevier Ltd.","author":[{"dropping-particle":"","family":"Musco","given":"Luigi","non-dropping-particle":"","parse-names":false,"suffix":""},{"dropping-particle":"","family":"Mikac","given":"Barbara","non-dropping-particle":"","parse-names":false,"suffix":""},{"dropping-particle":"","family":"Tataranni","given":"Mariella","non-dropping-particle":"","parse-names":false,"suffix":""},{"dropping-particle":"","family":"Giangrande","given":"Adriana","non-dropping-particle":"","parse-names":false,"suffix":""},{"dropping-particle":"","family":"Terlizzi","given":"Antonio","non-dropping-particle":"","parse-names":false,"suffix":""}],"container-title":"Marine Environmental Research","id":"ITEM-1","issued":{"date-parts":[["2011"]]},"note":"-polychaetes\n\n-may provide background in case someone asks why I didn't employ taxonomic sugfficiency in the study\n-the BVI data relies on visual rather than taxonomic groupings and therefore doesn't lend itself to TS","title":"The use of coarser taxonomy in the detection of long-term changes in polychaete assemblages","type":"article-journal"},"uris":["http://www.mendeley.com/documents/?uuid=3620fd69-7d72-310a-834b-232f649f80ea"]},{"id":"ITEM-2","itemData":{"DOI":"10.1111/ddi.12361","ISBN":"1472-4642","ISSN":"14724642","abstract":"Aim Ecological maps are increasingly used to support marine management and conservation. However, the biological datasets used to produce these maps are typically limited to taxonomic groups identified to the specific taxonomic levels available. Ecological units should, however, reflect the broader marine ecosystem, independent of the datasets used. This study assessed the influence of taxonomic groups and taxonomic resolution on the process of ecological mapping. Location Estuary and Gulf of St Lawrence (EGSL), Canada. Methods A dataset of more than 200 taxa of benthic macrofauna was used to create a set of biological matrices corresponding to different taxonomic groups (i.e. vertebrates, invertebrates, arthropods, echinoderms, molluscs, all taxa) and different taxonomic levels from species to class. Multivariate regression trees (MRTs) were used to identify environmental drivers of taxa distribution and to create ecological maps. Similarity between maps was assessed using pairwise comparisons. First, the relationships between the two classification legends were assessed using association plots on the partitions in the corresponding trees. Then, the spatial agreement of ecological units believed to represent the same habitat types was quantified and mapped. Results The comparison across different taxonomic groups showed a substantial level of similarity between ecological maps, indicating that ecological units defined for a specific taxonomic group can be considered to some extent as representative of the entire benthic macrofauna. Moreover, little information was lost when working at the family rather than species level, and common patterns of community distribution could still be distinguished at the class level. Main conclusions Using a novel spatially explicit approach for comparing ecological maps, this study demonstrates that datasets limited by taxonomic breadth or resolution can perform nearly as well as more extensive datasets. These simplifications should improve our ability to manage marine ecosystems.","author":[{"dropping-particle":"","family":"Fontaine","given":"Anne","non-dropping-particle":"","parse-names":false,"suffix":""},{"dropping-particle":"","family":"Devillers","given":"Rodolphe","non-dropping-particle":"","parse-names":false,"suffix":""},{"dropping-particle":"","family":"Peres-Neto","given":"Pedro R.","non-dropping-particle":"","parse-names":false,"suffix":""},{"dropping-particle":"","family":"Johnson","given":"Ladd E.","non-dropping-particle":"","parse-names":false,"suffix":""}],"container-title":"Diversity and Distributions","id":"ITEM-2","issued":{"date-parts":[["2015"]]},"note":"-focus on taxonomic sufficiency","title":"Delineating marine ecological units: A novel approach for deciding which taxonomic group to use and which taxonomic resolution to choose","type":"article-journal"},"uris":["http://www.mendeley.com/documents/?uuid=3505c960-16d8-3e21-9a64-4a45efe1f959"]},{"id":"ITEM-3","itemData":{"author":[{"dropping-particle":"","family":"Olsgard","given":"F","non-dropping-particle":"","parse-names":false,"suffix":""},{"dropping-particle":"","family":"Somerfield","given":"PJ","non-dropping-particle":"","parse-names":false,"suffix":""}],"container-title":"J Aquat Ecosyst Stress Recovery","id":"ITEM-3","issued":{"date-parts":[["2000"]]},"note":"-focuses on taxonomic sufficiency\n-static\n-polychates","title":"Surrogates in marine benthic investigations: Which taxonomic unit to target?","type":"article-journal","volume":"7"},"uris":["http://www.mendeley.com/documents/?uuid=d9d7a0f4-7fe2-313f-966e-ba24b78782fc"]}],"mendeley":{"formattedCitation":"(Fontaine, Devillers, Peres-Neto, &amp; Johnson, 2015; Musco, Mikac, Tataranni, Giangrande, &amp; Terlizzi, 2011; Olsgard &amp; Somerfield, 2000)","plainTextFormattedCitation":"(Fontaine, Devillers, Peres-Neto, &amp; Johnson, 2015; Musco, Mikac, Tataranni, Giangrande, &amp; Terlizzi, 2011; Olsgard &amp; Somerfield, 2000)","previouslyFormattedCitation":"(Fontaine, Devillers, Peres-Neto, &amp; Johnson, 2015; Musco, Mikac, Tataranni, Giangrande, &amp; Terlizzi, 2011; Olsgard &amp; Somerfield, 2000)"},"properties":{"noteIndex":0},"schema":"https://github.com/citation-style-language/schema/raw/master/csl-citation.json"}</w:instrText>
      </w:r>
      <w:r w:rsidR="000B36F3" w:rsidRPr="00C4735F">
        <w:rPr>
          <w:rFonts w:ascii="Times New Roman" w:eastAsia="Calibri" w:hAnsi="Times New Roman" w:cs="Times New Roman"/>
        </w:rPr>
        <w:fldChar w:fldCharType="separate"/>
      </w:r>
      <w:r w:rsidR="00F71518" w:rsidRPr="00C4735F">
        <w:rPr>
          <w:rFonts w:ascii="Times New Roman" w:eastAsia="Calibri" w:hAnsi="Times New Roman" w:cs="Times New Roman"/>
          <w:noProof/>
        </w:rPr>
        <w:t>(Fontaine, Devillers, Peres-Neto, &amp; Johnson, 2015; Musco, Mikac, Tataranni, Giangrande, &amp; Terlizzi, 2011; Olsgard &amp; Somerfield, 2000)</w:t>
      </w:r>
      <w:r w:rsidR="000B36F3" w:rsidRPr="00C4735F">
        <w:rPr>
          <w:rFonts w:ascii="Times New Roman" w:eastAsia="Calibri" w:hAnsi="Times New Roman" w:cs="Times New Roman"/>
        </w:rPr>
        <w:fldChar w:fldCharType="end"/>
      </w:r>
      <w:r w:rsidR="000B36F3" w:rsidRPr="00C4735F">
        <w:rPr>
          <w:rFonts w:ascii="Times New Roman" w:eastAsia="Calibri" w:hAnsi="Times New Roman" w:cs="Times New Roman"/>
        </w:rPr>
        <w:t>.</w:t>
      </w:r>
      <w:r w:rsidR="001C54E0" w:rsidRPr="00C4735F">
        <w:rPr>
          <w:rFonts w:ascii="Times New Roman" w:eastAsia="Calibri" w:hAnsi="Times New Roman" w:cs="Times New Roman"/>
        </w:rPr>
        <w:t xml:space="preserve"> </w:t>
      </w:r>
      <w:commentRangeStart w:id="64"/>
      <w:commentRangeStart w:id="65"/>
      <w:r w:rsidR="00C47CC4" w:rsidRPr="00C4735F">
        <w:rPr>
          <w:rFonts w:ascii="Times New Roman" w:eastAsia="Calibri" w:hAnsi="Times New Roman" w:cs="Times New Roman"/>
        </w:rPr>
        <w:t xml:space="preserve">Taxonomic sufficiency, or the use of </w:t>
      </w:r>
      <w:r w:rsidR="00BF5781" w:rsidRPr="00C4735F">
        <w:rPr>
          <w:rFonts w:ascii="Times New Roman" w:eastAsia="Calibri" w:hAnsi="Times New Roman" w:cs="Times New Roman"/>
        </w:rPr>
        <w:t xml:space="preserve">higher levels of taxonomic organization </w:t>
      </w:r>
      <w:r w:rsidR="00C47CC4" w:rsidRPr="00C4735F">
        <w:rPr>
          <w:rFonts w:ascii="Times New Roman" w:eastAsia="Calibri" w:hAnsi="Times New Roman" w:cs="Times New Roman"/>
        </w:rPr>
        <w:t xml:space="preserve">when species identification is not possible, is useful </w:t>
      </w:r>
      <w:r w:rsidR="00BF5781" w:rsidRPr="00C4735F">
        <w:rPr>
          <w:rFonts w:ascii="Times New Roman" w:eastAsia="Calibri" w:hAnsi="Times New Roman" w:cs="Times New Roman"/>
        </w:rPr>
        <w:t xml:space="preserve">for studies </w:t>
      </w:r>
      <w:r w:rsidR="00C47CC4" w:rsidRPr="00C4735F">
        <w:rPr>
          <w:rFonts w:ascii="Times New Roman" w:eastAsia="Calibri" w:hAnsi="Times New Roman" w:cs="Times New Roman"/>
        </w:rPr>
        <w:t xml:space="preserve">in which </w:t>
      </w:r>
      <w:r w:rsidR="00BF5781" w:rsidRPr="00C4735F">
        <w:rPr>
          <w:rFonts w:ascii="Times New Roman" w:eastAsia="Calibri" w:hAnsi="Times New Roman" w:cs="Times New Roman"/>
        </w:rPr>
        <w:t xml:space="preserve">individuals are </w:t>
      </w:r>
      <w:ins w:id="66" w:author="Brian Gerber" w:date="2019-02-12T09:53:00Z">
        <w:r w:rsidR="005318FB">
          <w:rPr>
            <w:rFonts w:ascii="Times New Roman" w:eastAsia="Calibri" w:hAnsi="Times New Roman" w:cs="Times New Roman"/>
          </w:rPr>
          <w:t>not</w:t>
        </w:r>
      </w:ins>
      <w:commentRangeStart w:id="67"/>
      <w:ins w:id="68" w:author="Brian Gerber" w:date="2019-02-12T09:44:00Z">
        <w:r w:rsidR="00BE1C5E">
          <w:rPr>
            <w:rFonts w:ascii="Times New Roman" w:eastAsia="Calibri" w:hAnsi="Times New Roman" w:cs="Times New Roman"/>
          </w:rPr>
          <w:t xml:space="preserve"> phenotypically </w:t>
        </w:r>
        <w:commentRangeEnd w:id="67"/>
        <w:r w:rsidR="00BE1C5E">
          <w:rPr>
            <w:rStyle w:val="CommentReference"/>
          </w:rPr>
          <w:commentReference w:id="67"/>
        </w:r>
      </w:ins>
      <w:r w:rsidR="00BF5781" w:rsidRPr="00C4735F">
        <w:rPr>
          <w:rFonts w:ascii="Times New Roman" w:eastAsia="Calibri" w:hAnsi="Times New Roman" w:cs="Times New Roman"/>
        </w:rPr>
        <w:t>distinguishable between taxonomic groups</w:t>
      </w:r>
      <w:commentRangeEnd w:id="64"/>
      <w:r w:rsidR="005318FB">
        <w:rPr>
          <w:rStyle w:val="CommentReference"/>
        </w:rPr>
        <w:commentReference w:id="64"/>
      </w:r>
      <w:r w:rsidR="00C47CC4" w:rsidRPr="00C4735F">
        <w:rPr>
          <w:rFonts w:ascii="Times New Roman" w:eastAsia="Calibri" w:hAnsi="Times New Roman" w:cs="Times New Roman"/>
        </w:rPr>
        <w:t>. However, it is not always possible to clearly distinguish between two taxonomic groups</w:t>
      </w:r>
      <w:r w:rsidR="00BF5781" w:rsidRPr="00C4735F">
        <w:rPr>
          <w:rFonts w:ascii="Times New Roman" w:eastAsia="Calibri" w:hAnsi="Times New Roman" w:cs="Times New Roman"/>
        </w:rPr>
        <w:t xml:space="preserve">, either due to morphological similarities </w:t>
      </w:r>
      <w:del w:id="69" w:author="Brian Gerber" w:date="2019-02-12T09:45:00Z">
        <w:r w:rsidR="00BF5781" w:rsidRPr="00C4735F" w:rsidDel="005318FB">
          <w:rPr>
            <w:rFonts w:ascii="Times New Roman" w:eastAsia="Calibri" w:hAnsi="Times New Roman" w:cs="Times New Roman"/>
          </w:rPr>
          <w:delText>across taxonomic</w:delText>
        </w:r>
        <w:r w:rsidR="006860B3" w:rsidRPr="00C4735F" w:rsidDel="005318FB">
          <w:rPr>
            <w:rFonts w:ascii="Times New Roman" w:eastAsia="Calibri" w:hAnsi="Times New Roman" w:cs="Times New Roman"/>
          </w:rPr>
          <w:delText>ally</w:delText>
        </w:r>
        <w:r w:rsidR="00BF5781" w:rsidRPr="00C4735F" w:rsidDel="005318FB">
          <w:rPr>
            <w:rFonts w:ascii="Times New Roman" w:eastAsia="Calibri" w:hAnsi="Times New Roman" w:cs="Times New Roman"/>
          </w:rPr>
          <w:delText xml:space="preserve"> disparate species </w:delText>
        </w:r>
      </w:del>
      <w:r w:rsidR="00BF5781" w:rsidRPr="00C4735F">
        <w:rPr>
          <w:rFonts w:ascii="Times New Roman" w:eastAsia="Calibri" w:hAnsi="Times New Roman" w:cs="Times New Roman"/>
        </w:rPr>
        <w:t xml:space="preserve">or </w:t>
      </w:r>
      <w:commentRangeStart w:id="70"/>
      <w:r w:rsidR="00BF5781" w:rsidRPr="00C4735F">
        <w:rPr>
          <w:rFonts w:ascii="Times New Roman" w:eastAsia="Calibri" w:hAnsi="Times New Roman" w:cs="Times New Roman"/>
        </w:rPr>
        <w:t>due to changes in taxonomic classification from lumping or splitting</w:t>
      </w:r>
      <w:commentRangeEnd w:id="70"/>
      <w:r w:rsidR="005318FB">
        <w:rPr>
          <w:rStyle w:val="CommentReference"/>
        </w:rPr>
        <w:commentReference w:id="70"/>
      </w:r>
      <w:r w:rsidR="00BF5781" w:rsidRPr="00C4735F">
        <w:rPr>
          <w:rFonts w:ascii="Times New Roman" w:eastAsia="Calibri" w:hAnsi="Times New Roman" w:cs="Times New Roman"/>
        </w:rPr>
        <w:t xml:space="preserve">. When higher levels of taxonomic organization cannot be employed for these reasons, studies sometimes </w:t>
      </w:r>
      <w:r w:rsidR="007C093C" w:rsidRPr="00C4735F">
        <w:rPr>
          <w:rFonts w:ascii="Times New Roman" w:eastAsia="Calibri" w:hAnsi="Times New Roman" w:cs="Times New Roman"/>
        </w:rPr>
        <w:t xml:space="preserve">use </w:t>
      </w:r>
      <w:bookmarkStart w:id="71" w:name="OLE_LINK1"/>
      <w:bookmarkStart w:id="72" w:name="OLE_LINK2"/>
      <w:r w:rsidR="00C11D4B" w:rsidRPr="00C4735F">
        <w:rPr>
          <w:rFonts w:ascii="Times New Roman" w:eastAsia="Calibri" w:hAnsi="Times New Roman" w:cs="Times New Roman"/>
        </w:rPr>
        <w:t xml:space="preserve">recognizable taxonomic units </w:t>
      </w:r>
      <w:bookmarkEnd w:id="71"/>
      <w:bookmarkEnd w:id="72"/>
      <w:r w:rsidR="00C11D4B" w:rsidRPr="00C4735F">
        <w:rPr>
          <w:rFonts w:ascii="Times New Roman" w:eastAsia="Calibri" w:hAnsi="Times New Roman" w:cs="Times New Roman"/>
        </w:rPr>
        <w:t>(</w:t>
      </w:r>
      <w:del w:id="73" w:author="Brian Gerber" w:date="2019-02-12T09:59:00Z">
        <w:r w:rsidR="00C11D4B" w:rsidRPr="00C4735F" w:rsidDel="00872B59">
          <w:rPr>
            <w:rFonts w:ascii="Times New Roman" w:eastAsia="Calibri" w:hAnsi="Times New Roman" w:cs="Times New Roman"/>
          </w:rPr>
          <w:delText xml:space="preserve">i.e. </w:delText>
        </w:r>
      </w:del>
      <w:r w:rsidR="00906B2D" w:rsidRPr="00C4735F">
        <w:rPr>
          <w:rFonts w:ascii="Times New Roman" w:eastAsia="Calibri" w:hAnsi="Times New Roman" w:cs="Times New Roman"/>
        </w:rPr>
        <w:t>RTU’s</w:t>
      </w:r>
      <w:r w:rsidR="00C11D4B" w:rsidRPr="00C4735F">
        <w:rPr>
          <w:rFonts w:ascii="Times New Roman" w:eastAsia="Calibri" w:hAnsi="Times New Roman" w:cs="Times New Roman"/>
        </w:rPr>
        <w:t>)</w:t>
      </w:r>
      <w:r w:rsidR="008078C8" w:rsidRPr="00C4735F">
        <w:rPr>
          <w:rFonts w:ascii="Times New Roman" w:eastAsia="Calibri" w:hAnsi="Times New Roman" w:cs="Times New Roman"/>
        </w:rPr>
        <w:t xml:space="preserve"> </w:t>
      </w:r>
      <w:r w:rsidR="00BF5781" w:rsidRPr="00C4735F">
        <w:rPr>
          <w:rFonts w:ascii="Times New Roman" w:eastAsia="Calibri" w:hAnsi="Times New Roman" w:cs="Times New Roman"/>
        </w:rPr>
        <w:t>that are</w:t>
      </w:r>
      <w:r w:rsidR="00CC32D0" w:rsidRPr="00C4735F">
        <w:rPr>
          <w:rFonts w:ascii="Times New Roman" w:hAnsi="Times New Roman" w:cs="Times New Roman"/>
        </w:rPr>
        <w:t xml:space="preserve"> defined by readily identifiable characteristics in the field </w:t>
      </w:r>
      <w:r w:rsidR="00CC32D0" w:rsidRPr="00C4735F">
        <w:rPr>
          <w:rFonts w:ascii="Times New Roman" w:hAnsi="Times New Roman" w:cs="Times New Roman"/>
        </w:rPr>
        <w:fldChar w:fldCharType="begin" w:fldLock="1"/>
      </w:r>
      <w:r w:rsidR="00C81AF0">
        <w:rPr>
          <w:rFonts w:ascii="Times New Roman" w:hAnsi="Times New Roman" w:cs="Times New Roman"/>
        </w:rPr>
        <w:instrText>ADDIN CSL_CITATION {"citationItems":[{"id":"ITEM-1","itemData":{"DOI":"10.1046/j.1523-1739.2002.00358.x","ISBN":"0888-8892","ISSN":"0888-8892","PMID":"831","abstract":"Resumen: En tiempos de crisis de biodiversidad hay una creciente necesidad de métodos más rápidos y baratos para alcanzar las metas de conservación. Esta situación es especialmente problemática para inverte- brados, y se ha propuesto el uso de morfoespecies en lugar de especies taxonómicas como alternativa a las constricciones taxonómicas en situaciones particulares. Condujimos un estudio en un matorral nativo modi- ficado en la Isla South en Nueva Zelanda en el que tomamos muestras de Lepidóptera, Coleóptera y Aranae en verano con trampas de golpe y de canasta. Todos los especímenes fueron separados en morfoespecies por un no-especialista y luego identificados por taxónomos especializados, y se compararon los resultados. Los re- sultados se analizaron con respecto a las separaciones correctas (una especie taxonómica a una morfo- especie), a las agrupaciones (más de una especie clasificada como una sola morfoespecie) y a las separa-","author":[{"dropping-particle":"","family":"Derraik","given":"José G B","non-dropping-particle":"","parse-names":false,"suffix":""},{"dropping-particle":"","family":"Closs","given":"Gerard P","non-dropping-particle":"","parse-names":false,"suffix":""},{"dropping-particle":"","family":"Dickinson","given":"Katherine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Biology","id":"ITEM-1","issue":"4","issued":{"date-parts":[["2002"]]},"page":"1015-1023","title":"Arthropod Morphospecies versus Taxonomic Species:a Case Study with Araneae, Coleoptera,and Lepidoptera","type":"article-journal","volume":"16"},"uris":["http://www.mendeley.com/documents/?uuid=d8d84daf-1a56-4dd4-9bed-d434e53d75ef"]}],"mendeley":{"formattedCitation":"(Derraik et al., 2002)","plainTextFormattedCitation":"(Derraik et al., 2002)","previouslyFormattedCitation":"(Derraik et al., 2002)"},"properties":{"noteIndex":0},"schema":"https://github.com/citation-style-language/schema/raw/master/csl-citation.json"}</w:instrText>
      </w:r>
      <w:r w:rsidR="00CC32D0" w:rsidRPr="00C4735F">
        <w:rPr>
          <w:rFonts w:ascii="Times New Roman" w:hAnsi="Times New Roman" w:cs="Times New Roman"/>
        </w:rPr>
        <w:fldChar w:fldCharType="separate"/>
      </w:r>
      <w:r w:rsidR="00285A29" w:rsidRPr="00C4735F">
        <w:rPr>
          <w:rFonts w:ascii="Times New Roman" w:hAnsi="Times New Roman" w:cs="Times New Roman"/>
          <w:noProof/>
        </w:rPr>
        <w:t>(Derraik et al., 2002)</w:t>
      </w:r>
      <w:r w:rsidR="00CC32D0" w:rsidRPr="00C4735F">
        <w:rPr>
          <w:rFonts w:ascii="Times New Roman" w:hAnsi="Times New Roman" w:cs="Times New Roman"/>
        </w:rPr>
        <w:fldChar w:fldCharType="end"/>
      </w:r>
      <w:r w:rsidR="00CC32D0" w:rsidRPr="00C4735F">
        <w:rPr>
          <w:rFonts w:ascii="Times New Roman" w:hAnsi="Times New Roman" w:cs="Times New Roman"/>
        </w:rPr>
        <w:t xml:space="preserve">. </w:t>
      </w:r>
      <w:commentRangeEnd w:id="65"/>
      <w:r w:rsidR="00872B59">
        <w:rPr>
          <w:rStyle w:val="CommentReference"/>
        </w:rPr>
        <w:commentReference w:id="65"/>
      </w:r>
    </w:p>
    <w:p w14:paraId="101CCB41" w14:textId="77777777" w:rsidR="006C6ABC" w:rsidRDefault="007024AC" w:rsidP="00C94857">
      <w:pPr>
        <w:spacing w:line="480" w:lineRule="auto"/>
        <w:ind w:firstLine="720"/>
        <w:rPr>
          <w:ins w:id="75" w:author="Brian Gerber" w:date="2019-02-12T10:58:00Z"/>
          <w:rFonts w:ascii="Times New Roman" w:eastAsia="Calibri" w:hAnsi="Times New Roman" w:cs="Times New Roman"/>
        </w:rPr>
      </w:pPr>
      <w:r w:rsidRPr="00C4735F">
        <w:rPr>
          <w:rFonts w:ascii="Times New Roman" w:eastAsia="Calibri" w:hAnsi="Times New Roman" w:cs="Times New Roman"/>
        </w:rPr>
        <w:t xml:space="preserve">Coral reefs are biodiversity hotspots that are </w:t>
      </w:r>
      <w:ins w:id="76" w:author="Brian Gerber" w:date="2019-02-12T10:35:00Z">
        <w:r w:rsidR="001D11DF">
          <w:rPr>
            <w:rFonts w:ascii="Times New Roman" w:eastAsia="Calibri" w:hAnsi="Times New Roman" w:cs="Times New Roman"/>
          </w:rPr>
          <w:t xml:space="preserve">globally threatened due </w:t>
        </w:r>
      </w:ins>
      <w:ins w:id="77" w:author="Brian Gerber" w:date="2019-02-12T10:43:00Z">
        <w:r w:rsidR="001D11DF">
          <w:rPr>
            <w:rFonts w:ascii="Times New Roman" w:eastAsia="Calibri" w:hAnsi="Times New Roman" w:cs="Times New Roman"/>
          </w:rPr>
          <w:t xml:space="preserve">to </w:t>
        </w:r>
      </w:ins>
      <w:ins w:id="78" w:author="Brian Gerber" w:date="2019-02-12T10:42:00Z">
        <w:r w:rsidR="001D11DF" w:rsidRPr="001D11DF">
          <w:rPr>
            <w:rFonts w:ascii="Times New Roman" w:eastAsia="Calibri" w:hAnsi="Times New Roman" w:cs="Times New Roman"/>
          </w:rPr>
          <w:t>environmental and anthropogenic factors</w:t>
        </w:r>
      </w:ins>
      <w:ins w:id="79" w:author="Brian Gerber" w:date="2019-02-12T10:43:00Z">
        <w:r w:rsidR="001D11DF">
          <w:rPr>
            <w:rFonts w:ascii="Times New Roman" w:eastAsia="Calibri" w:hAnsi="Times New Roman" w:cs="Times New Roman"/>
          </w:rPr>
          <w:t>, including</w:t>
        </w:r>
      </w:ins>
      <w:ins w:id="80" w:author="Brian Gerber" w:date="2019-02-12T10:42:00Z">
        <w:r w:rsidR="001D11DF" w:rsidRPr="001D11DF">
          <w:rPr>
            <w:rFonts w:ascii="Times New Roman" w:eastAsia="Calibri" w:hAnsi="Times New Roman" w:cs="Times New Roman"/>
          </w:rPr>
          <w:t xml:space="preserve"> </w:t>
        </w:r>
      </w:ins>
      <w:ins w:id="81" w:author="Brian Gerber" w:date="2019-02-12T10:35:00Z">
        <w:r w:rsidR="001D11DF">
          <w:rPr>
            <w:rFonts w:ascii="Times New Roman" w:eastAsia="Calibri" w:hAnsi="Times New Roman" w:cs="Times New Roman"/>
          </w:rPr>
          <w:t xml:space="preserve">to X, X, and </w:t>
        </w:r>
        <w:commentRangeStart w:id="82"/>
        <w:r w:rsidR="001D11DF">
          <w:rPr>
            <w:rFonts w:ascii="Times New Roman" w:eastAsia="Calibri" w:hAnsi="Times New Roman" w:cs="Times New Roman"/>
          </w:rPr>
          <w:t>X</w:t>
        </w:r>
        <w:commentRangeEnd w:id="82"/>
        <w:r w:rsidR="001D11DF">
          <w:rPr>
            <w:rStyle w:val="CommentReference"/>
          </w:rPr>
          <w:commentReference w:id="82"/>
        </w:r>
        <w:r w:rsidR="001D11DF">
          <w:rPr>
            <w:rFonts w:ascii="Times New Roman" w:eastAsia="Calibri" w:hAnsi="Times New Roman" w:cs="Times New Roman"/>
          </w:rPr>
          <w:t xml:space="preserve">. </w:t>
        </w:r>
      </w:ins>
      <w:ins w:id="83" w:author="Brian Gerber" w:date="2019-02-12T10:42:00Z">
        <w:r w:rsidR="001D11DF">
          <w:rPr>
            <w:rFonts w:ascii="Times New Roman" w:eastAsia="Calibri" w:hAnsi="Times New Roman" w:cs="Times New Roman"/>
          </w:rPr>
          <w:t xml:space="preserve">As such, many reefs are </w:t>
        </w:r>
      </w:ins>
      <w:r w:rsidRPr="00C4735F">
        <w:rPr>
          <w:rFonts w:ascii="Times New Roman" w:eastAsia="Calibri" w:hAnsi="Times New Roman" w:cs="Times New Roman"/>
        </w:rPr>
        <w:t xml:space="preserve">monitored across </w:t>
      </w:r>
      <w:ins w:id="84" w:author="Brian Gerber" w:date="2019-02-12T10:48:00Z">
        <w:r w:rsidR="00512C95">
          <w:rPr>
            <w:rFonts w:ascii="Times New Roman" w:eastAsia="Calibri" w:hAnsi="Times New Roman" w:cs="Times New Roman"/>
          </w:rPr>
          <w:t xml:space="preserve">both </w:t>
        </w:r>
      </w:ins>
      <w:r w:rsidRPr="00C4735F">
        <w:rPr>
          <w:rFonts w:ascii="Times New Roman" w:eastAsia="Calibri" w:hAnsi="Times New Roman" w:cs="Times New Roman"/>
        </w:rPr>
        <w:t>spatial and temporal scales</w:t>
      </w:r>
      <w:del w:id="85" w:author="Brian Gerber" w:date="2019-02-12T10:43:00Z">
        <w:r w:rsidRPr="00C4735F" w:rsidDel="001D11DF">
          <w:rPr>
            <w:rFonts w:ascii="Times New Roman" w:eastAsia="Calibri" w:hAnsi="Times New Roman" w:cs="Times New Roman"/>
          </w:rPr>
          <w:delText xml:space="preserve"> because they are threatened by a variety of environmental and anthropogenic factors</w:delText>
        </w:r>
      </w:del>
      <w:ins w:id="86" w:author="Brian Gerber" w:date="2019-02-12T10:49:00Z">
        <w:r w:rsidR="00512C95">
          <w:rPr>
            <w:rFonts w:ascii="Times New Roman" w:eastAsia="Calibri" w:hAnsi="Times New Roman" w:cs="Times New Roman"/>
          </w:rPr>
          <w:t>.</w:t>
        </w:r>
      </w:ins>
      <w:ins w:id="87" w:author="Brian Gerber" w:date="2019-02-12T10:43:00Z">
        <w:r w:rsidR="001D11DF">
          <w:rPr>
            <w:rFonts w:ascii="Times New Roman" w:eastAsia="Calibri" w:hAnsi="Times New Roman" w:cs="Times New Roman"/>
          </w:rPr>
          <w:t xml:space="preserve"> </w:t>
        </w:r>
      </w:ins>
      <w:del w:id="88" w:author="Brian Gerber" w:date="2019-02-12T10:43:00Z">
        <w:r w:rsidRPr="00C4735F" w:rsidDel="001D11DF">
          <w:rPr>
            <w:rFonts w:ascii="Times New Roman" w:eastAsia="Calibri" w:hAnsi="Times New Roman" w:cs="Times New Roman"/>
          </w:rPr>
          <w:delText xml:space="preserve">. </w:delText>
        </w:r>
        <w:r w:rsidR="00C94857" w:rsidRPr="00C4735F" w:rsidDel="001D11DF">
          <w:rPr>
            <w:rFonts w:ascii="Times New Roman" w:eastAsia="Calibri" w:hAnsi="Times New Roman" w:cs="Times New Roman"/>
          </w:rPr>
          <w:delText>T</w:delText>
        </w:r>
      </w:del>
      <w:ins w:id="89" w:author="Brian Gerber" w:date="2019-02-12T10:49:00Z">
        <w:r w:rsidR="00512C95">
          <w:rPr>
            <w:rFonts w:ascii="Times New Roman" w:eastAsia="Calibri" w:hAnsi="Times New Roman" w:cs="Times New Roman"/>
          </w:rPr>
          <w:t>T</w:t>
        </w:r>
      </w:ins>
      <w:r w:rsidR="00C94857" w:rsidRPr="00C4735F">
        <w:rPr>
          <w:rFonts w:ascii="Times New Roman" w:eastAsia="Calibri" w:hAnsi="Times New Roman" w:cs="Times New Roman"/>
        </w:rPr>
        <w:t xml:space="preserve">he most commonly measured features </w:t>
      </w:r>
      <w:del w:id="90" w:author="Brian Gerber" w:date="2019-02-12T10:43:00Z">
        <w:r w:rsidR="00C94857" w:rsidRPr="00C4735F" w:rsidDel="001D11DF">
          <w:rPr>
            <w:rFonts w:ascii="Times New Roman" w:eastAsia="Calibri" w:hAnsi="Times New Roman" w:cs="Times New Roman"/>
          </w:rPr>
          <w:delText xml:space="preserve">of coral reefs </w:delText>
        </w:r>
      </w:del>
      <w:r w:rsidR="00C94857" w:rsidRPr="00C4735F">
        <w:rPr>
          <w:rFonts w:ascii="Times New Roman" w:eastAsia="Calibri" w:hAnsi="Times New Roman" w:cs="Times New Roman"/>
        </w:rPr>
        <w:t>are hard coral cover and structural complexity (</w:t>
      </w:r>
      <w:commentRangeStart w:id="91"/>
      <w:r w:rsidR="00C94857" w:rsidRPr="00C4735F">
        <w:rPr>
          <w:rFonts w:ascii="Times New Roman" w:eastAsia="Calibri" w:hAnsi="Times New Roman" w:cs="Times New Roman"/>
        </w:rPr>
        <w:t>rugosity</w:t>
      </w:r>
      <w:commentRangeEnd w:id="91"/>
      <w:r w:rsidR="001D11DF">
        <w:rPr>
          <w:rStyle w:val="CommentReference"/>
        </w:rPr>
        <w:commentReference w:id="91"/>
      </w:r>
      <w:r w:rsidR="00C94857" w:rsidRPr="00C4735F">
        <w:rPr>
          <w:rFonts w:ascii="Times New Roman" w:eastAsia="Calibri" w:hAnsi="Times New Roman" w:cs="Times New Roman"/>
        </w:rPr>
        <w:t>)</w:t>
      </w:r>
      <w:del w:id="92" w:author="Brian Gerber" w:date="2019-02-12T10:50:00Z">
        <w:r w:rsidR="00C94857" w:rsidRPr="00C4735F" w:rsidDel="00512C95">
          <w:rPr>
            <w:rFonts w:ascii="Times New Roman" w:eastAsia="Calibri" w:hAnsi="Times New Roman" w:cs="Times New Roman"/>
          </w:rPr>
          <w:delText xml:space="preserve">, </w:delText>
        </w:r>
      </w:del>
      <w:del w:id="93" w:author="Brian Gerber" w:date="2019-02-12T10:49:00Z">
        <w:r w:rsidR="00C94857" w:rsidRPr="00C4735F" w:rsidDel="00512C95">
          <w:rPr>
            <w:rFonts w:ascii="Times New Roman" w:eastAsia="Calibri" w:hAnsi="Times New Roman" w:cs="Times New Roman"/>
          </w:rPr>
          <w:delText>presumably because</w:delText>
        </w:r>
      </w:del>
      <w:del w:id="94" w:author="Brian Gerber" w:date="2019-02-12T10:50:00Z">
        <w:r w:rsidR="00C94857" w:rsidRPr="00C4735F" w:rsidDel="00512C95">
          <w:rPr>
            <w:rFonts w:ascii="Times New Roman" w:eastAsia="Calibri" w:hAnsi="Times New Roman" w:cs="Times New Roman"/>
          </w:rPr>
          <w:delText xml:space="preserve"> they are simple and affordable to measure.</w:delText>
        </w:r>
      </w:del>
      <w:ins w:id="95" w:author="Brian Gerber" w:date="2019-02-12T10:51:00Z">
        <w:r w:rsidR="00512C95">
          <w:rPr>
            <w:rFonts w:ascii="Times New Roman" w:eastAsia="Calibri" w:hAnsi="Times New Roman" w:cs="Times New Roman"/>
          </w:rPr>
          <w:t>. In fact,</w:t>
        </w:r>
      </w:ins>
      <w:r w:rsidR="00C94857" w:rsidRPr="00C4735F">
        <w:rPr>
          <w:rFonts w:ascii="Times New Roman" w:eastAsia="Calibri" w:hAnsi="Times New Roman" w:cs="Times New Roman"/>
        </w:rPr>
        <w:t xml:space="preserve"> </w:t>
      </w:r>
      <w:del w:id="96" w:author="Brian Gerber" w:date="2019-02-12T10:50:00Z">
        <w:r w:rsidR="00C94857" w:rsidRPr="00C4735F" w:rsidDel="00512C95">
          <w:rPr>
            <w:rFonts w:ascii="Times New Roman" w:eastAsia="Calibri" w:hAnsi="Times New Roman" w:cs="Times New Roman"/>
          </w:rPr>
          <w:delText>T</w:delText>
        </w:r>
      </w:del>
      <w:ins w:id="97" w:author="Brian Gerber" w:date="2019-02-12T10:50:00Z">
        <w:r w:rsidR="00512C95">
          <w:rPr>
            <w:rFonts w:ascii="Times New Roman" w:eastAsia="Calibri" w:hAnsi="Times New Roman" w:cs="Times New Roman"/>
          </w:rPr>
          <w:t>t</w:t>
        </w:r>
      </w:ins>
      <w:r w:rsidR="00C94857" w:rsidRPr="00C4735F">
        <w:rPr>
          <w:rFonts w:ascii="Times New Roman" w:eastAsia="Calibri" w:hAnsi="Times New Roman" w:cs="Times New Roman"/>
        </w:rPr>
        <w:t xml:space="preserve">he temporal decline of </w:t>
      </w:r>
      <w:del w:id="98" w:author="Brian Gerber" w:date="2019-02-12T10:46:00Z">
        <w:r w:rsidR="00C94857" w:rsidRPr="00C4735F" w:rsidDel="00512C95">
          <w:rPr>
            <w:rFonts w:ascii="Times New Roman" w:eastAsia="Calibri" w:hAnsi="Times New Roman" w:cs="Times New Roman"/>
          </w:rPr>
          <w:delText xml:space="preserve">these </w:delText>
        </w:r>
      </w:del>
      <w:r w:rsidR="00C94857" w:rsidRPr="00C4735F">
        <w:rPr>
          <w:rFonts w:ascii="Times New Roman" w:eastAsia="Calibri" w:hAnsi="Times New Roman" w:cs="Times New Roman"/>
        </w:rPr>
        <w:t xml:space="preserve">reef features is widely documented because they are so frequently measured </w:t>
      </w:r>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{"citationItems":[{"id":"ITEM-1","itemData":{"DOI":"10.1038/nature21707","ISBN":"0028-0836","ISSN":"14764687","PMID":"28300113","abstract":"The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reefs.","author":[{"dropping-particle":"","family":"Hughes","given":"Terry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 Paul A.","non-dropping-particle":"","parse-names":false,"suffix":""},{"dropping-particle":"","family":"Hoogenboom","given":"Mia O.","non-dropping-particle":"","parse-names":false,"suffix":""},{"dropping-particle":"V.","family":"Kennedy","given":"Emma","non-dropping-particle":"","parse-names":false,"suffix":""},{"dropping-particle":"","family":"Kuo","given":"Chao 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K.","non-dropping-particle":"","parse-names":false,"suffix":""}],"container-title":"Nature","id":"ITEM-1","issue":"7645","issued":{"date-parts":[["2017"]]},"page":"373-377","title":"Global warming and recurrent mass bleaching of corals","type":"article-journal","volume":"543"},"uris":["http://www.mendeley.com/documents/?uuid=eae4c81d-d1a6-4b27-b946-a9c9a82c2012"]},{"id":"ITEM-2","itemData":{"abstract":"Reef Check is a coral reef monitoring method which has now been used for a decade in Indonesia. From this first decade of RC surveys in Indonesia from 1997-2006, we can say that overall the hard coral cover (Hard Coral) which is used as an indicator of coral reef health is in the Average category (26-50%), with a downwards trend. The percentage live cover varies from 40.90% to 56.96% with the highest percentage recorded in 2000 and the lowest in 1999. Conversely, the non-living (abiotic) cover was lowest in 2000 and highest in 1999. Butterfly fish are one of the indicators used to assess the pressure from collection for the marine aquarium trade, and there is a slight downward trend in the annual average abundance. Whereas for fish used as indicators of the live reef fish trade and overfishing the figures indicate very heavy fishing pressure, indeed for Barramundi Cod and Humphead Wrasse the figures per transect per year vary from none to one. Invertebrate data are used to describe four aspects; collection for the marine aquarium trade, overfishing, over harvesting and coral predator population explosions. The abundance of organisms used as indicators of the marine aquarium trade tended to increase, whereas the abundance of organisms used as indicators of overfishing and over harvesting show a significant downward trend. The crow of thorns starfish (COTS) Acanthaster plancii which is an indicator of coral predation was recorded at minimal population levels. Overall, the impacts which cause mechanical damage to coral reefs and the level of trash didn't show any clear increasing or decreasing trend. The majority of coral damage was not very serious (level 1) and on average the highest level of damage was caused by anchoring and other boating activities, whereas trash was also at the same level (level 1) and the majority of impacts were classified as \"other\". In conclusion, we are aware that the pressure on our coral reefs is increasing in line with development and resource use across Indonesia. If we are to preserve our coral reefs and their resources which should benefit us all, now and in the future, it is imperative that we build partnerships and each play our part in the wise management of this valuable ecosystem. Best","author":[{"dropping-particle":"","family":"Habibi","given":"Abdullah","non-dropping-particle":"","parse-names":false,"suffix":""},{"dropping-particle":"","family":"Setiasih","given":"Naneng","non-dropping-particle":"","parse-names":false,"suffix":""},{"dropping-particle":"","family":"Sartin","given":"Jensi","non-dropping-particle":"","parse-names":false,"suffix":""}],"id":"ITEM-2","issued":{"date-parts":[["2007"]]},"title":"A decade of reef check monitoring: Indonesian coral reefs, condition and trends","type":"article-journal"},"uris":["http://www.mendeley.com/documents/?uuid=83261826-b25d-3e59-b3a0-4c92589aafb6"]},{"id":"ITEM-3","itemData":{"DOI":"10.1016/j.marpolbul.2015.05.014","abstract":"Over the past decade, development along the northern coast of Jamaica has accelerated, resulting in ele- vated levels of sedimentation on adjacent reefs. To understand the effects of this development on sponge community dynamics, we conducted surveys at three locations with varying degrees of adjacent coastal development to quantify species richness, abundance and diversity at two depths (8–10mand 15–18 m). Sediment accumulation rate, total suspended solids and other water quality parameters were also quan- tified. The sponge community at the location with the least coastal development and anthropogenic influ- ence was often significantly different from the other two locations, and exhibited higher sponge abundance, richness, and diversity. Sponge community composition and size distribution were statisti- cally different among locations. This study provides correlative evidence that coastal development affects aspects of sponge community ecology, although the precise mechanisms are still unclear.","author":[{"dropping-particle":"","family":"Stubler","given":"Amber D","non-dropping-particle":"","parse-names":false,"suffix":""},{"dropping-particle":"","family":"Duckworth","given":"Alan R","non-dropping-particle":"","parse-names":false,"suffix":""},{"dropping-particle":"","family":"Peterson","given":"Bradley J","non-dropping-particle":"","parse-names":false,"suffix":""}],"container-title":"Marine Pollution Bulletin","id":"ITEM-3","issued":{"date-parts":[["2015"]]},"note":"This study quantified sponge richness, abundance, and diversity at sites with varying levels of anthropogenic disturbance (sedimentation). All metrics were higher at the site with less disturbance.","page":"261-270","title":"The effects of coastal development on sponge abundance, diversity, and community composition on Jamaican coral reefs","type":"article-journal","volume":"96"},"uris":["http://www.mendeley.com/documents/?uuid=311c1301-2fff-3749-84d2-49cda2f259ef"]}],"mendeley":{"formattedCitation":"(Habibi, Setiasih, &amp; Sartin, 2007; Hughes et al., 2017; Stubler, Duckworth, &amp; Peterson, 2015)","plainTextFormattedCitation":"(Habibi, Setiasih, &amp; Sartin, 2007; Hughes et al., 2017; Stubler, Duckworth, &amp; Peterson, 2015)","previouslyFormattedCitation":"(Habibi, Setiasih, &amp; Sartin, 2007; Hughes et al., 2017; Stubler, Duckworth, &amp; Peterson, 2015)"},"properties":{"noteIndex":0},"schema":"https://github.com/citation-style-language/schema/raw/master/csl-citation.json"}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(Habibi, Setiasih, &amp; Sartin, 2007; Hughes et al., 2017; Stubler, Duckworth, &amp; Peterson, 2015)</w:t>
      </w:r>
      <w:r w:rsidR="00C94857" w:rsidRPr="00C4735F">
        <w:rPr>
          <w:rFonts w:ascii="Times New Roman" w:eastAsia="Calibri" w:hAnsi="Times New Roman" w:cs="Times New Roman"/>
        </w:rPr>
        <w:fldChar w:fldCharType="end"/>
      </w:r>
      <w:ins w:id="99" w:author="Brian Gerber" w:date="2019-02-12T10:51:00Z">
        <w:r w:rsidR="00512C95">
          <w:rPr>
            <w:rFonts w:ascii="Times New Roman" w:eastAsia="Calibri" w:hAnsi="Times New Roman" w:cs="Times New Roman"/>
          </w:rPr>
          <w:t xml:space="preserve">. These measures </w:t>
        </w:r>
      </w:ins>
      <w:ins w:id="100" w:author="Brian Gerber" w:date="2019-02-12T10:52:00Z">
        <w:r w:rsidR="00512C95">
          <w:rPr>
            <w:rFonts w:ascii="Times New Roman" w:eastAsia="Calibri" w:hAnsi="Times New Roman" w:cs="Times New Roman"/>
          </w:rPr>
          <w:t>make for good surrogates</w:t>
        </w:r>
      </w:ins>
      <w:ins w:id="101" w:author="Brian Gerber" w:date="2019-02-12T10:51:00Z">
        <w:r w:rsidR="00512C95" w:rsidRPr="00C4735F">
          <w:rPr>
            <w:rFonts w:ascii="Times New Roman" w:eastAsia="Calibri" w:hAnsi="Times New Roman" w:cs="Times New Roman"/>
          </w:rPr>
          <w:t xml:space="preserve">, </w:t>
        </w:r>
        <w:r w:rsidR="00512C95">
          <w:rPr>
            <w:rFonts w:ascii="Times New Roman" w:eastAsia="Calibri" w:hAnsi="Times New Roman" w:cs="Times New Roman"/>
          </w:rPr>
          <w:lastRenderedPageBreak/>
          <w:t>as</w:t>
        </w:r>
        <w:r w:rsidR="00512C95" w:rsidRPr="00C4735F">
          <w:rPr>
            <w:rFonts w:ascii="Times New Roman" w:eastAsia="Calibri" w:hAnsi="Times New Roman" w:cs="Times New Roman"/>
          </w:rPr>
          <w:t xml:space="preserve"> they are simple and affordable to measure</w:t>
        </w:r>
        <w:r w:rsidR="00512C95">
          <w:rPr>
            <w:rFonts w:ascii="Times New Roman" w:eastAsia="Calibri" w:hAnsi="Times New Roman" w:cs="Times New Roman"/>
          </w:rPr>
          <w:t xml:space="preserve">, </w:t>
        </w:r>
      </w:ins>
      <w:commentRangeStart w:id="102"/>
      <w:ins w:id="103" w:author="Brian Gerber" w:date="2019-02-12T10:52:00Z">
        <w:r w:rsidR="00512C95">
          <w:rPr>
            <w:rFonts w:ascii="Times New Roman" w:eastAsia="Calibri" w:hAnsi="Times New Roman" w:cs="Times New Roman"/>
          </w:rPr>
          <w:t xml:space="preserve">yet exactly what </w:t>
        </w:r>
      </w:ins>
      <w:ins w:id="104" w:author="Brian Gerber" w:date="2019-02-12T10:58:00Z">
        <w:r w:rsidR="006C6ABC">
          <w:rPr>
            <w:rFonts w:ascii="Times New Roman" w:eastAsia="Calibri" w:hAnsi="Times New Roman" w:cs="Times New Roman"/>
          </w:rPr>
          <w:t xml:space="preserve">level of biodiversity </w:t>
        </w:r>
      </w:ins>
      <w:ins w:id="105" w:author="Brian Gerber" w:date="2019-02-12T10:52:00Z">
        <w:r w:rsidR="00512C95">
          <w:rPr>
            <w:rFonts w:ascii="Times New Roman" w:eastAsia="Calibri" w:hAnsi="Times New Roman" w:cs="Times New Roman"/>
          </w:rPr>
          <w:t xml:space="preserve">they are a surrogate for and how effective </w:t>
        </w:r>
      </w:ins>
      <w:ins w:id="106" w:author="Brian Gerber" w:date="2019-02-12T10:53:00Z">
        <w:r w:rsidR="00512C95">
          <w:rPr>
            <w:rFonts w:ascii="Times New Roman" w:eastAsia="Calibri" w:hAnsi="Times New Roman" w:cs="Times New Roman"/>
          </w:rPr>
          <w:t xml:space="preserve">they are over long temporal scales remains unknown. </w:t>
        </w:r>
      </w:ins>
      <w:commentRangeEnd w:id="102"/>
      <w:ins w:id="107" w:author="Brian Gerber" w:date="2019-02-12T10:56:00Z">
        <w:r w:rsidR="006C6ABC">
          <w:rPr>
            <w:rStyle w:val="CommentReference"/>
          </w:rPr>
          <w:commentReference w:id="102"/>
        </w:r>
      </w:ins>
    </w:p>
    <w:p w14:paraId="430E37A2" w14:textId="768DBBA9" w:rsidR="00C94857" w:rsidRPr="00C4735F" w:rsidDel="006C6ABC" w:rsidRDefault="00C94857" w:rsidP="00C94857">
      <w:pPr>
        <w:spacing w:line="480" w:lineRule="auto"/>
        <w:ind w:firstLine="720"/>
        <w:rPr>
          <w:del w:id="108" w:author="Brian Gerber" w:date="2019-02-12T11:02:00Z"/>
          <w:rFonts w:ascii="Times New Roman" w:eastAsia="Calibri" w:hAnsi="Times New Roman" w:cs="Times New Roman"/>
        </w:rPr>
      </w:pPr>
      <w:del w:id="109" w:author="Brian Gerber" w:date="2019-02-12T10:53:00Z">
        <w:r w:rsidRPr="00C4735F" w:rsidDel="00512C95">
          <w:rPr>
            <w:rFonts w:ascii="Times New Roman" w:eastAsia="Calibri" w:hAnsi="Times New Roman" w:cs="Times New Roman"/>
          </w:rPr>
          <w:delText xml:space="preserve"> and they are often used as surrogates for reef biodiversity. Coral cover and rugosity are good surrogates because they are simple to measure, but h</w:delText>
        </w:r>
      </w:del>
      <w:ins w:id="110" w:author="Brian Gerber" w:date="2019-02-12T10:53:00Z">
        <w:r w:rsidR="00512C95">
          <w:rPr>
            <w:rFonts w:ascii="Times New Roman" w:eastAsia="Calibri" w:hAnsi="Times New Roman" w:cs="Times New Roman"/>
          </w:rPr>
          <w:t>H</w:t>
        </w:r>
      </w:ins>
      <w:r w:rsidRPr="00C4735F">
        <w:rPr>
          <w:rFonts w:ascii="Times New Roman" w:eastAsia="Calibri" w:hAnsi="Times New Roman" w:cs="Times New Roman"/>
        </w:rPr>
        <w:t>ere</w:t>
      </w:r>
      <w:ins w:id="111" w:author="Brian Gerber" w:date="2019-02-12T10:57:00Z">
        <w:r w:rsidR="006C6ABC">
          <w:rPr>
            <w:rFonts w:ascii="Times New Roman" w:eastAsia="Calibri" w:hAnsi="Times New Roman" w:cs="Times New Roman"/>
          </w:rPr>
          <w:t xml:space="preserve">, I evaluate </w:t>
        </w:r>
      </w:ins>
      <w:ins w:id="112" w:author="Brian Gerber" w:date="2019-02-12T10:58:00Z">
        <w:r w:rsidR="006C6ABC">
          <w:rPr>
            <w:rFonts w:ascii="Times New Roman" w:eastAsia="Calibri" w:hAnsi="Times New Roman" w:cs="Times New Roman"/>
          </w:rPr>
          <w:t xml:space="preserve">the effectiveness of </w:t>
        </w:r>
      </w:ins>
      <w:del w:id="113" w:author="Brian Gerber" w:date="2019-02-12T10:57:00Z">
        <w:r w:rsidRPr="00C4735F" w:rsidDel="006C6ABC">
          <w:rPr>
            <w:rFonts w:ascii="Times New Roman" w:eastAsia="Calibri" w:hAnsi="Times New Roman" w:cs="Times New Roman"/>
          </w:rPr>
          <w:delText xml:space="preserve"> </w:delText>
        </w:r>
      </w:del>
      <w:del w:id="114" w:author="Brian Gerber" w:date="2019-02-12T10:58:00Z">
        <w:r w:rsidRPr="00C4735F" w:rsidDel="006C6ABC">
          <w:rPr>
            <w:rFonts w:ascii="Times New Roman" w:eastAsia="Calibri" w:hAnsi="Times New Roman" w:cs="Times New Roman"/>
          </w:rPr>
          <w:delText xml:space="preserve">I test whether </w:delText>
        </w:r>
      </w:del>
      <w:ins w:id="115" w:author="Brian Gerber" w:date="2019-02-12T10:54:00Z">
        <w:r w:rsidR="00512C95">
          <w:rPr>
            <w:rFonts w:ascii="Times New Roman" w:eastAsia="Calibri" w:hAnsi="Times New Roman" w:cs="Times New Roman"/>
          </w:rPr>
          <w:t xml:space="preserve">hard coral cover and rugosity </w:t>
        </w:r>
      </w:ins>
      <w:ins w:id="116" w:author="Brian Gerber" w:date="2019-02-12T10:58:00Z">
        <w:r w:rsidR="006C6ABC">
          <w:rPr>
            <w:rFonts w:ascii="Times New Roman" w:eastAsia="Calibri" w:hAnsi="Times New Roman" w:cs="Times New Roman"/>
          </w:rPr>
          <w:t xml:space="preserve">as surrogates for </w:t>
        </w:r>
      </w:ins>
      <w:del w:id="117" w:author="Brian Gerber" w:date="2019-02-12T10:54:00Z">
        <w:r w:rsidRPr="00C4735F" w:rsidDel="00512C95">
          <w:rPr>
            <w:rFonts w:ascii="Times New Roman" w:eastAsia="Calibri" w:hAnsi="Times New Roman" w:cs="Times New Roman"/>
          </w:rPr>
          <w:delText>they act as e</w:delText>
        </w:r>
      </w:del>
      <w:del w:id="118" w:author="Brian Gerber" w:date="2019-02-12T11:02:00Z">
        <w:r w:rsidRPr="00C4735F" w:rsidDel="006C6ABC">
          <w:rPr>
            <w:rFonts w:ascii="Times New Roman" w:eastAsia="Calibri" w:hAnsi="Times New Roman" w:cs="Times New Roman"/>
          </w:rPr>
          <w:delText xml:space="preserve">ffective surrogates </w:delText>
        </w:r>
      </w:del>
      <w:del w:id="119" w:author="Brian Gerber" w:date="2019-02-12T10:54:00Z">
        <w:r w:rsidRPr="00C4735F" w:rsidDel="00512C95">
          <w:rPr>
            <w:rFonts w:ascii="Times New Roman" w:eastAsia="Calibri" w:hAnsi="Times New Roman" w:cs="Times New Roman"/>
          </w:rPr>
          <w:delText>to</w:delText>
        </w:r>
      </w:del>
      <w:del w:id="120" w:author="Brian Gerber" w:date="2019-02-12T11:02:00Z">
        <w:r w:rsidRPr="00C4735F" w:rsidDel="006C6ABC">
          <w:rPr>
            <w:rFonts w:ascii="Times New Roman" w:eastAsia="Calibri" w:hAnsi="Times New Roman" w:cs="Times New Roman"/>
          </w:rPr>
          <w:delText xml:space="preserve"> predict</w:delText>
        </w:r>
      </w:del>
      <w:del w:id="121" w:author="Brian Gerber" w:date="2019-02-12T10:54:00Z">
        <w:r w:rsidRPr="00C4735F" w:rsidDel="00512C95">
          <w:rPr>
            <w:rFonts w:ascii="Times New Roman" w:eastAsia="Calibri" w:hAnsi="Times New Roman" w:cs="Times New Roman"/>
          </w:rPr>
          <w:delText xml:space="preserve"> </w:delText>
        </w:r>
      </w:del>
      <w:del w:id="122" w:author="Brian Gerber" w:date="2019-02-12T10:55:00Z">
        <w:r w:rsidRPr="00C4735F" w:rsidDel="00512C95">
          <w:rPr>
            <w:rFonts w:ascii="Times New Roman" w:eastAsia="Calibri" w:hAnsi="Times New Roman" w:cs="Times New Roman"/>
          </w:rPr>
          <w:delText xml:space="preserve">measures of </w:delText>
        </w:r>
      </w:del>
      <w:r w:rsidRPr="00C4735F">
        <w:rPr>
          <w:rFonts w:ascii="Times New Roman" w:eastAsia="Calibri" w:hAnsi="Times New Roman" w:cs="Times New Roman"/>
        </w:rPr>
        <w:t>species diversity for major taxonomic groups on coral reefs over time.</w:t>
      </w:r>
    </w:p>
    <w:p w14:paraId="13790E6E" w14:textId="4DF6CFD3" w:rsidR="00C94857" w:rsidRPr="00C4735F" w:rsidRDefault="006C6ABC" w:rsidP="00C94857">
      <w:pPr>
        <w:spacing w:line="480" w:lineRule="auto"/>
        <w:ind w:firstLine="720"/>
        <w:rPr>
          <w:rFonts w:ascii="Times New Roman" w:eastAsia="Calibri" w:hAnsi="Times New Roman" w:cs="Times New Roman"/>
        </w:rPr>
      </w:pPr>
      <w:ins w:id="123" w:author="Brian Gerber" w:date="2019-02-12T11:02:00Z">
        <w:r>
          <w:rPr>
            <w:rFonts w:ascii="Times New Roman" w:eastAsia="Calibri" w:hAnsi="Times New Roman" w:cs="Times New Roman"/>
          </w:rPr>
          <w:t xml:space="preserve"> Specifically, </w:t>
        </w:r>
      </w:ins>
      <w:r w:rsidR="00C94857" w:rsidRPr="00C4735F">
        <w:rPr>
          <w:rFonts w:ascii="Times New Roman" w:eastAsia="Calibri" w:hAnsi="Times New Roman" w:cs="Times New Roman"/>
        </w:rPr>
        <w:t xml:space="preserve">I </w:t>
      </w:r>
      <w:del w:id="124" w:author="Brian Gerber" w:date="2019-02-12T11:02:00Z">
        <w:r w:rsidR="00C94857" w:rsidRPr="00C4735F" w:rsidDel="006C6ABC">
          <w:rPr>
            <w:rFonts w:ascii="Times New Roman" w:eastAsia="Calibri" w:hAnsi="Times New Roman" w:cs="Times New Roman"/>
          </w:rPr>
          <w:delText xml:space="preserve">will </w:delText>
        </w:r>
      </w:del>
      <w:r w:rsidR="00C94857" w:rsidRPr="00C4735F">
        <w:rPr>
          <w:rFonts w:ascii="Times New Roman" w:eastAsia="Calibri" w:hAnsi="Times New Roman" w:cs="Times New Roman"/>
        </w:rPr>
        <w:t xml:space="preserve">use percent live hard coral cover and rugosity as surrogates to predict species richness of corals, fishes and sponges using monitoring data from eight sites around Guana Island in the British Virgin Islands </w:t>
      </w:r>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(Forrester et al., 2015)</w:t>
      </w:r>
      <w:r w:rsidR="00C94857" w:rsidRPr="00C4735F">
        <w:rPr>
          <w:rFonts w:ascii="Times New Roman" w:eastAsia="Calibri" w:hAnsi="Times New Roman" w:cs="Times New Roman"/>
        </w:rPr>
        <w:fldChar w:fldCharType="end"/>
      </w:r>
      <w:r w:rsidR="00C94857" w:rsidRPr="00C4735F">
        <w:rPr>
          <w:rFonts w:ascii="Times New Roman" w:eastAsia="Calibri" w:hAnsi="Times New Roman" w:cs="Times New Roman"/>
        </w:rPr>
        <w:t xml:space="preserve">. Reef fishes, hard corals (Scleractinia), and sponges are dominant coral reef organisms that establish and maintain biodiversity by filling multiple functional roles in coral reef systems </w:t>
      </w:r>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{"citationItems":[{"id":"ITEM-1","itemData":{"DOI":"10.1525/bio.2011.61.10.8","author":[{"dropping-particle":"","family":"Angelini","given":"Christine","non-dropping-particle":"","parse-names":false,"suffix":""},{"dropping-particle":"","family":"Altieri","given":"Andrew H","non-dropping-particle":"","parse-names":false,"suffix":""},{"dropping-particle":"","family":"Silliman","given":"Brian R","non-dropping-particle":"","parse-names":false,"suffix":""},{"dropping-particle":"","family":"Bertness","given":"Mark D","non-dropping-particle":"","parse-names":false,"suffix":""}],"id":"ITEM-1","issue":"10","issued":{"date-parts":[["2018"]]},"title":"Interactions among Foundation Species and Their Consequences ­ for Community Organization , Biodiversity , and Conservation","type":"article-journal","volume":"61"},"uris":["http://www.mendeley.com/documents/?uuid=624e3ecd-1d89-4ffd-82ec-1e3e093a990f"]}],"mendeley":{"formattedCitation":"(Angelini, Altieri, Silliman, &amp; Bertness, 2018)","plainTextFormattedCitation":"(Angelini, Altieri, Silliman, &amp; Bertness, 2018)","previouslyFormattedCitation":"(Angelini, Altieri, Silliman, &amp; Bertness, 2018)"},"properties":{"noteIndex":0},"schema":"https://github.com/citation-style-language/schema/raw/master/csl-citation.json"}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(Angelini, Altieri, Silliman, &amp; Bertness, 2018)</w:t>
      </w:r>
      <w:r w:rsidR="00C94857" w:rsidRPr="00C4735F">
        <w:rPr>
          <w:rFonts w:ascii="Times New Roman" w:eastAsia="Calibri" w:hAnsi="Times New Roman" w:cs="Times New Roman"/>
        </w:rPr>
        <w:fldChar w:fldCharType="end"/>
      </w:r>
      <w:r w:rsidR="00C94857" w:rsidRPr="00C4735F">
        <w:rPr>
          <w:rFonts w:ascii="Times New Roman" w:eastAsia="Calibri" w:hAnsi="Times New Roman" w:cs="Times New Roman"/>
        </w:rPr>
        <w:t>. I hypothesize that coral cover will be an effective surrogate for coral species richness because declines in coral cover have been associated with declines in coral diversity</w:t>
      </w:r>
      <w:r w:rsidR="00AA65D9">
        <w:rPr>
          <w:rFonts w:ascii="Times New Roman" w:eastAsia="Calibri" w:hAnsi="Times New Roman" w:cs="Times New Roman"/>
        </w:rPr>
        <w:t xml:space="preserve"> </w:t>
      </w:r>
      <w:r w:rsidR="00AA65D9">
        <w:rPr>
          <w:rFonts w:ascii="Times New Roman" w:eastAsia="Calibri" w:hAnsi="Times New Roman" w:cs="Times New Roman"/>
        </w:rPr>
        <w:fldChar w:fldCharType="begin" w:fldLock="1"/>
      </w:r>
      <w:r w:rsidR="003C70D6">
        <w:rPr>
          <w:rFonts w:ascii="Times New Roman" w:eastAsia="Calibri" w:hAnsi="Times New Roman" w:cs="Times New Roman"/>
        </w:rPr>
        <w:instrText>ADDIN CSL_CITATION {"citationItems":[{"id":"ITEM-1","itemData":{"DOI":"10.3389/fmars.2018.00323","ISBN":"2296-7745","ISSN":"2296-7745","abstract":"Globally coral reefs have been declining at alarming rates as a result of anthropogenic stressors, leading to increased frequency and severity of widespread bleaching and disease events. These events are often associated with increased water temperatures due to climate change as well as regional and local stress from nutrient enrichment through runoff and sedimentation from coastal development. In late 2014, a white syndrome disease outbreak was reported off the coast of southeast Florida and was subsequently documented spreading throughout the region. This study examined the regional impacts of the disease event on the southeast Florida stony coral population utilizing stony coral demographic data from the Southeast Florida Coral Reef Evaluation and Monitoring Project (SECREMP). SECREMP is a long-term monitoring project examining 22 sites distributed from Miami-Dade County north to Martin County, Florida. The results revealed significant region-wide declines in stony coral diversity, density, and live tissue area corresponding with increased disease prevalence, which reached its maximum for the study period in 2016. Regional declines in coral density approached 30% loss and live tissue was upwards of 60% as a result of the disease outbreak. Additionally, multiple species were severely impacted, especially the reef building, complexity-contributing species Montastraea cavernosa, Meandrina meandrites, and Siderastrea siderea. The disease outbreak resulted in acute mortality and altered the ecosystem function to a point such that recovery is uncertain. This multiyear, region-wide disease outbreak has been indiscriminate relative to coral species impacted and was arguably the most devastating disturbance event documented on the Southeast Florida Reef Tract.","author":[{"dropping-particle":"","family":"Walton","given":"Charles J.","non-dropping-particle":"","parse-names":false,"suffix":""},{"dropping-particle":"","family":"Hayes","given":"Nicole K.","non-dropping-particle":"","parse-names":false,"suffix":""},{"dropping-particle":"","family":"Gilliam","given":"David S.","non-dropping-particle":"","parse-names":false,"suffix":""}],"container-title":"Frontiers in Marine Science","id":"ITEM-1","issue":"September","issued":{"date-parts":[["2018"]]},"page":"1-14","title":"Impacts of a Regional, Multi-Year, Multi-Species Coral Disease Outbreak in Southeast Florida","type":"article-journal","volume":"5"},"uris":["http://www.mendeley.com/documents/?uuid=6b7ebdd4-0309-412d-93df-5471b2ca8472"]}],"mendeley":{"formattedCitation":"(Walton, Hayes, &amp; Gilliam, 2018)","plainTextFormattedCitation":"(Walton, Hayes, &amp; Gilliam, 2018)","previouslyFormattedCitation":"(Walton, Hayes, &amp; Gilliam, 2018)"},"properties":{"noteIndex":0},"schema":"https://github.com/citation-style-language/schema/raw/master/csl-citation.json"}</w:instrText>
      </w:r>
      <w:r w:rsidR="00AA65D9">
        <w:rPr>
          <w:rFonts w:ascii="Times New Roman" w:eastAsia="Calibri" w:hAnsi="Times New Roman" w:cs="Times New Roman"/>
        </w:rPr>
        <w:fldChar w:fldCharType="separate"/>
      </w:r>
      <w:r w:rsidR="00AA65D9" w:rsidRPr="00AA65D9">
        <w:rPr>
          <w:rFonts w:ascii="Times New Roman" w:eastAsia="Calibri" w:hAnsi="Times New Roman" w:cs="Times New Roman"/>
          <w:noProof/>
        </w:rPr>
        <w:t>(Walton, Hayes, &amp; Gilliam, 2018)</w:t>
      </w:r>
      <w:r w:rsidR="00AA65D9">
        <w:rPr>
          <w:rFonts w:ascii="Times New Roman" w:eastAsia="Calibri" w:hAnsi="Times New Roman" w:cs="Times New Roman"/>
        </w:rPr>
        <w:fldChar w:fldCharType="end"/>
      </w:r>
      <w:r w:rsidR="00C94857" w:rsidRPr="00C4735F">
        <w:rPr>
          <w:rFonts w:ascii="Times New Roman" w:eastAsia="Calibri" w:hAnsi="Times New Roman" w:cs="Times New Roman"/>
        </w:rPr>
        <w:t>. Similarly, I hypothesize that coral cover will</w:t>
      </w:r>
      <w:r w:rsidR="005236C0" w:rsidRPr="00C4735F">
        <w:rPr>
          <w:rFonts w:ascii="Times New Roman" w:eastAsia="Calibri" w:hAnsi="Times New Roman" w:cs="Times New Roman"/>
        </w:rPr>
        <w:t xml:space="preserve"> </w:t>
      </w:r>
      <w:r w:rsidR="00C94857" w:rsidRPr="00C4735F">
        <w:rPr>
          <w:rFonts w:ascii="Times New Roman" w:eastAsia="Calibri" w:hAnsi="Times New Roman" w:cs="Times New Roman"/>
        </w:rPr>
        <w:t>be an effective surrogate for sponge species richness because declines in coral cover have been associated with increase</w:t>
      </w:r>
      <w:r w:rsidR="005236C0" w:rsidRPr="00C4735F">
        <w:rPr>
          <w:rFonts w:ascii="Times New Roman" w:eastAsia="Calibri" w:hAnsi="Times New Roman" w:cs="Times New Roman"/>
        </w:rPr>
        <w:t>s</w:t>
      </w:r>
      <w:r w:rsidR="00C94857" w:rsidRPr="00C4735F">
        <w:rPr>
          <w:rFonts w:ascii="Times New Roman" w:eastAsia="Calibri" w:hAnsi="Times New Roman" w:cs="Times New Roman"/>
        </w:rPr>
        <w:t xml:space="preserve"> in sponge cover</w:t>
      </w:r>
      <w:r w:rsidR="003C70D6">
        <w:rPr>
          <w:rFonts w:ascii="Times New Roman" w:eastAsia="Calibri" w:hAnsi="Times New Roman" w:cs="Times New Roman"/>
        </w:rPr>
        <w:t xml:space="preserve"> </w:t>
      </w:r>
      <w:r w:rsidR="003C70D6">
        <w:rPr>
          <w:rFonts w:ascii="Times New Roman" w:eastAsia="Calibri" w:hAnsi="Times New Roman" w:cs="Times New Roman"/>
        </w:rPr>
        <w:fldChar w:fldCharType="begin" w:fldLock="1"/>
      </w:r>
      <w:r w:rsidR="003C70D6">
        <w:rPr>
          <w:rFonts w:ascii="Times New Roman" w:eastAsia="Calibri" w:hAnsi="Times New Roman" w:cs="Times New Roman"/>
        </w:rPr>
        <w:instrText>ADDIN CSL_CITATION {"citationItems":[{"id":"ITEM-1","itemData":{"DOI":"10.3354/meps10427","ISBN":"0171-8630\r1616-1599","ISSN":"01718630","PMID":"10390683","abstract":"Disturbances that result in the mass mortality of reef-building corals are changing the appearance of reefs worldwide. Many reefs are transitioning away from scleractinian-coral- dominated assemblages to benthic communities composed primarily of non-scleractinian taxa. This study evaluated recovery patterns of reef communities in the Florida Keys following the mortality associated with the 1997/1998 El Niño. We examined temporal trends among the 5 most spatially abundant reef taxa and stony coral species from 1999 to 2009 at 3 spatial scales, and applied a Principal Coordinate Analysis (PCoA) to determine whether changes in their cover resulted in a shift in community structure. Trends of decreasing stony coral cover were not identi- fied Keys-wide between 1999 and 2009, but 2 of the 3 habitats examined—shallow and deep forereefs—did show a significant decline in cover. Concomitantly, octocoral cover significantly increased Keys-wide and in all 3 habitats. The transition to octocorals was most evident on shallow forereefs, where octocoral cover significantly increased at 9 of 12 reefs and overwhelmingly influenced the PCoA. On deep forereefs, octocoral and sponge cover did significantly increase, but did not impart a clearly defined shift in community structure like that observed on shallow forereefs. Community composition at patch reefs was relatively consistent during the study, but the increase in octocoral cover may accelerate further following a cold-water mortality event in 2010. These results demonstrate that octocorals are emerging as the predominant benthic taxa in the Florida Keys. Although the transition to octocorals may have started long ago, their apparent resilience to present-day stressors will likely allow this shift to continue into the foreseeable future.","author":[{"dropping-particle":"","family":"Ruzicka","given":"R. R.","non-dropping-particle":"","parse-names":false,"suffix":""},{"dropping-particle":"","family":"Colella","given":"M. A.","non-dropping-particle":"","parse-names":false,"suffix":""},{"dropping-particle":"","family":"Porter","given":"J. W.","non-dropping-particle":"","parse-names":false,"suffix":""},{"dropping-particle":"","family":"Morrison","given":"J. M.","non-dropping-particle":"","parse-names":false,"suffix":""},{"dropping-particle":"","family":"Kidney","given":"J. A.","non-dropping-particle":"","parse-names":false,"suffix":""},{"dropping-particle":"","family":"Brinkhuis","given":"V.","non-dropping-particle":"","parse-names":false,"suffix":""},{"dropping-particle":"","family":"Lunz","given":"K. S.","non-dropping-particle":"","parse-names":false,"suffix":""},{"dropping-particle":"","family":"MacAulay","given":"K. A.","non-dropping-particle":"","parse-names":false,"suffix":""},{"dropping-particle":"","family":"Bartlett","given":"L. A.","non-dropping-particle":"","parse-names":false,"suffix":""},{"dropping-particle":"","family":"Meyers","given":"M. K.","non-dropping-particle":"","parse-names":false,"suffix":""},{"dropping-particle":"","family":"Colee","given":"J.","non-dropping-particle":"","parse-names":false,"suffix":""}],"container-title":"Marine Ecology Progress Series","id":"ITEM-1","issued":{"date-parts":[["2013"]]},"page":"125-141","title":"Temporal changes in benthic assemblages on Florida Keys reefs 11 years after the 1997/1998 El Niño","type":"article-journal","volume":"489"},"uris":["http://www.mendeley.com/documents/?uuid=2f96db59-371c-43af-973d-de9be664730b"]}],"mendeley":{"formattedCitation":"(Ruzicka et al., 2013)","plainTextFormattedCitation":"(Ruzicka et al., 2013)","previouslyFormattedCitation":"(Ruzicka et al., 2013)"},"properties":{"noteIndex":0},"schema":"https://github.com/citation-style-language/schema/raw/master/csl-citation.json"}</w:instrText>
      </w:r>
      <w:r w:rsidR="003C70D6">
        <w:rPr>
          <w:rFonts w:ascii="Times New Roman" w:eastAsia="Calibri" w:hAnsi="Times New Roman" w:cs="Times New Roman"/>
        </w:rPr>
        <w:fldChar w:fldCharType="separate"/>
      </w:r>
      <w:r w:rsidR="003C70D6" w:rsidRPr="003C70D6">
        <w:rPr>
          <w:rFonts w:ascii="Times New Roman" w:eastAsia="Calibri" w:hAnsi="Times New Roman" w:cs="Times New Roman"/>
          <w:noProof/>
        </w:rPr>
        <w:t>(Ruzicka et al., 2013)</w:t>
      </w:r>
      <w:r w:rsidR="003C70D6">
        <w:rPr>
          <w:rFonts w:ascii="Times New Roman" w:eastAsia="Calibri" w:hAnsi="Times New Roman" w:cs="Times New Roman"/>
        </w:rPr>
        <w:fldChar w:fldCharType="end"/>
      </w:r>
      <w:r w:rsidR="00C94857" w:rsidRPr="00C4735F">
        <w:rPr>
          <w:rFonts w:ascii="Times New Roman" w:eastAsia="Calibri" w:hAnsi="Times New Roman" w:cs="Times New Roman"/>
        </w:rPr>
        <w:t>, most likely due to  competitive interactions between sponges and corals.</w:t>
      </w:r>
      <w:r w:rsidR="005236C0" w:rsidRPr="00C4735F">
        <w:rPr>
          <w:rFonts w:ascii="Times New Roman" w:eastAsia="Calibri" w:hAnsi="Times New Roman" w:cs="Times New Roman"/>
        </w:rPr>
        <w:t xml:space="preserve"> </w:t>
      </w:r>
      <w:commentRangeStart w:id="125"/>
      <w:r w:rsidR="005236C0" w:rsidRPr="00C4735F">
        <w:rPr>
          <w:rFonts w:ascii="Times New Roman" w:eastAsia="Calibri" w:hAnsi="Times New Roman" w:cs="Times New Roman"/>
        </w:rPr>
        <w:t xml:space="preserve">Although </w:t>
      </w:r>
      <w:r w:rsidR="00C4735F" w:rsidRPr="00C4735F">
        <w:rPr>
          <w:rFonts w:ascii="Times New Roman" w:eastAsia="Calibri" w:hAnsi="Times New Roman" w:cs="Times New Roman"/>
        </w:rPr>
        <w:t>coral cover</w:t>
      </w:r>
      <w:r w:rsidR="005236C0" w:rsidRPr="00C4735F">
        <w:rPr>
          <w:rFonts w:ascii="Times New Roman" w:eastAsia="Calibri" w:hAnsi="Times New Roman" w:cs="Times New Roman"/>
        </w:rPr>
        <w:t xml:space="preserve"> and </w:t>
      </w:r>
      <w:r w:rsidR="00C4735F" w:rsidRPr="00C4735F">
        <w:rPr>
          <w:rFonts w:ascii="Times New Roman" w:eastAsia="Calibri" w:hAnsi="Times New Roman" w:cs="Times New Roman"/>
        </w:rPr>
        <w:t xml:space="preserve">sponge richness </w:t>
      </w:r>
      <w:r w:rsidR="005236C0" w:rsidRPr="00C4735F">
        <w:rPr>
          <w:rFonts w:ascii="Times New Roman" w:eastAsia="Calibri" w:hAnsi="Times New Roman" w:cs="Times New Roman"/>
        </w:rPr>
        <w:t xml:space="preserve">are expected to be inversely related, </w:t>
      </w:r>
      <w:r w:rsidR="00C4735F" w:rsidRPr="00C4735F">
        <w:rPr>
          <w:rFonts w:ascii="Times New Roman" w:eastAsia="Calibri" w:hAnsi="Times New Roman" w:cs="Times New Roman"/>
        </w:rPr>
        <w:t xml:space="preserve">coral cover </w:t>
      </w:r>
      <w:r w:rsidR="001F7F50">
        <w:rPr>
          <w:rFonts w:ascii="Times New Roman" w:eastAsia="Calibri" w:hAnsi="Times New Roman" w:cs="Times New Roman"/>
        </w:rPr>
        <w:t>would</w:t>
      </w:r>
      <w:r w:rsidR="001F7F50" w:rsidRPr="00C4735F">
        <w:rPr>
          <w:rFonts w:ascii="Times New Roman" w:eastAsia="Calibri" w:hAnsi="Times New Roman" w:cs="Times New Roman"/>
        </w:rPr>
        <w:t xml:space="preserve"> </w:t>
      </w:r>
      <w:r w:rsidR="00C4735F" w:rsidRPr="00C4735F">
        <w:rPr>
          <w:rFonts w:ascii="Times New Roman" w:eastAsia="Calibri" w:hAnsi="Times New Roman" w:cs="Times New Roman"/>
        </w:rPr>
        <w:t>still be a good surrogate if it</w:t>
      </w:r>
      <w:r w:rsidR="003C70D6">
        <w:rPr>
          <w:rFonts w:ascii="Times New Roman" w:eastAsia="Calibri" w:hAnsi="Times New Roman" w:cs="Times New Roman"/>
        </w:rPr>
        <w:t xml:space="preserve"> </w:t>
      </w:r>
      <w:r w:rsidR="00C4735F" w:rsidRPr="00C4735F">
        <w:rPr>
          <w:rFonts w:ascii="Times New Roman" w:eastAsia="Calibri" w:hAnsi="Times New Roman" w:cs="Times New Roman"/>
        </w:rPr>
        <w:t>predict</w:t>
      </w:r>
      <w:r w:rsidR="001F7F50">
        <w:rPr>
          <w:rFonts w:ascii="Times New Roman" w:eastAsia="Calibri" w:hAnsi="Times New Roman" w:cs="Times New Roman"/>
        </w:rPr>
        <w:t>s</w:t>
      </w:r>
      <w:r w:rsidR="00C4735F" w:rsidRPr="00C4735F">
        <w:rPr>
          <w:rFonts w:ascii="Times New Roman" w:eastAsia="Calibri" w:hAnsi="Times New Roman" w:cs="Times New Roman"/>
        </w:rPr>
        <w:t xml:space="preserve"> sponge richness.</w:t>
      </w:r>
      <w:r w:rsidR="00C94857" w:rsidRPr="00C4735F">
        <w:rPr>
          <w:rFonts w:ascii="Times New Roman" w:eastAsia="Calibri" w:hAnsi="Times New Roman" w:cs="Times New Roman"/>
        </w:rPr>
        <w:t xml:space="preserve"> </w:t>
      </w:r>
      <w:commentRangeEnd w:id="125"/>
      <w:r w:rsidR="00D8511D">
        <w:rPr>
          <w:rStyle w:val="CommentReference"/>
        </w:rPr>
        <w:commentReference w:id="125"/>
      </w:r>
      <w:commentRangeStart w:id="126"/>
      <w:r w:rsidR="00C94857" w:rsidRPr="00C4735F">
        <w:rPr>
          <w:rFonts w:ascii="Times New Roman" w:eastAsia="Calibri" w:hAnsi="Times New Roman" w:cs="Times New Roman"/>
        </w:rPr>
        <w:t xml:space="preserve">Coral cover is often positively associated with fish species richness </w:t>
      </w:r>
      <w:commentRangeEnd w:id="126"/>
      <w:r w:rsidR="00C94857" w:rsidRPr="00C4735F">
        <w:rPr>
          <w:rFonts w:ascii="Times New Roman" w:eastAsiaTheme="minorHAnsi" w:hAnsi="Times New Roman" w:cs="Times New Roman"/>
          <w:sz w:val="18"/>
          <w:szCs w:val="18"/>
        </w:rPr>
        <w:commentReference w:id="126"/>
      </w:r>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{"citationItems":[{"id":"ITEM-1","itemData":{"DOI":"10.1073/pnas.0401277101","ISSN":"0027-8424","author":[{"dropping-particle":"","family":"Jones","given":"G. P.","non-dropping-particle":"","parse-names":false,"suffix":""},{"dropping-particle":"","family":"McCormick","given":"M. I.","non-dropping-particle":"","parse-names":false,"suffix":""},{"dropping-particle":"","family":"Srinivasan","given":"M.","non-dropping-particle":"","parse-names":false,"suffix":""},{"dropping-particle":"V.","family":"Eagle","given":"J.","non-dropping-particle":"","parse-names":false,"suffix":""}],"container-title":"Proceedings of the National Academy of Sciences","id":"ITEM-1","issue":"21","issued":{"date-parts":[["2004","5","25"]]},"page":"8251-8253","title":"Coral decline threatens fish biodiversity in marine reserves","type":"article-journal","volume":"101"},"uris":["http://www.mendeley.com/documents/?uuid=77963aaf-ad35-3df0-90a8-88751ca67eec"]},{"id":"ITEM-2","itemData":{"DOI":"10.3390/d3030424","ISBN":"1424-2818","ISSN":"14242818","PMID":"19774600","abstract":"Coral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A.J.","non-dropping-particle":"","parse-names":false,"suffix":""}],"container-title":"Diversity","id":"ITEM-2","issue":"3","issued":{"date-parts":[["2011"]]},"page":"424-452","title":"Changes in biodiversity and functioning of reef fish assemblages following coral bleaching and coral loss","type":"article-journal","volume":"3"},"uris":["http://www.mendeley.com/documents/?uuid=b176af3a-6730-4350-9ce1-8446b0ff2eb6"]}],"mendeley":{"formattedCitation":"(Jones, McCormick, Srinivasan, &amp; Eagle, 2004; Pratchett, Hoey, Wilson, Messmer, &amp; Graham, 2011)","plainTextFormattedCitation":"(Jones, McCormick, Srinivasan, &amp; Eagle, 2004; Pratchett, Hoey, Wilson, Messmer, &amp; Graham, 2011)","previouslyFormattedCitation":"(Jones, McCormick, Srinivasan, &amp; Eagle, 2004; Pratchett, Hoey, Wilson, Messmer, &amp; Graham, 2011)"},"properties":{"noteIndex":0},"schema":"https://github.com/citation-style-language/schema/raw/master/csl-citation.json"}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(Jones, McCormick, Srinivasan, &amp; Eagle, 2004; Pratchett, Hoey, Wilson, Messmer, &amp; Graham, 2011)</w:t>
      </w:r>
      <w:r w:rsidR="00C94857" w:rsidRPr="00C4735F">
        <w:rPr>
          <w:rFonts w:ascii="Times New Roman" w:eastAsia="Calibri" w:hAnsi="Times New Roman" w:cs="Times New Roman"/>
        </w:rPr>
        <w:fldChar w:fldCharType="end"/>
      </w:r>
      <w:r w:rsidR="00C94857" w:rsidRPr="00C4735F">
        <w:rPr>
          <w:rFonts w:ascii="Times New Roman" w:eastAsia="Calibri" w:hAnsi="Times New Roman" w:cs="Times New Roman"/>
        </w:rPr>
        <w:t xml:space="preserve">, most likely because larger reefs provide more </w:t>
      </w:r>
      <w:commentRangeStart w:id="127"/>
      <w:r w:rsidR="00C94857" w:rsidRPr="00C4735F">
        <w:rPr>
          <w:rFonts w:ascii="Times New Roman" w:eastAsia="Calibri" w:hAnsi="Times New Roman" w:cs="Times New Roman"/>
        </w:rPr>
        <w:t xml:space="preserve">habitat </w:t>
      </w:r>
      <w:commentRangeEnd w:id="127"/>
      <w:r>
        <w:rPr>
          <w:rStyle w:val="CommentReference"/>
        </w:rPr>
        <w:commentReference w:id="127"/>
      </w:r>
      <w:r w:rsidR="00C94857" w:rsidRPr="00C4735F">
        <w:rPr>
          <w:rFonts w:ascii="Times New Roman" w:eastAsia="Calibri" w:hAnsi="Times New Roman" w:cs="Times New Roman"/>
        </w:rPr>
        <w:t xml:space="preserve">for fishes and because </w:t>
      </w:r>
      <w:r w:rsidR="00C4735F" w:rsidRPr="00C4735F">
        <w:rPr>
          <w:rFonts w:ascii="Times New Roman" w:eastAsia="Calibri" w:hAnsi="Times New Roman" w:cs="Times New Roman"/>
        </w:rPr>
        <w:t>corals provide fish with food (directly in the case of corallivores and indirectly by providing habitat for prey) and protection from predators. Therefore,</w:t>
      </w:r>
      <w:r w:rsidR="00C4735F" w:rsidRPr="00C4735F" w:rsidDel="00C4735F">
        <w:rPr>
          <w:rFonts w:ascii="Times New Roman" w:eastAsia="Calibri" w:hAnsi="Times New Roman" w:cs="Times New Roman"/>
        </w:rPr>
        <w:t xml:space="preserve"> </w:t>
      </w:r>
      <w:r w:rsidR="00C94857" w:rsidRPr="00C4735F">
        <w:rPr>
          <w:rFonts w:ascii="Times New Roman" w:eastAsia="Calibri" w:hAnsi="Times New Roman" w:cs="Times New Roman"/>
        </w:rPr>
        <w:t xml:space="preserve">I hypothesize that coral cover will be an effective surrogate for fish species richness. I hypothesize that rugosity will be an effective surrogate for fish species richness because greater rugosity should provide a wider variety of structures that may be utilized by a greater diversity of fish species </w:t>
      </w:r>
      <w:r w:rsidR="00C94857" w:rsidRPr="00C4735F">
        <w:rPr>
          <w:rFonts w:ascii="Times New Roman" w:eastAsia="Calibri" w:hAnsi="Times New Roman" w:cs="Times New Roman"/>
        </w:rPr>
        <w:fldChar w:fldCharType="begin" w:fldLock="1"/>
      </w:r>
      <w:r w:rsidR="007E3CF6">
        <w:rPr>
          <w:rFonts w:ascii="Times New Roman" w:eastAsia="Calibri" w:hAnsi="Times New Roman" w:cs="Times New Roman"/>
        </w:rPr>
        <w:instrText>ADDIN CSL_CITATION {"citationItems":[{"id":"ITEM-1","itemData":{"author":[{"dropping-particle":"","family":"Graham","given":"Nicholas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P","non-dropping-particle":"","parse-names":false,"suffix":""},{"dropping-particle":"","family":"Robinson","given":"Jan","non-dropping-particle":"","parse-names":false,"suffix":""}],"id":"ITEM-1","issue":"22","issued":{"date-parts":[["2006"]]},"title":"Dynamic fragility of oceanic coral reef ecosystems","type":"article-journal","volume":"103"},"uris":["http://www.mendeley.com/documents/?uuid=58568ea3-e997-480a-87fa-67934e6ce233"]},{"id":"ITEM-2","itemData":{"DOI":"10.1111/1365-2656.12429","ISSN":"0021-8790","author":[{"dropping-particle":"","family":"Newman","given":"S P","non-dropping-particle":"","parse-names":false,"suffix":""},{"dropping-particle":"","family":"Meesters","given":"E H","non-dropping-particle":"","parse-names":false,"suffix":""},{"dropping-particle":"","family":"Dryden","given":"C S","non-dropping-particle":"","parse-names":false,"suffix":""},{"dropping-particle":"","family":"Williams","given":"S M","non-dropping-particle":"","parse-names":false,"suffix":""},{"dropping-particle":"","family":"Sanchez","given":"C","non-dropping-particle":"","parse-names":false,"suffix":""},{"dropping-particle":"","family":"Mumby","given":"P J","non-dropping-particle":"","parse-names":false,"suffix":""},{"dropping-particle":"","family":"Polunin","given":"N V C","non-dropping-particle":"","parse-names":false,"suffix":""}],"container-title":"Journal of Animal Ecology","id":"ITEM-2","issued":{"date-parts":[["2015"]]},"note":"Times Cited: 1\nNewman, Steven P. Meesters, Erik H. Dryden, Charlie S. Williams, Stacey M. Sanchez, Cristina Mumby, Peter J. Polunin, Nicholas V. C.\nJohnson, Selena/K-3541-2013\n1\n1365-2656","page":"1678-1689","title":"Reef flattening effects on total richness and species responses in the Caribbean","type":"article-journal","volume":"84"},"uris":["http://www.mendeley.com/documents/?uuid=beac3c8f-f802-48ba-adec-3c87042a281d"]},{"id":"ITEM-3","itemData":{"DOI":"10.1007/s00338-017-1539-z","ISSN":"0722-4028","abstract":"With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Reefs","id":"ITEM-3","issued":{"date-parts":[["2017"]]},"note":"This study looks at how structural reef complexity may affect fish assemblages\n-scleractinian corals as foundation species\n-using functional roles of corals based on their morphology","page":"561-575","title":"Relationships between structural complexity, coral traits, and reef fish assemblages","type":"article-journal","volume":"36"},"uris":["http://www.mendeley.com/documents/?uuid=929a7c5a-bc1e-3389-8d08-5994e1599e97"]},{"id":"ITEM-4","itemData":{"DOI":"10.1111/j.1095-8649.2005.00629.x","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R","non-dropping-particle":"","parse-names":false,"suffix":""}],"container-title":"Journal of Fish Biology","id":"ITEM-4","issued":{"date-parts":[["2005"]]},"page":"650-667","title":"The relationship between fish species richness , abundance and habitat complexity in a range of shallow tropical marine habitats","type":"article-journal","volume":"66"},"uris":["http://www.mendeley.com/documents/?uuid=fbd6211d-e31e-4ad1-bfc5-1396d129c171"]}],"mendeley":{"formattedCitation":"(Darling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81AF0" w:rsidRPr="00C81AF0">
        <w:rPr>
          <w:rFonts w:ascii="Times New Roman" w:eastAsia="Calibri" w:hAnsi="Times New Roman" w:cs="Times New Roman"/>
          <w:noProof/>
        </w:rPr>
        <w:t xml:space="preserve">(Darling et al., </w:t>
      </w:r>
      <w:r w:rsidR="00C81AF0" w:rsidRPr="00C81AF0">
        <w:rPr>
          <w:rFonts w:ascii="Times New Roman" w:eastAsia="Calibri" w:hAnsi="Times New Roman" w:cs="Times New Roman"/>
          <w:noProof/>
        </w:rPr>
        <w:lastRenderedPageBreak/>
        <w:t>2017; Graham et al., 2006; Gratwicke &amp; Speight, 2005; Newman et al., 2015)</w:t>
      </w:r>
      <w:r w:rsidR="00C94857" w:rsidRPr="00C4735F">
        <w:rPr>
          <w:rFonts w:ascii="Times New Roman" w:eastAsia="Calibri" w:hAnsi="Times New Roman" w:cs="Times New Roman"/>
        </w:rPr>
        <w:fldChar w:fldCharType="end"/>
      </w:r>
      <w:r w:rsidR="00C94857" w:rsidRPr="00C4735F">
        <w:rPr>
          <w:rFonts w:ascii="Times New Roman" w:eastAsiaTheme="minorHAnsi" w:hAnsi="Times New Roman" w:cs="Times New Roman"/>
          <w:sz w:val="22"/>
          <w:szCs w:val="22"/>
        </w:rPr>
        <w:t xml:space="preserve"> </w:t>
      </w:r>
      <w:r w:rsidR="00C94857" w:rsidRPr="006C6ABC">
        <w:rPr>
          <w:rFonts w:ascii="Times New Roman" w:eastAsiaTheme="minorHAnsi" w:hAnsi="Times New Roman" w:cs="Times New Roman"/>
          <w:rPrChange w:id="128" w:author="Brian Gerber" w:date="2019-02-12T11:05:00Z">
            <w:rPr>
              <w:rFonts w:ascii="Times New Roman" w:eastAsiaTheme="minorHAnsi" w:hAnsi="Times New Roman" w:cs="Times New Roman"/>
              <w:sz w:val="22"/>
              <w:szCs w:val="22"/>
            </w:rPr>
          </w:rPrChange>
        </w:rPr>
        <w:t xml:space="preserve">and fish </w:t>
      </w:r>
      <w:r w:rsidR="007E3CF6" w:rsidRPr="006C6ABC">
        <w:rPr>
          <w:rFonts w:ascii="Times New Roman" w:eastAsiaTheme="minorHAnsi" w:hAnsi="Times New Roman" w:cs="Times New Roman"/>
          <w:rPrChange w:id="129" w:author="Brian Gerber" w:date="2019-02-12T11:05:00Z">
            <w:rPr>
              <w:rFonts w:ascii="Times New Roman" w:eastAsiaTheme="minorHAnsi" w:hAnsi="Times New Roman" w:cs="Times New Roman"/>
              <w:sz w:val="22"/>
              <w:szCs w:val="22"/>
            </w:rPr>
          </w:rPrChange>
        </w:rPr>
        <w:t xml:space="preserve">may </w:t>
      </w:r>
      <w:r w:rsidR="00C94857" w:rsidRPr="006C6ABC">
        <w:rPr>
          <w:rFonts w:ascii="Times New Roman" w:eastAsiaTheme="minorHAnsi" w:hAnsi="Times New Roman" w:cs="Times New Roman"/>
          <w:rPrChange w:id="130" w:author="Brian Gerber" w:date="2019-02-12T11:05:00Z">
            <w:rPr>
              <w:rFonts w:ascii="Times New Roman" w:eastAsiaTheme="minorHAnsi" w:hAnsi="Times New Roman" w:cs="Times New Roman"/>
              <w:sz w:val="22"/>
              <w:szCs w:val="22"/>
            </w:rPr>
          </w:rPrChange>
        </w:rPr>
        <w:t xml:space="preserve">respond primarily to the structure of the reef rather than its biological features </w:t>
      </w:r>
      <w:r w:rsidR="00C94857" w:rsidRPr="006C6ABC">
        <w:rPr>
          <w:rFonts w:ascii="Times New Roman" w:eastAsiaTheme="minorHAnsi" w:hAnsi="Times New Roman" w:cs="Times New Roman"/>
          <w:rPrChange w:id="131" w:author="Brian Gerber" w:date="2019-02-12T11:05:00Z">
            <w:rPr>
              <w:rFonts w:ascii="Times New Roman" w:eastAsiaTheme="minorHAnsi" w:hAnsi="Times New Roman" w:cs="Times New Roman"/>
              <w:sz w:val="22"/>
              <w:szCs w:val="22"/>
            </w:rPr>
          </w:rPrChange>
        </w:rPr>
        <w:fldChar w:fldCharType="begin" w:fldLock="1"/>
      </w:r>
      <w:r w:rsidR="00AA65D9" w:rsidRPr="006C6ABC">
        <w:rPr>
          <w:rFonts w:ascii="Times New Roman" w:eastAsiaTheme="minorHAnsi" w:hAnsi="Times New Roman" w:cs="Times New Roman"/>
          <w:rPrChange w:id="132" w:author="Brian Gerber" w:date="2019-02-12T11:05:00Z">
            <w:rPr>
              <w:rFonts w:ascii="Times New Roman" w:eastAsiaTheme="minorHAnsi" w:hAnsi="Times New Roman" w:cs="Times New Roman"/>
              <w:sz w:val="22"/>
              <w:szCs w:val="22"/>
            </w:rPr>
          </w:rPrChange>
        </w:rPr>
        <w:instrText>ADDIN CSL_CITATION {"citationItems":[{"id":"ITEM-1","itemData":{"DOI":"10.1111/j.1365-2486.2006.01252.x","ISBN":"1354-1013","abstract":"Increased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 K","non-dropping-particle":"","parse-names":false,"suffix":""},{"dropping-particle":"","family":"Graham","given":"N A J","non-dropping-particle":"","parse-names":false,"suffix":""},{"dropping-particle":"","family":"Pratchett","given":"M S","non-dropping-particle":"","parse-names":false,"suffix":""},{"dropping-particle":"","family":"Jones","given":"G P","non-dropping-particle":"","parse-names":false,"suffix":""},{"dropping-particle":"","family":"Polunin","given":"N V C","non-dropping-particle":"","parse-names":false,"suffix":""}],"container-title":"Global Change Biology","id":"ITEM-1","issue":"11","issued":{"date-parts":[["2006"]]},"note":"Times Cited: 171\nWilson, Shaun K. Graham, Nicholas A. J. Pratchett, Morgan S. Jones, Geoffrey P. Polunin, Nicholas V. C.","page":"2220-2234","title":"Multiple disturbances and the global degradation of coral reefs: are reef fishes at risk or resilient?","type":"article-journal","volume":"12"},"uris":["http://www.mendeley.com/documents/?uuid=cd7a6b15-c8f8-47fb-a843-37013bede8a6"]},{"id":"ITEM-2","itemData":{"DOI":"10.1007/s00338-008-0431-2","ISBN":"0033800804","ISSN":"07224028","abstract":"Habitat perturbations play a major role in shaping community structure; however, the elements of disturbance-related habitat change that affect diversity are not always apparent. This study examined the effects of habitat disturbances on species richness of coral reef fish assemblages using annual surveys of habitat and 210 fish species from 10 reefs on the Great Barrier Reef (GBR). Over a period of 11 years, major disturbances, including localised outbreaks of crown-of-thorns sea star (Acanth- aster planci), severe storms or coral bleaching, resulted in coral decline of 46–96% in all the 10 reefs. Despite declines in coral cover, structural complexity of the reef framework was retained on five and species richness of coral reef fishes maintained on nine of the disturbed reefs. Extensive loss of coral resulted in localised declines of highly specialised coral-dependent species, but this loss of diversity was more than compensated for by increases in the number of species that feed on the epilithic algal matrix (EAM). A unimodal relationship between areal coral cover and species richness indicated species richness was greatest at approximately 20% coral cover declining by 3–4 species (6–8% of average richness) at higher and lower coral cover. Results revealed that declines in coral cover on reefs may have limited short-term impact on the diversity of coral reef fishes, though there may be fundamental changes in the community structure of fishes","author":[{"dropping-particle":"","family":"Wilson","given":"S. K.","non-dropping-particle":"","parse-names":false,"suffix":""},{"dropping-particle":"","family":"Dolman","given":"A. M.","non-dropping-particle":"","parse-names":false,"suffix":""},{"dropping-particle":"","family":"Cheal","given":"A. J.","non-dropping-particle":"","parse-names":false,"suffix":""},{"dropping-particle":"","family":"Emslie","given":"M. J.","non-dropping-particle":"","parse-names":false,"suffix":""},{"dropping-particle":"","family":"Pratchett","given":"M. S.","non-dropping-particle":"","parse-names":false,"suffix":""},{"dropping-particle":"","family":"Sweatman","given":"H. P.A.","non-dropping-particle":"","parse-names":false,"suffix":""}],"container-title":"Coral Reefs","id":"ITEM-2","issue":"1","issued":{"date-parts":[["2009"]]},"page":"3-14","title":"Maintenance of fish diversity on disturbed coral reefs","type":"article-journal","volume":"28"},"uris":["http://www.mendeley.com/documents/?uuid=a275aca6-3ba5-4956-bf26-751c60d840e7"]}],"mendeley":{"formattedCitation":"(Wilson et al., 2009; Wilson, Graham, Pratchett, Jones, &amp; Polunin, 2006)","plainTextFormattedCitation":"(Wilson et al., 2009; Wilson, Graham, Pratchett, Jones, &amp; Polunin, 2006)","previouslyFormattedCitation":"(Wilson et al., 2009; Wilson, Graham, Pratchett, Jones, &amp; Polunin, 2006)"},"properties":{"noteIndex":0},"schema":"https://github.com/citation-style-language/schema/raw/master/csl-citation.json"}</w:instrText>
      </w:r>
      <w:r w:rsidR="00C94857" w:rsidRPr="006C6ABC">
        <w:rPr>
          <w:rFonts w:ascii="Times New Roman" w:eastAsiaTheme="minorHAnsi" w:hAnsi="Times New Roman" w:cs="Times New Roman"/>
          <w:rPrChange w:id="133" w:author="Brian Gerber" w:date="2019-02-12T11:05:00Z">
            <w:rPr>
              <w:rFonts w:ascii="Times New Roman" w:eastAsiaTheme="minorHAnsi" w:hAnsi="Times New Roman" w:cs="Times New Roman"/>
              <w:sz w:val="22"/>
              <w:szCs w:val="22"/>
            </w:rPr>
          </w:rPrChange>
        </w:rPr>
        <w:fldChar w:fldCharType="separate"/>
      </w:r>
      <w:r w:rsidR="007E3CF6" w:rsidRPr="006C6ABC">
        <w:rPr>
          <w:rFonts w:ascii="Times New Roman" w:eastAsiaTheme="minorHAnsi" w:hAnsi="Times New Roman" w:cs="Times New Roman"/>
          <w:noProof/>
          <w:rPrChange w:id="134" w:author="Brian Gerber" w:date="2019-02-12T11:05:00Z">
            <w:rPr>
              <w:rFonts w:ascii="Times New Roman" w:eastAsiaTheme="minorHAnsi" w:hAnsi="Times New Roman" w:cs="Times New Roman"/>
              <w:noProof/>
              <w:sz w:val="22"/>
              <w:szCs w:val="22"/>
            </w:rPr>
          </w:rPrChange>
        </w:rPr>
        <w:t>(Wilson et al., 2009; Wilson, Graham, Pratchett, Jones, &amp; Polunin, 2006)</w:t>
      </w:r>
      <w:r w:rsidR="00C94857" w:rsidRPr="006C6ABC">
        <w:rPr>
          <w:rFonts w:ascii="Times New Roman" w:eastAsiaTheme="minorHAnsi" w:hAnsi="Times New Roman" w:cs="Times New Roman"/>
          <w:rPrChange w:id="135" w:author="Brian Gerber" w:date="2019-02-12T11:05:00Z">
            <w:rPr>
              <w:rFonts w:ascii="Times New Roman" w:eastAsiaTheme="minorHAnsi" w:hAnsi="Times New Roman" w:cs="Times New Roman"/>
              <w:sz w:val="22"/>
              <w:szCs w:val="22"/>
            </w:rPr>
          </w:rPrChange>
        </w:rPr>
        <w:fldChar w:fldCharType="end"/>
      </w:r>
      <w:r w:rsidR="00C94857" w:rsidRPr="006C6ABC">
        <w:rPr>
          <w:rFonts w:ascii="Times New Roman" w:eastAsia="Calibri" w:hAnsi="Times New Roman" w:cs="Times New Roman"/>
        </w:rPr>
        <w:t xml:space="preserve">. </w:t>
      </w:r>
      <w:r w:rsidR="00C94857" w:rsidRPr="00C4735F">
        <w:rPr>
          <w:rFonts w:ascii="Times New Roman" w:eastAsia="Calibri" w:hAnsi="Times New Roman" w:cs="Times New Roman"/>
        </w:rPr>
        <w:t xml:space="preserve">Finally, I hypothesize that rugosity will be an effective surrogate for </w:t>
      </w:r>
      <w:commentRangeStart w:id="136"/>
      <w:r w:rsidR="00C94857" w:rsidRPr="00C4735F">
        <w:rPr>
          <w:rFonts w:ascii="Times New Roman" w:eastAsia="Calibri" w:hAnsi="Times New Roman" w:cs="Times New Roman"/>
        </w:rPr>
        <w:t xml:space="preserve">coral species </w:t>
      </w:r>
      <w:commentRangeEnd w:id="136"/>
      <w:r w:rsidR="00D8511D">
        <w:rPr>
          <w:rStyle w:val="CommentReference"/>
        </w:rPr>
        <w:commentReference w:id="136"/>
      </w:r>
      <w:r w:rsidR="00C94857" w:rsidRPr="00C4735F">
        <w:rPr>
          <w:rFonts w:ascii="Times New Roman" w:eastAsia="Calibri" w:hAnsi="Times New Roman" w:cs="Times New Roman"/>
        </w:rPr>
        <w:t xml:space="preserve">richness because a greater </w:t>
      </w:r>
      <w:del w:id="137" w:author="Brian Gerber" w:date="2019-02-12T11:10:00Z">
        <w:r w:rsidR="00C94857" w:rsidRPr="00C4735F" w:rsidDel="00D8511D">
          <w:rPr>
            <w:rFonts w:ascii="Times New Roman" w:eastAsia="Calibri" w:hAnsi="Times New Roman" w:cs="Times New Roman"/>
          </w:rPr>
          <w:delText xml:space="preserve">diversity </w:delText>
        </w:r>
      </w:del>
      <w:ins w:id="138" w:author="Brian Gerber" w:date="2019-02-12T11:10:00Z">
        <w:r w:rsidR="00D8511D">
          <w:rPr>
            <w:rFonts w:ascii="Times New Roman" w:eastAsia="Calibri" w:hAnsi="Times New Roman" w:cs="Times New Roman"/>
          </w:rPr>
          <w:t>number</w:t>
        </w:r>
        <w:r w:rsidR="00D8511D" w:rsidRPr="00C4735F">
          <w:rPr>
            <w:rFonts w:ascii="Times New Roman" w:eastAsia="Calibri" w:hAnsi="Times New Roman" w:cs="Times New Roman"/>
          </w:rPr>
          <w:t xml:space="preserve"> </w:t>
        </w:r>
      </w:ins>
      <w:r w:rsidR="00C94857" w:rsidRPr="00C4735F">
        <w:rPr>
          <w:rFonts w:ascii="Times New Roman" w:eastAsia="Calibri" w:hAnsi="Times New Roman" w:cs="Times New Roman"/>
        </w:rPr>
        <w:t xml:space="preserve">of coral species should increase the </w:t>
      </w:r>
      <w:ins w:id="139" w:author="Brian Gerber" w:date="2019-02-12T11:10:00Z">
        <w:r w:rsidR="00D8511D">
          <w:rPr>
            <w:rFonts w:ascii="Times New Roman" w:eastAsia="Calibri" w:hAnsi="Times New Roman" w:cs="Times New Roman"/>
          </w:rPr>
          <w:t>number</w:t>
        </w:r>
      </w:ins>
      <w:del w:id="140" w:author="Brian Gerber" w:date="2019-02-12T11:10:00Z">
        <w:r w:rsidR="00C94857" w:rsidRPr="00C4735F" w:rsidDel="00D8511D">
          <w:rPr>
            <w:rFonts w:ascii="Times New Roman" w:eastAsia="Calibri" w:hAnsi="Times New Roman" w:cs="Times New Roman"/>
          </w:rPr>
          <w:delText>diversity</w:delText>
        </w:r>
      </w:del>
      <w:r w:rsidR="00C94857" w:rsidRPr="00C4735F">
        <w:rPr>
          <w:rFonts w:ascii="Times New Roman" w:eastAsia="Calibri" w:hAnsi="Times New Roman" w:cs="Times New Roman"/>
        </w:rPr>
        <w:t xml:space="preserve"> of coral morphological types and increase rugosity </w:t>
      </w:r>
      <w:commentRangeStart w:id="141"/>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{"citationItems":[{"id":"ITEM-1","itemData":{"DOI":"10.1890/10-1563.1","ISBN":"1051-0761","ISSN":"10510761","PMID":"21939056","abstract":"The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K.","non-dropping-particle":"","parse-names":false,"suffix":""},{"dropping-particle":"","family":"Côteé","given":"Isabelle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Applications","id":"ITEM-1","issue":"6","issued":{"date-parts":[["2011"]]},"page":"2223-2231","title":"Coral identity underpins architectural complexity on Caribbean reefs","type":"article-journal","volume":"21"},"uris":["http://www.mendeley.com/documents/?uuid=e0c9ab50-589a-40aa-9639-210404e9987d"]},{"id":"ITEM-2","itemData":{"DOI":"10.1111/1365-2656.12429","ISSN":"0021-8790","author":[{"dropping-particle":"","family":"Newman","given":"S P","non-dropping-particle":"","parse-names":false,"suffix":""},{"dropping-particle":"","family":"Meesters","given":"E H","non-dropping-particle":"","parse-names":false,"suffix":""},{"dropping-particle":"","family":"Dryden","given":"C S","non-dropping-particle":"","parse-names":false,"suffix":""},{"dropping-particle":"","family":"Williams","given":"S M","non-dropping-particle":"","parse-names":false,"suffix":""},{"dropping-particle":"","family":"Sanchez","given":"C","non-dropping-particle":"","parse-names":false,"suffix":""},{"dropping-particle":"","family":"Mumby","given":"P J","non-dropping-particle":"","parse-names":false,"suffix":""},{"dropping-particle":"","family":"Polunin","given":"N V C","non-dropping-particle":"","parse-names":false,"suffix":""}],"container-title":"Journal of Animal Ecology","id":"ITEM-2","issued":{"date-parts":[["2015"]]},"note":"Times Cited: 1\nNewman, Steven P. Meesters, Erik H. Dryden, Charlie S. Williams, Stacey M. Sanchez, Cristina Mumby, Peter J. Polunin, Nicholas V. C.\nJohnson, Selena/K-3541-2013\n1\n1365-2656","page":"1678-1689","title":"Reef flattening effects on total richness and species responses in the Caribbean","type":"article-journal","volume":"84"},"uris":["http://www.mendeley.com/documents/?uuid=beac3c8f-f802-48ba-adec-3c87042a281d"]}],"mendeley":{"formattedCitation":"(Alvarez-Filip, Dulvy, Côteé, Watkinson, &amp; Gill, 2011; Newman et al., 2015)","plainTextFormattedCitation":"(Alvarez-Filip, Dulvy, Côteé, Watkinson, &amp; Gill, 2011; Newman et al., 2015)","previouslyFormattedCitation":"(Alvarez-Filip, Dulvy, Côteé, Watkinson, &amp; Gill, 2011; Newman et al., 2015)"},"properties":{"noteIndex":0},"schema":"https://github.com/citation-style-language/schema/raw/master/csl-citation.json"}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(Alvarez-Filip, Dulvy, Côteé, Watkinson, &amp; Gill, 2011; Newman et al., 2015)</w:t>
      </w:r>
      <w:r w:rsidR="00C94857" w:rsidRPr="00C4735F">
        <w:rPr>
          <w:rFonts w:ascii="Times New Roman" w:eastAsia="Calibri" w:hAnsi="Times New Roman" w:cs="Times New Roman"/>
        </w:rPr>
        <w:fldChar w:fldCharType="end"/>
      </w:r>
      <w:commentRangeEnd w:id="141"/>
      <w:r w:rsidR="00D8511D">
        <w:rPr>
          <w:rStyle w:val="CommentReference"/>
        </w:rPr>
        <w:commentReference w:id="141"/>
      </w:r>
      <w:r w:rsidR="00C94857" w:rsidRPr="00C4735F">
        <w:rPr>
          <w:rFonts w:ascii="Times New Roman" w:eastAsia="Calibri" w:hAnsi="Times New Roman" w:cs="Times New Roman"/>
        </w:rPr>
        <w:t xml:space="preserve">. </w:t>
      </w:r>
    </w:p>
    <w:p w14:paraId="2C4C9A2B" w14:textId="5C23D002" w:rsidR="00C94857" w:rsidRPr="00242217" w:rsidRDefault="00C94857" w:rsidP="00C94857">
      <w:pPr>
        <w:spacing w:line="480" w:lineRule="auto"/>
        <w:ind w:firstLine="720"/>
        <w:rPr>
          <w:rFonts w:ascii="Times New Roman" w:eastAsiaTheme="minorHAnsi" w:hAnsi="Times New Roman" w:cs="Times New Roman"/>
          <w:sz w:val="22"/>
          <w:szCs w:val="22"/>
        </w:rPr>
      </w:pPr>
      <w:commentRangeStart w:id="142"/>
      <w:commentRangeStart w:id="143"/>
      <w:r w:rsidRPr="00C4735F">
        <w:rPr>
          <w:rFonts w:ascii="Times New Roman" w:eastAsia="Calibri" w:hAnsi="Times New Roman" w:cs="Times New Roman"/>
        </w:rPr>
        <w:t>Reef</w:t>
      </w:r>
      <w:commentRangeEnd w:id="142"/>
      <w:commentRangeEnd w:id="143"/>
      <w:r w:rsidR="00D8511D">
        <w:rPr>
          <w:rStyle w:val="CommentReference"/>
        </w:rPr>
        <w:commentReference w:id="142"/>
      </w:r>
      <w:r w:rsidRPr="00C4735F">
        <w:rPr>
          <w:rStyle w:val="CommentReference"/>
          <w:rFonts w:ascii="Times New Roman" w:hAnsi="Times New Roman" w:cs="Times New Roman"/>
        </w:rPr>
        <w:commentReference w:id="143"/>
      </w:r>
      <w:r w:rsidRPr="00C4735F">
        <w:rPr>
          <w:rFonts w:ascii="Times New Roman" w:eastAsia="Calibri" w:hAnsi="Times New Roman" w:cs="Times New Roman"/>
        </w:rPr>
        <w:t xml:space="preserve"> fish richness has been found to be a better surrogate than coral richness for estimating the pooled diversity of </w:t>
      </w:r>
      <w:commentRangeStart w:id="144"/>
      <w:r w:rsidRPr="00C4735F">
        <w:rPr>
          <w:rFonts w:ascii="Times New Roman" w:eastAsia="Calibri" w:hAnsi="Times New Roman" w:cs="Times New Roman"/>
        </w:rPr>
        <w:t>corals</w:t>
      </w:r>
      <w:commentRangeEnd w:id="144"/>
      <w:r w:rsidRPr="00C4735F">
        <w:rPr>
          <w:rFonts w:ascii="Times New Roman" w:hAnsi="Times New Roman" w:cs="Times New Roman"/>
        </w:rPr>
        <w:commentReference w:id="144"/>
      </w:r>
      <w:r w:rsidRPr="00C4735F">
        <w:rPr>
          <w:rFonts w:ascii="Times New Roman" w:eastAsia="Calibri" w:hAnsi="Times New Roman" w:cs="Times New Roman"/>
        </w:rPr>
        <w:t xml:space="preserve"> and fishes when deciding on areas to become marine reserves </w:t>
      </w:r>
      <w:r w:rsidRPr="00C4735F">
        <w:rPr>
          <w:rFonts w:ascii="Times New Roman" w:eastAsia="Calibri" w:hAnsi="Times New Roman" w:cs="Times New Roman"/>
        </w:rPr>
        <w:fldChar w:fldCharType="begin" w:fldLock="1"/>
      </w:r>
      <w:r w:rsidRPr="00C4735F">
        <w:rPr>
          <w:rFonts w:ascii="Times New Roman" w:eastAsia="Calibri" w:hAnsi="Times New Roman" w:cs="Times New Roman"/>
        </w:rPr>
        <w:instrText>ADDIN CSL_CITATION {"citationItems":[{"id":"ITEM-1","itemData":{"author":[{"dropping-particle":"","family":"Beger","given":"M","non-dropping-particle":"","parse-names":false,"suffix":""},{"dropping-particle":"","family":"Jones","given":"GP","non-dropping-particle":"","parse-names":false,"suffix":""},{"dropping-particle":"","family":"Munday","given":"PL","non-dropping-particle":"","parse-names":false,"suffix":""}],"container-title":"Biol Cons","id":"ITEM-1","issued":{"date-parts":[["2003"]]},"note":"-this study suggests fishes as better surrogate than corals\n-static study\n\nGF No discussion of the completeness or accuracy of species-level ID in the surveys. Except to say it matters in section 4.3 (I have not checked the papers cited as sources for raw data","title":"Conservation of coral reef biodiversity: a comparison of reserve selection procedures for corals and fishes.","type":"article-journal","volume":"111"},"uris":["http://www.mendeley.com/documents/?uuid=4db6ba36-deaa-33ad-b81e-22144be5c7e2"]}],"mendeley":{"formattedCitation":"(Beger, Jones, &amp; Munday, 2003)","plainTextFormattedCitation":"(Beger, Jones, &amp; Munday, 2003)","previouslyFormattedCitation":"(Beger, Jones, &amp; Munday, 2003)"},"properties":{"noteIndex":0},"schema":"https://github.com/citation-style-language/schema/raw/master/csl-citation.json"}</w:instrText>
      </w:r>
      <w:r w:rsidRPr="00C4735F">
        <w:rPr>
          <w:rFonts w:ascii="Times New Roman" w:eastAsia="Calibri" w:hAnsi="Times New Roman" w:cs="Times New Roman"/>
        </w:rPr>
        <w:fldChar w:fldCharType="separate"/>
      </w:r>
      <w:r w:rsidRPr="00C4735F">
        <w:rPr>
          <w:rFonts w:ascii="Times New Roman" w:eastAsia="Calibri" w:hAnsi="Times New Roman" w:cs="Times New Roman"/>
          <w:noProof/>
        </w:rPr>
        <w:t>(Beger, Jones, &amp; Munday, 2003)</w:t>
      </w:r>
      <w:r w:rsidRPr="00C4735F">
        <w:rPr>
          <w:rFonts w:ascii="Times New Roman" w:eastAsia="Calibri" w:hAnsi="Times New Roman" w:cs="Times New Roman"/>
        </w:rPr>
        <w:fldChar w:fldCharType="end"/>
      </w:r>
      <w:r w:rsidRPr="00C4735F">
        <w:rPr>
          <w:rFonts w:ascii="Times New Roman" w:eastAsia="Calibri" w:hAnsi="Times New Roman" w:cs="Times New Roman"/>
        </w:rPr>
        <w:t xml:space="preserve">. However, this finding was not investigated over time. Understanding whether these </w:t>
      </w:r>
      <w:commentRangeStart w:id="145"/>
      <w:r w:rsidRPr="00C4735F">
        <w:rPr>
          <w:rFonts w:ascii="Times New Roman" w:eastAsia="Calibri" w:hAnsi="Times New Roman" w:cs="Times New Roman"/>
        </w:rPr>
        <w:t xml:space="preserve">groups can be used as surrogates for other taxonomic groups, </w:t>
      </w:r>
      <w:commentRangeEnd w:id="145"/>
      <w:r w:rsidRPr="00C4735F">
        <w:rPr>
          <w:rFonts w:ascii="Times New Roman" w:hAnsi="Times New Roman" w:cs="Times New Roman"/>
        </w:rPr>
        <w:commentReference w:id="145"/>
      </w:r>
      <w:r w:rsidRPr="00C4735F">
        <w:rPr>
          <w:rFonts w:ascii="Times New Roman" w:eastAsia="Calibri" w:hAnsi="Times New Roman" w:cs="Times New Roman"/>
        </w:rPr>
        <w:t xml:space="preserve">would provide valuable information to managers with </w:t>
      </w:r>
      <w:commentRangeStart w:id="146"/>
      <w:r w:rsidRPr="00C4735F">
        <w:rPr>
          <w:rFonts w:ascii="Times New Roman" w:eastAsia="Calibri" w:hAnsi="Times New Roman" w:cs="Times New Roman"/>
        </w:rPr>
        <w:t>limited monitoring resources</w:t>
      </w:r>
      <w:commentRangeEnd w:id="146"/>
      <w:r w:rsidRPr="00C4735F">
        <w:rPr>
          <w:rFonts w:ascii="Times New Roman" w:hAnsi="Times New Roman" w:cs="Times New Roman"/>
        </w:rPr>
        <w:commentReference w:id="146"/>
      </w:r>
      <w:r w:rsidRPr="00C4735F">
        <w:rPr>
          <w:rFonts w:ascii="Times New Roman" w:eastAsia="Calibri" w:hAnsi="Times New Roman" w:cs="Times New Roman"/>
        </w:rPr>
        <w:t xml:space="preserve">. </w:t>
      </w:r>
      <w:commentRangeStart w:id="147"/>
      <w:r w:rsidRPr="00C4735F">
        <w:rPr>
          <w:rFonts w:ascii="Times New Roman" w:eastAsia="Calibri" w:hAnsi="Times New Roman" w:cs="Times New Roman"/>
        </w:rPr>
        <w:t>I will test the hypothesis that reef fish richness will be a good surrogate for the richness of corals and sponges over time</w:t>
      </w:r>
      <w:commentRangeEnd w:id="147"/>
      <w:r w:rsidRPr="00C4735F">
        <w:rPr>
          <w:rFonts w:ascii="Times New Roman" w:hAnsi="Times New Roman" w:cs="Times New Roman"/>
        </w:rPr>
        <w:commentReference w:id="147"/>
      </w:r>
      <w:r w:rsidRPr="00C4735F">
        <w:rPr>
          <w:rFonts w:ascii="Times New Roman" w:eastAsia="Calibri" w:hAnsi="Times New Roman" w:cs="Times New Roman"/>
        </w:rPr>
        <w:t xml:space="preserve">. </w:t>
      </w:r>
      <w:r w:rsidRPr="00C4735F">
        <w:rPr>
          <w:rFonts w:ascii="Times New Roman" w:eastAsiaTheme="minorHAnsi" w:hAnsi="Times New Roman" w:cs="Times New Roman"/>
          <w:noProof/>
        </w:rPr>
        <w:t>Sites with the highest reef fish richness are not necessarily the same as those with the highest coral richness</w:t>
      </w:r>
      <w:r w:rsidRPr="00C4735F">
        <w:rPr>
          <w:rFonts w:ascii="Times New Roman" w:eastAsia="Calibri" w:hAnsi="Times New Roman" w:cs="Times New Roman"/>
        </w:rPr>
        <w:t xml:space="preserve"> </w:t>
      </w:r>
      <w:commentRangeStart w:id="148"/>
      <w:r w:rsidRPr="00C4735F">
        <w:rPr>
          <w:rFonts w:ascii="Times New Roman" w:eastAsia="Calibri" w:hAnsi="Times New Roman" w:cs="Times New Roman"/>
        </w:rPr>
        <w:fldChar w:fldCharType="begin" w:fldLock="1"/>
      </w:r>
      <w:r w:rsidRPr="00C4735F">
        <w:rPr>
          <w:rFonts w:ascii="Times New Roman" w:eastAsia="Calibri" w:hAnsi="Times New Roman" w:cs="Times New Roman"/>
        </w:rPr>
        <w:instrText>ADDIN CSL_CITATION {"citationItems":[{"id":"ITEM-1","itemData":{"author":[{"dropping-particle":"","family":"Beger","given":"M","non-dropping-particle":"","parse-names":false,"suffix":""},{"dropping-particle":"","family":"Jones","given":"GP","non-dropping-particle":"","parse-names":false,"suffix":""},{"dropping-particle":"","family":"Munday","given":"PL","non-dropping-particle":"","parse-names":false,"suffix":""}],"container-title":"Biol Cons","id":"ITEM-1","issued":{"date-parts":[["2003"]]},"note":"-this study suggests fishes as better surrogate than corals\n-static study\n\nGF No discussion of the completeness or accuracy of species-level ID in the surveys. Except to say it matters in section 4.3 (I have not checked the papers cited as sources for raw data","title":"Conservation of coral reef biodiversity: a comparison of reserve selection procedures for corals and fishes.","type":"article-journal","volume":"111"},"uris":["http://www.mendeley.com/documents/?uuid=4db6ba36-deaa-33ad-b81e-22144be5c7e2"]}],"mendeley":{"formattedCitation":"(Beger et al., 2003)","plainTextFormattedCitation":"(Beger et al., 2003)","previouslyFormattedCitation":"(Beger et al., 2003)"},"properties":{"noteIndex":0},"schema":"https://github.com/citation-style-language/schema/raw/master/csl-citation.json"}</w:instrText>
      </w:r>
      <w:r w:rsidRPr="00C4735F">
        <w:rPr>
          <w:rFonts w:ascii="Times New Roman" w:eastAsia="Calibri" w:hAnsi="Times New Roman" w:cs="Times New Roman"/>
        </w:rPr>
        <w:fldChar w:fldCharType="separate"/>
      </w:r>
      <w:r w:rsidRPr="00C4735F">
        <w:rPr>
          <w:rFonts w:ascii="Times New Roman" w:eastAsia="Calibri" w:hAnsi="Times New Roman" w:cs="Times New Roman"/>
          <w:noProof/>
        </w:rPr>
        <w:t>(Beger et al., 2003)</w:t>
      </w:r>
      <w:r w:rsidRPr="00C4735F">
        <w:rPr>
          <w:rFonts w:ascii="Times New Roman" w:eastAsia="Calibri" w:hAnsi="Times New Roman" w:cs="Times New Roman"/>
        </w:rPr>
        <w:fldChar w:fldCharType="end"/>
      </w:r>
      <w:commentRangeEnd w:id="148"/>
      <w:r w:rsidR="00AD3135">
        <w:rPr>
          <w:rStyle w:val="CommentReference"/>
        </w:rPr>
        <w:commentReference w:id="148"/>
      </w:r>
      <w:r w:rsidRPr="00C4735F">
        <w:rPr>
          <w:rFonts w:ascii="Times New Roman" w:eastAsia="Calibri" w:hAnsi="Times New Roman" w:cs="Times New Roman"/>
        </w:rPr>
        <w:t xml:space="preserve">. </w:t>
      </w:r>
    </w:p>
    <w:p w14:paraId="43750421" w14:textId="4A467D6F" w:rsidR="000560AF" w:rsidRPr="00C4735F" w:rsidRDefault="000560AF" w:rsidP="00C94857">
      <w:pPr>
        <w:pStyle w:val="Heading1"/>
      </w:pPr>
      <w:r w:rsidRPr="00C4735F">
        <w:t>Method</w:t>
      </w:r>
      <w:r w:rsidR="008E58DD" w:rsidRPr="00C4735F">
        <w:t>s</w:t>
      </w:r>
    </w:p>
    <w:p w14:paraId="25CD2CBF" w14:textId="1B829095" w:rsidR="006837B3" w:rsidRPr="00242217" w:rsidRDefault="009F1381" w:rsidP="00C94857">
      <w:pPr>
        <w:pStyle w:val="Heading2"/>
      </w:pPr>
      <w:r w:rsidRPr="00242217">
        <w:t>Field study design</w:t>
      </w:r>
    </w:p>
    <w:p w14:paraId="762F15CF" w14:textId="4B19126E" w:rsidR="00D60BE6" w:rsidRPr="00242217" w:rsidRDefault="00CC54A8" w:rsidP="008E357D">
      <w:pPr>
        <w:spacing w:line="480" w:lineRule="auto"/>
        <w:ind w:firstLine="720"/>
        <w:outlineLvl w:val="0"/>
        <w:rPr>
          <w:rFonts w:ascii="Times New Roman" w:eastAsia="Calibri" w:hAnsi="Times New Roman" w:cs="Times New Roman"/>
        </w:rPr>
      </w:pPr>
      <w:r w:rsidRPr="00242217">
        <w:rPr>
          <w:rFonts w:ascii="Times New Roman" w:eastAsia="Calibri" w:hAnsi="Times New Roman" w:cs="Times New Roman"/>
        </w:rPr>
        <w:t xml:space="preserve">There were eight </w:t>
      </w:r>
      <w:r w:rsidR="00C36A5E" w:rsidRPr="00242217">
        <w:rPr>
          <w:rFonts w:ascii="Times New Roman" w:eastAsia="Calibri" w:hAnsi="Times New Roman" w:cs="Times New Roman"/>
        </w:rPr>
        <w:t xml:space="preserve">study </w:t>
      </w:r>
      <w:r w:rsidRPr="00242217">
        <w:rPr>
          <w:rFonts w:ascii="Times New Roman" w:eastAsia="Calibri" w:hAnsi="Times New Roman" w:cs="Times New Roman"/>
        </w:rPr>
        <w:t xml:space="preserve">sites around Guana Island in the </w:t>
      </w:r>
      <w:r w:rsidR="00D60BE6" w:rsidRPr="00242217">
        <w:rPr>
          <w:rFonts w:ascii="Times New Roman" w:eastAsia="Calibri" w:hAnsi="Times New Roman" w:cs="Times New Roman"/>
        </w:rPr>
        <w:t xml:space="preserve">British Virgin Islands (Fig. 1). All sites were similar in covering </w:t>
      </w:r>
      <w:r w:rsidR="000454EC" w:rsidRPr="00242217">
        <w:rPr>
          <w:rFonts w:ascii="Times New Roman" w:eastAsia="Calibri" w:hAnsi="Times New Roman" w:cs="Times New Roman"/>
        </w:rPr>
        <w:t>0.6-1.0</w:t>
      </w:r>
      <w:r w:rsidR="00D60BE6" w:rsidRPr="00242217">
        <w:rPr>
          <w:rFonts w:ascii="Times New Roman" w:eastAsia="Calibri" w:hAnsi="Times New Roman" w:cs="Times New Roman"/>
        </w:rPr>
        <w:t xml:space="preserve"> hectares of fringing reef adjacent to the island at a depth of </w:t>
      </w:r>
      <w:r w:rsidR="005B1018" w:rsidRPr="00242217">
        <w:rPr>
          <w:rFonts w:ascii="Times New Roman" w:eastAsia="Calibri" w:hAnsi="Times New Roman" w:cs="Times New Roman"/>
        </w:rPr>
        <w:t>10</w:t>
      </w:r>
      <w:r w:rsidR="00D60BE6" w:rsidRPr="00242217">
        <w:rPr>
          <w:rFonts w:ascii="Times New Roman" w:eastAsia="Calibri" w:hAnsi="Times New Roman" w:cs="Times New Roman"/>
        </w:rPr>
        <w:t xml:space="preserve"> m. Sites varied in exposure to prevailing weather; sites on the windward north side of the island are more exposed than those on the southern leeward side. Each site was surveyed annually from 1992-201</w:t>
      </w:r>
      <w:r w:rsidR="00B714A3" w:rsidRPr="00242217">
        <w:rPr>
          <w:rFonts w:ascii="Times New Roman" w:eastAsia="Calibri" w:hAnsi="Times New Roman" w:cs="Times New Roman"/>
        </w:rPr>
        <w:t>6</w:t>
      </w:r>
      <w:r w:rsidR="001C59C7" w:rsidRPr="00242217">
        <w:rPr>
          <w:rFonts w:ascii="Times New Roman" w:eastAsia="Calibri" w:hAnsi="Times New Roman" w:cs="Times New Roman"/>
        </w:rPr>
        <w:t>, except that sponges were not counted in</w:t>
      </w:r>
      <w:r w:rsidR="00107355" w:rsidRPr="00242217">
        <w:rPr>
          <w:rFonts w:ascii="Times New Roman" w:eastAsia="Calibri" w:hAnsi="Times New Roman" w:cs="Times New Roman"/>
        </w:rPr>
        <w:t xml:space="preserve"> </w:t>
      </w:r>
      <w:r w:rsidR="0050253C" w:rsidRPr="00242217">
        <w:rPr>
          <w:rFonts w:ascii="Times New Roman" w:eastAsia="Calibri" w:hAnsi="Times New Roman" w:cs="Times New Roman"/>
        </w:rPr>
        <w:t xml:space="preserve">1992, </w:t>
      </w:r>
      <w:r w:rsidR="00107355" w:rsidRPr="00242217">
        <w:rPr>
          <w:rFonts w:ascii="Times New Roman" w:eastAsia="Calibri" w:hAnsi="Times New Roman" w:cs="Times New Roman"/>
        </w:rPr>
        <w:t>1996-1999, 2004,</w:t>
      </w:r>
      <w:r w:rsidR="001C59C7" w:rsidRPr="00242217">
        <w:rPr>
          <w:rFonts w:ascii="Times New Roman" w:eastAsia="Calibri" w:hAnsi="Times New Roman" w:cs="Times New Roman"/>
        </w:rPr>
        <w:t xml:space="preserve"> 1993 at Crab Cove</w:t>
      </w:r>
      <w:r w:rsidR="00107355" w:rsidRPr="00242217">
        <w:rPr>
          <w:rFonts w:ascii="Times New Roman" w:eastAsia="Calibri" w:hAnsi="Times New Roman" w:cs="Times New Roman"/>
        </w:rPr>
        <w:t>,</w:t>
      </w:r>
      <w:r w:rsidR="001C59C7" w:rsidRPr="00242217">
        <w:rPr>
          <w:rFonts w:ascii="Times New Roman" w:eastAsia="Calibri" w:hAnsi="Times New Roman" w:cs="Times New Roman"/>
        </w:rPr>
        <w:t xml:space="preserve"> or in 2014 at Pelican </w:t>
      </w:r>
      <w:proofErr w:type="spellStart"/>
      <w:r w:rsidR="001C59C7" w:rsidRPr="00242217">
        <w:rPr>
          <w:rFonts w:ascii="Times New Roman" w:eastAsia="Calibri" w:hAnsi="Times New Roman" w:cs="Times New Roman"/>
        </w:rPr>
        <w:t>Ghut</w:t>
      </w:r>
      <w:proofErr w:type="spellEnd"/>
      <w:r w:rsidR="00D60BE6" w:rsidRPr="00242217">
        <w:rPr>
          <w:rFonts w:ascii="Times New Roman" w:eastAsia="Calibri" w:hAnsi="Times New Roman" w:cs="Times New Roman"/>
        </w:rPr>
        <w:t>.</w:t>
      </w:r>
      <w:r w:rsidR="004560C3" w:rsidRPr="00242217">
        <w:rPr>
          <w:rFonts w:ascii="Times New Roman" w:eastAsia="Calibri" w:hAnsi="Times New Roman" w:cs="Times New Roman"/>
        </w:rPr>
        <w:t xml:space="preserve"> </w:t>
      </w:r>
      <w:r w:rsidR="00D60BE6" w:rsidRPr="00242217">
        <w:rPr>
          <w:rFonts w:ascii="Times New Roman" w:eastAsia="Calibri" w:hAnsi="Times New Roman" w:cs="Times New Roman"/>
        </w:rPr>
        <w:t xml:space="preserve">All surveys were </w:t>
      </w:r>
      <w:r w:rsidR="0089692F" w:rsidRPr="00242217">
        <w:rPr>
          <w:rFonts w:ascii="Times New Roman" w:eastAsia="Calibri" w:hAnsi="Times New Roman" w:cs="Times New Roman"/>
        </w:rPr>
        <w:t xml:space="preserve">conducted </w:t>
      </w:r>
      <w:r w:rsidR="00D60BE6" w:rsidRPr="00242217">
        <w:rPr>
          <w:rFonts w:ascii="Times New Roman" w:eastAsia="Calibri" w:hAnsi="Times New Roman" w:cs="Times New Roman"/>
        </w:rPr>
        <w:t>between June and August. Each year, fish densities, coral cover, and sponge abundance</w:t>
      </w:r>
      <w:r w:rsidR="0050253C" w:rsidRPr="00242217">
        <w:rPr>
          <w:rFonts w:ascii="Times New Roman" w:eastAsia="Calibri" w:hAnsi="Times New Roman" w:cs="Times New Roman"/>
        </w:rPr>
        <w:t xml:space="preserve">s </w:t>
      </w:r>
      <w:r w:rsidR="00D60BE6" w:rsidRPr="00242217">
        <w:rPr>
          <w:rFonts w:ascii="Times New Roman" w:eastAsia="Calibri" w:hAnsi="Times New Roman" w:cs="Times New Roman"/>
        </w:rPr>
        <w:t xml:space="preserve">were measured using 3-12 </w:t>
      </w:r>
      <w:r w:rsidR="00D60BE6" w:rsidRPr="00242217">
        <w:rPr>
          <w:rFonts w:ascii="Times New Roman" w:eastAsia="Calibri" w:hAnsi="Times New Roman" w:cs="Times New Roman"/>
        </w:rPr>
        <w:lastRenderedPageBreak/>
        <w:t xml:space="preserve">transects (mean = 4.3) per site. Transects were </w:t>
      </w:r>
      <w:r w:rsidR="0050253C" w:rsidRPr="00242217">
        <w:rPr>
          <w:rFonts w:ascii="Times New Roman" w:eastAsia="Calibri" w:hAnsi="Times New Roman" w:cs="Times New Roman"/>
        </w:rPr>
        <w:t>20-</w:t>
      </w:r>
      <w:r w:rsidR="00D60BE6" w:rsidRPr="00242217">
        <w:rPr>
          <w:rFonts w:ascii="Times New Roman" w:eastAsia="Calibri" w:hAnsi="Times New Roman" w:cs="Times New Roman"/>
        </w:rPr>
        <w:t>30</w:t>
      </w:r>
      <w:r w:rsidR="0050253C" w:rsidRPr="00242217">
        <w:rPr>
          <w:rFonts w:ascii="Times New Roman" w:eastAsia="Calibri" w:hAnsi="Times New Roman" w:cs="Times New Roman"/>
        </w:rPr>
        <w:t>.4</w:t>
      </w:r>
      <w:r w:rsidR="00D60BE6" w:rsidRPr="00242217">
        <w:rPr>
          <w:rFonts w:ascii="Times New Roman" w:eastAsia="Calibri" w:hAnsi="Times New Roman" w:cs="Times New Roman"/>
        </w:rPr>
        <w:t xml:space="preserve"> m long</w:t>
      </w:r>
      <w:r w:rsidR="0050253C" w:rsidRPr="00242217">
        <w:rPr>
          <w:rFonts w:ascii="Times New Roman" w:eastAsia="Calibri" w:hAnsi="Times New Roman" w:cs="Times New Roman"/>
        </w:rPr>
        <w:t xml:space="preserve"> (mean = 29.95)</w:t>
      </w:r>
      <w:r w:rsidR="00D60BE6" w:rsidRPr="00242217">
        <w:rPr>
          <w:rFonts w:ascii="Times New Roman" w:eastAsia="Calibri" w:hAnsi="Times New Roman" w:cs="Times New Roman"/>
        </w:rPr>
        <w:t>, and placed at selected locations within each site</w:t>
      </w:r>
      <w:r w:rsidR="001E31C1" w:rsidRPr="00242217">
        <w:rPr>
          <w:rFonts w:ascii="Times New Roman" w:eastAsia="Calibri" w:hAnsi="Times New Roman" w:cs="Times New Roman"/>
        </w:rPr>
        <w:t xml:space="preserve"> using a haphazard sampling approach</w:t>
      </w:r>
      <w:r w:rsidR="00D60BE6" w:rsidRPr="00242217">
        <w:rPr>
          <w:rFonts w:ascii="Times New Roman" w:eastAsia="Calibri" w:hAnsi="Times New Roman" w:cs="Times New Roman"/>
        </w:rPr>
        <w:t>.</w:t>
      </w:r>
    </w:p>
    <w:p w14:paraId="0EE85D02" w14:textId="1BE4DC95" w:rsidR="009F1381" w:rsidRPr="00242217" w:rsidRDefault="0050253C" w:rsidP="008E357D">
      <w:pPr>
        <w:pStyle w:val="Heading2"/>
      </w:pPr>
      <w:r w:rsidRPr="00242217">
        <w:t>Survey</w:t>
      </w:r>
      <w:r w:rsidR="009F1381" w:rsidRPr="00242217">
        <w:t xml:space="preserve"> methods</w:t>
      </w:r>
    </w:p>
    <w:p w14:paraId="0E8A9CB7" w14:textId="64FF4E2F" w:rsidR="00D57408" w:rsidRPr="00C4735F" w:rsidRDefault="0050253C" w:rsidP="008E357D">
      <w:pPr>
        <w:spacing w:line="480" w:lineRule="auto"/>
        <w:ind w:firstLine="720"/>
        <w:rPr>
          <w:rFonts w:ascii="Times New Roman" w:hAnsi="Times New Roman" w:cs="Times New Roman"/>
        </w:rPr>
      </w:pPr>
      <w:r w:rsidRPr="00242217">
        <w:rPr>
          <w:rFonts w:ascii="Times New Roman" w:hAnsi="Times New Roman" w:cs="Times New Roman"/>
        </w:rPr>
        <w:t xml:space="preserve">For each transect at each </w:t>
      </w:r>
      <w:r w:rsidR="006265F1" w:rsidRPr="00242217">
        <w:rPr>
          <w:rFonts w:ascii="Times New Roman" w:hAnsi="Times New Roman" w:cs="Times New Roman"/>
        </w:rPr>
        <w:t>site, c</w:t>
      </w:r>
      <w:r w:rsidR="000454EC" w:rsidRPr="00242217">
        <w:rPr>
          <w:rFonts w:ascii="Times New Roman" w:hAnsi="Times New Roman" w:cs="Times New Roman"/>
        </w:rPr>
        <w:t>orals</w:t>
      </w:r>
      <w:r w:rsidR="0018077E" w:rsidRPr="00242217">
        <w:rPr>
          <w:rFonts w:ascii="Times New Roman" w:hAnsi="Times New Roman" w:cs="Times New Roman"/>
        </w:rPr>
        <w:t>,</w:t>
      </w:r>
      <w:r w:rsidR="000454EC" w:rsidRPr="00242217">
        <w:rPr>
          <w:rFonts w:ascii="Times New Roman" w:hAnsi="Times New Roman" w:cs="Times New Roman"/>
        </w:rPr>
        <w:t xml:space="preserve"> sponges</w:t>
      </w:r>
      <w:r w:rsidR="0018077E" w:rsidRPr="00242217">
        <w:rPr>
          <w:rFonts w:ascii="Times New Roman" w:hAnsi="Times New Roman" w:cs="Times New Roman"/>
        </w:rPr>
        <w:t>,</w:t>
      </w:r>
      <w:r w:rsidR="000454EC" w:rsidRPr="00242217">
        <w:rPr>
          <w:rFonts w:ascii="Times New Roman" w:hAnsi="Times New Roman" w:cs="Times New Roman"/>
        </w:rPr>
        <w:t xml:space="preserve"> and fish</w:t>
      </w:r>
      <w:r w:rsidR="006265F1" w:rsidRPr="00242217">
        <w:rPr>
          <w:rFonts w:ascii="Times New Roman" w:hAnsi="Times New Roman" w:cs="Times New Roman"/>
        </w:rPr>
        <w:t>es</w:t>
      </w:r>
      <w:r w:rsidR="000454EC" w:rsidRPr="00242217">
        <w:rPr>
          <w:rFonts w:ascii="Times New Roman" w:hAnsi="Times New Roman" w:cs="Times New Roman"/>
        </w:rPr>
        <w:t xml:space="preserve"> were </w:t>
      </w:r>
      <w:r w:rsidR="001E31C1" w:rsidRPr="00242217">
        <w:rPr>
          <w:rFonts w:ascii="Times New Roman" w:hAnsi="Times New Roman" w:cs="Times New Roman"/>
        </w:rPr>
        <w:t xml:space="preserve">sampled </w:t>
      </w:r>
      <w:r w:rsidR="006265F1" w:rsidRPr="00242217">
        <w:rPr>
          <w:rFonts w:ascii="Times New Roman" w:hAnsi="Times New Roman" w:cs="Times New Roman"/>
        </w:rPr>
        <w:t xml:space="preserve">once per year </w:t>
      </w:r>
      <w:r w:rsidR="000454EC" w:rsidRPr="00242217">
        <w:rPr>
          <w:rFonts w:ascii="Times New Roman" w:hAnsi="Times New Roman" w:cs="Times New Roman"/>
        </w:rPr>
        <w:t>using well-established methods</w:t>
      </w:r>
      <w:r w:rsidR="00C8570D" w:rsidRPr="00242217">
        <w:rPr>
          <w:rFonts w:ascii="Times New Roman" w:hAnsi="Times New Roman" w:cs="Times New Roman"/>
        </w:rPr>
        <w:t xml:space="preserve"> (Fig. 2)</w:t>
      </w:r>
      <w:r w:rsidR="000454EC" w:rsidRPr="00242217">
        <w:rPr>
          <w:rFonts w:ascii="Times New Roman" w:hAnsi="Times New Roman" w:cs="Times New Roman"/>
        </w:rPr>
        <w:t xml:space="preserve">. </w:t>
      </w:r>
      <w:r w:rsidR="006265F1" w:rsidRPr="00242217">
        <w:rPr>
          <w:rFonts w:ascii="Times New Roman" w:hAnsi="Times New Roman" w:cs="Times New Roman"/>
        </w:rP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 Nocturnal species, highly mobile groups such as mackerels (Scombridae) and jacks (</w:t>
      </w:r>
      <w:proofErr w:type="spellStart"/>
      <w:r w:rsidR="006265F1" w:rsidRPr="00242217">
        <w:rPr>
          <w:rFonts w:ascii="Times New Roman" w:hAnsi="Times New Roman" w:cs="Times New Roman"/>
        </w:rPr>
        <w:t>Carangidae</w:t>
      </w:r>
      <w:proofErr w:type="spellEnd"/>
      <w:r w:rsidR="006265F1" w:rsidRPr="00242217">
        <w:rPr>
          <w:rFonts w:ascii="Times New Roman" w:hAnsi="Times New Roman" w:cs="Times New Roman"/>
        </w:rPr>
        <w:t>) that are transient visitors to the sites, and small cryptic groups like gobies (</w:t>
      </w:r>
      <w:proofErr w:type="spellStart"/>
      <w:r w:rsidR="006265F1" w:rsidRPr="00242217">
        <w:rPr>
          <w:rFonts w:ascii="Times New Roman" w:hAnsi="Times New Roman" w:cs="Times New Roman"/>
        </w:rPr>
        <w:t>Gobiidae</w:t>
      </w:r>
      <w:proofErr w:type="spellEnd"/>
      <w:r w:rsidR="006265F1" w:rsidRPr="00242217">
        <w:rPr>
          <w:rFonts w:ascii="Times New Roman" w:hAnsi="Times New Roman" w:cs="Times New Roman"/>
        </w:rPr>
        <w:t>) and blennies (</w:t>
      </w:r>
      <w:proofErr w:type="spellStart"/>
      <w:r w:rsidR="006265F1" w:rsidRPr="00242217">
        <w:rPr>
          <w:rFonts w:ascii="Times New Roman" w:hAnsi="Times New Roman" w:cs="Times New Roman"/>
        </w:rPr>
        <w:t>Blennioidei</w:t>
      </w:r>
      <w:proofErr w:type="spellEnd"/>
      <w:r w:rsidR="006265F1" w:rsidRPr="00242217">
        <w:rPr>
          <w:rFonts w:ascii="Times New Roman" w:hAnsi="Times New Roman" w:cs="Times New Roman"/>
        </w:rPr>
        <w:t xml:space="preserve">) that often hide in crevices were not surveyed. Newly recruited juvenile fishes (&lt; 1 month on the reef) were also excluded because their abundance is strongly affected by lunar cycles, which complicates the detection of long-term trends. Because fish were the only mobile organisms of the three taxonomic groups included in this study, the fish survey was conducted first for each transect in order to reduce the bias caused by “spooking” the fish </w:t>
      </w:r>
      <w:r w:rsidR="006265F1" w:rsidRPr="00C4735F">
        <w:rPr>
          <w:rFonts w:ascii="Times New Roman" w:hAnsi="Times New Roman" w:cs="Times New Roman"/>
        </w:rPr>
        <w:fldChar w:fldCharType="begin" w:fldLock="1"/>
      </w:r>
      <w:r w:rsidR="00B36635" w:rsidRPr="00242217">
        <w:rPr>
          <w:rFonts w:ascii="Times New Roman" w:hAnsi="Times New Roman" w:cs="Times New Roman"/>
        </w:rPr>
        <w:instrText>ADDIN CSL_CITATION {"citationItems":[{"id":"ITEM-1","itemData":{"DOI":"10.7717/peerj.4886","ISBN":"0-8186-9027-5","ISSN":"2167-8359","abstract":"&lt;p&gt;Ecological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surveys.&lt;/p&gt;","author":[{"dropping-particle":"","family":"Emslie","given":"Michael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P.A.","non-dropping-particle":"","parse-names":false,"suffix":""}],"container-title":"PeerJ","id":"ITEM-1","issued":{"date-parts":[["2018"]]},"page":"e4886","title":"Reef fish communities are spooked by scuba surveys and may take hours to recover","type":"article-journal","volume":"6"},"uris":["http://www.mendeley.com/documents/?uuid=789cc849-56e4-4168-99f8-f78dc002466a"]}],"mendeley":{"formattedCitation":"(Emslie,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6265F1" w:rsidRPr="00C4735F">
        <w:rPr>
          <w:rFonts w:ascii="Times New Roman" w:hAnsi="Times New Roman" w:cs="Times New Roman"/>
        </w:rPr>
        <w:fldChar w:fldCharType="separate"/>
      </w:r>
      <w:r w:rsidR="006265F1" w:rsidRPr="00C4735F">
        <w:rPr>
          <w:rFonts w:ascii="Times New Roman" w:hAnsi="Times New Roman" w:cs="Times New Roman"/>
          <w:noProof/>
        </w:rPr>
        <w:t>(Emslie, Cheal, MacNeil, Miller, &amp; Sweatman, 2018)</w:t>
      </w:r>
      <w:r w:rsidR="006265F1" w:rsidRPr="00C4735F">
        <w:rPr>
          <w:rFonts w:ascii="Times New Roman" w:hAnsi="Times New Roman" w:cs="Times New Roman"/>
        </w:rPr>
        <w:fldChar w:fldCharType="end"/>
      </w:r>
      <w:r w:rsidR="006265F1" w:rsidRPr="00C4735F">
        <w:rPr>
          <w:rFonts w:ascii="Times New Roman" w:hAnsi="Times New Roman" w:cs="Times New Roman"/>
        </w:rPr>
        <w:t>. The diver responsible for identifying corals used the linear point-intercept method and recorde</w:t>
      </w:r>
      <w:r w:rsidR="006265F1" w:rsidRPr="00242217">
        <w:rPr>
          <w:rFonts w:ascii="Times New Roman" w:hAnsi="Times New Roman" w:cs="Times New Roman"/>
        </w:rPr>
        <w:t>d the substrate or coral group every 0.25 m along the 30-m transect.</w:t>
      </w:r>
      <w:r w:rsidR="00C8570D" w:rsidRPr="00242217">
        <w:rPr>
          <w:rFonts w:ascii="Times New Roman" w:hAnsi="Times New Roman" w:cs="Times New Roman"/>
        </w:rPr>
        <w:t xml:space="preserve"> There were</w:t>
      </w:r>
      <w:r w:rsidR="000560AF" w:rsidRPr="00242217">
        <w:rPr>
          <w:rFonts w:ascii="Times New Roman" w:hAnsi="Times New Roman" w:cs="Times New Roman"/>
        </w:rPr>
        <w:t xml:space="preserve"> 27 recognizable taxonomic units (RTU’s) of </w:t>
      </w:r>
      <w:r w:rsidR="0018077E" w:rsidRPr="00242217">
        <w:rPr>
          <w:rFonts w:ascii="Times New Roman" w:hAnsi="Times New Roman" w:cs="Times New Roman"/>
        </w:rPr>
        <w:t xml:space="preserve">hard </w:t>
      </w:r>
      <w:r w:rsidR="000560AF" w:rsidRPr="00242217">
        <w:rPr>
          <w:rFonts w:ascii="Times New Roman" w:hAnsi="Times New Roman" w:cs="Times New Roman"/>
        </w:rPr>
        <w:t>corals</w:t>
      </w:r>
      <w:r w:rsidR="00605415" w:rsidRPr="00242217">
        <w:rPr>
          <w:rFonts w:ascii="Times New Roman" w:hAnsi="Times New Roman" w:cs="Times New Roman"/>
        </w:rPr>
        <w:t xml:space="preserve"> </w:t>
      </w:r>
      <w:r w:rsidR="00605415" w:rsidRPr="00C4735F">
        <w:rPr>
          <w:rFonts w:ascii="Times New Roman" w:hAnsi="Times New Roman" w:cs="Times New Roman"/>
        </w:rPr>
        <w:fldChar w:fldCharType="begin" w:fldLock="1"/>
      </w:r>
      <w:r w:rsidR="006F1C0E" w:rsidRPr="00242217">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605415" w:rsidRPr="00C4735F">
        <w:rPr>
          <w:rFonts w:ascii="Times New Roman" w:hAnsi="Times New Roman" w:cs="Times New Roman"/>
        </w:rPr>
        <w:fldChar w:fldCharType="separate"/>
      </w:r>
      <w:r w:rsidR="00605415" w:rsidRPr="00C4735F">
        <w:rPr>
          <w:rFonts w:ascii="Times New Roman" w:hAnsi="Times New Roman" w:cs="Times New Roman"/>
          <w:noProof/>
        </w:rPr>
        <w:t>(Forrester et al., 2015)</w:t>
      </w:r>
      <w:r w:rsidR="00605415" w:rsidRPr="00C4735F">
        <w:rPr>
          <w:rFonts w:ascii="Times New Roman" w:hAnsi="Times New Roman" w:cs="Times New Roman"/>
        </w:rPr>
        <w:fldChar w:fldCharType="end"/>
      </w:r>
      <w:r w:rsidR="000560AF" w:rsidRPr="00C4735F">
        <w:rPr>
          <w:rFonts w:ascii="Times New Roman" w:hAnsi="Times New Roman" w:cs="Times New Roman"/>
        </w:rPr>
        <w:t xml:space="preserve">. These point observations were </w:t>
      </w:r>
      <w:r w:rsidR="00C8570D" w:rsidRPr="00C4735F">
        <w:rPr>
          <w:rFonts w:ascii="Times New Roman" w:hAnsi="Times New Roman" w:cs="Times New Roman"/>
        </w:rPr>
        <w:t xml:space="preserve">later </w:t>
      </w:r>
      <w:r w:rsidR="000560AF" w:rsidRPr="00242217">
        <w:rPr>
          <w:rFonts w:ascii="Times New Roman" w:hAnsi="Times New Roman" w:cs="Times New Roman"/>
        </w:rPr>
        <w:t xml:space="preserve">converted to surface area estimates of percent cover </w:t>
      </w:r>
      <w:r w:rsidR="000560AF" w:rsidRPr="00C4735F">
        <w:rPr>
          <w:rFonts w:ascii="Times New Roman" w:hAnsi="Times New Roman" w:cs="Times New Roman"/>
        </w:rPr>
        <w:fldChar w:fldCharType="begin" w:fldLock="1"/>
      </w:r>
      <w:r w:rsidR="00605415" w:rsidRPr="00242217">
        <w:rPr>
          <w:rFonts w:ascii="Times New Roman" w:hAnsi="Times New Roman" w:cs="Times New Roman"/>
        </w:rPr>
        <w:instrText>ADDIN CSL_CITATION {"citationItems":[{"id":"ITEM-1","itemData":{"ISBN":"1424400414","abstract":"A number of commonly used reef census techniques for sessile benthic organisms were evaluated through computer simulations and field studies. The former allowed the sampling of \"known\" reefs of differing spatial heterogeneities while the latter revealed practical limitations in the application of certain methods. This preliminary study indicates that, for the simplified community simulated, the linear point intercept method is the most efficient at yielding species abundance estimates similar to the true reef. The quadrat methods (cover estimate and planar point intercept) took two to four times as long as the linear point intercept method to accurately estimate reef composition. The chain transect method was intermediate in efficiency. Spatial heterogeneity, at the scale of our simulations, did not greatly influence the relative success of the census techniques.","author":[{"dropping-particle":"","family":"Ohlhorst","given":"S. L.","non-dropping-particle":"","parse-names":false,"suffix":""},{"dropping-particle":"","family":"Liddell","given":"W. D.","non-dropping-particle":"","parse-names":false,"suffix":""},{"dropping-particle":"","family":"Taylor","given":"R. J.","non-dropping-particle":"","parse-names":false,"suffix":""},{"dropping-particle":"","family":"Taylor","given":"J. M.","non-dropping-particle":"","parse-names":false,"suffix":""}],"container-title":"Proceedings of the 6th International Coral Reef Symposium, Australia","id":"ITEM-1","issued":{"date-parts":[["1988"]]},"page":"319-324","title":"EVALUATION OF REEF CENSUS TECHNIQUES","type":"article-journal","volume":"2"},"uris":["http://www.mendeley.com/documents/?uuid=cabb6bea-0782-4b51-9088-021d6f8c6d64"]}],"mendeley":{"formattedCitation":"(Ohlhorst, Liddell, Taylor, &amp; Taylor, 1988)","plainTextFormattedCitation":"(Ohlhorst, Liddell, Taylor, &amp; Taylor, 1988)","previouslyFormattedCitation":"(Ohlhorst, Liddell, Taylor, &amp; Taylor, 1988)"},"properties":{"noteIndex":0},"schema":"https://github.com/citation-style-language/schema/raw/master/csl-citation.json"}</w:instrText>
      </w:r>
      <w:r w:rsidR="000560AF" w:rsidRPr="00C4735F">
        <w:rPr>
          <w:rFonts w:ascii="Times New Roman" w:hAnsi="Times New Roman" w:cs="Times New Roman"/>
        </w:rPr>
        <w:fldChar w:fldCharType="separate"/>
      </w:r>
      <w:r w:rsidR="000560AF" w:rsidRPr="00C4735F">
        <w:rPr>
          <w:rFonts w:ascii="Times New Roman" w:hAnsi="Times New Roman" w:cs="Times New Roman"/>
          <w:noProof/>
        </w:rPr>
        <w:t>(Ohlhorst, Liddell, Taylor, &amp; Taylor, 1988)</w:t>
      </w:r>
      <w:r w:rsidR="000560AF" w:rsidRPr="00C4735F">
        <w:rPr>
          <w:rFonts w:ascii="Times New Roman" w:hAnsi="Times New Roman" w:cs="Times New Roman"/>
        </w:rPr>
        <w:fldChar w:fldCharType="end"/>
      </w:r>
      <w:r w:rsidR="000560AF" w:rsidRPr="00C4735F">
        <w:rPr>
          <w:rFonts w:ascii="Times New Roman" w:hAnsi="Times New Roman" w:cs="Times New Roman"/>
        </w:rPr>
        <w:t xml:space="preserve">. </w:t>
      </w:r>
      <w:r w:rsidR="00C8570D" w:rsidRPr="00C4735F">
        <w:rPr>
          <w:rFonts w:ascii="Times New Roman" w:hAnsi="Times New Roman" w:cs="Times New Roman"/>
        </w:rPr>
        <w:t>Sponges were surveyed us</w:t>
      </w:r>
      <w:r w:rsidR="00C8570D" w:rsidRPr="00242217">
        <w:rPr>
          <w:rFonts w:ascii="Times New Roman" w:hAnsi="Times New Roman" w:cs="Times New Roman"/>
        </w:rPr>
        <w:t>ing the line intercept method</w:t>
      </w:r>
      <w:r w:rsidR="000560AF" w:rsidRPr="00242217">
        <w:rPr>
          <w:rFonts w:ascii="Times New Roman" w:hAnsi="Times New Roman" w:cs="Times New Roman"/>
        </w:rPr>
        <w:t xml:space="preserve"> </w:t>
      </w:r>
      <w:r w:rsidR="00C8570D" w:rsidRPr="00242217">
        <w:rPr>
          <w:rFonts w:ascii="Times New Roman" w:hAnsi="Times New Roman" w:cs="Times New Roman"/>
        </w:rPr>
        <w:t>in which any sponge that intercepted the transect was recorded. There were</w:t>
      </w:r>
      <w:r w:rsidR="00195431" w:rsidRPr="00242217">
        <w:rPr>
          <w:rFonts w:ascii="Times New Roman" w:hAnsi="Times New Roman" w:cs="Times New Roman"/>
        </w:rPr>
        <w:t xml:space="preserve"> </w:t>
      </w:r>
      <w:r w:rsidR="000560AF" w:rsidRPr="00242217">
        <w:rPr>
          <w:rFonts w:ascii="Times New Roman" w:hAnsi="Times New Roman" w:cs="Times New Roman"/>
        </w:rPr>
        <w:t>58 RTU’s of sponges</w:t>
      </w:r>
      <w:r w:rsidR="00D57408" w:rsidRPr="00242217">
        <w:rPr>
          <w:rFonts w:ascii="Times New Roman" w:hAnsi="Times New Roman" w:cs="Times New Roman"/>
        </w:rPr>
        <w:t xml:space="preserve"> </w:t>
      </w:r>
      <w:r w:rsidR="00A37816" w:rsidRPr="00C4735F">
        <w:rPr>
          <w:rFonts w:ascii="Times New Roman" w:hAnsi="Times New Roman" w:cs="Times New Roman"/>
        </w:rPr>
        <w:fldChar w:fldCharType="begin" w:fldLock="1"/>
      </w:r>
      <w:r w:rsidR="006C38CA" w:rsidRPr="00242217">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A37816" w:rsidRPr="00C4735F">
        <w:rPr>
          <w:rFonts w:ascii="Times New Roman" w:hAnsi="Times New Roman" w:cs="Times New Roman"/>
        </w:rPr>
        <w:fldChar w:fldCharType="separate"/>
      </w:r>
      <w:r w:rsidR="00A37816" w:rsidRPr="00C4735F">
        <w:rPr>
          <w:rFonts w:ascii="Times New Roman" w:hAnsi="Times New Roman" w:cs="Times New Roman"/>
          <w:noProof/>
        </w:rPr>
        <w:t>(Forrester et al., 2015)</w:t>
      </w:r>
      <w:r w:rsidR="00A37816" w:rsidRPr="00C4735F">
        <w:rPr>
          <w:rFonts w:ascii="Times New Roman" w:hAnsi="Times New Roman" w:cs="Times New Roman"/>
        </w:rPr>
        <w:fldChar w:fldCharType="end"/>
      </w:r>
      <w:r w:rsidR="000560AF" w:rsidRPr="00C4735F">
        <w:rPr>
          <w:rFonts w:ascii="Times New Roman" w:hAnsi="Times New Roman" w:cs="Times New Roman"/>
        </w:rPr>
        <w:t xml:space="preserve">. </w:t>
      </w:r>
    </w:p>
    <w:p w14:paraId="1AA4AFC3" w14:textId="4FF7E93C" w:rsidR="00584F78" w:rsidRPr="00242217" w:rsidRDefault="00800ACA" w:rsidP="008E357D">
      <w:pPr>
        <w:spacing w:line="480" w:lineRule="auto"/>
        <w:ind w:firstLine="720"/>
        <w:rPr>
          <w:rFonts w:ascii="Times New Roman" w:eastAsia="Calibri" w:hAnsi="Times New Roman" w:cs="Times New Roman"/>
        </w:rPr>
      </w:pPr>
      <w:r w:rsidRPr="00C4735F">
        <w:rPr>
          <w:rFonts w:ascii="Times New Roman" w:eastAsia="Calibri" w:hAnsi="Times New Roman" w:cs="Times New Roman"/>
        </w:rPr>
        <w:lastRenderedPageBreak/>
        <w:t xml:space="preserve">Differences between observers can influence </w:t>
      </w:r>
      <w:r w:rsidR="00584F78" w:rsidRPr="00242217">
        <w:rPr>
          <w:rFonts w:ascii="Times New Roman" w:eastAsia="Calibri" w:hAnsi="Times New Roman" w:cs="Times New Roman"/>
        </w:rPr>
        <w:t>coral reef survey data, but are unlikely to influence the outcome of this study. Fish and sponge data were</w:t>
      </w:r>
      <w:r w:rsidR="00C8570D" w:rsidRPr="00242217">
        <w:rPr>
          <w:rFonts w:ascii="Times New Roman" w:eastAsia="Calibri" w:hAnsi="Times New Roman" w:cs="Times New Roman"/>
        </w:rPr>
        <w:t xml:space="preserve"> </w:t>
      </w:r>
      <w:r w:rsidR="00584F78" w:rsidRPr="00242217">
        <w:rPr>
          <w:rFonts w:ascii="Times New Roman" w:eastAsia="Calibri" w:hAnsi="Times New Roman" w:cs="Times New Roman"/>
        </w:rPr>
        <w:t xml:space="preserve">collected by a single </w:t>
      </w:r>
      <w:r w:rsidR="00C8570D" w:rsidRPr="00242217">
        <w:rPr>
          <w:rFonts w:ascii="Times New Roman" w:eastAsia="Calibri" w:hAnsi="Times New Roman" w:cs="Times New Roman"/>
        </w:rPr>
        <w:t xml:space="preserve">respective </w:t>
      </w:r>
      <w:r w:rsidR="007175A5" w:rsidRPr="00242217">
        <w:rPr>
          <w:rFonts w:ascii="Times New Roman" w:eastAsia="Calibri" w:hAnsi="Times New Roman" w:cs="Times New Roman"/>
        </w:rPr>
        <w:t xml:space="preserve">expert </w:t>
      </w:r>
      <w:r w:rsidR="00584F78" w:rsidRPr="00242217">
        <w:rPr>
          <w:rFonts w:ascii="Times New Roman" w:eastAsia="Calibri" w:hAnsi="Times New Roman" w:cs="Times New Roman"/>
        </w:rPr>
        <w:t xml:space="preserve">observer. Coral data were collected by three observers, </w:t>
      </w:r>
      <w:r w:rsidR="00584F78" w:rsidRPr="00242217">
        <w:rPr>
          <w:rFonts w:ascii="Times New Roman" w:hAnsi="Times New Roman" w:cs="Times New Roman"/>
        </w:rPr>
        <w:t>but new observers’ species identifications and counts were intercalibrated with those of another observer during a training period of at least 15 dives before their data were incorporated into the study</w:t>
      </w:r>
      <w:r w:rsidR="0089692F" w:rsidRPr="00242217">
        <w:rPr>
          <w:rFonts w:ascii="Times New Roman" w:eastAsia="Calibri" w:hAnsi="Times New Roman" w:cs="Times New Roman"/>
        </w:rPr>
        <w:t>.</w:t>
      </w:r>
    </w:p>
    <w:p w14:paraId="348641D6" w14:textId="34E0F6A3" w:rsidR="005B205E" w:rsidRPr="00242217" w:rsidRDefault="005B205E" w:rsidP="008E357D">
      <w:pPr>
        <w:pStyle w:val="Heading2"/>
      </w:pPr>
      <w:r w:rsidRPr="00242217">
        <w:t xml:space="preserve">Different survey </w:t>
      </w:r>
      <w:commentRangeStart w:id="149"/>
      <w:r w:rsidRPr="00242217">
        <w:t>techniques</w:t>
      </w:r>
      <w:commentRangeEnd w:id="149"/>
      <w:r w:rsidR="00A40B98" w:rsidRPr="00242217">
        <w:rPr>
          <w:rStyle w:val="CommentReference"/>
        </w:rPr>
        <w:commentReference w:id="149"/>
      </w:r>
    </w:p>
    <w:p w14:paraId="0997B39D" w14:textId="657D2B6B" w:rsidR="005B205E" w:rsidRPr="00242217" w:rsidRDefault="005B205E" w:rsidP="008E357D">
      <w:pPr>
        <w:spacing w:line="480" w:lineRule="auto"/>
        <w:ind w:firstLine="720"/>
        <w:rPr>
          <w:rFonts w:ascii="Times New Roman" w:hAnsi="Times New Roman" w:cs="Times New Roman"/>
        </w:rPr>
      </w:pPr>
      <w:r w:rsidRPr="00242217">
        <w:rPr>
          <w:rFonts w:ascii="Times New Roman" w:hAnsi="Times New Roman" w:cs="Times New Roman"/>
        </w:rPr>
        <w:t>If we had a line and sampled enough points along the line (i.e. as the number of points approaches infinity) then the linear point-intercept and the line intercept methods would yield the same results for abundance if we knew which points corresponded to which individ</w:t>
      </w:r>
      <w:r w:rsidR="00A905B3" w:rsidRPr="00242217">
        <w:rPr>
          <w:rFonts w:ascii="Times New Roman" w:hAnsi="Times New Roman" w:cs="Times New Roman"/>
        </w:rPr>
        <w:t xml:space="preserve">uals. As of right now, the line </w:t>
      </w:r>
      <w:r w:rsidRPr="00242217">
        <w:rPr>
          <w:rFonts w:ascii="Times New Roman" w:hAnsi="Times New Roman" w:cs="Times New Roman"/>
        </w:rPr>
        <w:t>intercept method yields counts of individuals (closer to the truth for abundance) and the</w:t>
      </w:r>
      <w:r w:rsidR="00A905B3" w:rsidRPr="00242217">
        <w:rPr>
          <w:rFonts w:ascii="Times New Roman" w:hAnsi="Times New Roman" w:cs="Times New Roman"/>
        </w:rPr>
        <w:t xml:space="preserve"> linear point </w:t>
      </w:r>
      <w:r w:rsidRPr="00242217">
        <w:rPr>
          <w:rFonts w:ascii="Times New Roman" w:hAnsi="Times New Roman" w:cs="Times New Roman"/>
        </w:rPr>
        <w:t xml:space="preserve">intercept method yields points covered by a given species which may be converted to percent cover using methods developed for </w:t>
      </w:r>
      <w:r w:rsidR="00A905B3" w:rsidRPr="00242217">
        <w:rPr>
          <w:rFonts w:ascii="Times New Roman" w:hAnsi="Times New Roman" w:cs="Times New Roman"/>
        </w:rPr>
        <w:t xml:space="preserve">vascular </w:t>
      </w:r>
      <w:r w:rsidRPr="00242217">
        <w:rPr>
          <w:rFonts w:ascii="Times New Roman" w:hAnsi="Times New Roman" w:cs="Times New Roman"/>
        </w:rPr>
        <w:t xml:space="preserve">plants (closer to </w:t>
      </w:r>
      <w:r w:rsidR="00A905B3" w:rsidRPr="00242217">
        <w:rPr>
          <w:rFonts w:ascii="Times New Roman" w:hAnsi="Times New Roman" w:cs="Times New Roman"/>
        </w:rPr>
        <w:t xml:space="preserve">the </w:t>
      </w:r>
      <w:r w:rsidRPr="00242217">
        <w:rPr>
          <w:rFonts w:ascii="Times New Roman" w:hAnsi="Times New Roman" w:cs="Times New Roman"/>
        </w:rPr>
        <w:t>truth for cover).</w:t>
      </w:r>
    </w:p>
    <w:p w14:paraId="4C1509D0" w14:textId="77777777" w:rsidR="00815822" w:rsidRPr="00242217" w:rsidRDefault="00815822" w:rsidP="008E357D">
      <w:pPr>
        <w:pStyle w:val="Heading2"/>
      </w:pPr>
      <w:r w:rsidRPr="00242217">
        <w:t>Measures of diversity</w:t>
      </w:r>
    </w:p>
    <w:p w14:paraId="388471F8" w14:textId="1539325B" w:rsidR="00815822" w:rsidRPr="00242217" w:rsidRDefault="00815822" w:rsidP="008E357D">
      <w:pPr>
        <w:spacing w:line="480" w:lineRule="auto"/>
        <w:ind w:firstLine="720"/>
        <w:rPr>
          <w:rFonts w:ascii="Times New Roman" w:hAnsi="Times New Roman" w:cs="Times New Roman"/>
        </w:rPr>
      </w:pPr>
      <w:r w:rsidRPr="00242217">
        <w:rPr>
          <w:rFonts w:ascii="Times New Roman" w:hAnsi="Times New Roman" w:cs="Times New Roman"/>
        </w:rPr>
        <w:t xml:space="preserve">Richness, diversity indices, and evenness (rank-abundance) will all be used as measures of biodiversity. </w:t>
      </w:r>
      <w:r w:rsidR="00B825D7" w:rsidRPr="00242217">
        <w:rPr>
          <w:rFonts w:ascii="Times New Roman" w:hAnsi="Times New Roman" w:cs="Times New Roman"/>
        </w:rPr>
        <w:t xml:space="preserve">Species richness is the number of species in a given area. </w:t>
      </w:r>
      <w:r w:rsidRPr="00242217">
        <w:rPr>
          <w:rFonts w:ascii="Times New Roman" w:hAnsi="Times New Roman" w:cs="Times New Roman"/>
        </w:rPr>
        <w:t xml:space="preserve">Evenness can give us information about dominance-related patterns. Diversity indices are one way to express dominance/evenness and richness at the same time. </w:t>
      </w:r>
    </w:p>
    <w:p w14:paraId="7475DC36" w14:textId="2C77528E" w:rsidR="003A1FEA" w:rsidRPr="00242217" w:rsidRDefault="003A1FEA" w:rsidP="008E357D">
      <w:pPr>
        <w:pStyle w:val="Heading2"/>
      </w:pPr>
      <w:r w:rsidRPr="00242217">
        <w:t>Sampling effort</w:t>
      </w:r>
    </w:p>
    <w:p w14:paraId="0E0AC27B" w14:textId="22C9CA15" w:rsidR="00D92176" w:rsidRPr="00242217" w:rsidRDefault="00815822" w:rsidP="008E357D">
      <w:pPr>
        <w:spacing w:line="480" w:lineRule="auto"/>
        <w:ind w:firstLine="720"/>
        <w:rPr>
          <w:rFonts w:ascii="Times New Roman" w:hAnsi="Times New Roman" w:cs="Times New Roman"/>
        </w:rPr>
      </w:pPr>
      <w:r w:rsidRPr="00242217">
        <w:rPr>
          <w:rFonts w:ascii="Times New Roman" w:hAnsi="Times New Roman" w:cs="Times New Roman"/>
        </w:rPr>
        <w:t xml:space="preserve">Species accumulation curves have demonstrated that richness may increase </w:t>
      </w:r>
      <w:r w:rsidR="00D92176" w:rsidRPr="00242217">
        <w:rPr>
          <w:rFonts w:ascii="Times New Roman" w:hAnsi="Times New Roman" w:cs="Times New Roman"/>
        </w:rPr>
        <w:t>as sampling effort increases</w:t>
      </w:r>
      <w:r w:rsidRPr="00242217">
        <w:rPr>
          <w:rFonts w:ascii="Times New Roman" w:hAnsi="Times New Roman" w:cs="Times New Roman"/>
        </w:rPr>
        <w:t xml:space="preserve"> until</w:t>
      </w:r>
      <w:r w:rsidR="00D92176" w:rsidRPr="00242217">
        <w:rPr>
          <w:rFonts w:ascii="Times New Roman" w:hAnsi="Times New Roman" w:cs="Times New Roman"/>
        </w:rPr>
        <w:t xml:space="preserve"> an asymptote </w:t>
      </w:r>
      <w:r w:rsidRPr="00242217">
        <w:rPr>
          <w:rFonts w:ascii="Times New Roman" w:hAnsi="Times New Roman" w:cs="Times New Roman"/>
        </w:rPr>
        <w:t xml:space="preserve">is reached </w:t>
      </w:r>
      <w:r w:rsidR="00D92176" w:rsidRPr="00242217">
        <w:rPr>
          <w:rFonts w:ascii="Times New Roman" w:hAnsi="Times New Roman" w:cs="Times New Roman"/>
        </w:rPr>
        <w:t>that represents true site richness</w:t>
      </w:r>
      <w:r w:rsidR="00B825D7" w:rsidRPr="00242217">
        <w:rPr>
          <w:rFonts w:ascii="Times New Roman" w:hAnsi="Times New Roman" w:cs="Times New Roman"/>
        </w:rPr>
        <w:t xml:space="preserve"> (i.e. the more you look, the more you’ll find)</w:t>
      </w:r>
      <w:r w:rsidRPr="00242217">
        <w:rPr>
          <w:rFonts w:ascii="Times New Roman" w:hAnsi="Times New Roman" w:cs="Times New Roman"/>
        </w:rPr>
        <w:t>.</w:t>
      </w:r>
      <w:r w:rsidR="00D92176" w:rsidRPr="00242217">
        <w:rPr>
          <w:rFonts w:ascii="Times New Roman" w:hAnsi="Times New Roman" w:cs="Times New Roman"/>
        </w:rPr>
        <w:t xml:space="preserve"> Our study aims to investigate how sampling effort may affect estimates of richness (RTU richness)</w:t>
      </w:r>
      <w:r w:rsidR="00B825D7" w:rsidRPr="00242217">
        <w:rPr>
          <w:rFonts w:ascii="Times New Roman" w:hAnsi="Times New Roman" w:cs="Times New Roman"/>
        </w:rPr>
        <w:t>.</w:t>
      </w:r>
    </w:p>
    <w:p w14:paraId="74ADAB4E" w14:textId="23E3993D" w:rsidR="00185875" w:rsidRPr="00242217" w:rsidRDefault="003A1FEA" w:rsidP="008E357D">
      <w:pPr>
        <w:spacing w:line="480" w:lineRule="auto"/>
        <w:rPr>
          <w:rFonts w:ascii="Times New Roman" w:hAnsi="Times New Roman" w:cs="Times New Roman"/>
        </w:rPr>
      </w:pPr>
      <w:r w:rsidRPr="00242217">
        <w:rPr>
          <w:rFonts w:ascii="Times New Roman" w:hAnsi="Times New Roman" w:cs="Times New Roman"/>
        </w:rPr>
        <w:lastRenderedPageBreak/>
        <w:tab/>
      </w:r>
      <w:r w:rsidR="00B825D7" w:rsidRPr="00242217">
        <w:rPr>
          <w:rFonts w:ascii="Times New Roman" w:hAnsi="Times New Roman" w:cs="Times New Roman"/>
        </w:rPr>
        <w:t xml:space="preserve">Because the data is recorded for each transect for each site in a given year, it must be consolidated to have one record per site per year (sampling unit). </w:t>
      </w:r>
      <w:r w:rsidR="00185875" w:rsidRPr="00242217">
        <w:rPr>
          <w:rFonts w:ascii="Times New Roman" w:hAnsi="Times New Roman" w:cs="Times New Roman"/>
        </w:rPr>
        <w:t xml:space="preserve">The minimum sampling effort is three transects. In cases when there are data for more than three transects at a site in a given year, a species accumulation curve will be simulated and if the difference in number of transects makes a difference in species accumulation, 3 transects will be selected at random (may go back and randomly select 3 different transects to see if results would change). </w:t>
      </w:r>
    </w:p>
    <w:p w14:paraId="13937BA7" w14:textId="6E5463A5" w:rsidR="00B825D7" w:rsidRPr="00242217" w:rsidRDefault="00185875" w:rsidP="008E357D">
      <w:pPr>
        <w:spacing w:line="480" w:lineRule="auto"/>
        <w:rPr>
          <w:rFonts w:ascii="Times New Roman" w:hAnsi="Times New Roman" w:cs="Times New Roman"/>
        </w:rPr>
      </w:pPr>
      <w:r w:rsidRPr="00242217">
        <w:rPr>
          <w:rFonts w:ascii="Times New Roman" w:hAnsi="Times New Roman" w:cs="Times New Roman"/>
        </w:rPr>
        <w:t xml:space="preserve"> </w:t>
      </w:r>
      <w:r w:rsidR="005B205E" w:rsidRPr="00242217">
        <w:rPr>
          <w:rFonts w:ascii="Times New Roman" w:hAnsi="Times New Roman" w:cs="Times New Roman"/>
        </w:rPr>
        <w:tab/>
      </w:r>
      <w:r w:rsidR="00B825D7" w:rsidRPr="00242217">
        <w:rPr>
          <w:rFonts w:ascii="Times New Roman" w:hAnsi="Times New Roman" w:cs="Times New Roman"/>
        </w:rPr>
        <w:t>Two methods were used to consolidate counts within a given sampling unit: (1) sum counts over all transects and divide by the number of transects to get the count per transect and (2) sum counts within each transect and divide each sum by the length of the transect to get count per meter, then sum the counts per meter for all transects and divide by the number of transects to get the count per meter per transect (Equations 1 and 2)</w:t>
      </w:r>
    </w:p>
    <w:p w14:paraId="002F5216" w14:textId="6A03F635" w:rsidR="00185875" w:rsidRPr="00242217" w:rsidRDefault="00B825D7" w:rsidP="008E357D">
      <w:pPr>
        <w:pStyle w:val="ListParagraph"/>
        <w:spacing w:after="0" w:line="480" w:lineRule="auto"/>
        <w:rPr>
          <w:rFonts w:ascii="Times New Roman" w:hAnsi="Times New Roman" w:cs="Times New Roman"/>
          <w:sz w:val="24"/>
          <w:szCs w:val="24"/>
        </w:rPr>
      </w:pPr>
      <w:r w:rsidRPr="00242217">
        <w:rPr>
          <w:rFonts w:ascii="Times New Roman" w:eastAsiaTheme="minorEastAsia" w:hAnsi="Times New Roman" w:cs="Times New Roman"/>
          <w:sz w:val="24"/>
          <w:szCs w:val="24"/>
        </w:rPr>
        <w:t xml:space="preserve">1) </w:t>
      </w:r>
      <m:oMath>
        <m:f>
          <m:fPr>
            <m:ctrlPr>
              <w:rPr>
                <w:rFonts w:ascii="Cambria Math" w:hAnsi="Cambria Math" w:cs="Times New Roman"/>
                <w:sz w:val="24"/>
                <w:szCs w:val="24"/>
              </w:rPr>
            </m:ctrlPr>
          </m:fPr>
          <m:num>
            <m:r>
              <m:rPr>
                <m:sty m:val="p"/>
              </m:rPr>
              <w:rPr>
                <w:rFonts w:ascii="Cambria Math" w:hAnsi="Cambria Math" w:cs="Times New Roman"/>
                <w:sz w:val="24"/>
                <w:szCs w:val="24"/>
              </w:rPr>
              <m:t>counts</m:t>
            </m:r>
          </m:num>
          <m:den>
            <m:r>
              <m:rPr>
                <m:sty m:val="p"/>
              </m:rPr>
              <w:rPr>
                <w:rFonts w:ascii="Cambria Math" w:hAnsi="Cambria Math" w:cs="Times New Roman"/>
                <w:sz w:val="24"/>
                <w:szCs w:val="24"/>
              </w:rPr>
              <m:t>transect</m:t>
            </m:r>
          </m:den>
        </m:f>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r>
                  <m:rPr>
                    <m:sty m:val="p"/>
                  </m:rPr>
                  <w:rPr>
                    <w:rFonts w:ascii="Cambria Math" w:hAnsi="Cambria Math" w:cs="Times New Roman"/>
                    <w:sz w:val="24"/>
                    <w:szCs w:val="24"/>
                  </w:rPr>
                  <m:t>counts for transect</m:t>
                </m:r>
              </m:e>
            </m:nary>
          </m:num>
          <m:den>
            <m:r>
              <m:rPr>
                <m:sty m:val="p"/>
              </m:rPr>
              <w:rPr>
                <w:rFonts w:ascii="Cambria Math" w:hAnsi="Cambria Math" w:cs="Times New Roman"/>
                <w:sz w:val="24"/>
                <w:szCs w:val="24"/>
              </w:rPr>
              <m:t># transects</m:t>
            </m:r>
          </m:den>
        </m:f>
      </m:oMath>
      <w:r w:rsidR="00185875" w:rsidRPr="00242217">
        <w:rPr>
          <w:rFonts w:ascii="Times New Roman" w:hAnsi="Times New Roman" w:cs="Times New Roman"/>
          <w:sz w:val="24"/>
          <w:szCs w:val="24"/>
        </w:rPr>
        <w:t xml:space="preserve">        </w:t>
      </w:r>
      <w:r w:rsidR="00185875" w:rsidRPr="00242217">
        <w:rPr>
          <w:rFonts w:ascii="Times New Roman" w:eastAsiaTheme="minorEastAsia" w:hAnsi="Times New Roman" w:cs="Times New Roman"/>
          <w:sz w:val="24"/>
          <w:szCs w:val="24"/>
        </w:rPr>
        <w:t xml:space="preserve">2) </w:t>
      </w:r>
      <m:oMath>
        <m:f>
          <m:fPr>
            <m:ctrlPr>
              <w:rPr>
                <w:rFonts w:ascii="Cambria Math" w:hAnsi="Cambria Math" w:cs="Times New Roman"/>
                <w:sz w:val="24"/>
                <w:szCs w:val="24"/>
              </w:rPr>
            </m:ctrlPr>
          </m:fPr>
          <m:num>
            <m:r>
              <m:rPr>
                <m:sty m:val="p"/>
              </m:rPr>
              <w:rPr>
                <w:rFonts w:ascii="Cambria Math" w:hAnsi="Cambria Math" w:cs="Times New Roman"/>
                <w:sz w:val="24"/>
                <w:szCs w:val="24"/>
              </w:rPr>
              <m:t>counts</m:t>
            </m:r>
          </m:num>
          <m:den>
            <m:r>
              <m:rPr>
                <m:sty m:val="p"/>
              </m:rPr>
              <w:rPr>
                <w:rFonts w:ascii="Cambria Math" w:hAnsi="Cambria Math" w:cs="Times New Roman"/>
                <w:sz w:val="24"/>
                <w:szCs w:val="24"/>
              </w:rPr>
              <m:t>m*transect</m:t>
            </m:r>
          </m:den>
        </m:f>
        <m:r>
          <m:rPr>
            <m:sty m:val="p"/>
          </m:rPr>
          <w:rPr>
            <w:rFonts w:ascii="Cambria Math" w:hAnsi="Cambria Math" w:cs="Times New Roman"/>
            <w:sz w:val="24"/>
            <w:szCs w:val="24"/>
          </w:rPr>
          <m:t>=</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f>
                  <m:fPr>
                    <m:ctrlPr>
                      <w:rPr>
                        <w:rFonts w:ascii="Cambria Math" w:hAnsi="Cambria Math" w:cs="Times New Roman"/>
                        <w:sz w:val="24"/>
                        <w:szCs w:val="24"/>
                      </w:rPr>
                    </m:ctrlPr>
                  </m:fPr>
                  <m:num>
                    <m:r>
                      <m:rPr>
                        <m:sty m:val="p"/>
                      </m:rPr>
                      <w:rPr>
                        <w:rFonts w:ascii="Cambria Math" w:hAnsi="Cambria Math" w:cs="Times New Roman"/>
                        <w:sz w:val="24"/>
                        <w:szCs w:val="24"/>
                      </w:rPr>
                      <m:t>counts for transect i</m:t>
                    </m:r>
                  </m:num>
                  <m:den>
                    <m:r>
                      <m:rPr>
                        <m:sty m:val="p"/>
                      </m:rPr>
                      <w:rPr>
                        <w:rFonts w:ascii="Cambria Math" w:hAnsi="Cambria Math" w:cs="Times New Roman"/>
                        <w:sz w:val="24"/>
                        <w:szCs w:val="24"/>
                      </w:rPr>
                      <m:t>length of transect i</m:t>
                    </m:r>
                  </m:den>
                </m:f>
              </m:e>
            </m:nary>
          </m:num>
          <m:den>
            <m:r>
              <m:rPr>
                <m:sty m:val="p"/>
              </m:rPr>
              <w:rPr>
                <w:rFonts w:ascii="Cambria Math" w:hAnsi="Cambria Math" w:cs="Times New Roman"/>
                <w:sz w:val="24"/>
                <w:szCs w:val="24"/>
              </w:rPr>
              <m:t># transects</m:t>
            </m:r>
          </m:den>
        </m:f>
      </m:oMath>
    </w:p>
    <w:p w14:paraId="0482CA8F" w14:textId="2A404F4F" w:rsidR="00B825D7" w:rsidRPr="00242217" w:rsidRDefault="00B825D7" w:rsidP="008E357D">
      <w:pPr>
        <w:spacing w:line="480" w:lineRule="auto"/>
        <w:ind w:firstLine="720"/>
        <w:rPr>
          <w:rFonts w:ascii="Times New Roman" w:hAnsi="Times New Roman" w:cs="Times New Roman"/>
        </w:rPr>
      </w:pPr>
    </w:p>
    <w:p w14:paraId="760953DA" w14:textId="3555D998" w:rsidR="005D27E4" w:rsidRPr="00242217" w:rsidRDefault="005B205E" w:rsidP="008E357D">
      <w:pPr>
        <w:spacing w:line="480" w:lineRule="auto"/>
        <w:rPr>
          <w:rFonts w:ascii="Times New Roman" w:hAnsi="Times New Roman" w:cs="Times New Roman"/>
        </w:rPr>
      </w:pPr>
      <w:r w:rsidRPr="00242217">
        <w:rPr>
          <w:rFonts w:ascii="Times New Roman" w:hAnsi="Times New Roman" w:cs="Times New Roman"/>
        </w:rPr>
        <w:t>Dividing by the number of transects</w:t>
      </w:r>
      <w:r w:rsidR="00185875" w:rsidRPr="00242217">
        <w:rPr>
          <w:rFonts w:ascii="Times New Roman" w:hAnsi="Times New Roman" w:cs="Times New Roman"/>
        </w:rPr>
        <w:t xml:space="preserve"> </w:t>
      </w:r>
      <w:r w:rsidR="005D27E4" w:rsidRPr="00242217">
        <w:rPr>
          <w:rFonts w:ascii="Times New Roman" w:hAnsi="Times New Roman" w:cs="Times New Roman"/>
        </w:rPr>
        <w:t>assumes a linear relationship between effort and richness</w:t>
      </w:r>
      <w:r w:rsidR="00185875" w:rsidRPr="00242217">
        <w:rPr>
          <w:rFonts w:ascii="Times New Roman" w:hAnsi="Times New Roman" w:cs="Times New Roman"/>
        </w:rPr>
        <w:t>.</w:t>
      </w:r>
      <w:r w:rsidRPr="00242217">
        <w:rPr>
          <w:rFonts w:ascii="Times New Roman" w:hAnsi="Times New Roman" w:cs="Times New Roman"/>
        </w:rPr>
        <w:t xml:space="preserve"> Equation 2 accounts for differences in transect length.</w:t>
      </w:r>
    </w:p>
    <w:p w14:paraId="0CDC0C34" w14:textId="5D16AA2E" w:rsidR="009F1381" w:rsidRPr="00242217" w:rsidRDefault="009F1381" w:rsidP="008E357D">
      <w:pPr>
        <w:pStyle w:val="Heading2"/>
      </w:pPr>
      <w:r w:rsidRPr="00242217">
        <w:t>Recognizable taxonomic units</w:t>
      </w:r>
    </w:p>
    <w:p w14:paraId="1390AC2A" w14:textId="7165B459" w:rsidR="000560AF" w:rsidRPr="00242217" w:rsidRDefault="007175A5" w:rsidP="008E357D">
      <w:pPr>
        <w:spacing w:line="480" w:lineRule="auto"/>
        <w:ind w:firstLine="720"/>
        <w:rPr>
          <w:ins w:id="150" w:author="Nicole" w:date="2019-01-23T08:33:00Z"/>
          <w:rFonts w:ascii="Times New Roman" w:eastAsia="Calibri" w:hAnsi="Times New Roman" w:cs="Times New Roman"/>
        </w:rPr>
      </w:pPr>
      <w:r w:rsidRPr="00242217">
        <w:rPr>
          <w:rFonts w:ascii="Times New Roman" w:eastAsia="Calibri" w:hAnsi="Times New Roman" w:cs="Times New Roman"/>
        </w:rPr>
        <w:t>F</w:t>
      </w:r>
      <w:r w:rsidR="003A3E52" w:rsidRPr="00242217">
        <w:rPr>
          <w:rFonts w:ascii="Times New Roman" w:eastAsia="Calibri" w:hAnsi="Times New Roman" w:cs="Times New Roman"/>
        </w:rPr>
        <w:t xml:space="preserve">ish, corals and sponges were </w:t>
      </w:r>
      <w:r w:rsidR="000560AF" w:rsidRPr="00242217">
        <w:rPr>
          <w:rFonts w:ascii="Times New Roman" w:eastAsia="Calibri" w:hAnsi="Times New Roman" w:cs="Times New Roman"/>
        </w:rPr>
        <w:t xml:space="preserve">identified </w:t>
      </w:r>
      <w:r w:rsidRPr="00242217">
        <w:rPr>
          <w:rFonts w:ascii="Times New Roman" w:eastAsia="Calibri" w:hAnsi="Times New Roman" w:cs="Times New Roman"/>
        </w:rPr>
        <w:t xml:space="preserve">to the most specific taxonomic group possible </w:t>
      </w:r>
      <w:r w:rsidR="000560AF" w:rsidRPr="00242217">
        <w:rPr>
          <w:rFonts w:ascii="Times New Roman" w:eastAsia="Calibri" w:hAnsi="Times New Roman" w:cs="Times New Roman"/>
        </w:rPr>
        <w:t xml:space="preserve">in the field. </w:t>
      </w:r>
      <w:r w:rsidR="005B1018" w:rsidRPr="00242217">
        <w:rPr>
          <w:rFonts w:ascii="Times New Roman" w:eastAsia="Calibri" w:hAnsi="Times New Roman" w:cs="Times New Roman"/>
        </w:rPr>
        <w:t>A</w:t>
      </w:r>
      <w:r w:rsidR="00CF5CC7" w:rsidRPr="00242217">
        <w:rPr>
          <w:rFonts w:ascii="Times New Roman" w:eastAsia="Calibri" w:hAnsi="Times New Roman" w:cs="Times New Roman"/>
        </w:rPr>
        <w:t xml:space="preserve">ll fish were identified to species, </w:t>
      </w:r>
      <w:r w:rsidRPr="00242217">
        <w:rPr>
          <w:rFonts w:ascii="Times New Roman" w:eastAsia="Calibri" w:hAnsi="Times New Roman" w:cs="Times New Roman"/>
        </w:rPr>
        <w:t xml:space="preserve">while </w:t>
      </w:r>
      <w:r w:rsidR="003A3E52" w:rsidRPr="00242217">
        <w:rPr>
          <w:rFonts w:ascii="Times New Roman" w:eastAsia="Calibri" w:hAnsi="Times New Roman" w:cs="Times New Roman"/>
        </w:rPr>
        <w:t xml:space="preserve">corals and sponges were </w:t>
      </w:r>
      <w:r w:rsidR="008667D6" w:rsidRPr="00242217">
        <w:rPr>
          <w:rFonts w:ascii="Times New Roman" w:eastAsia="Calibri" w:hAnsi="Times New Roman" w:cs="Times New Roman"/>
        </w:rPr>
        <w:t>identified as</w:t>
      </w:r>
      <w:r w:rsidR="003A3E52" w:rsidRPr="00242217">
        <w:rPr>
          <w:rFonts w:ascii="Times New Roman" w:eastAsia="Calibri" w:hAnsi="Times New Roman" w:cs="Times New Roman"/>
        </w:rPr>
        <w:t xml:space="preserve"> multi-species RTU</w:t>
      </w:r>
      <w:r w:rsidR="008667D6" w:rsidRPr="00242217">
        <w:rPr>
          <w:rFonts w:ascii="Times New Roman" w:eastAsia="Calibri" w:hAnsi="Times New Roman" w:cs="Times New Roman"/>
        </w:rPr>
        <w:t>’</w:t>
      </w:r>
      <w:r w:rsidR="0089444B" w:rsidRPr="00242217">
        <w:rPr>
          <w:rFonts w:ascii="Times New Roman" w:eastAsia="Calibri" w:hAnsi="Times New Roman" w:cs="Times New Roman"/>
        </w:rPr>
        <w:t>s</w:t>
      </w:r>
      <w:r w:rsidR="003A3E52" w:rsidRPr="00242217">
        <w:rPr>
          <w:rFonts w:ascii="Times New Roman" w:eastAsia="Calibri" w:hAnsi="Times New Roman" w:cs="Times New Roman"/>
        </w:rPr>
        <w:t xml:space="preserve"> </w:t>
      </w:r>
      <w:r w:rsidR="0089444B" w:rsidRPr="00C4735F">
        <w:rPr>
          <w:rFonts w:ascii="Times New Roman" w:hAnsi="Times New Roman" w:cs="Times New Roman"/>
        </w:rPr>
        <w:fldChar w:fldCharType="begin" w:fldLock="1"/>
      </w:r>
      <w:r w:rsidR="00CC54A8" w:rsidRPr="00242217">
        <w:rPr>
          <w:rFonts w:ascii="Times New Roman" w:hAnsi="Times New Roman" w:cs="Times New Roman"/>
        </w:rPr>
        <w:instrText>ADDIN CSL_CITATION {"citationItems":[{"id":"ITEM-1","itemData":{"author":[{"dropping-particle":"","family":"Ward","given":"DF","non-dropping-particle":"","parse-names":false,"suffix":""},{"dropping-particle":"","family":"Stanley","given":"MC","non-dropping-particle":"","parse-names":false,"suffix":""}],"container-title":"New Zealand Entomologist","id":"ITEM-1","issued":{"date-parts":[["2004"]]},"page":"3-9","title":"The value of RTUs and parataxonomy versus taxonomic species","type":"article-journal","volume":"27"},"uris":["http://www.mendeley.com/documents/?uuid=9b4f6a7d-4758-3533-a0ad-42380f953991"]}],"mendeley":{"formattedCitation":"(D. Ward &amp; Stanley, 2004)","plainTextFormattedCitation":"(D. Ward &amp; Stanley, 2004)","previouslyFormattedCitation":"(D. Ward &amp; Stanley, 2004)"},"properties":{"noteIndex":0},"schema":"https://github.com/citation-style-language/schema/raw/master/csl-citation.json"}</w:instrText>
      </w:r>
      <w:r w:rsidR="0089444B" w:rsidRPr="00C4735F">
        <w:rPr>
          <w:rFonts w:ascii="Times New Roman" w:hAnsi="Times New Roman" w:cs="Times New Roman"/>
        </w:rPr>
        <w:fldChar w:fldCharType="separate"/>
      </w:r>
      <w:r w:rsidR="0089444B" w:rsidRPr="00C4735F">
        <w:rPr>
          <w:rFonts w:ascii="Times New Roman" w:hAnsi="Times New Roman" w:cs="Times New Roman"/>
          <w:noProof/>
        </w:rPr>
        <w:t>(D. Ward &amp; Stanley, 2004)</w:t>
      </w:r>
      <w:r w:rsidR="0089444B" w:rsidRPr="00C4735F">
        <w:rPr>
          <w:rFonts w:ascii="Times New Roman" w:hAnsi="Times New Roman" w:cs="Times New Roman"/>
        </w:rPr>
        <w:fldChar w:fldCharType="end"/>
      </w:r>
      <w:r w:rsidR="005B1018" w:rsidRPr="00C4735F">
        <w:rPr>
          <w:rFonts w:ascii="Times New Roman" w:hAnsi="Times New Roman" w:cs="Times New Roman"/>
        </w:rPr>
        <w:t xml:space="preserve"> </w:t>
      </w:r>
      <w:r w:rsidR="003A3E52" w:rsidRPr="00C4735F">
        <w:rPr>
          <w:rFonts w:ascii="Times New Roman" w:eastAsia="Calibri" w:hAnsi="Times New Roman" w:cs="Times New Roman"/>
        </w:rPr>
        <w:t xml:space="preserve">rather than species </w:t>
      </w:r>
      <w:r w:rsidR="00A033FB" w:rsidRPr="00242217">
        <w:rPr>
          <w:rFonts w:ascii="Times New Roman" w:eastAsia="Calibri" w:hAnsi="Times New Roman" w:cs="Times New Roman"/>
        </w:rPr>
        <w:t>for the following reasons</w:t>
      </w:r>
      <w:r w:rsidR="000560AF" w:rsidRPr="00242217">
        <w:rPr>
          <w:rFonts w:ascii="Times New Roman" w:eastAsia="Calibri" w:hAnsi="Times New Roman" w:cs="Times New Roman"/>
        </w:rPr>
        <w:t xml:space="preserve">: </w:t>
      </w:r>
      <w:r w:rsidR="00A033FB" w:rsidRPr="00242217">
        <w:rPr>
          <w:rFonts w:ascii="Times New Roman" w:eastAsia="Calibri" w:hAnsi="Times New Roman" w:cs="Times New Roman"/>
        </w:rPr>
        <w:t xml:space="preserve">(1) </w:t>
      </w:r>
      <w:r w:rsidR="00397CE8" w:rsidRPr="00242217">
        <w:rPr>
          <w:rFonts w:ascii="Times New Roman" w:eastAsia="Calibri" w:hAnsi="Times New Roman" w:cs="Times New Roman"/>
        </w:rPr>
        <w:t>taxonomists reassigned</w:t>
      </w:r>
      <w:r w:rsidR="000560AF" w:rsidRPr="00242217">
        <w:rPr>
          <w:rFonts w:ascii="Times New Roman" w:eastAsia="Calibri" w:hAnsi="Times New Roman" w:cs="Times New Roman"/>
        </w:rPr>
        <w:t xml:space="preserve"> taxa thought to be different species to the same species after the study began, </w:t>
      </w:r>
      <w:r w:rsidR="00A033FB" w:rsidRPr="00242217">
        <w:rPr>
          <w:rFonts w:ascii="Times New Roman" w:eastAsia="Calibri" w:hAnsi="Times New Roman" w:cs="Times New Roman"/>
        </w:rPr>
        <w:t xml:space="preserve">(2) </w:t>
      </w:r>
      <w:r w:rsidR="000560AF" w:rsidRPr="00242217">
        <w:rPr>
          <w:rFonts w:ascii="Times New Roman" w:eastAsia="Calibri" w:hAnsi="Times New Roman" w:cs="Times New Roman"/>
        </w:rPr>
        <w:t xml:space="preserve">taxonomists divided a single species into multiple </w:t>
      </w:r>
      <w:r w:rsidR="003A3E52" w:rsidRPr="00242217">
        <w:rPr>
          <w:rFonts w:ascii="Times New Roman" w:eastAsia="Calibri" w:hAnsi="Times New Roman" w:cs="Times New Roman"/>
        </w:rPr>
        <w:t xml:space="preserve">species </w:t>
      </w:r>
      <w:r w:rsidR="000560AF" w:rsidRPr="00242217">
        <w:rPr>
          <w:rFonts w:ascii="Times New Roman" w:eastAsia="Calibri" w:hAnsi="Times New Roman" w:cs="Times New Roman"/>
        </w:rPr>
        <w:t>after the study began</w:t>
      </w:r>
      <w:r w:rsidR="00A033FB" w:rsidRPr="00242217">
        <w:rPr>
          <w:rFonts w:ascii="Times New Roman" w:eastAsia="Calibri" w:hAnsi="Times New Roman" w:cs="Times New Roman"/>
        </w:rPr>
        <w:t>,</w:t>
      </w:r>
      <w:r w:rsidR="000560AF" w:rsidRPr="00242217">
        <w:rPr>
          <w:rFonts w:ascii="Times New Roman" w:eastAsia="Calibri" w:hAnsi="Times New Roman" w:cs="Times New Roman"/>
        </w:rPr>
        <w:t xml:space="preserve"> and </w:t>
      </w:r>
      <w:r w:rsidR="00A033FB" w:rsidRPr="00242217">
        <w:rPr>
          <w:rFonts w:ascii="Times New Roman" w:eastAsia="Calibri" w:hAnsi="Times New Roman" w:cs="Times New Roman"/>
        </w:rPr>
        <w:t xml:space="preserve">(3) </w:t>
      </w:r>
      <w:r w:rsidR="003A3E52" w:rsidRPr="00242217">
        <w:rPr>
          <w:rFonts w:ascii="Times New Roman" w:eastAsia="Calibri" w:hAnsi="Times New Roman" w:cs="Times New Roman"/>
        </w:rPr>
        <w:t xml:space="preserve">several species are visually indistinguishable in the </w:t>
      </w:r>
      <w:r w:rsidR="000560AF" w:rsidRPr="00242217">
        <w:rPr>
          <w:rFonts w:ascii="Times New Roman" w:eastAsia="Calibri" w:hAnsi="Times New Roman" w:cs="Times New Roman"/>
        </w:rPr>
        <w:t xml:space="preserve">field. </w:t>
      </w:r>
      <w:r w:rsidR="003A3E52" w:rsidRPr="00242217">
        <w:rPr>
          <w:rFonts w:ascii="Times New Roman" w:eastAsia="Calibri" w:hAnsi="Times New Roman" w:cs="Times New Roman"/>
        </w:rPr>
        <w:t xml:space="preserve">In all </w:t>
      </w:r>
      <w:r w:rsidR="000560AF" w:rsidRPr="00242217">
        <w:rPr>
          <w:rFonts w:ascii="Times New Roman" w:eastAsia="Calibri" w:hAnsi="Times New Roman" w:cs="Times New Roman"/>
        </w:rPr>
        <w:t xml:space="preserve">cases, the lowest resolution RTU was used. For example, </w:t>
      </w:r>
      <w:r w:rsidR="00CC16AE" w:rsidRPr="00242217">
        <w:rPr>
          <w:rFonts w:ascii="Times New Roman" w:eastAsia="Calibri" w:hAnsi="Times New Roman" w:cs="Times New Roman"/>
        </w:rPr>
        <w:t xml:space="preserve">in 1994 </w:t>
      </w:r>
      <w:r w:rsidR="000560AF" w:rsidRPr="00242217">
        <w:rPr>
          <w:rFonts w:ascii="Times New Roman" w:eastAsia="Calibri" w:hAnsi="Times New Roman" w:cs="Times New Roman"/>
        </w:rPr>
        <w:t xml:space="preserve">the coral </w:t>
      </w:r>
      <w:proofErr w:type="spellStart"/>
      <w:r w:rsidR="000560AF" w:rsidRPr="00242217">
        <w:rPr>
          <w:rFonts w:ascii="Times New Roman" w:eastAsia="Calibri" w:hAnsi="Times New Roman" w:cs="Times New Roman"/>
          <w:i/>
        </w:rPr>
        <w:t>Montastraea</w:t>
      </w:r>
      <w:proofErr w:type="spellEnd"/>
      <w:r w:rsidR="000560AF" w:rsidRPr="00242217">
        <w:rPr>
          <w:rFonts w:ascii="Times New Roman" w:eastAsia="Calibri" w:hAnsi="Times New Roman" w:cs="Times New Roman"/>
          <w:i/>
        </w:rPr>
        <w:t xml:space="preserve"> </w:t>
      </w:r>
      <w:proofErr w:type="spellStart"/>
      <w:r w:rsidR="000560AF" w:rsidRPr="00242217">
        <w:rPr>
          <w:rFonts w:ascii="Times New Roman" w:eastAsia="Calibri" w:hAnsi="Times New Roman" w:cs="Times New Roman"/>
          <w:i/>
        </w:rPr>
        <w:t>annularis</w:t>
      </w:r>
      <w:proofErr w:type="spellEnd"/>
      <w:r w:rsidR="000560AF" w:rsidRPr="00242217">
        <w:rPr>
          <w:rFonts w:ascii="Times New Roman" w:eastAsia="Calibri" w:hAnsi="Times New Roman" w:cs="Times New Roman"/>
        </w:rPr>
        <w:t xml:space="preserve"> was recognized to be </w:t>
      </w:r>
      <w:r w:rsidR="000560AF" w:rsidRPr="00242217">
        <w:rPr>
          <w:rFonts w:ascii="Times New Roman" w:eastAsia="Calibri" w:hAnsi="Times New Roman" w:cs="Times New Roman"/>
        </w:rPr>
        <w:lastRenderedPageBreak/>
        <w:t>three separate species (</w:t>
      </w:r>
      <w:r w:rsidR="000560AF" w:rsidRPr="00242217">
        <w:rPr>
          <w:rFonts w:ascii="Times New Roman" w:eastAsia="Calibri" w:hAnsi="Times New Roman" w:cs="Times New Roman"/>
          <w:i/>
        </w:rPr>
        <w:t xml:space="preserve">M. </w:t>
      </w:r>
      <w:proofErr w:type="spellStart"/>
      <w:r w:rsidR="000560AF" w:rsidRPr="00242217">
        <w:rPr>
          <w:rFonts w:ascii="Times New Roman" w:eastAsia="Calibri" w:hAnsi="Times New Roman" w:cs="Times New Roman"/>
          <w:i/>
        </w:rPr>
        <w:t>annularis</w:t>
      </w:r>
      <w:proofErr w:type="spellEnd"/>
      <w:r w:rsidR="000560AF" w:rsidRPr="00242217">
        <w:rPr>
          <w:rFonts w:ascii="Times New Roman" w:eastAsia="Calibri" w:hAnsi="Times New Roman" w:cs="Times New Roman"/>
        </w:rPr>
        <w:t xml:space="preserve">, </w:t>
      </w:r>
      <w:r w:rsidR="000560AF" w:rsidRPr="00242217">
        <w:rPr>
          <w:rFonts w:ascii="Times New Roman" w:eastAsia="Calibri" w:hAnsi="Times New Roman" w:cs="Times New Roman"/>
          <w:i/>
        </w:rPr>
        <w:t xml:space="preserve">M. </w:t>
      </w:r>
      <w:proofErr w:type="spellStart"/>
      <w:r w:rsidR="000560AF" w:rsidRPr="00242217">
        <w:rPr>
          <w:rFonts w:ascii="Times New Roman" w:eastAsia="Calibri" w:hAnsi="Times New Roman" w:cs="Times New Roman"/>
          <w:i/>
        </w:rPr>
        <w:t>faveolata</w:t>
      </w:r>
      <w:proofErr w:type="spellEnd"/>
      <w:r w:rsidR="000560AF" w:rsidRPr="00242217">
        <w:rPr>
          <w:rFonts w:ascii="Times New Roman" w:eastAsia="Calibri" w:hAnsi="Times New Roman" w:cs="Times New Roman"/>
        </w:rPr>
        <w:t xml:space="preserve">, and </w:t>
      </w:r>
      <w:r w:rsidR="000560AF" w:rsidRPr="00242217">
        <w:rPr>
          <w:rFonts w:ascii="Times New Roman" w:eastAsia="Calibri" w:hAnsi="Times New Roman" w:cs="Times New Roman"/>
          <w:i/>
        </w:rPr>
        <w:t xml:space="preserve">M. </w:t>
      </w:r>
      <w:proofErr w:type="spellStart"/>
      <w:r w:rsidR="000560AF" w:rsidRPr="00242217">
        <w:rPr>
          <w:rFonts w:ascii="Times New Roman" w:eastAsia="Calibri" w:hAnsi="Times New Roman" w:cs="Times New Roman"/>
          <w:i/>
        </w:rPr>
        <w:t>franksi</w:t>
      </w:r>
      <w:proofErr w:type="spellEnd"/>
      <w:r w:rsidR="000560AF" w:rsidRPr="00242217">
        <w:rPr>
          <w:rFonts w:ascii="Times New Roman" w:eastAsia="Calibri" w:hAnsi="Times New Roman" w:cs="Times New Roman"/>
        </w:rPr>
        <w:t>)</w:t>
      </w:r>
      <w:r w:rsidR="00CC16AE" w:rsidRPr="00242217">
        <w:rPr>
          <w:rFonts w:ascii="Times New Roman" w:eastAsia="Calibri" w:hAnsi="Times New Roman" w:cs="Times New Roman"/>
        </w:rPr>
        <w:t xml:space="preserve"> </w:t>
      </w:r>
      <w:r w:rsidR="00CC16AE" w:rsidRPr="00C4735F">
        <w:rPr>
          <w:rFonts w:ascii="Times New Roman" w:eastAsia="Calibri" w:hAnsi="Times New Roman" w:cs="Times New Roman"/>
        </w:rPr>
        <w:fldChar w:fldCharType="begin" w:fldLock="1"/>
      </w:r>
      <w:r w:rsidR="00CC16AE" w:rsidRPr="00242217">
        <w:rPr>
          <w:rFonts w:ascii="Times New Roman" w:eastAsia="Calibri" w:hAnsi="Times New Roman" w:cs="Times New Roman"/>
        </w:rPr>
        <w:instrText>ADDIN CSL_CITATION {"citationItems":[{"id":"ITEM-1","itemData":{"author":[{"dropping-particle":"","family":"Weil","given":"Ernesto","non-dropping-particle":"","parse-names":false,"suffix":""},{"dropping-particle":"","family":"Knowlton","given":"Nancy","non-dropping-particle":"","parse-names":false,"suffix":""}],"container-title":"Smithsonian","id":"ITEM-1","issue":"September","issued":{"date-parts":[["1989"]]},"title":"A multi-character analysis of the Caribbean coral Montastraea annularis and its two sibling species M. faveolata and M. franksi","type":"article-journal","volume":"55"},"uris":["http://www.mendeley.com/documents/?uuid=61439aae-0025-484b-a1e6-7a8b18a205b6"]}],"mendeley":{"formattedCitation":"(Weil &amp; Knowlton, 1989)","plainTextFormattedCitation":"(Weil &amp; Knowlton, 1989)","previouslyFormattedCitation":"(Weil &amp; Knowlton, 1989)"},"properties":{"noteIndex":0},"schema":"https://github.com/citation-style-language/schema/raw/master/csl-citation.json"}</w:instrText>
      </w:r>
      <w:r w:rsidR="00CC16AE" w:rsidRPr="00C4735F">
        <w:rPr>
          <w:rFonts w:ascii="Times New Roman" w:eastAsia="Calibri" w:hAnsi="Times New Roman" w:cs="Times New Roman"/>
        </w:rPr>
        <w:fldChar w:fldCharType="separate"/>
      </w:r>
      <w:r w:rsidR="00CC16AE" w:rsidRPr="00C4735F">
        <w:rPr>
          <w:rFonts w:ascii="Times New Roman" w:eastAsia="Calibri" w:hAnsi="Times New Roman" w:cs="Times New Roman"/>
          <w:noProof/>
        </w:rPr>
        <w:t>(Weil &amp; Knowlton, 1989)</w:t>
      </w:r>
      <w:r w:rsidR="00CC16AE" w:rsidRPr="00C4735F">
        <w:rPr>
          <w:rFonts w:ascii="Times New Roman" w:eastAsia="Calibri" w:hAnsi="Times New Roman" w:cs="Times New Roman"/>
        </w:rPr>
        <w:fldChar w:fldCharType="end"/>
      </w:r>
      <w:r w:rsidR="00CC16AE" w:rsidRPr="00C4735F">
        <w:rPr>
          <w:rFonts w:ascii="Times New Roman" w:eastAsia="Calibri" w:hAnsi="Times New Roman" w:cs="Times New Roman"/>
        </w:rPr>
        <w:t xml:space="preserve">. Although the species can </w:t>
      </w:r>
      <w:r w:rsidR="005B1018" w:rsidRPr="00C4735F">
        <w:rPr>
          <w:rFonts w:ascii="Times New Roman" w:eastAsia="Calibri" w:hAnsi="Times New Roman" w:cs="Times New Roman"/>
        </w:rPr>
        <w:t xml:space="preserve">now </w:t>
      </w:r>
      <w:r w:rsidR="00CC16AE" w:rsidRPr="00242217">
        <w:rPr>
          <w:rFonts w:ascii="Times New Roman" w:eastAsia="Calibri" w:hAnsi="Times New Roman" w:cs="Times New Roman"/>
        </w:rPr>
        <w:t xml:space="preserve">be distinguished visually, and were counted separately after 1994, the aggregate was used </w:t>
      </w:r>
      <w:r w:rsidR="000560AF" w:rsidRPr="00242217">
        <w:rPr>
          <w:rFonts w:ascii="Times New Roman" w:eastAsia="Calibri" w:hAnsi="Times New Roman" w:cs="Times New Roman"/>
        </w:rPr>
        <w:t>because the study began in 1992</w:t>
      </w:r>
      <w:r w:rsidR="0089444B" w:rsidRPr="00242217">
        <w:rPr>
          <w:rFonts w:ascii="Times New Roman" w:eastAsia="Calibri" w:hAnsi="Times New Roman" w:cs="Times New Roman"/>
        </w:rPr>
        <w:t xml:space="preserve"> before the distinction was discovered</w:t>
      </w:r>
      <w:r w:rsidR="000560AF" w:rsidRPr="00242217">
        <w:rPr>
          <w:rFonts w:ascii="Times New Roman" w:eastAsia="Calibri" w:hAnsi="Times New Roman" w:cs="Times New Roman"/>
        </w:rPr>
        <w:t>.</w:t>
      </w:r>
    </w:p>
    <w:p w14:paraId="74BB81F4" w14:textId="77777777" w:rsidR="00B36635" w:rsidRPr="00C03B9F" w:rsidRDefault="00B36635" w:rsidP="008E357D">
      <w:pPr>
        <w:spacing w:line="480" w:lineRule="auto"/>
        <w:ind w:firstLine="720"/>
        <w:rPr>
          <w:ins w:id="151" w:author="Nicole" w:date="2019-01-23T01:53:00Z"/>
          <w:rFonts w:ascii="Times New Roman" w:eastAsia="Calibri" w:hAnsi="Times New Roman" w:cs="Times New Roman"/>
        </w:rPr>
      </w:pPr>
    </w:p>
    <w:p w14:paraId="0805B60C" w14:textId="77777777" w:rsidR="00D92176" w:rsidRPr="00C81AF0" w:rsidRDefault="00D92176" w:rsidP="008E357D">
      <w:pPr>
        <w:spacing w:line="480" w:lineRule="auto"/>
        <w:ind w:firstLine="720"/>
        <w:rPr>
          <w:ins w:id="152" w:author="Nicole" w:date="2019-01-23T01:53:00Z"/>
          <w:rFonts w:ascii="Times New Roman" w:eastAsia="Calibri" w:hAnsi="Times New Roman" w:cs="Times New Roman"/>
        </w:rPr>
      </w:pPr>
      <w:commentRangeStart w:id="153"/>
      <w:ins w:id="154" w:author="Nicole" w:date="2019-01-23T01:53:00Z">
        <w:r w:rsidRPr="001F7F50">
          <w:rPr>
            <w:rFonts w:ascii="Times New Roman" w:eastAsia="Calibri" w:hAnsi="Times New Roman" w:cs="Times New Roman"/>
          </w:rPr>
          <w:t>Identification concerns are:</w:t>
        </w:r>
      </w:ins>
    </w:p>
    <w:p w14:paraId="5E2590CC" w14:textId="77777777" w:rsidR="00D92176" w:rsidRPr="007E3CF6" w:rsidRDefault="00D92176" w:rsidP="008E357D">
      <w:pPr>
        <w:spacing w:line="480" w:lineRule="auto"/>
        <w:ind w:firstLine="720"/>
        <w:rPr>
          <w:ins w:id="155" w:author="Nicole" w:date="2019-01-23T01:53:00Z"/>
          <w:rFonts w:ascii="Times New Roman" w:eastAsia="Calibri" w:hAnsi="Times New Roman" w:cs="Times New Roman"/>
        </w:rPr>
      </w:pPr>
      <w:ins w:id="156" w:author="Nicole" w:date="2019-01-23T01:53:00Z">
        <w:r w:rsidRPr="00C81AF0">
          <w:rPr>
            <w:rFonts w:ascii="Times New Roman" w:eastAsia="Calibri" w:hAnsi="Times New Roman" w:cs="Times New Roman"/>
          </w:rPr>
          <w:t>1)***Changing taxonomy (e.g. lumping, splitting) Our study aims to investigate how changes in taxonomic groupings may affect estimates of richness</w:t>
        </w:r>
      </w:ins>
    </w:p>
    <w:p w14:paraId="6230C2EA" w14:textId="77777777" w:rsidR="00D92176" w:rsidRPr="007E3CF6" w:rsidRDefault="00D92176" w:rsidP="008E357D">
      <w:pPr>
        <w:spacing w:line="480" w:lineRule="auto"/>
        <w:ind w:firstLine="720"/>
        <w:rPr>
          <w:ins w:id="157" w:author="Nicole" w:date="2019-01-23T01:53:00Z"/>
          <w:rFonts w:ascii="Times New Roman" w:eastAsia="Calibri" w:hAnsi="Times New Roman" w:cs="Times New Roman"/>
        </w:rPr>
      </w:pPr>
      <w:ins w:id="158" w:author="Nicole" w:date="2019-01-23T01:53:00Z">
        <w:r w:rsidRPr="007E3CF6">
          <w:rPr>
            <w:rFonts w:ascii="Times New Roman" w:eastAsia="Calibri" w:hAnsi="Times New Roman" w:cs="Times New Roman"/>
          </w:rPr>
          <w:t>2) Coarseness of taxonomic level (e.g. species, family), which has often been the focus of taxonomic sufficiency studies</w:t>
        </w:r>
      </w:ins>
    </w:p>
    <w:p w14:paraId="03B27EED" w14:textId="77777777" w:rsidR="00D92176" w:rsidRPr="003C70D6" w:rsidRDefault="00D92176" w:rsidP="008E357D">
      <w:pPr>
        <w:spacing w:line="480" w:lineRule="auto"/>
        <w:ind w:firstLine="720"/>
        <w:rPr>
          <w:ins w:id="159" w:author="Nicole" w:date="2019-01-23T01:53:00Z"/>
          <w:rFonts w:ascii="Times New Roman" w:eastAsia="Calibri" w:hAnsi="Times New Roman" w:cs="Times New Roman"/>
        </w:rPr>
      </w:pPr>
      <w:ins w:id="160" w:author="Nicole" w:date="2019-01-23T01:53:00Z">
        <w:r w:rsidRPr="00AA65D9">
          <w:rPr>
            <w:rFonts w:ascii="Times New Roman" w:eastAsia="Calibri" w:hAnsi="Times New Roman" w:cs="Times New Roman"/>
          </w:rPr>
          <w:t xml:space="preserve">3) ***Ability to distinguish morphologically identical species that </w:t>
        </w:r>
        <w:r w:rsidRPr="003C70D6">
          <w:rPr>
            <w:rFonts w:ascii="Times New Roman" w:eastAsia="Calibri" w:hAnsi="Times New Roman" w:cs="Times New Roman"/>
          </w:rPr>
          <w:t>may not be taxonomically related (i.e. recognizable taxonomic units/RTUs) Our study aims to investigate how RTUs may affect estimates of richness</w:t>
        </w:r>
      </w:ins>
    </w:p>
    <w:p w14:paraId="1B8EB8EE" w14:textId="71BBFD7F" w:rsidR="00D92176" w:rsidRPr="003C70D6" w:rsidRDefault="00D92176" w:rsidP="0093430E">
      <w:pPr>
        <w:spacing w:line="480" w:lineRule="auto"/>
        <w:ind w:firstLine="720"/>
        <w:rPr>
          <w:ins w:id="161" w:author="Nicole" w:date="2019-01-23T01:59:00Z"/>
          <w:rFonts w:ascii="Times New Roman" w:eastAsia="Calibri" w:hAnsi="Times New Roman" w:cs="Times New Roman"/>
        </w:rPr>
      </w:pPr>
      <w:ins w:id="162" w:author="Nicole" w:date="2019-01-23T01:53:00Z">
        <w:r w:rsidRPr="003C70D6">
          <w:rPr>
            <w:rFonts w:ascii="Times New Roman" w:eastAsia="Calibri" w:hAnsi="Times New Roman" w:cs="Times New Roman"/>
          </w:rPr>
          <w:t>It is especially important to consider these potential issues for long-term studies because methods to distinguish species in the field may improve as our taxonomic understanding changes</w:t>
        </w:r>
      </w:ins>
    </w:p>
    <w:p w14:paraId="5FB857BF" w14:textId="77777777" w:rsidR="005D27E4" w:rsidRPr="003C70D6" w:rsidRDefault="005D27E4">
      <w:pPr>
        <w:spacing w:line="480" w:lineRule="auto"/>
        <w:ind w:firstLine="720"/>
        <w:rPr>
          <w:ins w:id="163" w:author="Nicole" w:date="2019-01-23T01:59:00Z"/>
          <w:rFonts w:ascii="Times New Roman" w:eastAsia="Calibri" w:hAnsi="Times New Roman" w:cs="Times New Roman"/>
        </w:rPr>
      </w:pPr>
    </w:p>
    <w:p w14:paraId="4E5255DB" w14:textId="77777777" w:rsidR="005D27E4" w:rsidRPr="00C4735F" w:rsidRDefault="005D27E4" w:rsidP="00D719EB">
      <w:pPr>
        <w:spacing w:line="480" w:lineRule="auto"/>
        <w:rPr>
          <w:ins w:id="164" w:author="Nicole" w:date="2019-01-23T01:59:00Z"/>
          <w:rFonts w:ascii="Times New Roman" w:hAnsi="Times New Roman" w:cs="Times New Roman"/>
        </w:rPr>
      </w:pPr>
      <w:ins w:id="165" w:author="Nicole" w:date="2019-01-23T01:59:00Z">
        <w:r w:rsidRPr="003C70D6">
          <w:rPr>
            <w:rFonts w:ascii="Times New Roman" w:hAnsi="Times New Roman" w:cs="Times New Roman"/>
          </w:rPr>
          <w:t xml:space="preserve">***look up similarities and differences between taxonomic levels studies comparing biological </w:t>
        </w:r>
        <w:proofErr w:type="spellStart"/>
        <w:r w:rsidRPr="003C70D6">
          <w:rPr>
            <w:rFonts w:ascii="Times New Roman" w:hAnsi="Times New Roman" w:cs="Times New Roman"/>
          </w:rPr>
          <w:t>traist</w:t>
        </w:r>
        <w:proofErr w:type="spellEnd"/>
        <w:r w:rsidRPr="00C4735F">
          <w:rPr>
            <w:rFonts w:ascii="Times New Roman" w:hAnsi="Times New Roman" w:cs="Times New Roman"/>
          </w:rPr>
          <w:t xml:space="preserve"> and how if you’re related, you’re probably more similar; aka phylogenetic constraints; how do they control for phylogeny?</w:t>
        </w:r>
      </w:ins>
    </w:p>
    <w:p w14:paraId="0E924B25" w14:textId="1D5972C1" w:rsidR="005D27E4" w:rsidRPr="00242217" w:rsidRDefault="005D27E4" w:rsidP="00D719EB">
      <w:pPr>
        <w:spacing w:line="480" w:lineRule="auto"/>
        <w:ind w:firstLine="720"/>
        <w:rPr>
          <w:ins w:id="166" w:author="Nicole" w:date="2019-01-23T02:11:00Z"/>
          <w:rFonts w:ascii="Times New Roman" w:hAnsi="Times New Roman" w:cs="Times New Roman"/>
        </w:rPr>
      </w:pPr>
      <w:ins w:id="167" w:author="Nicole" w:date="2019-01-23T02:03:00Z">
        <w:r w:rsidRPr="00C4735F">
          <w:rPr>
            <w:rFonts w:ascii="Times New Roman" w:hAnsi="Times New Roman" w:cs="Times New Roman"/>
          </w:rPr>
          <w:t xml:space="preserve">We also have uneven taxonomic resolution. We have observed richness which, for corals and fishes, might be able to be reconciled to taxonomic richness, which could, in turn, be used to determine species richness. This observed richness </w:t>
        </w:r>
        <w:r w:rsidRPr="00C4735F">
          <w:rPr>
            <w:rFonts w:ascii="Times New Roman" w:hAnsi="Times New Roman" w:cs="Times New Roman"/>
          </w:rPr>
          <w:sym w:font="Wingdings" w:char="F0E0"/>
        </w:r>
        <w:r w:rsidRPr="00C4735F">
          <w:rPr>
            <w:rFonts w:ascii="Times New Roman" w:hAnsi="Times New Roman" w:cs="Times New Roman"/>
          </w:rPr>
          <w:t xml:space="preserve">taxonomic richness and taxonomic richness </w:t>
        </w:r>
        <w:r w:rsidRPr="00C4735F">
          <w:rPr>
            <w:rFonts w:ascii="Times New Roman" w:hAnsi="Times New Roman" w:cs="Times New Roman"/>
          </w:rPr>
          <w:sym w:font="Wingdings" w:char="F0E0"/>
        </w:r>
        <w:r w:rsidRPr="00C4735F">
          <w:rPr>
            <w:rFonts w:ascii="Times New Roman" w:hAnsi="Times New Roman" w:cs="Times New Roman"/>
          </w:rPr>
          <w:t xml:space="preserve"> species richness jump assumptions can be tested. For example, if site 1 has 10 RTUs and site 2 has 100 RTUs, does site 2 have 100 times more species than site 1? Or, can we collapse the </w:t>
        </w:r>
        <w:r w:rsidRPr="00C4735F">
          <w:rPr>
            <w:rFonts w:ascii="Times New Roman" w:hAnsi="Times New Roman" w:cs="Times New Roman"/>
          </w:rPr>
          <w:lastRenderedPageBreak/>
          <w:t>taxonomic resolution to lowest common taxonomic id and retain the same richness relationships (is this even conceptually useful?)? This would require a simulation/extrapolation of RTUs to species. I could simulate this with fish, but I would need to mimic the pattern of taxonomic relatedness seen in sponges.</w:t>
        </w:r>
      </w:ins>
    </w:p>
    <w:p w14:paraId="74B94BE8" w14:textId="77777777" w:rsidR="0056182E" w:rsidRPr="00242217" w:rsidRDefault="0056182E" w:rsidP="00D719EB">
      <w:pPr>
        <w:spacing w:line="480" w:lineRule="auto"/>
        <w:ind w:firstLine="720"/>
        <w:rPr>
          <w:ins w:id="168" w:author="Nicole" w:date="2019-01-23T02:11:00Z"/>
          <w:rFonts w:ascii="Times New Roman" w:hAnsi="Times New Roman" w:cs="Times New Roman"/>
        </w:rPr>
      </w:pPr>
    </w:p>
    <w:p w14:paraId="7D8DA2C8" w14:textId="77777777" w:rsidR="0056182E" w:rsidRPr="00C81AF0" w:rsidRDefault="0056182E" w:rsidP="00D719EB">
      <w:pPr>
        <w:spacing w:line="480" w:lineRule="auto"/>
        <w:ind w:firstLine="720"/>
        <w:rPr>
          <w:ins w:id="169" w:author="Nicole" w:date="2019-01-23T02:11:00Z"/>
          <w:rFonts w:ascii="Times New Roman" w:hAnsi="Times New Roman" w:cs="Times New Roman"/>
        </w:rPr>
      </w:pPr>
      <w:ins w:id="170" w:author="Nicole" w:date="2019-01-23T02:11:00Z">
        <w:r w:rsidRPr="00C03B9F">
          <w:rPr>
            <w:rFonts w:ascii="Times New Roman" w:hAnsi="Times New Roman" w:cs="Times New Roman"/>
          </w:rPr>
          <w:t xml:space="preserve">-Relationship between species richness and RTU richness: If a site has 10 RTUs, it could have 10 species OR, if 5 of these </w:t>
        </w:r>
        <w:r w:rsidRPr="001F7F50">
          <w:rPr>
            <w:rFonts w:ascii="Times New Roman" w:hAnsi="Times New Roman" w:cs="Times New Roman"/>
          </w:rPr>
          <w:t>10 have 2 species, then 10 RTUs might also be 15 species…basically we can say in this example that 10 RTUs can have 10-15 species</w:t>
        </w:r>
      </w:ins>
    </w:p>
    <w:p w14:paraId="3E0B308D" w14:textId="37D5DB76" w:rsidR="005D27E4" w:rsidRPr="00C4735F" w:rsidRDefault="0056182E" w:rsidP="0093430E">
      <w:pPr>
        <w:spacing w:line="480" w:lineRule="auto"/>
        <w:ind w:firstLine="720"/>
        <w:rPr>
          <w:rFonts w:ascii="Times New Roman" w:hAnsi="Times New Roman" w:cs="Times New Roman"/>
        </w:rPr>
      </w:pPr>
      <w:ins w:id="171" w:author="Nicole" w:date="2019-01-23T02:11:00Z">
        <w:r w:rsidRPr="00C81AF0">
          <w:rPr>
            <w:rFonts w:ascii="Times New Roman" w:hAnsi="Times New Roman" w:cs="Times New Roman"/>
          </w:rPr>
          <w:t>-simulate different outcomes with “observed” vs “truth” by lumping into RTUs OR we know RTUs and potential “truth” so first assume min and then max species richness to create bounds; want to determine if RTU richness is at least proportional to species richness BUT can we provide more? Maybe robust distributions (randomly change data uniformly between 2 and 10 to get estimates; r</w:t>
        </w:r>
        <w:r w:rsidRPr="007E3CF6">
          <w:rPr>
            <w:rFonts w:ascii="Times New Roman" w:hAnsi="Times New Roman" w:cs="Times New Roman"/>
          </w:rPr>
          <w:t>^2 from 0.5-1 good, but may range from 0-1); what might lead you to predict that this relationship is distorted between groups? Different may be due to close relationships, mimicry, or convergent evolution (see notes in red book</w:t>
        </w:r>
        <w:r w:rsidRPr="00242217">
          <w:rPr>
            <w:rFonts w:ascii="Times New Roman" w:hAnsi="Times New Roman" w:cs="Times New Roman"/>
          </w:rPr>
          <w:t>)</w:t>
        </w:r>
      </w:ins>
      <w:commentRangeEnd w:id="153"/>
      <w:ins w:id="172" w:author="Nicole" w:date="2019-01-23T08:35:00Z">
        <w:r w:rsidR="00B36635" w:rsidRPr="00242217">
          <w:rPr>
            <w:rStyle w:val="CommentReference"/>
            <w:rFonts w:ascii="Times New Roman" w:hAnsi="Times New Roman" w:cs="Times New Roman"/>
          </w:rPr>
          <w:commentReference w:id="153"/>
        </w:r>
      </w:ins>
    </w:p>
    <w:p w14:paraId="30299004" w14:textId="1F261EF1" w:rsidR="000560AF" w:rsidRPr="00242217" w:rsidRDefault="009F1381" w:rsidP="00D719EB">
      <w:pPr>
        <w:pStyle w:val="Heading2"/>
      </w:pPr>
      <w:r w:rsidRPr="00C4735F">
        <w:t>Functional groups</w:t>
      </w:r>
    </w:p>
    <w:p w14:paraId="528212FA" w14:textId="68708B82" w:rsidR="007D7C82" w:rsidRPr="00C4735F" w:rsidRDefault="00672F8E">
      <w:pPr>
        <w:spacing w:line="480" w:lineRule="auto"/>
        <w:ind w:firstLine="720"/>
        <w:rPr>
          <w:rFonts w:ascii="Times New Roman" w:hAnsi="Times New Roman" w:cs="Times New Roman"/>
        </w:rPr>
      </w:pPr>
      <w:r w:rsidRPr="00242217">
        <w:rPr>
          <w:rFonts w:ascii="Times New Roman" w:hAnsi="Times New Roman" w:cs="Times New Roman"/>
        </w:rPr>
        <w:t>Species will also be classified based on their functional role within the ecosystem b</w:t>
      </w:r>
      <w:r w:rsidR="000560AF" w:rsidRPr="00242217">
        <w:rPr>
          <w:rFonts w:ascii="Times New Roman" w:hAnsi="Times New Roman" w:cs="Times New Roman"/>
        </w:rPr>
        <w:t xml:space="preserve">ecause the diversity of functional groups has been shown to increase reef resilience </w:t>
      </w:r>
      <w:r w:rsidR="000560AF" w:rsidRPr="00C4735F">
        <w:rPr>
          <w:rFonts w:ascii="Times New Roman" w:hAnsi="Times New Roman" w:cs="Times New Roman"/>
        </w:rPr>
        <w:fldChar w:fldCharType="begin" w:fldLock="1"/>
      </w:r>
      <w:r w:rsidR="00605415" w:rsidRPr="00242217">
        <w:rPr>
          <w:rFonts w:ascii="Times New Roman" w:hAnsi="Times New Roman" w:cs="Times New Roman"/>
        </w:rPr>
        <w:instrText>ADDIN CSL_CITATION {"citationItems":[{"id":"ITEM-1","itemData":{"DOI":"10.1579/0044-7447-35.1.30","ISBN":"0044-7447","ISSN":"0044-7447","PMID":"16615697","abstract":"To improve coral reef management, a deeper understanding of biodiversity across scales in the context of functional groups is required. The focus of this paper is on the role of diversity within functional groups in securing important ecosystem processes that contribute to the resilience of coral-dominated reef states. Two important components of species biodiversity that confer ecosystem resilience are analyzed: redundancy and the diversity of responses within functional groups to change. Three critical functional groups are used to illustrate the interaction between these two components and their role in coral reef resilience: zooxanthellae (symbiotic micro algae in reef-building corals), reef-building corals, and herbivores. The paper further examines the consequences of undermining functional redundancy and response diversity and addresses strategies to secure ecological processes that are critical for coral reef resilience.","author":[{"dropping-particle":"","family":"Nyström","given":"Magnus","non-dropping-particle":"","parse-names":false,"suffix":""}],"container-title":"AMBIO: A Journal of the Human Environment","id":"ITEM-1","issue":"1","issued":{"date-parts":[["2006"]]},"page":"30-35","title":"Redundancy and response diversity of functional groups: Implications for the resilience of coral reefs","type":"article-journal","volume":"35"},"uris":["http://www.mendeley.com/documents/?uuid=c75ab571-a532-4b63-8930-1c0134b13cdb"]}],"mendeley":{"formattedCitation":"(Nyström, 2006)","plainTextFormattedCitation":"(Nyström, 2006)","previouslyFormattedCitation":"(Nyström, 2006)"},"properties":{"noteIndex":0},"schema":"https://github.com/citation-style-language/schema/raw/master/csl-citation.json"}</w:instrText>
      </w:r>
      <w:r w:rsidR="000560AF" w:rsidRPr="00C4735F">
        <w:rPr>
          <w:rFonts w:ascii="Times New Roman" w:hAnsi="Times New Roman" w:cs="Times New Roman"/>
        </w:rPr>
        <w:fldChar w:fldCharType="separate"/>
      </w:r>
      <w:r w:rsidR="000560AF" w:rsidRPr="00C4735F">
        <w:rPr>
          <w:rFonts w:ascii="Times New Roman" w:hAnsi="Times New Roman" w:cs="Times New Roman"/>
          <w:noProof/>
        </w:rPr>
        <w:t>(Nyström, 2006)</w:t>
      </w:r>
      <w:r w:rsidR="000560AF" w:rsidRPr="00C4735F">
        <w:rPr>
          <w:rFonts w:ascii="Times New Roman" w:hAnsi="Times New Roman" w:cs="Times New Roman"/>
        </w:rPr>
        <w:fldChar w:fldCharType="end"/>
      </w:r>
      <w:r w:rsidR="000560AF" w:rsidRPr="00C4735F">
        <w:rPr>
          <w:rFonts w:ascii="Times New Roman" w:hAnsi="Times New Roman" w:cs="Times New Roman"/>
        </w:rPr>
        <w:t xml:space="preserve">. For sponges, the major functional roles consist of erosion, stabilization (accretion), </w:t>
      </w:r>
      <w:proofErr w:type="spellStart"/>
      <w:r w:rsidR="000560AF" w:rsidRPr="00C4735F">
        <w:rPr>
          <w:rFonts w:ascii="Times New Roman" w:hAnsi="Times New Roman" w:cs="Times New Roman"/>
        </w:rPr>
        <w:t>bentho</w:t>
      </w:r>
      <w:proofErr w:type="spellEnd"/>
      <w:r w:rsidR="000560AF" w:rsidRPr="00C4735F">
        <w:rPr>
          <w:rFonts w:ascii="Times New Roman" w:hAnsi="Times New Roman" w:cs="Times New Roman"/>
        </w:rPr>
        <w:t>-pelagic coupling, and associations with other organisms</w:t>
      </w:r>
      <w:r w:rsidR="0051515C" w:rsidRPr="00C4735F">
        <w:rPr>
          <w:rFonts w:ascii="Times New Roman" w:hAnsi="Times New Roman" w:cs="Times New Roman"/>
        </w:rPr>
        <w:t xml:space="preserve"> such as, settlement substrate for algae, habitat for m</w:t>
      </w:r>
      <w:r w:rsidR="0051515C" w:rsidRPr="00242217">
        <w:rPr>
          <w:rFonts w:ascii="Times New Roman" w:hAnsi="Times New Roman" w:cs="Times New Roman"/>
        </w:rPr>
        <w:t>icroorganisms, and protecting bivalves from predation</w:t>
      </w:r>
      <w:r w:rsidR="000560AF" w:rsidRPr="00242217">
        <w:rPr>
          <w:rFonts w:ascii="Times New Roman" w:hAnsi="Times New Roman" w:cs="Times New Roman"/>
        </w:rPr>
        <w:t xml:space="preserve"> </w:t>
      </w:r>
      <w:r w:rsidR="000560AF" w:rsidRPr="00C4735F">
        <w:rPr>
          <w:rFonts w:ascii="Times New Roman" w:hAnsi="Times New Roman" w:cs="Times New Roman"/>
        </w:rPr>
        <w:fldChar w:fldCharType="begin" w:fldLock="1"/>
      </w:r>
      <w:r w:rsidR="00605415" w:rsidRPr="00242217">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C4735F">
        <w:rPr>
          <w:rFonts w:ascii="Times New Roman" w:hAnsi="Times New Roman" w:cs="Times New Roman"/>
        </w:rPr>
        <w:fldChar w:fldCharType="separate"/>
      </w:r>
      <w:r w:rsidR="000560AF" w:rsidRPr="00C4735F">
        <w:rPr>
          <w:rFonts w:ascii="Times New Roman" w:hAnsi="Times New Roman" w:cs="Times New Roman"/>
          <w:noProof/>
        </w:rPr>
        <w:t>(Bell, 2008)</w:t>
      </w:r>
      <w:r w:rsidR="000560AF" w:rsidRPr="00C4735F">
        <w:rPr>
          <w:rFonts w:ascii="Times New Roman" w:hAnsi="Times New Roman" w:cs="Times New Roman"/>
        </w:rPr>
        <w:fldChar w:fldCharType="end"/>
      </w:r>
      <w:r w:rsidR="000560AF" w:rsidRPr="00C4735F">
        <w:rPr>
          <w:rFonts w:ascii="Times New Roman" w:hAnsi="Times New Roman" w:cs="Times New Roman"/>
        </w:rPr>
        <w:t xml:space="preserve">. Although not understood as well as the others, </w:t>
      </w:r>
      <w:proofErr w:type="spellStart"/>
      <w:r w:rsidR="000560AF" w:rsidRPr="00C4735F">
        <w:rPr>
          <w:rFonts w:ascii="Times New Roman" w:hAnsi="Times New Roman" w:cs="Times New Roman"/>
        </w:rPr>
        <w:t>bentho</w:t>
      </w:r>
      <w:proofErr w:type="spellEnd"/>
      <w:r w:rsidR="000560AF" w:rsidRPr="00C4735F">
        <w:rPr>
          <w:rFonts w:ascii="Times New Roman" w:hAnsi="Times New Roman" w:cs="Times New Roman"/>
        </w:rPr>
        <w:t xml:space="preserve">-pelagic coupling may have significant impacts on the microhabitats available in the reef because some sponges have pumping rates of two times </w:t>
      </w:r>
      <w:r w:rsidR="000560AF" w:rsidRPr="00C4735F">
        <w:rPr>
          <w:rFonts w:ascii="Times New Roman" w:hAnsi="Times New Roman" w:cs="Times New Roman"/>
        </w:rPr>
        <w:lastRenderedPageBreak/>
        <w:t xml:space="preserve">their own volume of water per hour </w:t>
      </w:r>
      <w:r w:rsidR="000560AF" w:rsidRPr="00C4735F">
        <w:rPr>
          <w:rFonts w:ascii="Times New Roman" w:hAnsi="Times New Roman" w:cs="Times New Roman"/>
        </w:rPr>
        <w:fldChar w:fldCharType="begin" w:fldLock="1"/>
      </w:r>
      <w:r w:rsidR="00605415" w:rsidRPr="00242217">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C4735F">
        <w:rPr>
          <w:rFonts w:ascii="Times New Roman" w:hAnsi="Times New Roman" w:cs="Times New Roman"/>
        </w:rPr>
        <w:fldChar w:fldCharType="separate"/>
      </w:r>
      <w:r w:rsidR="000560AF" w:rsidRPr="00C4735F">
        <w:rPr>
          <w:rFonts w:ascii="Times New Roman" w:hAnsi="Times New Roman" w:cs="Times New Roman"/>
          <w:noProof/>
        </w:rPr>
        <w:t>(Bell, 2008)</w:t>
      </w:r>
      <w:r w:rsidR="000560AF" w:rsidRPr="00C4735F">
        <w:rPr>
          <w:rFonts w:ascii="Times New Roman" w:hAnsi="Times New Roman" w:cs="Times New Roman"/>
        </w:rPr>
        <w:fldChar w:fldCharType="end"/>
      </w:r>
      <w:r w:rsidR="000560AF" w:rsidRPr="00C4735F">
        <w:rPr>
          <w:rFonts w:ascii="Times New Roman" w:hAnsi="Times New Roman" w:cs="Times New Roman"/>
        </w:rPr>
        <w:t xml:space="preserve">. Coral functional roles </w:t>
      </w:r>
      <w:r w:rsidR="009F1381" w:rsidRPr="00C4735F">
        <w:rPr>
          <w:rFonts w:ascii="Times New Roman" w:hAnsi="Times New Roman" w:cs="Times New Roman"/>
        </w:rPr>
        <w:t>will be defined</w:t>
      </w:r>
      <w:r w:rsidR="000560AF" w:rsidRPr="00242217">
        <w:rPr>
          <w:rFonts w:ascii="Times New Roman" w:hAnsi="Times New Roman" w:cs="Times New Roman"/>
        </w:rPr>
        <w:t xml:space="preserve"> by colony shape and </w:t>
      </w:r>
      <w:r w:rsidR="009F1381" w:rsidRPr="00242217">
        <w:rPr>
          <w:rFonts w:ascii="Times New Roman" w:hAnsi="Times New Roman" w:cs="Times New Roman"/>
        </w:rPr>
        <w:t xml:space="preserve">morphology </w:t>
      </w:r>
      <w:r w:rsidR="000560AF" w:rsidRPr="00C4735F">
        <w:rPr>
          <w:rFonts w:ascii="Times New Roman" w:hAnsi="Times New Roman" w:cs="Times New Roman"/>
        </w:rPr>
        <w:fldChar w:fldCharType="begin" w:fldLock="1"/>
      </w:r>
      <w:r w:rsidR="00C81AF0">
        <w:rPr>
          <w:rFonts w:ascii="Times New Roman" w:hAnsi="Times New Roman" w:cs="Times New Roman"/>
        </w:rPr>
        <w:instrText>ADDIN CSL_CITATION {"citationItems":[{"id":"ITEM-1","itemData":{"DOI":"https://doi.org/10.1038/nature21707","ISBN":"0028-0836","PMID":"15215854","abstract":"The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 R.","non-dropping-particle":"","parse-names":false,"suffix":""},{"dropping-particle":"","family":"Hughes","given":"T. P.","non-dropping-particle":"","parse-names":false,"suffix":""},{"dropping-particle":"","family":"Folke","given":"C.","non-dropping-particle":"","parse-names":false,"suffix":""},{"dropping-particle":"","family":"Nyström","given":"M.","non-dropping-particle":"","parse-names":false,"suffix":""}],"container-title":"Nature","id":"ITEM-1","issued":{"date-parts":[["2004"]]},"page":"827-833","title":"Confronting the coral reef crisis","type":"article-journal","volume":"429"},"uris":["http://www.mendeley.com/documents/?uuid=7144a4de-32ac-4a05-a110-2a8727c2638f"]}],"mendeley":{"formattedCitation":"(Bellwood, Hughes, Folke, &amp; Nyström, 2004)","plainTextFormattedCitation":"(Bellwood, Hughes, Folke, &amp; Nyström, 2004)","previouslyFormattedCitation":"(Bellwood, Hughes, Folke, &amp; Nyström, 2004)"},"properties":{"noteIndex":0},"schema":"https://github.com/citation-style-language/schema/raw/master/csl-citation.json"}</w:instrText>
      </w:r>
      <w:r w:rsidR="000560AF" w:rsidRPr="00C4735F">
        <w:rPr>
          <w:rFonts w:ascii="Times New Roman" w:hAnsi="Times New Roman" w:cs="Times New Roman"/>
        </w:rPr>
        <w:fldChar w:fldCharType="separate"/>
      </w:r>
      <w:r w:rsidR="00C81AF0" w:rsidRPr="00C81AF0">
        <w:rPr>
          <w:rFonts w:ascii="Times New Roman" w:hAnsi="Times New Roman" w:cs="Times New Roman"/>
          <w:noProof/>
        </w:rPr>
        <w:t>(Bellwood, Hughes, Folke, &amp; Nyström, 2004)</w:t>
      </w:r>
      <w:r w:rsidR="000560AF" w:rsidRPr="00C4735F">
        <w:rPr>
          <w:rFonts w:ascii="Times New Roman" w:hAnsi="Times New Roman" w:cs="Times New Roman"/>
        </w:rPr>
        <w:fldChar w:fldCharType="end"/>
      </w:r>
      <w:r w:rsidR="007175A5" w:rsidRPr="00C4735F">
        <w:rPr>
          <w:rFonts w:ascii="Times New Roman" w:hAnsi="Times New Roman" w:cs="Times New Roman"/>
        </w:rPr>
        <w:t>, as well as</w:t>
      </w:r>
      <w:r w:rsidRPr="00C4735F">
        <w:rPr>
          <w:rFonts w:ascii="Times New Roman" w:hAnsi="Times New Roman" w:cs="Times New Roman"/>
        </w:rPr>
        <w:t xml:space="preserve"> </w:t>
      </w:r>
      <w:r w:rsidR="000560AF" w:rsidRPr="00242217">
        <w:rPr>
          <w:rFonts w:ascii="Times New Roman" w:hAnsi="Times New Roman" w:cs="Times New Roman"/>
        </w:rPr>
        <w:t xml:space="preserve">life history </w:t>
      </w:r>
      <w:r w:rsidR="009F1381" w:rsidRPr="00242217">
        <w:rPr>
          <w:rFonts w:ascii="Times New Roman" w:hAnsi="Times New Roman" w:cs="Times New Roman"/>
        </w:rPr>
        <w:t xml:space="preserve">strategy </w:t>
      </w:r>
      <w:r w:rsidR="000560AF" w:rsidRPr="00C4735F">
        <w:rPr>
          <w:rFonts w:ascii="Times New Roman" w:hAnsi="Times New Roman" w:cs="Times New Roman"/>
        </w:rPr>
        <w:fldChar w:fldCharType="begin" w:fldLock="1"/>
      </w:r>
      <w:r w:rsidR="00605415" w:rsidRPr="00242217">
        <w:rPr>
          <w:rFonts w:ascii="Times New Roman" w:hAnsi="Times New Roman" w:cs="Times New Roman"/>
        </w:rPr>
        <w:instrText>ADDIN CSL_CITATION {"citationItems":[{"id":"ITEM-1","itemData":{"author":[{"dropping-particle":"","family":"Bak","given":"Rolf P. M.","non-dropping-particle":"","parse-names":false,"suffix":""},{"dropping-particle":"","family":"Engel","given":"M. S.","non-dropping-particle":"","parse-names":false,"suffix":""}],"container-title":"Marine Biology","id":"ITEM-1","issued":{"date-parts":[["1979"]]},"page":"341-352","title":"Distribution, abundance and survival of juvenile hermatypic corals (Scleractina) and the importance of life history strategies in the parent coral community","type":"article-journal","volume":"54"},"uris":["http://www.mendeley.com/documents/?uuid=c73dbc90-8e7d-4bb8-801b-c8b28167811b"]}],"mendeley":{"formattedCitation":"(Bak &amp; Engel, 1979)","plainTextFormattedCitation":"(Bak &amp; Engel, 1979)","previouslyFormattedCitation":"(Bak &amp; Engel, 1979)"},"properties":{"noteIndex":0},"schema":"https://github.com/citation-style-language/schema/raw/master/csl-citation.json"}</w:instrText>
      </w:r>
      <w:r w:rsidR="000560AF" w:rsidRPr="00C4735F">
        <w:rPr>
          <w:rFonts w:ascii="Times New Roman" w:hAnsi="Times New Roman" w:cs="Times New Roman"/>
        </w:rPr>
        <w:fldChar w:fldCharType="separate"/>
      </w:r>
      <w:r w:rsidR="000560AF" w:rsidRPr="00C4735F">
        <w:rPr>
          <w:rFonts w:ascii="Times New Roman" w:hAnsi="Times New Roman" w:cs="Times New Roman"/>
          <w:noProof/>
        </w:rPr>
        <w:t>(Bak &amp; Engel, 1979)</w:t>
      </w:r>
      <w:r w:rsidR="000560AF" w:rsidRPr="00C4735F">
        <w:rPr>
          <w:rFonts w:ascii="Times New Roman" w:hAnsi="Times New Roman" w:cs="Times New Roman"/>
        </w:rPr>
        <w:fldChar w:fldCharType="end"/>
      </w:r>
      <w:r w:rsidR="000560AF" w:rsidRPr="00C4735F">
        <w:rPr>
          <w:rFonts w:ascii="Times New Roman" w:hAnsi="Times New Roman" w:cs="Times New Roman"/>
        </w:rPr>
        <w:t>.</w:t>
      </w:r>
      <w:r w:rsidR="007629C0" w:rsidRPr="00C4735F">
        <w:rPr>
          <w:rFonts w:ascii="Times New Roman" w:hAnsi="Times New Roman" w:cs="Times New Roman"/>
        </w:rPr>
        <w:t xml:space="preserve"> Because fish infl</w:t>
      </w:r>
      <w:r w:rsidR="007629C0" w:rsidRPr="00242217">
        <w:rPr>
          <w:rFonts w:ascii="Times New Roman" w:hAnsi="Times New Roman" w:cs="Times New Roman"/>
        </w:rPr>
        <w:t>uence the community primarily though their role as consumers, they will be classified by trophic group and maximum body size</w:t>
      </w:r>
      <w:r w:rsidR="006C38CA" w:rsidRPr="00242217">
        <w:rPr>
          <w:rFonts w:ascii="Times New Roman" w:hAnsi="Times New Roman" w:cs="Times New Roman"/>
        </w:rPr>
        <w:t xml:space="preserve"> </w:t>
      </w:r>
      <w:r w:rsidR="009F6551" w:rsidRPr="00C4735F">
        <w:rPr>
          <w:rFonts w:ascii="Times New Roman" w:hAnsi="Times New Roman" w:cs="Times New Roman"/>
        </w:rPr>
        <w:fldChar w:fldCharType="begin" w:fldLock="1"/>
      </w:r>
      <w:r w:rsidR="00ED45D0" w:rsidRPr="00242217">
        <w:rPr>
          <w:rFonts w:ascii="Times New Roman" w:hAnsi="Times New Roman" w:cs="Times New Roman"/>
        </w:rPr>
        <w:instrText>ADDIN CSL_CITATION {"citationItems":[{"id":"ITEM-1","itemData":{"DOI":"10.3354/meps07553","ISBN":"0171-8630\\r1616-1599","ISSN":"01718630","abstract":"Functional diversity in biological communities is critical for providing the full suite of ecosystem functions and services, yet the relationship between functional diversity and species rich- ness—how diversity is usually measured—remains largely unknown. Here we evaluate empirically how different measures of functional diversity change with increasing species richness across 36 Atlantic reef fish communities that vary greatly in species richness. We show that (1) the definition used for functional groups strongly influences the perceived relationship; (2) when using more com- prehensive definitions of functional groups the relationship is asymptotic and highly unsaturated; and (3) increasing species richness primarily leads to the addition of species to a few key functional groups rather than the addition of novel functional groups. Consequently, non-random assembly of fish assemblages leaves many possible functional groups empty, and high species redundancy within functional groups is limited to relatively few groups. Consequences of future extirpation or extinction of species for the loss of ecosystem functions will be variable, in part depending on the proportion of species lost within a functional group, but potentially profound due to the large number of functional groups represented by only a single species and the targeted nature of most species extraction and extirpations.","author":[{"dropping-particle":"","family":"Halpern","given":"Benjamin S.","non-dropping-particle":"","parse-names":false,"suffix":""},{"dropping-particle":"","family":"Floeter","given":"Sergio R.","non-dropping-particle":"","parse-names":false,"suffix":""}],"container-title":"Marine Ecology Progress Series","id":"ITEM-1","issued":{"date-parts":[["2008"]]},"title":"Functional diversity responses to changing species richness in reef fish communities","type":"article-journal"},"uris":["http://www.mendeley.com/documents/?uuid=bb28e650-a40b-321a-af15-e1d8b5a8c254"]}],"mendeley":{"formattedCitation":"(Halpern &amp; Floeter, 2008)","plainTextFormattedCitation":"(Halpern &amp; Floeter, 2008)","previouslyFormattedCitation":"(Halpern &amp; Floeter, 2008)"},"properties":{"noteIndex":0},"schema":"https://github.com/citation-style-language/schema/raw/master/csl-citation.json"}</w:instrText>
      </w:r>
      <w:r w:rsidR="009F6551" w:rsidRPr="00C4735F">
        <w:rPr>
          <w:rFonts w:ascii="Times New Roman" w:hAnsi="Times New Roman" w:cs="Times New Roman"/>
        </w:rPr>
        <w:fldChar w:fldCharType="separate"/>
      </w:r>
      <w:r w:rsidR="009F6551" w:rsidRPr="00C4735F">
        <w:rPr>
          <w:rFonts w:ascii="Times New Roman" w:hAnsi="Times New Roman" w:cs="Times New Roman"/>
          <w:noProof/>
        </w:rPr>
        <w:t>(Halpern &amp; F</w:t>
      </w:r>
      <w:r w:rsidR="009F6551" w:rsidRPr="00242217">
        <w:rPr>
          <w:rFonts w:ascii="Times New Roman" w:hAnsi="Times New Roman" w:cs="Times New Roman"/>
          <w:noProof/>
        </w:rPr>
        <w:t>loeter, 2008)</w:t>
      </w:r>
      <w:r w:rsidR="009F6551" w:rsidRPr="00C4735F">
        <w:rPr>
          <w:rFonts w:ascii="Times New Roman" w:hAnsi="Times New Roman" w:cs="Times New Roman"/>
        </w:rPr>
        <w:fldChar w:fldCharType="end"/>
      </w:r>
      <w:r w:rsidR="007629C0" w:rsidRPr="00C4735F">
        <w:rPr>
          <w:rFonts w:ascii="Times New Roman" w:hAnsi="Times New Roman" w:cs="Times New Roman"/>
        </w:rPr>
        <w:t>.</w:t>
      </w:r>
    </w:p>
    <w:p w14:paraId="48034B07" w14:textId="196C42C5" w:rsidR="00C8570D" w:rsidRPr="00242217" w:rsidRDefault="00D92176" w:rsidP="00D719EB">
      <w:pPr>
        <w:pStyle w:val="Heading2"/>
      </w:pPr>
      <w:r w:rsidRPr="00242217">
        <w:t>Modeling</w:t>
      </w:r>
    </w:p>
    <w:p w14:paraId="27F70DF8" w14:textId="66BCB183" w:rsidR="00D92176" w:rsidRPr="00242217" w:rsidRDefault="00D92176" w:rsidP="00D719EB">
      <w:pPr>
        <w:spacing w:line="480" w:lineRule="auto"/>
        <w:rPr>
          <w:rFonts w:ascii="Times New Roman" w:hAnsi="Times New Roman" w:cs="Times New Roman"/>
        </w:rPr>
      </w:pPr>
      <w:r w:rsidRPr="00242217">
        <w:rPr>
          <w:rFonts w:ascii="Times New Roman" w:hAnsi="Times New Roman" w:cs="Times New Roman"/>
        </w:rPr>
        <w:tab/>
      </w:r>
      <w:r w:rsidR="00084CE8" w:rsidRPr="00242217">
        <w:rPr>
          <w:rFonts w:ascii="Times New Roman" w:hAnsi="Times New Roman" w:cs="Times New Roman"/>
        </w:rPr>
        <w:t>The relationships between fishes, sponges, and corals were modeled in a linear regression framework. A</w:t>
      </w:r>
      <w:r w:rsidRPr="00242217">
        <w:rPr>
          <w:rFonts w:ascii="Times New Roman" w:hAnsi="Times New Roman" w:cs="Times New Roman"/>
        </w:rPr>
        <w:t xml:space="preserve"> model with</w:t>
      </w:r>
      <w:r w:rsidR="00084CE8" w:rsidRPr="00242217">
        <w:rPr>
          <w:rFonts w:ascii="Times New Roman" w:hAnsi="Times New Roman" w:cs="Times New Roman"/>
        </w:rPr>
        <w:t xml:space="preserve"> an</w:t>
      </w:r>
      <w:r w:rsidRPr="00242217">
        <w:rPr>
          <w:rFonts w:ascii="Times New Roman" w:hAnsi="Times New Roman" w:cs="Times New Roman"/>
        </w:rPr>
        <w:t xml:space="preserve"> interactive effect of sponges and corals </w:t>
      </w:r>
      <w:r w:rsidR="00084CE8" w:rsidRPr="00242217">
        <w:rPr>
          <w:rFonts w:ascii="Times New Roman" w:hAnsi="Times New Roman" w:cs="Times New Roman"/>
        </w:rPr>
        <w:t>was included in case</w:t>
      </w:r>
      <w:r w:rsidRPr="00242217">
        <w:rPr>
          <w:rFonts w:ascii="Times New Roman" w:hAnsi="Times New Roman" w:cs="Times New Roman"/>
        </w:rPr>
        <w:t xml:space="preserve"> fish do not have a preference for using</w:t>
      </w:r>
      <w:r w:rsidR="00084CE8" w:rsidRPr="00242217">
        <w:rPr>
          <w:rFonts w:ascii="Times New Roman" w:hAnsi="Times New Roman" w:cs="Times New Roman"/>
        </w:rPr>
        <w:t xml:space="preserve"> the structural complexity of</w:t>
      </w:r>
      <w:r w:rsidRPr="00242217">
        <w:rPr>
          <w:rFonts w:ascii="Times New Roman" w:hAnsi="Times New Roman" w:cs="Times New Roman"/>
        </w:rPr>
        <w:t xml:space="preserve"> </w:t>
      </w:r>
      <w:r w:rsidR="00084CE8" w:rsidRPr="00242217">
        <w:rPr>
          <w:rFonts w:ascii="Times New Roman" w:hAnsi="Times New Roman" w:cs="Times New Roman"/>
        </w:rPr>
        <w:t>corals over sponges</w:t>
      </w:r>
      <w:r w:rsidRPr="00242217">
        <w:rPr>
          <w:rFonts w:ascii="Times New Roman" w:hAnsi="Times New Roman" w:cs="Times New Roman"/>
        </w:rPr>
        <w:t xml:space="preserve"> for shelter</w:t>
      </w:r>
      <w:r w:rsidR="00084CE8" w:rsidRPr="00242217">
        <w:rPr>
          <w:rFonts w:ascii="Times New Roman" w:hAnsi="Times New Roman" w:cs="Times New Roman"/>
        </w:rPr>
        <w:t>.</w:t>
      </w:r>
    </w:p>
    <w:p w14:paraId="70A1E707" w14:textId="322B8A43" w:rsidR="0056182E" w:rsidRPr="00242217" w:rsidRDefault="00084CE8" w:rsidP="00D719EB">
      <w:pPr>
        <w:spacing w:line="480" w:lineRule="auto"/>
        <w:ind w:firstLine="720"/>
        <w:rPr>
          <w:rFonts w:ascii="Times New Roman" w:hAnsi="Times New Roman" w:cs="Times New Roman"/>
        </w:rPr>
      </w:pPr>
      <w:r w:rsidRPr="00242217">
        <w:rPr>
          <w:rFonts w:ascii="Times New Roman" w:hAnsi="Times New Roman" w:cs="Times New Roman"/>
        </w:rPr>
        <w:t>W</w:t>
      </w:r>
      <w:r w:rsidR="0056182E" w:rsidRPr="00242217">
        <w:rPr>
          <w:rFonts w:ascii="Times New Roman" w:hAnsi="Times New Roman" w:cs="Times New Roman"/>
        </w:rPr>
        <w:t>e will assume the species within</w:t>
      </w:r>
      <w:r w:rsidRPr="00242217">
        <w:rPr>
          <w:rFonts w:ascii="Times New Roman" w:hAnsi="Times New Roman" w:cs="Times New Roman"/>
        </w:rPr>
        <w:t xml:space="preserve"> an</w:t>
      </w:r>
      <w:r w:rsidR="0056182E" w:rsidRPr="00242217">
        <w:rPr>
          <w:rFonts w:ascii="Times New Roman" w:hAnsi="Times New Roman" w:cs="Times New Roman"/>
        </w:rPr>
        <w:t xml:space="preserve"> RTU have </w:t>
      </w:r>
      <w:r w:rsidRPr="00242217">
        <w:rPr>
          <w:rFonts w:ascii="Times New Roman" w:hAnsi="Times New Roman" w:cs="Times New Roman"/>
        </w:rPr>
        <w:t xml:space="preserve">the </w:t>
      </w:r>
      <w:r w:rsidR="0056182E" w:rsidRPr="00242217">
        <w:rPr>
          <w:rFonts w:ascii="Times New Roman" w:hAnsi="Times New Roman" w:cs="Times New Roman"/>
        </w:rPr>
        <w:t>same detectabili</w:t>
      </w:r>
      <w:r w:rsidRPr="00242217">
        <w:rPr>
          <w:rFonts w:ascii="Times New Roman" w:hAnsi="Times New Roman" w:cs="Times New Roman"/>
        </w:rPr>
        <w:t>ty, abundance, and distribution. An</w:t>
      </w:r>
      <w:r w:rsidR="0056182E" w:rsidRPr="00242217">
        <w:rPr>
          <w:rFonts w:ascii="Times New Roman" w:hAnsi="Times New Roman" w:cs="Times New Roman"/>
        </w:rPr>
        <w:t xml:space="preserve"> RTU</w:t>
      </w:r>
      <w:r w:rsidRPr="00242217">
        <w:rPr>
          <w:rFonts w:ascii="Times New Roman" w:hAnsi="Times New Roman" w:cs="Times New Roman"/>
        </w:rPr>
        <w:t xml:space="preserve"> may include one</w:t>
      </w:r>
      <w:r w:rsidR="0056182E" w:rsidRPr="00242217">
        <w:rPr>
          <w:rFonts w:ascii="Times New Roman" w:hAnsi="Times New Roman" w:cs="Times New Roman"/>
        </w:rPr>
        <w:t xml:space="preserve"> species </w:t>
      </w:r>
      <w:r w:rsidRPr="00242217">
        <w:rPr>
          <w:rFonts w:ascii="Times New Roman" w:hAnsi="Times New Roman" w:cs="Times New Roman"/>
        </w:rPr>
        <w:t xml:space="preserve">that </w:t>
      </w:r>
      <w:r w:rsidR="0056182E" w:rsidRPr="00242217">
        <w:rPr>
          <w:rFonts w:ascii="Times New Roman" w:hAnsi="Times New Roman" w:cs="Times New Roman"/>
        </w:rPr>
        <w:t>may be more common</w:t>
      </w:r>
      <w:r w:rsidRPr="00242217">
        <w:rPr>
          <w:rFonts w:ascii="Times New Roman" w:hAnsi="Times New Roman" w:cs="Times New Roman"/>
        </w:rPr>
        <w:t xml:space="preserve"> than the other included in the RTU</w:t>
      </w:r>
      <w:r w:rsidR="0056182E" w:rsidRPr="00242217">
        <w:rPr>
          <w:rFonts w:ascii="Times New Roman" w:hAnsi="Times New Roman" w:cs="Times New Roman"/>
        </w:rPr>
        <w:t>, but we assume not</w:t>
      </w:r>
      <w:r w:rsidRPr="00242217">
        <w:rPr>
          <w:rFonts w:ascii="Times New Roman" w:hAnsi="Times New Roman" w:cs="Times New Roman"/>
        </w:rPr>
        <w:t>.</w:t>
      </w:r>
    </w:p>
    <w:p w14:paraId="18DCFB50" w14:textId="77777777" w:rsidR="0056182E" w:rsidRPr="00242217" w:rsidRDefault="0056182E" w:rsidP="00084CE8">
      <w:pPr>
        <w:rPr>
          <w:rFonts w:ascii="Times New Roman" w:hAnsi="Times New Roman" w:cs="Times New Roman"/>
        </w:rPr>
      </w:pPr>
    </w:p>
    <w:p w14:paraId="4925839B" w14:textId="77777777" w:rsidR="00B52D94" w:rsidRPr="00C4735F" w:rsidRDefault="00B52D94" w:rsidP="006C38CA">
      <w:pPr>
        <w:widowControl w:val="0"/>
        <w:autoSpaceDE w:val="0"/>
        <w:autoSpaceDN w:val="0"/>
        <w:adjustRightInd w:val="0"/>
        <w:spacing w:line="480" w:lineRule="auto"/>
        <w:outlineLvl w:val="0"/>
        <w:rPr>
          <w:rFonts w:ascii="Times New Roman" w:hAnsi="Times New Roman" w:cs="Times New Roman"/>
          <w:b/>
        </w:rPr>
      </w:pPr>
    </w:p>
    <w:p w14:paraId="41C438F3" w14:textId="77777777" w:rsidR="004B0021" w:rsidRPr="00C4735F" w:rsidRDefault="004B0021">
      <w:pPr>
        <w:spacing w:after="200" w:line="276" w:lineRule="auto"/>
        <w:rPr>
          <w:rFonts w:ascii="Times New Roman" w:hAnsi="Times New Roman" w:cs="Times New Roman"/>
          <w:b/>
        </w:rPr>
      </w:pPr>
      <w:r w:rsidRPr="00242217">
        <w:rPr>
          <w:rFonts w:ascii="Times New Roman" w:hAnsi="Times New Roman" w:cs="Times New Roman"/>
        </w:rPr>
        <w:br w:type="page"/>
      </w:r>
    </w:p>
    <w:p w14:paraId="599B18FD" w14:textId="1B5C5F64" w:rsidR="000560AF" w:rsidRPr="00C4735F" w:rsidRDefault="000560AF" w:rsidP="00D719EB">
      <w:pPr>
        <w:pStyle w:val="Heading1"/>
      </w:pPr>
      <w:r w:rsidRPr="00C4735F">
        <w:lastRenderedPageBreak/>
        <w:t>Literature Cited</w:t>
      </w:r>
    </w:p>
    <w:p w14:paraId="2E1A833E" w14:textId="77777777" w:rsidR="000560AF" w:rsidRPr="00C4735F"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rPr>
      </w:pPr>
      <w:r w:rsidRPr="00C4735F">
        <w:rPr>
          <w:rFonts w:ascii="Times New Roman" w:eastAsia="Times New Roman" w:hAnsi="Times New Roman" w:cs="Times New Roman"/>
        </w:rPr>
        <w:t xml:space="preserve">R Core Team (2017). R: A language and environment for statistical computing. </w:t>
      </w:r>
    </w:p>
    <w:p w14:paraId="3A3A1E47" w14:textId="7E805FDD" w:rsidR="0084036F" w:rsidRPr="00C4735F"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480"/>
        <w:rPr>
          <w:rFonts w:ascii="Times New Roman" w:eastAsia="Times New Roman" w:hAnsi="Times New Roman" w:cs="Times New Roman"/>
        </w:rPr>
      </w:pPr>
      <w:r w:rsidRPr="00C4735F">
        <w:rPr>
          <w:rFonts w:ascii="Times New Roman" w:eastAsia="Times New Roman" w:hAnsi="Times New Roman" w:cs="Times New Roman"/>
        </w:rPr>
        <w:t xml:space="preserve">R Foundation for Statistical Computing, Vienna, Austria. URL </w:t>
      </w:r>
      <w:r w:rsidR="0084036F" w:rsidRPr="00C4735F">
        <w:rPr>
          <w:rFonts w:ascii="Times New Roman" w:hAnsi="Times New Roman" w:cs="Times New Roman"/>
        </w:rPr>
        <w:t>https://www.R-project.org/</w:t>
      </w:r>
      <w:r w:rsidRPr="00C4735F">
        <w:rPr>
          <w:rFonts w:ascii="Times New Roman" w:eastAsia="Times New Roman" w:hAnsi="Times New Roman" w:cs="Times New Roman"/>
        </w:rPr>
        <w:t>.</w:t>
      </w:r>
    </w:p>
    <w:p w14:paraId="48005A23" w14:textId="7EEF353B" w:rsidR="001D2611" w:rsidRPr="001D2611" w:rsidRDefault="000560AF" w:rsidP="001D2611">
      <w:pPr>
        <w:widowControl w:val="0"/>
        <w:autoSpaceDE w:val="0"/>
        <w:autoSpaceDN w:val="0"/>
        <w:adjustRightInd w:val="0"/>
        <w:spacing w:line="480" w:lineRule="auto"/>
        <w:ind w:left="480" w:hanging="480"/>
        <w:rPr>
          <w:rFonts w:ascii="Times New Roman" w:hAnsi="Times New Roman" w:cs="Times New Roman"/>
          <w:noProof/>
        </w:rPr>
      </w:pPr>
      <w:r w:rsidRPr="00C4735F">
        <w:rPr>
          <w:rFonts w:ascii="Times New Roman" w:hAnsi="Times New Roman" w:cs="Times New Roman"/>
        </w:rPr>
        <w:fldChar w:fldCharType="begin" w:fldLock="1"/>
      </w:r>
      <w:r w:rsidRPr="00C4735F">
        <w:rPr>
          <w:rFonts w:ascii="Times New Roman" w:hAnsi="Times New Roman" w:cs="Times New Roman"/>
        </w:rPr>
        <w:instrText xml:space="preserve">ADDIN Mendeley Bibliography CSL_BIBLIOGRAPHY </w:instrText>
      </w:r>
      <w:r w:rsidRPr="00C4735F">
        <w:rPr>
          <w:rFonts w:ascii="Times New Roman" w:hAnsi="Times New Roman" w:cs="Times New Roman"/>
        </w:rPr>
        <w:fldChar w:fldCharType="separate"/>
      </w:r>
      <w:r w:rsidR="001D2611" w:rsidRPr="001D2611">
        <w:rPr>
          <w:rFonts w:ascii="Times New Roman" w:hAnsi="Times New Roman" w:cs="Times New Roman"/>
          <w:noProof/>
        </w:rPr>
        <w:t xml:space="preserve">Alvarez-Filip, L., Dulvy, N. K., Côteé, I. M., Watkinson, A. R., &amp; Gill, J. A. (2011). Coral identity underpins architectural complexity on Caribbean reefs. </w:t>
      </w:r>
      <w:r w:rsidR="001D2611" w:rsidRPr="001D2611">
        <w:rPr>
          <w:rFonts w:ascii="Times New Roman" w:hAnsi="Times New Roman" w:cs="Times New Roman"/>
          <w:i/>
          <w:iCs/>
          <w:noProof/>
        </w:rPr>
        <w:t>Ecological Applications</w:t>
      </w:r>
      <w:r w:rsidR="001D2611" w:rsidRPr="001D2611">
        <w:rPr>
          <w:rFonts w:ascii="Times New Roman" w:hAnsi="Times New Roman" w:cs="Times New Roman"/>
          <w:noProof/>
        </w:rPr>
        <w:t xml:space="preserve">, </w:t>
      </w:r>
      <w:r w:rsidR="001D2611" w:rsidRPr="001D2611">
        <w:rPr>
          <w:rFonts w:ascii="Times New Roman" w:hAnsi="Times New Roman" w:cs="Times New Roman"/>
          <w:i/>
          <w:iCs/>
          <w:noProof/>
        </w:rPr>
        <w:t>21</w:t>
      </w:r>
      <w:r w:rsidR="001D2611" w:rsidRPr="001D2611">
        <w:rPr>
          <w:rFonts w:ascii="Times New Roman" w:hAnsi="Times New Roman" w:cs="Times New Roman"/>
          <w:noProof/>
        </w:rPr>
        <w:t>(6), 2223–2231. https://doi.org/10.1890/10-1563.1</w:t>
      </w:r>
    </w:p>
    <w:p w14:paraId="508EBF04"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Angelini, C., Altieri, A. H., Silliman, B. R., &amp; Bertness, M. D. (2018). Interactions among Foundation Species and Their Consequences ­ for Community Organization , Biodiversity , and Conservation, </w:t>
      </w:r>
      <w:r w:rsidRPr="001D2611">
        <w:rPr>
          <w:rFonts w:ascii="Times New Roman" w:hAnsi="Times New Roman" w:cs="Times New Roman"/>
          <w:i/>
          <w:iCs/>
          <w:noProof/>
        </w:rPr>
        <w:t>61</w:t>
      </w:r>
      <w:r w:rsidRPr="001D2611">
        <w:rPr>
          <w:rFonts w:ascii="Times New Roman" w:hAnsi="Times New Roman" w:cs="Times New Roman"/>
          <w:noProof/>
        </w:rPr>
        <w:t>(10). https://doi.org/10.1525/bio.2011.61.10.8</w:t>
      </w:r>
    </w:p>
    <w:p w14:paraId="0F42CF2D"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Bak, R. P. M., &amp; Engel, M. S. (1979). Distribution, abundance and survival of juvenile hermatypic corals (Scleractina) and the importance of life history strategies in the parent coral community. </w:t>
      </w:r>
      <w:r w:rsidRPr="001D2611">
        <w:rPr>
          <w:rFonts w:ascii="Times New Roman" w:hAnsi="Times New Roman" w:cs="Times New Roman"/>
          <w:i/>
          <w:iCs/>
          <w:noProof/>
        </w:rPr>
        <w:t>Marine Biology</w:t>
      </w:r>
      <w:r w:rsidRPr="001D2611">
        <w:rPr>
          <w:rFonts w:ascii="Times New Roman" w:hAnsi="Times New Roman" w:cs="Times New Roman"/>
          <w:noProof/>
        </w:rPr>
        <w:t xml:space="preserve">, </w:t>
      </w:r>
      <w:r w:rsidRPr="001D2611">
        <w:rPr>
          <w:rFonts w:ascii="Times New Roman" w:hAnsi="Times New Roman" w:cs="Times New Roman"/>
          <w:i/>
          <w:iCs/>
          <w:noProof/>
        </w:rPr>
        <w:t>54</w:t>
      </w:r>
      <w:r w:rsidRPr="001D2611">
        <w:rPr>
          <w:rFonts w:ascii="Times New Roman" w:hAnsi="Times New Roman" w:cs="Times New Roman"/>
          <w:noProof/>
        </w:rPr>
        <w:t>, 341–352.</w:t>
      </w:r>
    </w:p>
    <w:p w14:paraId="1112B935"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Beger, M., Jones, G., &amp; Munday, P. (2003). Conservation of coral reef biodiversity: a comparison of reserve selection procedures for corals and fishes. </w:t>
      </w:r>
      <w:r w:rsidRPr="001D2611">
        <w:rPr>
          <w:rFonts w:ascii="Times New Roman" w:hAnsi="Times New Roman" w:cs="Times New Roman"/>
          <w:i/>
          <w:iCs/>
          <w:noProof/>
        </w:rPr>
        <w:t>Biol Cons</w:t>
      </w:r>
      <w:r w:rsidRPr="001D2611">
        <w:rPr>
          <w:rFonts w:ascii="Times New Roman" w:hAnsi="Times New Roman" w:cs="Times New Roman"/>
          <w:noProof/>
        </w:rPr>
        <w:t xml:space="preserve">, </w:t>
      </w:r>
      <w:r w:rsidRPr="001D2611">
        <w:rPr>
          <w:rFonts w:ascii="Times New Roman" w:hAnsi="Times New Roman" w:cs="Times New Roman"/>
          <w:i/>
          <w:iCs/>
          <w:noProof/>
        </w:rPr>
        <w:t>111</w:t>
      </w:r>
      <w:r w:rsidRPr="001D2611">
        <w:rPr>
          <w:rFonts w:ascii="Times New Roman" w:hAnsi="Times New Roman" w:cs="Times New Roman"/>
          <w:noProof/>
        </w:rPr>
        <w:t>.</w:t>
      </w:r>
    </w:p>
    <w:p w14:paraId="1657E127"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Bell, J. J. (2008). The functional roles of marine sponges. </w:t>
      </w:r>
      <w:r w:rsidRPr="001D2611">
        <w:rPr>
          <w:rFonts w:ascii="Times New Roman" w:hAnsi="Times New Roman" w:cs="Times New Roman"/>
          <w:i/>
          <w:iCs/>
          <w:noProof/>
        </w:rPr>
        <w:t>Estuarine, Coastal and Shelf Science</w:t>
      </w:r>
      <w:r w:rsidRPr="001D2611">
        <w:rPr>
          <w:rFonts w:ascii="Times New Roman" w:hAnsi="Times New Roman" w:cs="Times New Roman"/>
          <w:noProof/>
        </w:rPr>
        <w:t xml:space="preserve">, </w:t>
      </w:r>
      <w:r w:rsidRPr="001D2611">
        <w:rPr>
          <w:rFonts w:ascii="Times New Roman" w:hAnsi="Times New Roman" w:cs="Times New Roman"/>
          <w:i/>
          <w:iCs/>
          <w:noProof/>
        </w:rPr>
        <w:t>79</w:t>
      </w:r>
      <w:r w:rsidRPr="001D2611">
        <w:rPr>
          <w:rFonts w:ascii="Times New Roman" w:hAnsi="Times New Roman" w:cs="Times New Roman"/>
          <w:noProof/>
        </w:rPr>
        <w:t>, 341–353. https://doi.org/10.1016/j.ecss.2008.05.002</w:t>
      </w:r>
    </w:p>
    <w:p w14:paraId="44653FCD"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Bellwood, D. R., Hughes, T. P., Folke, C., &amp; Nyström, M. (2004). Confronting the coral reef crisis. </w:t>
      </w:r>
      <w:r w:rsidRPr="001D2611">
        <w:rPr>
          <w:rFonts w:ascii="Times New Roman" w:hAnsi="Times New Roman" w:cs="Times New Roman"/>
          <w:i/>
          <w:iCs/>
          <w:noProof/>
        </w:rPr>
        <w:t>Nature</w:t>
      </w:r>
      <w:r w:rsidRPr="001D2611">
        <w:rPr>
          <w:rFonts w:ascii="Times New Roman" w:hAnsi="Times New Roman" w:cs="Times New Roman"/>
          <w:noProof/>
        </w:rPr>
        <w:t xml:space="preserve">, </w:t>
      </w:r>
      <w:r w:rsidRPr="001D2611">
        <w:rPr>
          <w:rFonts w:ascii="Times New Roman" w:hAnsi="Times New Roman" w:cs="Times New Roman"/>
          <w:i/>
          <w:iCs/>
          <w:noProof/>
        </w:rPr>
        <w:t>429</w:t>
      </w:r>
      <w:r w:rsidRPr="001D2611">
        <w:rPr>
          <w:rFonts w:ascii="Times New Roman" w:hAnsi="Times New Roman" w:cs="Times New Roman"/>
          <w:noProof/>
        </w:rPr>
        <w:t>, 827–833. https://doi.org/https://doi.org/10.1038/nature21707</w:t>
      </w:r>
    </w:p>
    <w:p w14:paraId="7B4D82DF"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Darling, E. S., Graham, N. A. J., Januchowski-Hartley, F. A., Nash, K. L., Pratchett, M. S., &amp; Wilson, S. K. (2017). Relationships between structural complexity, coral traits, and reef fish assemblages. </w:t>
      </w:r>
      <w:r w:rsidRPr="001D2611">
        <w:rPr>
          <w:rFonts w:ascii="Times New Roman" w:hAnsi="Times New Roman" w:cs="Times New Roman"/>
          <w:i/>
          <w:iCs/>
          <w:noProof/>
        </w:rPr>
        <w:t>Coral Reefs</w:t>
      </w:r>
      <w:r w:rsidRPr="001D2611">
        <w:rPr>
          <w:rFonts w:ascii="Times New Roman" w:hAnsi="Times New Roman" w:cs="Times New Roman"/>
          <w:noProof/>
        </w:rPr>
        <w:t xml:space="preserve">, </w:t>
      </w:r>
      <w:r w:rsidRPr="001D2611">
        <w:rPr>
          <w:rFonts w:ascii="Times New Roman" w:hAnsi="Times New Roman" w:cs="Times New Roman"/>
          <w:i/>
          <w:iCs/>
          <w:noProof/>
        </w:rPr>
        <w:t>36</w:t>
      </w:r>
      <w:r w:rsidRPr="001D2611">
        <w:rPr>
          <w:rFonts w:ascii="Times New Roman" w:hAnsi="Times New Roman" w:cs="Times New Roman"/>
          <w:noProof/>
        </w:rPr>
        <w:t>, 561–575. https://doi.org/10.1007/s00338-017-1539-z</w:t>
      </w:r>
    </w:p>
    <w:p w14:paraId="67A29853"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Derraik, J. G. B., Closs, G. P., Dickinson, K. J. M., Sirvid, P., Barratt, B. I. P., &amp; Patrick, B. H. (2002). Arthropod Morphospecies versus Taxonomic Species:a Case Study with Araneae, </w:t>
      </w:r>
      <w:r w:rsidRPr="001D2611">
        <w:rPr>
          <w:rFonts w:ascii="Times New Roman" w:hAnsi="Times New Roman" w:cs="Times New Roman"/>
          <w:noProof/>
        </w:rPr>
        <w:lastRenderedPageBreak/>
        <w:t xml:space="preserve">Coleoptera,and Lepidoptera. </w:t>
      </w:r>
      <w:r w:rsidRPr="001D2611">
        <w:rPr>
          <w:rFonts w:ascii="Times New Roman" w:hAnsi="Times New Roman" w:cs="Times New Roman"/>
          <w:i/>
          <w:iCs/>
          <w:noProof/>
        </w:rPr>
        <w:t>Conservation Biology</w:t>
      </w:r>
      <w:r w:rsidRPr="001D2611">
        <w:rPr>
          <w:rFonts w:ascii="Times New Roman" w:hAnsi="Times New Roman" w:cs="Times New Roman"/>
          <w:noProof/>
        </w:rPr>
        <w:t xml:space="preserve">, </w:t>
      </w:r>
      <w:r w:rsidRPr="001D2611">
        <w:rPr>
          <w:rFonts w:ascii="Times New Roman" w:hAnsi="Times New Roman" w:cs="Times New Roman"/>
          <w:i/>
          <w:iCs/>
          <w:noProof/>
        </w:rPr>
        <w:t>16</w:t>
      </w:r>
      <w:r w:rsidRPr="001D2611">
        <w:rPr>
          <w:rFonts w:ascii="Times New Roman" w:hAnsi="Times New Roman" w:cs="Times New Roman"/>
          <w:noProof/>
        </w:rPr>
        <w:t>(4), 1015–1023. https://doi.org/10.1046/j.1523-1739.2002.00358.x</w:t>
      </w:r>
    </w:p>
    <w:p w14:paraId="63BA96F8"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Duelli, P., &amp; Obrist, M. K. (2003). Biodiversity indicators: The choice of values and measures. </w:t>
      </w:r>
      <w:r w:rsidRPr="001D2611">
        <w:rPr>
          <w:rFonts w:ascii="Times New Roman" w:hAnsi="Times New Roman" w:cs="Times New Roman"/>
          <w:i/>
          <w:iCs/>
          <w:noProof/>
        </w:rPr>
        <w:t>Agriculture, Ecosystems and Environment</w:t>
      </w:r>
      <w:r w:rsidRPr="001D2611">
        <w:rPr>
          <w:rFonts w:ascii="Times New Roman" w:hAnsi="Times New Roman" w:cs="Times New Roman"/>
          <w:noProof/>
        </w:rPr>
        <w:t xml:space="preserve">, </w:t>
      </w:r>
      <w:r w:rsidRPr="001D2611">
        <w:rPr>
          <w:rFonts w:ascii="Times New Roman" w:hAnsi="Times New Roman" w:cs="Times New Roman"/>
          <w:i/>
          <w:iCs/>
          <w:noProof/>
        </w:rPr>
        <w:t>98</w:t>
      </w:r>
      <w:r w:rsidRPr="001D2611">
        <w:rPr>
          <w:rFonts w:ascii="Times New Roman" w:hAnsi="Times New Roman" w:cs="Times New Roman"/>
          <w:noProof/>
        </w:rPr>
        <w:t>(1–3), 87–98. https://doi.org/10.1016/S0167-8809(03)00072-0</w:t>
      </w:r>
    </w:p>
    <w:p w14:paraId="083E9ABD"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Emmett Duffy, J. (2009). Why biodiversity is important to the functioning of real-world ecosystems. </w:t>
      </w:r>
      <w:r w:rsidRPr="001D2611">
        <w:rPr>
          <w:rFonts w:ascii="Times New Roman" w:hAnsi="Times New Roman" w:cs="Times New Roman"/>
          <w:i/>
          <w:iCs/>
          <w:noProof/>
        </w:rPr>
        <w:t>Frontiers in Ecology and the Environment</w:t>
      </w:r>
      <w:r w:rsidRPr="001D2611">
        <w:rPr>
          <w:rFonts w:ascii="Times New Roman" w:hAnsi="Times New Roman" w:cs="Times New Roman"/>
          <w:noProof/>
        </w:rPr>
        <w:t xml:space="preserve">, </w:t>
      </w:r>
      <w:r w:rsidRPr="001D2611">
        <w:rPr>
          <w:rFonts w:ascii="Times New Roman" w:hAnsi="Times New Roman" w:cs="Times New Roman"/>
          <w:i/>
          <w:iCs/>
          <w:noProof/>
        </w:rPr>
        <w:t>7</w:t>
      </w:r>
      <w:r w:rsidRPr="001D2611">
        <w:rPr>
          <w:rFonts w:ascii="Times New Roman" w:hAnsi="Times New Roman" w:cs="Times New Roman"/>
          <w:noProof/>
        </w:rPr>
        <w:t>(8), 437–444. https://doi.org/10.1890/070195</w:t>
      </w:r>
    </w:p>
    <w:p w14:paraId="64C2F4B0"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Emslie, M. J., Cheal, A. J., MacNeil, M. A., Miller, I. R., &amp; Sweatman, H. P. A. (2018). Reef fish communities are spooked by scuba surveys and may take hours to recover. </w:t>
      </w:r>
      <w:r w:rsidRPr="001D2611">
        <w:rPr>
          <w:rFonts w:ascii="Times New Roman" w:hAnsi="Times New Roman" w:cs="Times New Roman"/>
          <w:i/>
          <w:iCs/>
          <w:noProof/>
        </w:rPr>
        <w:t>PeerJ</w:t>
      </w:r>
      <w:r w:rsidRPr="001D2611">
        <w:rPr>
          <w:rFonts w:ascii="Times New Roman" w:hAnsi="Times New Roman" w:cs="Times New Roman"/>
          <w:noProof/>
        </w:rPr>
        <w:t xml:space="preserve">, </w:t>
      </w:r>
      <w:r w:rsidRPr="001D2611">
        <w:rPr>
          <w:rFonts w:ascii="Times New Roman" w:hAnsi="Times New Roman" w:cs="Times New Roman"/>
          <w:i/>
          <w:iCs/>
          <w:noProof/>
        </w:rPr>
        <w:t>6</w:t>
      </w:r>
      <w:r w:rsidRPr="001D2611">
        <w:rPr>
          <w:rFonts w:ascii="Times New Roman" w:hAnsi="Times New Roman" w:cs="Times New Roman"/>
          <w:noProof/>
        </w:rPr>
        <w:t>, e4886. https://doi.org/10.7717/peerj.4886</w:t>
      </w:r>
    </w:p>
    <w:p w14:paraId="2631EE56"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Fontaine, A., Devillers, R., Peres-Neto, P. R., &amp; Johnson, L. E. (2015). Delineating marine ecological units: A novel approach for deciding which taxonomic group to use and which taxonomic resolution to choose. </w:t>
      </w:r>
      <w:r w:rsidRPr="001D2611">
        <w:rPr>
          <w:rFonts w:ascii="Times New Roman" w:hAnsi="Times New Roman" w:cs="Times New Roman"/>
          <w:i/>
          <w:iCs/>
          <w:noProof/>
        </w:rPr>
        <w:t>Diversity and Distributions</w:t>
      </w:r>
      <w:r w:rsidRPr="001D2611">
        <w:rPr>
          <w:rFonts w:ascii="Times New Roman" w:hAnsi="Times New Roman" w:cs="Times New Roman"/>
          <w:noProof/>
        </w:rPr>
        <w:t>. https://doi.org/10.1111/ddi.12361</w:t>
      </w:r>
    </w:p>
    <w:p w14:paraId="64913062"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Forrester, G., Baily, P., Conetta, D., Forrester, L., Kintzing, E., &amp; Jarecki, L. (2015). Comparing monitoring data collected by volunteers and professionals shows that citizen scientists can detect long-term change on coral reefs. </w:t>
      </w:r>
      <w:r w:rsidRPr="001D2611">
        <w:rPr>
          <w:rFonts w:ascii="Times New Roman" w:hAnsi="Times New Roman" w:cs="Times New Roman"/>
          <w:i/>
          <w:iCs/>
          <w:noProof/>
        </w:rPr>
        <w:t>Journal for Nature Conservation</w:t>
      </w:r>
      <w:r w:rsidRPr="001D2611">
        <w:rPr>
          <w:rFonts w:ascii="Times New Roman" w:hAnsi="Times New Roman" w:cs="Times New Roman"/>
          <w:noProof/>
        </w:rPr>
        <w:t xml:space="preserve">, </w:t>
      </w:r>
      <w:r w:rsidRPr="001D2611">
        <w:rPr>
          <w:rFonts w:ascii="Times New Roman" w:hAnsi="Times New Roman" w:cs="Times New Roman"/>
          <w:i/>
          <w:iCs/>
          <w:noProof/>
        </w:rPr>
        <w:t>24</w:t>
      </w:r>
      <w:r w:rsidRPr="001D2611">
        <w:rPr>
          <w:rFonts w:ascii="Times New Roman" w:hAnsi="Times New Roman" w:cs="Times New Roman"/>
          <w:noProof/>
        </w:rPr>
        <w:t>, 1–9. https://doi.org/10.1016/j.jnc.2015.01.002</w:t>
      </w:r>
    </w:p>
    <w:p w14:paraId="30FA02F5"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Graham, N. A. J., Wilson, S. K., Jennings, S., Polunin, N. V. C., Bijoux, J. P., &amp; Robinson, J. (2006). Dynamic fragility of oceanic coral reef ecosystems, </w:t>
      </w:r>
      <w:r w:rsidRPr="001D2611">
        <w:rPr>
          <w:rFonts w:ascii="Times New Roman" w:hAnsi="Times New Roman" w:cs="Times New Roman"/>
          <w:i/>
          <w:iCs/>
          <w:noProof/>
        </w:rPr>
        <w:t>103</w:t>
      </w:r>
      <w:r w:rsidRPr="001D2611">
        <w:rPr>
          <w:rFonts w:ascii="Times New Roman" w:hAnsi="Times New Roman" w:cs="Times New Roman"/>
          <w:noProof/>
        </w:rPr>
        <w:t>(22).</w:t>
      </w:r>
    </w:p>
    <w:p w14:paraId="0250454D"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Gratwicke, B., &amp; Speight, M. (2005). The relationship between fish species richness , abundance and habitat complexity in a range of shallow tropical marine habitats. </w:t>
      </w:r>
      <w:r w:rsidRPr="001D2611">
        <w:rPr>
          <w:rFonts w:ascii="Times New Roman" w:hAnsi="Times New Roman" w:cs="Times New Roman"/>
          <w:i/>
          <w:iCs/>
          <w:noProof/>
        </w:rPr>
        <w:t xml:space="preserve">Journal of Fish </w:t>
      </w:r>
      <w:r w:rsidRPr="001D2611">
        <w:rPr>
          <w:rFonts w:ascii="Times New Roman" w:hAnsi="Times New Roman" w:cs="Times New Roman"/>
          <w:i/>
          <w:iCs/>
          <w:noProof/>
        </w:rPr>
        <w:lastRenderedPageBreak/>
        <w:t>Biology</w:t>
      </w:r>
      <w:r w:rsidRPr="001D2611">
        <w:rPr>
          <w:rFonts w:ascii="Times New Roman" w:hAnsi="Times New Roman" w:cs="Times New Roman"/>
          <w:noProof/>
        </w:rPr>
        <w:t xml:space="preserve">, </w:t>
      </w:r>
      <w:r w:rsidRPr="001D2611">
        <w:rPr>
          <w:rFonts w:ascii="Times New Roman" w:hAnsi="Times New Roman" w:cs="Times New Roman"/>
          <w:i/>
          <w:iCs/>
          <w:noProof/>
        </w:rPr>
        <w:t>66</w:t>
      </w:r>
      <w:r w:rsidRPr="001D2611">
        <w:rPr>
          <w:rFonts w:ascii="Times New Roman" w:hAnsi="Times New Roman" w:cs="Times New Roman"/>
          <w:noProof/>
        </w:rPr>
        <w:t>, 650–667. https://doi.org/10.1111/j.1095-8649.2005.00629.x</w:t>
      </w:r>
    </w:p>
    <w:p w14:paraId="5C7F5BB6"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Habibi, A., Setiasih, N., &amp; Sartin, J. (2007). A decade of reef check monitoring: Indonesian coral reefs, condition and trends.</w:t>
      </w:r>
    </w:p>
    <w:p w14:paraId="1CEE2C90"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Halpern, B. S., &amp; Floeter, S. R. (2008). Functional diversity responses to changing species richness in reef fish communities. </w:t>
      </w:r>
      <w:r w:rsidRPr="001D2611">
        <w:rPr>
          <w:rFonts w:ascii="Times New Roman" w:hAnsi="Times New Roman" w:cs="Times New Roman"/>
          <w:i/>
          <w:iCs/>
          <w:noProof/>
        </w:rPr>
        <w:t>Marine Ecology Progress Series</w:t>
      </w:r>
      <w:r w:rsidRPr="001D2611">
        <w:rPr>
          <w:rFonts w:ascii="Times New Roman" w:hAnsi="Times New Roman" w:cs="Times New Roman"/>
          <w:noProof/>
        </w:rPr>
        <w:t>. https://doi.org/10.3354/meps07553</w:t>
      </w:r>
    </w:p>
    <w:p w14:paraId="783059D0"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Hamilton, A. J. (2005). Species diversity or biodiversity? </w:t>
      </w:r>
      <w:r w:rsidRPr="001D2611">
        <w:rPr>
          <w:rFonts w:ascii="Times New Roman" w:hAnsi="Times New Roman" w:cs="Times New Roman"/>
          <w:i/>
          <w:iCs/>
          <w:noProof/>
        </w:rPr>
        <w:t>Journal of Environmental Management</w:t>
      </w:r>
      <w:r w:rsidRPr="001D2611">
        <w:rPr>
          <w:rFonts w:ascii="Times New Roman" w:hAnsi="Times New Roman" w:cs="Times New Roman"/>
          <w:noProof/>
        </w:rPr>
        <w:t>. https://doi.org/10.1016/j.jenvman.2004.11.012</w:t>
      </w:r>
    </w:p>
    <w:p w14:paraId="71F28808"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Hirst, A. (2008). Surrogate measures for assessing cryptic faunal biodiversity on macroalgal-dominated subtidal reefs. </w:t>
      </w:r>
      <w:r w:rsidRPr="001D2611">
        <w:rPr>
          <w:rFonts w:ascii="Times New Roman" w:hAnsi="Times New Roman" w:cs="Times New Roman"/>
          <w:i/>
          <w:iCs/>
          <w:noProof/>
        </w:rPr>
        <w:t>Biol Cons</w:t>
      </w:r>
      <w:r w:rsidRPr="001D2611">
        <w:rPr>
          <w:rFonts w:ascii="Times New Roman" w:hAnsi="Times New Roman" w:cs="Times New Roman"/>
          <w:noProof/>
        </w:rPr>
        <w:t xml:space="preserve">, </w:t>
      </w:r>
      <w:r w:rsidRPr="001D2611">
        <w:rPr>
          <w:rFonts w:ascii="Times New Roman" w:hAnsi="Times New Roman" w:cs="Times New Roman"/>
          <w:i/>
          <w:iCs/>
          <w:noProof/>
        </w:rPr>
        <w:t>141</w:t>
      </w:r>
      <w:r w:rsidRPr="001D2611">
        <w:rPr>
          <w:rFonts w:ascii="Times New Roman" w:hAnsi="Times New Roman" w:cs="Times New Roman"/>
          <w:noProof/>
        </w:rPr>
        <w:t>.</w:t>
      </w:r>
    </w:p>
    <w:p w14:paraId="00598456"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Hughes, T. P., Kerry, J. T., Álvarez-Noriega, M., Álvarez-Romero, J. G., Anderson, K. D., Baird, A. H., … Wilson, S. K. (2017). Global warming and recurrent mass bleaching of corals. </w:t>
      </w:r>
      <w:r w:rsidRPr="001D2611">
        <w:rPr>
          <w:rFonts w:ascii="Times New Roman" w:hAnsi="Times New Roman" w:cs="Times New Roman"/>
          <w:i/>
          <w:iCs/>
          <w:noProof/>
        </w:rPr>
        <w:t>Nature</w:t>
      </w:r>
      <w:r w:rsidRPr="001D2611">
        <w:rPr>
          <w:rFonts w:ascii="Times New Roman" w:hAnsi="Times New Roman" w:cs="Times New Roman"/>
          <w:noProof/>
        </w:rPr>
        <w:t xml:space="preserve">, </w:t>
      </w:r>
      <w:r w:rsidRPr="001D2611">
        <w:rPr>
          <w:rFonts w:ascii="Times New Roman" w:hAnsi="Times New Roman" w:cs="Times New Roman"/>
          <w:i/>
          <w:iCs/>
          <w:noProof/>
        </w:rPr>
        <w:t>543</w:t>
      </w:r>
      <w:r w:rsidRPr="001D2611">
        <w:rPr>
          <w:rFonts w:ascii="Times New Roman" w:hAnsi="Times New Roman" w:cs="Times New Roman"/>
          <w:noProof/>
        </w:rPr>
        <w:t>(7645), 373–377. https://doi.org/10.1038/nature21707</w:t>
      </w:r>
    </w:p>
    <w:p w14:paraId="05367A3D"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Jones, G. P., McCormick, M. I., Srinivasan, M., &amp; Eagle, J. V. (2004). Coral decline threatens fish biodiversity in marine reserves. </w:t>
      </w:r>
      <w:r w:rsidRPr="001D2611">
        <w:rPr>
          <w:rFonts w:ascii="Times New Roman" w:hAnsi="Times New Roman" w:cs="Times New Roman"/>
          <w:i/>
          <w:iCs/>
          <w:noProof/>
        </w:rPr>
        <w:t>Proceedings of the National Academy of Sciences</w:t>
      </w:r>
      <w:r w:rsidRPr="001D2611">
        <w:rPr>
          <w:rFonts w:ascii="Times New Roman" w:hAnsi="Times New Roman" w:cs="Times New Roman"/>
          <w:noProof/>
        </w:rPr>
        <w:t xml:space="preserve">, </w:t>
      </w:r>
      <w:r w:rsidRPr="001D2611">
        <w:rPr>
          <w:rFonts w:ascii="Times New Roman" w:hAnsi="Times New Roman" w:cs="Times New Roman"/>
          <w:i/>
          <w:iCs/>
          <w:noProof/>
        </w:rPr>
        <w:t>101</w:t>
      </w:r>
      <w:r w:rsidRPr="001D2611">
        <w:rPr>
          <w:rFonts w:ascii="Times New Roman" w:hAnsi="Times New Roman" w:cs="Times New Roman"/>
          <w:noProof/>
        </w:rPr>
        <w:t>(21), 8251–8253. https://doi.org/10.1073/pnas.0401277101</w:t>
      </w:r>
    </w:p>
    <w:p w14:paraId="15FC22F9"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Kati, V., Devillers, P., Dufrˆene, M., Dufrˆene, D., Legakis, A., Vokou, D., &amp; Lebrun, P. (2004). </w:t>
      </w:r>
      <w:r w:rsidRPr="001D2611">
        <w:rPr>
          <w:rFonts w:ascii="Times New Roman" w:hAnsi="Times New Roman" w:cs="Times New Roman"/>
          <w:i/>
          <w:iCs/>
          <w:noProof/>
        </w:rPr>
        <w:t>Testing the Value of Six Taxonomic Groups as Biodiversity Indicators at a Local Scale</w:t>
      </w:r>
      <w:r w:rsidRPr="001D2611">
        <w:rPr>
          <w:rFonts w:ascii="Times New Roman" w:hAnsi="Times New Roman" w:cs="Times New Roman"/>
          <w:noProof/>
        </w:rPr>
        <w:t xml:space="preserve">. </w:t>
      </w:r>
      <w:r w:rsidRPr="001D2611">
        <w:rPr>
          <w:rFonts w:ascii="Times New Roman" w:hAnsi="Times New Roman" w:cs="Times New Roman"/>
          <w:i/>
          <w:iCs/>
          <w:noProof/>
        </w:rPr>
        <w:t>Conservation Biology</w:t>
      </w:r>
      <w:r w:rsidRPr="001D2611">
        <w:rPr>
          <w:rFonts w:ascii="Times New Roman" w:hAnsi="Times New Roman" w:cs="Times New Roman"/>
          <w:noProof/>
        </w:rPr>
        <w:t xml:space="preserve"> (Vol. 18).</w:t>
      </w:r>
    </w:p>
    <w:p w14:paraId="04D65DC6"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Magierowski, R. H., &amp; Johnson, C. R. (2006). </w:t>
      </w:r>
      <w:r w:rsidRPr="001D2611">
        <w:rPr>
          <w:rFonts w:ascii="Times New Roman" w:hAnsi="Times New Roman" w:cs="Times New Roman"/>
          <w:i/>
          <w:iCs/>
          <w:noProof/>
        </w:rPr>
        <w:t>Robustness of surrogates of Biodiversity in Marine Benthic Communities</w:t>
      </w:r>
      <w:r w:rsidRPr="001D2611">
        <w:rPr>
          <w:rFonts w:ascii="Times New Roman" w:hAnsi="Times New Roman" w:cs="Times New Roman"/>
          <w:noProof/>
        </w:rPr>
        <w:t xml:space="preserve">. </w:t>
      </w:r>
      <w:r w:rsidRPr="001D2611">
        <w:rPr>
          <w:rFonts w:ascii="Times New Roman" w:hAnsi="Times New Roman" w:cs="Times New Roman"/>
          <w:i/>
          <w:iCs/>
          <w:noProof/>
        </w:rPr>
        <w:t>Ecological Applications</w:t>
      </w:r>
      <w:r w:rsidRPr="001D2611">
        <w:rPr>
          <w:rFonts w:ascii="Times New Roman" w:hAnsi="Times New Roman" w:cs="Times New Roman"/>
          <w:noProof/>
        </w:rPr>
        <w:t xml:space="preserve"> (Vol. 16).</w:t>
      </w:r>
    </w:p>
    <w:p w14:paraId="2ED821C7"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Margules, C., Pressey, R., &amp; Williams, P. (2002). Representing biodiversity: data and procedures for identifying priority areas for conservation. </w:t>
      </w:r>
      <w:r w:rsidRPr="001D2611">
        <w:rPr>
          <w:rFonts w:ascii="Times New Roman" w:hAnsi="Times New Roman" w:cs="Times New Roman"/>
          <w:i/>
          <w:iCs/>
          <w:noProof/>
        </w:rPr>
        <w:t>J Biosci</w:t>
      </w:r>
      <w:r w:rsidRPr="001D2611">
        <w:rPr>
          <w:rFonts w:ascii="Times New Roman" w:hAnsi="Times New Roman" w:cs="Times New Roman"/>
          <w:noProof/>
        </w:rPr>
        <w:t xml:space="preserve">, </w:t>
      </w:r>
      <w:r w:rsidRPr="001D2611">
        <w:rPr>
          <w:rFonts w:ascii="Times New Roman" w:hAnsi="Times New Roman" w:cs="Times New Roman"/>
          <w:i/>
          <w:iCs/>
          <w:noProof/>
        </w:rPr>
        <w:t>27</w:t>
      </w:r>
      <w:r w:rsidRPr="001D2611">
        <w:rPr>
          <w:rFonts w:ascii="Times New Roman" w:hAnsi="Times New Roman" w:cs="Times New Roman"/>
          <w:noProof/>
        </w:rPr>
        <w:t>.</w:t>
      </w:r>
    </w:p>
    <w:p w14:paraId="34948AE6"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lastRenderedPageBreak/>
        <w:t xml:space="preserve">Musco, L., Mikac, B., Tataranni, M., Giangrande, A., &amp; Terlizzi, A. (2011). The use of coarser taxonomy in the detection of long-term changes in polychaete assemblages. </w:t>
      </w:r>
      <w:r w:rsidRPr="001D2611">
        <w:rPr>
          <w:rFonts w:ascii="Times New Roman" w:hAnsi="Times New Roman" w:cs="Times New Roman"/>
          <w:i/>
          <w:iCs/>
          <w:noProof/>
        </w:rPr>
        <w:t>Marine Environmental Research</w:t>
      </w:r>
      <w:r w:rsidRPr="001D2611">
        <w:rPr>
          <w:rFonts w:ascii="Times New Roman" w:hAnsi="Times New Roman" w:cs="Times New Roman"/>
          <w:noProof/>
        </w:rPr>
        <w:t>. https://doi.org/10.1016/j.marenvres.2010.12.004</w:t>
      </w:r>
    </w:p>
    <w:p w14:paraId="41A17335"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Newman, S. P., Meesters, E. H., Dryden, C. S., Williams, S. M., Sanchez, C., Mumby, P. J., &amp; Polunin, N. V. C. (2015). Reef flattening effects on total richness and species responses in the Caribbean. </w:t>
      </w:r>
      <w:r w:rsidRPr="001D2611">
        <w:rPr>
          <w:rFonts w:ascii="Times New Roman" w:hAnsi="Times New Roman" w:cs="Times New Roman"/>
          <w:i/>
          <w:iCs/>
          <w:noProof/>
        </w:rPr>
        <w:t>Journal of Animal Ecology</w:t>
      </w:r>
      <w:r w:rsidRPr="001D2611">
        <w:rPr>
          <w:rFonts w:ascii="Times New Roman" w:hAnsi="Times New Roman" w:cs="Times New Roman"/>
          <w:noProof/>
        </w:rPr>
        <w:t xml:space="preserve">, </w:t>
      </w:r>
      <w:r w:rsidRPr="001D2611">
        <w:rPr>
          <w:rFonts w:ascii="Times New Roman" w:hAnsi="Times New Roman" w:cs="Times New Roman"/>
          <w:i/>
          <w:iCs/>
          <w:noProof/>
        </w:rPr>
        <w:t>84</w:t>
      </w:r>
      <w:r w:rsidRPr="001D2611">
        <w:rPr>
          <w:rFonts w:ascii="Times New Roman" w:hAnsi="Times New Roman" w:cs="Times New Roman"/>
          <w:noProof/>
        </w:rPr>
        <w:t>, 1678–1689. https://doi.org/10.1111/1365-2656.12429</w:t>
      </w:r>
    </w:p>
    <w:p w14:paraId="69CD8BAF"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Noss, R. F. (1990). Indicators for monitoring biodiversity: A hierarchical approach. </w:t>
      </w:r>
      <w:r w:rsidRPr="001D2611">
        <w:rPr>
          <w:rFonts w:ascii="Times New Roman" w:hAnsi="Times New Roman" w:cs="Times New Roman"/>
          <w:i/>
          <w:iCs/>
          <w:noProof/>
        </w:rPr>
        <w:t>Conservation Biology</w:t>
      </w:r>
      <w:r w:rsidRPr="001D2611">
        <w:rPr>
          <w:rFonts w:ascii="Times New Roman" w:hAnsi="Times New Roman" w:cs="Times New Roman"/>
          <w:noProof/>
        </w:rPr>
        <w:t xml:space="preserve">, </w:t>
      </w:r>
      <w:r w:rsidRPr="001D2611">
        <w:rPr>
          <w:rFonts w:ascii="Times New Roman" w:hAnsi="Times New Roman" w:cs="Times New Roman"/>
          <w:i/>
          <w:iCs/>
          <w:noProof/>
        </w:rPr>
        <w:t>4</w:t>
      </w:r>
      <w:r w:rsidRPr="001D2611">
        <w:rPr>
          <w:rFonts w:ascii="Times New Roman" w:hAnsi="Times New Roman" w:cs="Times New Roman"/>
          <w:noProof/>
        </w:rPr>
        <w:t>(4), 355–364.</w:t>
      </w:r>
    </w:p>
    <w:p w14:paraId="0D74AF7D"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Nyström, M. (2006). Redundancy and response diversity of functional groups: Implications for the resilience of coral reefs. </w:t>
      </w:r>
      <w:r w:rsidRPr="001D2611">
        <w:rPr>
          <w:rFonts w:ascii="Times New Roman" w:hAnsi="Times New Roman" w:cs="Times New Roman"/>
          <w:i/>
          <w:iCs/>
          <w:noProof/>
        </w:rPr>
        <w:t>AMBIO: A Journal of the Human Environment</w:t>
      </w:r>
      <w:r w:rsidRPr="001D2611">
        <w:rPr>
          <w:rFonts w:ascii="Times New Roman" w:hAnsi="Times New Roman" w:cs="Times New Roman"/>
          <w:noProof/>
        </w:rPr>
        <w:t xml:space="preserve">, </w:t>
      </w:r>
      <w:r w:rsidRPr="001D2611">
        <w:rPr>
          <w:rFonts w:ascii="Times New Roman" w:hAnsi="Times New Roman" w:cs="Times New Roman"/>
          <w:i/>
          <w:iCs/>
          <w:noProof/>
        </w:rPr>
        <w:t>35</w:t>
      </w:r>
      <w:r w:rsidRPr="001D2611">
        <w:rPr>
          <w:rFonts w:ascii="Times New Roman" w:hAnsi="Times New Roman" w:cs="Times New Roman"/>
          <w:noProof/>
        </w:rPr>
        <w:t>(1), 30–35. https://doi.org/10.1579/0044-7447-35.1.30</w:t>
      </w:r>
    </w:p>
    <w:p w14:paraId="507D0C00"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Ohlhorst, S. L., Liddell, W. D., Taylor, R. J., &amp; Taylor, J. M. (1988). EVALUATION OF REEF CENSUS TECHNIQUES. </w:t>
      </w:r>
      <w:r w:rsidRPr="001D2611">
        <w:rPr>
          <w:rFonts w:ascii="Times New Roman" w:hAnsi="Times New Roman" w:cs="Times New Roman"/>
          <w:i/>
          <w:iCs/>
          <w:noProof/>
        </w:rPr>
        <w:t>Proceedings of the 6th International Coral Reef Symposium, Australia</w:t>
      </w:r>
      <w:r w:rsidRPr="001D2611">
        <w:rPr>
          <w:rFonts w:ascii="Times New Roman" w:hAnsi="Times New Roman" w:cs="Times New Roman"/>
          <w:noProof/>
        </w:rPr>
        <w:t xml:space="preserve">, </w:t>
      </w:r>
      <w:r w:rsidRPr="001D2611">
        <w:rPr>
          <w:rFonts w:ascii="Times New Roman" w:hAnsi="Times New Roman" w:cs="Times New Roman"/>
          <w:i/>
          <w:iCs/>
          <w:noProof/>
        </w:rPr>
        <w:t>2</w:t>
      </w:r>
      <w:r w:rsidRPr="001D2611">
        <w:rPr>
          <w:rFonts w:ascii="Times New Roman" w:hAnsi="Times New Roman" w:cs="Times New Roman"/>
          <w:noProof/>
        </w:rPr>
        <w:t>, 319–324.</w:t>
      </w:r>
    </w:p>
    <w:p w14:paraId="684241AD"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Olsgard, F., &amp; Somerfield, P. (2000). Surrogates in marine benthic investigations: Which taxonomic unit to target? </w:t>
      </w:r>
      <w:r w:rsidRPr="001D2611">
        <w:rPr>
          <w:rFonts w:ascii="Times New Roman" w:hAnsi="Times New Roman" w:cs="Times New Roman"/>
          <w:i/>
          <w:iCs/>
          <w:noProof/>
        </w:rPr>
        <w:t>J Aquat Ecosyst Stress Recovery</w:t>
      </w:r>
      <w:r w:rsidRPr="001D2611">
        <w:rPr>
          <w:rFonts w:ascii="Times New Roman" w:hAnsi="Times New Roman" w:cs="Times New Roman"/>
          <w:noProof/>
        </w:rPr>
        <w:t xml:space="preserve">, </w:t>
      </w:r>
      <w:r w:rsidRPr="001D2611">
        <w:rPr>
          <w:rFonts w:ascii="Times New Roman" w:hAnsi="Times New Roman" w:cs="Times New Roman"/>
          <w:i/>
          <w:iCs/>
          <w:noProof/>
        </w:rPr>
        <w:t>7</w:t>
      </w:r>
      <w:r w:rsidRPr="001D2611">
        <w:rPr>
          <w:rFonts w:ascii="Times New Roman" w:hAnsi="Times New Roman" w:cs="Times New Roman"/>
          <w:noProof/>
        </w:rPr>
        <w:t>.</w:t>
      </w:r>
    </w:p>
    <w:p w14:paraId="50DE7658"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Padoa-Schioppa, E., Baietto, M., Massa, R., &amp; Bottoni, L. (2006). Bird communities as bioindicators: The focal species concept in agricultural landscapes. </w:t>
      </w:r>
      <w:r w:rsidRPr="001D2611">
        <w:rPr>
          <w:rFonts w:ascii="Times New Roman" w:hAnsi="Times New Roman" w:cs="Times New Roman"/>
          <w:i/>
          <w:iCs/>
          <w:noProof/>
        </w:rPr>
        <w:t>Ecological Indicators</w:t>
      </w:r>
      <w:r w:rsidRPr="001D2611">
        <w:rPr>
          <w:rFonts w:ascii="Times New Roman" w:hAnsi="Times New Roman" w:cs="Times New Roman"/>
          <w:noProof/>
        </w:rPr>
        <w:t>. https://doi.org/10.1016/j.ecolind.2005.08.006</w:t>
      </w:r>
    </w:p>
    <w:p w14:paraId="016EE869"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Pratchett, M. S., Hoey, A. S., Wilson, S. K., Messmer, V., &amp; Graham, N. A. J. (2011). Changes in biodiversity and functioning of reef fish assemblages following coral bleaching and coral loss. </w:t>
      </w:r>
      <w:r w:rsidRPr="001D2611">
        <w:rPr>
          <w:rFonts w:ascii="Times New Roman" w:hAnsi="Times New Roman" w:cs="Times New Roman"/>
          <w:i/>
          <w:iCs/>
          <w:noProof/>
        </w:rPr>
        <w:t>Diversity</w:t>
      </w:r>
      <w:r w:rsidRPr="001D2611">
        <w:rPr>
          <w:rFonts w:ascii="Times New Roman" w:hAnsi="Times New Roman" w:cs="Times New Roman"/>
          <w:noProof/>
        </w:rPr>
        <w:t xml:space="preserve">, </w:t>
      </w:r>
      <w:r w:rsidRPr="001D2611">
        <w:rPr>
          <w:rFonts w:ascii="Times New Roman" w:hAnsi="Times New Roman" w:cs="Times New Roman"/>
          <w:i/>
          <w:iCs/>
          <w:noProof/>
        </w:rPr>
        <w:t>3</w:t>
      </w:r>
      <w:r w:rsidRPr="001D2611">
        <w:rPr>
          <w:rFonts w:ascii="Times New Roman" w:hAnsi="Times New Roman" w:cs="Times New Roman"/>
          <w:noProof/>
        </w:rPr>
        <w:t>(3), 424–452. https://doi.org/10.3390/d3030424</w:t>
      </w:r>
    </w:p>
    <w:p w14:paraId="16D6C0D7"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lastRenderedPageBreak/>
        <w:t xml:space="preserve">Rubal, M., Veiga, P., Vieira, R., &amp; Sousa-Pinto, I. (2011). Seasonal patterns of tidepool macroalgal assemblages in the North of Portugal. Consistence between species and functional group approaches. </w:t>
      </w:r>
      <w:r w:rsidRPr="001D2611">
        <w:rPr>
          <w:rFonts w:ascii="Times New Roman" w:hAnsi="Times New Roman" w:cs="Times New Roman"/>
          <w:i/>
          <w:iCs/>
          <w:noProof/>
        </w:rPr>
        <w:t>Journal of Sea Research</w:t>
      </w:r>
      <w:r w:rsidRPr="001D2611">
        <w:rPr>
          <w:rFonts w:ascii="Times New Roman" w:hAnsi="Times New Roman" w:cs="Times New Roman"/>
          <w:noProof/>
        </w:rPr>
        <w:t>. https://doi.org/10.1016/j.seares.2011.07.003</w:t>
      </w:r>
    </w:p>
    <w:p w14:paraId="47B0B087"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Ruzicka, R. R., Colella, M. A., Porter, J. W., Morrison, J. M., Kidney, J. A., Brinkhuis, V., … Colee, J. (2013). Temporal changes in benthic assemblages on Florida Keys reefs 11 years after the 1997/1998 El Niño. </w:t>
      </w:r>
      <w:r w:rsidRPr="001D2611">
        <w:rPr>
          <w:rFonts w:ascii="Times New Roman" w:hAnsi="Times New Roman" w:cs="Times New Roman"/>
          <w:i/>
          <w:iCs/>
          <w:noProof/>
        </w:rPr>
        <w:t>Marine Ecology Progress Series</w:t>
      </w:r>
      <w:r w:rsidRPr="001D2611">
        <w:rPr>
          <w:rFonts w:ascii="Times New Roman" w:hAnsi="Times New Roman" w:cs="Times New Roman"/>
          <w:noProof/>
        </w:rPr>
        <w:t xml:space="preserve">, </w:t>
      </w:r>
      <w:r w:rsidRPr="001D2611">
        <w:rPr>
          <w:rFonts w:ascii="Times New Roman" w:hAnsi="Times New Roman" w:cs="Times New Roman"/>
          <w:i/>
          <w:iCs/>
          <w:noProof/>
        </w:rPr>
        <w:t>489</w:t>
      </w:r>
      <w:r w:rsidRPr="001D2611">
        <w:rPr>
          <w:rFonts w:ascii="Times New Roman" w:hAnsi="Times New Roman" w:cs="Times New Roman"/>
          <w:noProof/>
        </w:rPr>
        <w:t>, 125–141. https://doi.org/10.3354/meps10427</w:t>
      </w:r>
    </w:p>
    <w:p w14:paraId="607107C4"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Sarkar, S., &amp; Margules, C. (2002). Operationalizing biodiversity for conservation planning. </w:t>
      </w:r>
      <w:r w:rsidRPr="001D2611">
        <w:rPr>
          <w:rFonts w:ascii="Times New Roman" w:hAnsi="Times New Roman" w:cs="Times New Roman"/>
          <w:i/>
          <w:iCs/>
          <w:noProof/>
        </w:rPr>
        <w:t>J Biosci</w:t>
      </w:r>
      <w:r w:rsidRPr="001D2611">
        <w:rPr>
          <w:rFonts w:ascii="Times New Roman" w:hAnsi="Times New Roman" w:cs="Times New Roman"/>
          <w:noProof/>
        </w:rPr>
        <w:t xml:space="preserve">, </w:t>
      </w:r>
      <w:r w:rsidRPr="001D2611">
        <w:rPr>
          <w:rFonts w:ascii="Times New Roman" w:hAnsi="Times New Roman" w:cs="Times New Roman"/>
          <w:i/>
          <w:iCs/>
          <w:noProof/>
        </w:rPr>
        <w:t>27</w:t>
      </w:r>
      <w:r w:rsidRPr="001D2611">
        <w:rPr>
          <w:rFonts w:ascii="Times New Roman" w:hAnsi="Times New Roman" w:cs="Times New Roman"/>
          <w:noProof/>
        </w:rPr>
        <w:t>.</w:t>
      </w:r>
    </w:p>
    <w:p w14:paraId="6B43CED4"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Sebek, P., Barnouin, T., Brin, A., Brustel, H., Dufrêne, M., Gosselin, F., … Bouget, C. (2012). A test for assessment of saproxylic beetle biodiversity using subsets of “monitoring species.” </w:t>
      </w:r>
      <w:r w:rsidRPr="001D2611">
        <w:rPr>
          <w:rFonts w:ascii="Times New Roman" w:hAnsi="Times New Roman" w:cs="Times New Roman"/>
          <w:i/>
          <w:iCs/>
          <w:noProof/>
        </w:rPr>
        <w:t>Ecological Indicators</w:t>
      </w:r>
      <w:r w:rsidRPr="001D2611">
        <w:rPr>
          <w:rFonts w:ascii="Times New Roman" w:hAnsi="Times New Roman" w:cs="Times New Roman"/>
          <w:noProof/>
        </w:rPr>
        <w:t xml:space="preserve">, </w:t>
      </w:r>
      <w:r w:rsidRPr="001D2611">
        <w:rPr>
          <w:rFonts w:ascii="Times New Roman" w:hAnsi="Times New Roman" w:cs="Times New Roman"/>
          <w:i/>
          <w:iCs/>
          <w:noProof/>
        </w:rPr>
        <w:t>20</w:t>
      </w:r>
      <w:r w:rsidRPr="001D2611">
        <w:rPr>
          <w:rFonts w:ascii="Times New Roman" w:hAnsi="Times New Roman" w:cs="Times New Roman"/>
          <w:noProof/>
        </w:rPr>
        <w:t>, 304–315. https://doi.org/10.1016/j.ecolind.2012.02.033</w:t>
      </w:r>
    </w:p>
    <w:p w14:paraId="2362990C"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Staudinger, M. D., Carter, S. L., Cross, M. S., Dubois, N. S., Duffy, J. E., Enquist, C., … Turner, W. (2013). Biodiversity in a changing climate : A synthesis of current and projected trends in the US in a nutshell. </w:t>
      </w:r>
      <w:r w:rsidRPr="001D2611">
        <w:rPr>
          <w:rFonts w:ascii="Times New Roman" w:hAnsi="Times New Roman" w:cs="Times New Roman"/>
          <w:i/>
          <w:iCs/>
          <w:noProof/>
        </w:rPr>
        <w:t>Frontiers in Ecology and the Environment</w:t>
      </w:r>
      <w:r w:rsidRPr="001D2611">
        <w:rPr>
          <w:rFonts w:ascii="Times New Roman" w:hAnsi="Times New Roman" w:cs="Times New Roman"/>
          <w:noProof/>
        </w:rPr>
        <w:t xml:space="preserve">, </w:t>
      </w:r>
      <w:r w:rsidRPr="001D2611">
        <w:rPr>
          <w:rFonts w:ascii="Times New Roman" w:hAnsi="Times New Roman" w:cs="Times New Roman"/>
          <w:i/>
          <w:iCs/>
          <w:noProof/>
        </w:rPr>
        <w:t>11</w:t>
      </w:r>
      <w:r w:rsidRPr="001D2611">
        <w:rPr>
          <w:rFonts w:ascii="Times New Roman" w:hAnsi="Times New Roman" w:cs="Times New Roman"/>
          <w:noProof/>
        </w:rPr>
        <w:t>(9), 465–473. https://doi.org/10.1890/120272</w:t>
      </w:r>
    </w:p>
    <w:p w14:paraId="189628C5"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Stork, N. E. (2010). Re-assessing current extinction rates. </w:t>
      </w:r>
      <w:r w:rsidRPr="001D2611">
        <w:rPr>
          <w:rFonts w:ascii="Times New Roman" w:hAnsi="Times New Roman" w:cs="Times New Roman"/>
          <w:i/>
          <w:iCs/>
          <w:noProof/>
        </w:rPr>
        <w:t>Biodiversity and Conservation</w:t>
      </w:r>
      <w:r w:rsidRPr="001D2611">
        <w:rPr>
          <w:rFonts w:ascii="Times New Roman" w:hAnsi="Times New Roman" w:cs="Times New Roman"/>
          <w:noProof/>
        </w:rPr>
        <w:t xml:space="preserve">, </w:t>
      </w:r>
      <w:r w:rsidRPr="001D2611">
        <w:rPr>
          <w:rFonts w:ascii="Times New Roman" w:hAnsi="Times New Roman" w:cs="Times New Roman"/>
          <w:i/>
          <w:iCs/>
          <w:noProof/>
        </w:rPr>
        <w:t>19</w:t>
      </w:r>
      <w:r w:rsidRPr="001D2611">
        <w:rPr>
          <w:rFonts w:ascii="Times New Roman" w:hAnsi="Times New Roman" w:cs="Times New Roman"/>
          <w:noProof/>
        </w:rPr>
        <w:t>(2), 357–371. https://doi.org/10.1007/s10531-009-9761-9</w:t>
      </w:r>
    </w:p>
    <w:p w14:paraId="53A6C503"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Stubler, A. D., Duckworth, A. R., &amp; Peterson, B. J. (2015). The effects of coastal development on sponge abundance, diversity, and community composition on Jamaican coral reefs. </w:t>
      </w:r>
      <w:r w:rsidRPr="001D2611">
        <w:rPr>
          <w:rFonts w:ascii="Times New Roman" w:hAnsi="Times New Roman" w:cs="Times New Roman"/>
          <w:i/>
          <w:iCs/>
          <w:noProof/>
        </w:rPr>
        <w:t>Marine Pollution Bulletin</w:t>
      </w:r>
      <w:r w:rsidRPr="001D2611">
        <w:rPr>
          <w:rFonts w:ascii="Times New Roman" w:hAnsi="Times New Roman" w:cs="Times New Roman"/>
          <w:noProof/>
        </w:rPr>
        <w:t xml:space="preserve">, </w:t>
      </w:r>
      <w:r w:rsidRPr="001D2611">
        <w:rPr>
          <w:rFonts w:ascii="Times New Roman" w:hAnsi="Times New Roman" w:cs="Times New Roman"/>
          <w:i/>
          <w:iCs/>
          <w:noProof/>
        </w:rPr>
        <w:t>96</w:t>
      </w:r>
      <w:r w:rsidRPr="001D2611">
        <w:rPr>
          <w:rFonts w:ascii="Times New Roman" w:hAnsi="Times New Roman" w:cs="Times New Roman"/>
          <w:noProof/>
        </w:rPr>
        <w:t>, 261–270. https://doi.org/10.1016/j.marpolbul.2015.05.014</w:t>
      </w:r>
    </w:p>
    <w:p w14:paraId="3FE0EDD0"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Walton, C. J., Hayes, N. K., &amp; Gilliam, D. S. (2018). Impacts of a Regional, Multi-Year, Multi-</w:t>
      </w:r>
      <w:r w:rsidRPr="001D2611">
        <w:rPr>
          <w:rFonts w:ascii="Times New Roman" w:hAnsi="Times New Roman" w:cs="Times New Roman"/>
          <w:noProof/>
        </w:rPr>
        <w:lastRenderedPageBreak/>
        <w:t xml:space="preserve">Species Coral Disease Outbreak in Southeast Florida. </w:t>
      </w:r>
      <w:r w:rsidRPr="001D2611">
        <w:rPr>
          <w:rFonts w:ascii="Times New Roman" w:hAnsi="Times New Roman" w:cs="Times New Roman"/>
          <w:i/>
          <w:iCs/>
          <w:noProof/>
        </w:rPr>
        <w:t>Frontiers in Marine Science</w:t>
      </w:r>
      <w:r w:rsidRPr="001D2611">
        <w:rPr>
          <w:rFonts w:ascii="Times New Roman" w:hAnsi="Times New Roman" w:cs="Times New Roman"/>
          <w:noProof/>
        </w:rPr>
        <w:t xml:space="preserve">, </w:t>
      </w:r>
      <w:r w:rsidRPr="001D2611">
        <w:rPr>
          <w:rFonts w:ascii="Times New Roman" w:hAnsi="Times New Roman" w:cs="Times New Roman"/>
          <w:i/>
          <w:iCs/>
          <w:noProof/>
        </w:rPr>
        <w:t>5</w:t>
      </w:r>
      <w:r w:rsidRPr="001D2611">
        <w:rPr>
          <w:rFonts w:ascii="Times New Roman" w:hAnsi="Times New Roman" w:cs="Times New Roman"/>
          <w:noProof/>
        </w:rPr>
        <w:t>(September), 1–14. https://doi.org/10.3389/fmars.2018.00323</w:t>
      </w:r>
    </w:p>
    <w:p w14:paraId="331029B8"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Ward, D., &amp; Stanley, M. (2004). The value of RTUs and parataxonomy versus taxonomic species. </w:t>
      </w:r>
      <w:r w:rsidRPr="001D2611">
        <w:rPr>
          <w:rFonts w:ascii="Times New Roman" w:hAnsi="Times New Roman" w:cs="Times New Roman"/>
          <w:i/>
          <w:iCs/>
          <w:noProof/>
        </w:rPr>
        <w:t>New Zealand Entomologist</w:t>
      </w:r>
      <w:r w:rsidRPr="001D2611">
        <w:rPr>
          <w:rFonts w:ascii="Times New Roman" w:hAnsi="Times New Roman" w:cs="Times New Roman"/>
          <w:noProof/>
        </w:rPr>
        <w:t xml:space="preserve">, </w:t>
      </w:r>
      <w:r w:rsidRPr="001D2611">
        <w:rPr>
          <w:rFonts w:ascii="Times New Roman" w:hAnsi="Times New Roman" w:cs="Times New Roman"/>
          <w:i/>
          <w:iCs/>
          <w:noProof/>
        </w:rPr>
        <w:t>27</w:t>
      </w:r>
      <w:r w:rsidRPr="001D2611">
        <w:rPr>
          <w:rFonts w:ascii="Times New Roman" w:hAnsi="Times New Roman" w:cs="Times New Roman"/>
          <w:noProof/>
        </w:rPr>
        <w:t>, 3–9. Retrieved from http://www.tandfonline.com/doi/abs/10.1080/00779962.2004.9722118</w:t>
      </w:r>
    </w:p>
    <w:p w14:paraId="0E1D3391"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Ward, T., Vanderklift, M., Nicholls, A., &amp; Kenchington, R. (1999). Selecting marine reserves using habitats and species assemblages as surrogates for biological diversity. </w:t>
      </w:r>
      <w:r w:rsidRPr="001D2611">
        <w:rPr>
          <w:rFonts w:ascii="Times New Roman" w:hAnsi="Times New Roman" w:cs="Times New Roman"/>
          <w:i/>
          <w:iCs/>
          <w:noProof/>
        </w:rPr>
        <w:t>Ecol Appl</w:t>
      </w:r>
      <w:r w:rsidRPr="001D2611">
        <w:rPr>
          <w:rFonts w:ascii="Times New Roman" w:hAnsi="Times New Roman" w:cs="Times New Roman"/>
          <w:noProof/>
        </w:rPr>
        <w:t xml:space="preserve">, </w:t>
      </w:r>
      <w:r w:rsidRPr="001D2611">
        <w:rPr>
          <w:rFonts w:ascii="Times New Roman" w:hAnsi="Times New Roman" w:cs="Times New Roman"/>
          <w:i/>
          <w:iCs/>
          <w:noProof/>
        </w:rPr>
        <w:t>9</w:t>
      </w:r>
      <w:r w:rsidRPr="001D2611">
        <w:rPr>
          <w:rFonts w:ascii="Times New Roman" w:hAnsi="Times New Roman" w:cs="Times New Roman"/>
          <w:noProof/>
        </w:rPr>
        <w:t>.</w:t>
      </w:r>
    </w:p>
    <w:p w14:paraId="114FEC3D"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Weil, E., &amp; Knowlton, N. (1989). A multi-character analysis of the Caribbean coral Montastraea annularis and its two sibling species M. faveolata and M. franksi. </w:t>
      </w:r>
      <w:r w:rsidRPr="001D2611">
        <w:rPr>
          <w:rFonts w:ascii="Times New Roman" w:hAnsi="Times New Roman" w:cs="Times New Roman"/>
          <w:i/>
          <w:iCs/>
          <w:noProof/>
        </w:rPr>
        <w:t>Smithsonian</w:t>
      </w:r>
      <w:r w:rsidRPr="001D2611">
        <w:rPr>
          <w:rFonts w:ascii="Times New Roman" w:hAnsi="Times New Roman" w:cs="Times New Roman"/>
          <w:noProof/>
        </w:rPr>
        <w:t xml:space="preserve">, </w:t>
      </w:r>
      <w:r w:rsidRPr="001D2611">
        <w:rPr>
          <w:rFonts w:ascii="Times New Roman" w:hAnsi="Times New Roman" w:cs="Times New Roman"/>
          <w:i/>
          <w:iCs/>
          <w:noProof/>
        </w:rPr>
        <w:t>55</w:t>
      </w:r>
      <w:r w:rsidRPr="001D2611">
        <w:rPr>
          <w:rFonts w:ascii="Times New Roman" w:hAnsi="Times New Roman" w:cs="Times New Roman"/>
          <w:noProof/>
        </w:rPr>
        <w:t>(September).</w:t>
      </w:r>
    </w:p>
    <w:p w14:paraId="42269A3B"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Wilson, S. K., Dolman, A. M., Cheal, A. J., Emslie, M. J., Pratchett, M. S., &amp; Sweatman, H. P. A. (2009). Maintenance of fish diversity on disturbed coral reefs. </w:t>
      </w:r>
      <w:r w:rsidRPr="001D2611">
        <w:rPr>
          <w:rFonts w:ascii="Times New Roman" w:hAnsi="Times New Roman" w:cs="Times New Roman"/>
          <w:i/>
          <w:iCs/>
          <w:noProof/>
        </w:rPr>
        <w:t>Coral Reefs</w:t>
      </w:r>
      <w:r w:rsidRPr="001D2611">
        <w:rPr>
          <w:rFonts w:ascii="Times New Roman" w:hAnsi="Times New Roman" w:cs="Times New Roman"/>
          <w:noProof/>
        </w:rPr>
        <w:t xml:space="preserve">, </w:t>
      </w:r>
      <w:r w:rsidRPr="001D2611">
        <w:rPr>
          <w:rFonts w:ascii="Times New Roman" w:hAnsi="Times New Roman" w:cs="Times New Roman"/>
          <w:i/>
          <w:iCs/>
          <w:noProof/>
        </w:rPr>
        <w:t>28</w:t>
      </w:r>
      <w:r w:rsidRPr="001D2611">
        <w:rPr>
          <w:rFonts w:ascii="Times New Roman" w:hAnsi="Times New Roman" w:cs="Times New Roman"/>
          <w:noProof/>
        </w:rPr>
        <w:t>(1), 3–14. https://doi.org/10.1007/s00338-008-0431-2</w:t>
      </w:r>
    </w:p>
    <w:p w14:paraId="5DF79A81"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Wilson, S. K., Graham, N. A. J., Pratchett, M. S., Jones, G. P., &amp; Polunin, N. V. C. (2006). Multiple disturbances and the global degradation of coral reefs: are reef fishes at risk or resilient? </w:t>
      </w:r>
      <w:r w:rsidRPr="001D2611">
        <w:rPr>
          <w:rFonts w:ascii="Times New Roman" w:hAnsi="Times New Roman" w:cs="Times New Roman"/>
          <w:i/>
          <w:iCs/>
          <w:noProof/>
        </w:rPr>
        <w:t>Global Change Biology</w:t>
      </w:r>
      <w:r w:rsidRPr="001D2611">
        <w:rPr>
          <w:rFonts w:ascii="Times New Roman" w:hAnsi="Times New Roman" w:cs="Times New Roman"/>
          <w:noProof/>
        </w:rPr>
        <w:t xml:space="preserve">, </w:t>
      </w:r>
      <w:r w:rsidRPr="001D2611">
        <w:rPr>
          <w:rFonts w:ascii="Times New Roman" w:hAnsi="Times New Roman" w:cs="Times New Roman"/>
          <w:i/>
          <w:iCs/>
          <w:noProof/>
        </w:rPr>
        <w:t>12</w:t>
      </w:r>
      <w:r w:rsidRPr="001D2611">
        <w:rPr>
          <w:rFonts w:ascii="Times New Roman" w:hAnsi="Times New Roman" w:cs="Times New Roman"/>
          <w:noProof/>
        </w:rPr>
        <w:t>(11), 2220–2234. https://doi.org/10.1111/j.1365-2486.2006.01252.x</w:t>
      </w:r>
    </w:p>
    <w:p w14:paraId="444E22DA" w14:textId="3D6C53DA" w:rsidR="00161389" w:rsidRPr="00C4735F" w:rsidRDefault="000560AF" w:rsidP="001D2611">
      <w:pPr>
        <w:widowControl w:val="0"/>
        <w:autoSpaceDE w:val="0"/>
        <w:autoSpaceDN w:val="0"/>
        <w:adjustRightInd w:val="0"/>
        <w:spacing w:line="480" w:lineRule="auto"/>
        <w:ind w:left="480" w:hanging="480"/>
        <w:rPr>
          <w:rFonts w:ascii="Times New Roman" w:hAnsi="Times New Roman" w:cs="Times New Roman"/>
        </w:rPr>
      </w:pPr>
      <w:r w:rsidRPr="00C4735F">
        <w:rPr>
          <w:rFonts w:ascii="Times New Roman" w:hAnsi="Times New Roman" w:cs="Times New Roman"/>
        </w:rPr>
        <w:lastRenderedPageBreak/>
        <w:fldChar w:fldCharType="end"/>
      </w:r>
      <w:r w:rsidR="00161389" w:rsidRPr="00C4735F">
        <w:rPr>
          <w:rFonts w:ascii="Times New Roman" w:hAnsi="Times New Roman" w:cs="Times New Roman"/>
          <w:noProof/>
        </w:rPr>
        <w:drawing>
          <wp:inline distT="0" distB="0" distL="0" distR="0" wp14:anchorId="3D1B3EDF" wp14:editId="5947B951">
            <wp:extent cx="3200400" cy="24003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 - Guana Island map.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5E91458F" w14:textId="77777777" w:rsidR="003A1FEA" w:rsidRPr="00C4735F" w:rsidRDefault="003A1FEA" w:rsidP="003A1FEA">
      <w:pPr>
        <w:spacing w:line="480" w:lineRule="auto"/>
        <w:rPr>
          <w:rFonts w:ascii="Times New Roman" w:hAnsi="Times New Roman" w:cs="Times New Roman"/>
        </w:rPr>
      </w:pPr>
      <w:r w:rsidRPr="00C4735F">
        <w:rPr>
          <w:rFonts w:ascii="Times New Roman" w:hAnsi="Times New Roman" w:cs="Times New Roman"/>
        </w:rPr>
        <w:t xml:space="preserve">Figure 1. A map of Guana Island, British Virgin Islands, showing the eight study sites: (1) Grand </w:t>
      </w:r>
      <w:proofErr w:type="spellStart"/>
      <w:r w:rsidRPr="00C4735F">
        <w:rPr>
          <w:rFonts w:ascii="Times New Roman" w:hAnsi="Times New Roman" w:cs="Times New Roman"/>
        </w:rPr>
        <w:t>Ghut</w:t>
      </w:r>
      <w:proofErr w:type="spellEnd"/>
      <w:r w:rsidRPr="00C4735F">
        <w:rPr>
          <w:rFonts w:ascii="Times New Roman" w:hAnsi="Times New Roman" w:cs="Times New Roman"/>
        </w:rPr>
        <w:t xml:space="preserve">, (2) Pelican </w:t>
      </w:r>
      <w:proofErr w:type="spellStart"/>
      <w:r w:rsidRPr="00C4735F">
        <w:rPr>
          <w:rFonts w:ascii="Times New Roman" w:hAnsi="Times New Roman" w:cs="Times New Roman"/>
        </w:rPr>
        <w:t>Ghut</w:t>
      </w:r>
      <w:proofErr w:type="spellEnd"/>
      <w:r w:rsidRPr="00C4735F">
        <w:rPr>
          <w:rFonts w:ascii="Times New Roman" w:hAnsi="Times New Roman" w:cs="Times New Roman"/>
        </w:rPr>
        <w:t>, (3) Bigelow Beach, (4) Monkey Point, (5) White Bay, (6) Iguana Head, (7) Crab Cove, and (8) Long Point.</w:t>
      </w:r>
    </w:p>
    <w:p w14:paraId="30A25485" w14:textId="6DE2E94F" w:rsidR="003A1FEA" w:rsidRPr="00C4735F" w:rsidRDefault="003A1FEA" w:rsidP="006C38CA">
      <w:pPr>
        <w:widowControl w:val="0"/>
        <w:autoSpaceDE w:val="0"/>
        <w:autoSpaceDN w:val="0"/>
        <w:adjustRightInd w:val="0"/>
        <w:spacing w:line="480" w:lineRule="auto"/>
        <w:ind w:left="480" w:hanging="480"/>
        <w:rPr>
          <w:rFonts w:ascii="Times New Roman" w:hAnsi="Times New Roman" w:cs="Times New Roman"/>
        </w:rPr>
      </w:pPr>
      <w:r w:rsidRPr="00C4735F">
        <w:rPr>
          <w:rFonts w:ascii="Times New Roman" w:hAnsi="Times New Roman" w:cs="Times New Roman"/>
          <w:noProof/>
        </w:rPr>
        <w:drawing>
          <wp:inline distT="0" distB="0" distL="0" distR="0" wp14:anchorId="62D9D992" wp14:editId="09002D3C">
            <wp:extent cx="3797499" cy="2050494"/>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03080" cy="2053507"/>
                    </a:xfrm>
                    <a:prstGeom prst="rect">
                      <a:avLst/>
                    </a:prstGeom>
                    <a:noFill/>
                  </pic:spPr>
                </pic:pic>
              </a:graphicData>
            </a:graphic>
          </wp:inline>
        </w:drawing>
      </w:r>
    </w:p>
    <w:p w14:paraId="35C4F0E0" w14:textId="28CAE4A2" w:rsidR="00C8570D" w:rsidRPr="00C4735F" w:rsidRDefault="003A1FEA" w:rsidP="006C38CA">
      <w:pPr>
        <w:widowControl w:val="0"/>
        <w:autoSpaceDE w:val="0"/>
        <w:autoSpaceDN w:val="0"/>
        <w:adjustRightInd w:val="0"/>
        <w:spacing w:line="480" w:lineRule="auto"/>
        <w:ind w:left="480" w:hanging="480"/>
        <w:rPr>
          <w:rFonts w:ascii="Times New Roman" w:hAnsi="Times New Roman" w:cs="Times New Roman"/>
        </w:rPr>
      </w:pPr>
      <w:r w:rsidRPr="00C4735F">
        <w:rPr>
          <w:rFonts w:ascii="Times New Roman" w:hAnsi="Times New Roman" w:cs="Times New Roman"/>
        </w:rPr>
        <w:t>Figure 2. Preliminary depiction of the various transect methods used in this survey.</w:t>
      </w:r>
    </w:p>
    <w:sectPr w:rsidR="00C8570D" w:rsidRPr="00C4735F" w:rsidSect="0072609A">
      <w:footerReference w:type="default" r:id="rId13"/>
      <w:pgSz w:w="12240" w:h="15840"/>
      <w:pgMar w:top="1440" w:right="1440" w:bottom="1440" w:left="1440" w:header="720" w:footer="720" w:gutter="0"/>
      <w:pgNumType w:fmt="lowerRoman"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Brian Gerber" w:date="2019-02-12T09:12:00Z" w:initials="BG">
    <w:p w14:paraId="23B887EA" w14:textId="4372EDA8" w:rsidR="006C6ABC" w:rsidRDefault="006C6ABC">
      <w:pPr>
        <w:pStyle w:val="CommentText"/>
      </w:pPr>
      <w:r>
        <w:rPr>
          <w:rStyle w:val="CommentReference"/>
        </w:rPr>
        <w:annotationRef/>
      </w:r>
      <w:proofErr w:type="gramStart"/>
      <w:r>
        <w:t>Specifically</w:t>
      </w:r>
      <w:proofErr w:type="gramEnd"/>
      <w:r>
        <w:t xml:space="preserve"> what about corals? This is </w:t>
      </w:r>
      <w:proofErr w:type="gramStart"/>
      <w:r>
        <w:t>says</w:t>
      </w:r>
      <w:proofErr w:type="gramEnd"/>
      <w:r>
        <w:t xml:space="preserve"> corals are good surrogates for diversity of other reef-</w:t>
      </w:r>
      <w:proofErr w:type="spellStart"/>
      <w:r>
        <w:t>assoiciated</w:t>
      </w:r>
      <w:proofErr w:type="spellEnd"/>
      <w:r>
        <w:t xml:space="preserve"> taxa. Does that mean coral diversity is a good surrogate? If not diversity, clarify what you mean exactly – maybe you mean all aspects of corals – richness, diversity, etc.</w:t>
      </w:r>
    </w:p>
  </w:comment>
  <w:comment w:id="12" w:author="Brian Gerber" w:date="2019-02-12T09:14:00Z" w:initials="BG">
    <w:p w14:paraId="2CD5C855" w14:textId="2A326984" w:rsidR="006C6ABC" w:rsidRDefault="006C6ABC">
      <w:pPr>
        <w:pStyle w:val="CommentText"/>
      </w:pPr>
      <w:r>
        <w:rPr>
          <w:rStyle w:val="CommentReference"/>
        </w:rPr>
        <w:annotationRef/>
      </w:r>
      <w:r>
        <w:t xml:space="preserve">Now changed from diversity to richness. Make sure your terminology is consistent. </w:t>
      </w:r>
    </w:p>
  </w:comment>
  <w:comment w:id="13" w:author="Brian Gerber" w:date="2019-02-12T09:14:00Z" w:initials="BG">
    <w:p w14:paraId="6B06B2B6" w14:textId="5425B113" w:rsidR="006C6ABC" w:rsidRDefault="006C6ABC">
      <w:pPr>
        <w:pStyle w:val="CommentText"/>
      </w:pPr>
      <w:r>
        <w:rPr>
          <w:rStyle w:val="CommentReference"/>
        </w:rPr>
        <w:annotationRef/>
      </w:r>
      <w:r>
        <w:t>Quantified what exactly? Richness? Diversity? Both?</w:t>
      </w:r>
    </w:p>
  </w:comment>
  <w:comment w:id="15" w:author="Brian Gerber" w:date="2019-02-12T09:16:00Z" w:initials="BG">
    <w:p w14:paraId="6B1FEF12" w14:textId="77777777" w:rsidR="006C6ABC" w:rsidRDefault="006C6ABC">
      <w:pPr>
        <w:pStyle w:val="CommentText"/>
      </w:pPr>
      <w:r>
        <w:rPr>
          <w:rStyle w:val="CommentReference"/>
        </w:rPr>
        <w:annotationRef/>
      </w:r>
      <w:r>
        <w:t xml:space="preserve">Do you want to make investigating RTUs as an objective as well? It comes as secondary here. Just giving options. I like it being part of the overall topic- but either way is okay. </w:t>
      </w:r>
    </w:p>
    <w:p w14:paraId="415383DD" w14:textId="77777777" w:rsidR="006C6ABC" w:rsidRDefault="006C6ABC">
      <w:pPr>
        <w:pStyle w:val="CommentText"/>
      </w:pPr>
    </w:p>
    <w:p w14:paraId="450707D5" w14:textId="43236E84" w:rsidR="006C6ABC" w:rsidRDefault="006C6ABC">
      <w:pPr>
        <w:pStyle w:val="CommentText"/>
      </w:pPr>
      <w:r>
        <w:t xml:space="preserve">If you want as an objective, clarify right before “Our objective” that often we can’t identify species easily and thus creates a problem. Then after “Our objective”, add a second statement of what you will accomplish. </w:t>
      </w:r>
    </w:p>
  </w:comment>
  <w:comment w:id="14" w:author="Brian Gerber" w:date="2019-02-12T09:18:00Z" w:initials="BG">
    <w:p w14:paraId="2AD0D810" w14:textId="618AE252" w:rsidR="006C6ABC" w:rsidRDefault="006C6ABC">
      <w:pPr>
        <w:pStyle w:val="CommentText"/>
      </w:pPr>
      <w:r>
        <w:rPr>
          <w:rStyle w:val="CommentReference"/>
        </w:rPr>
        <w:annotationRef/>
      </w:r>
      <w:r>
        <w:rPr>
          <w:rStyle w:val="CommentReference"/>
        </w:rPr>
        <w:t xml:space="preserve">I don’t follow this well. Not saying it’s wrong- maybe a rephrasing to communicate what you did a bit better is needed. </w:t>
      </w:r>
    </w:p>
  </w:comment>
  <w:comment w:id="16" w:author="Brian Gerber" w:date="2019-02-12T09:20:00Z" w:initials="BG">
    <w:p w14:paraId="3BF67AD2" w14:textId="03EF060C" w:rsidR="006C6ABC" w:rsidRDefault="006C6ABC">
      <w:pPr>
        <w:pStyle w:val="CommentText"/>
      </w:pPr>
      <w:r>
        <w:t xml:space="preserve">Target </w:t>
      </w:r>
      <w:r>
        <w:rPr>
          <w:rStyle w:val="CommentReference"/>
        </w:rPr>
        <w:annotationRef/>
      </w:r>
      <w:r>
        <w:t>What? Target species? Target RTU’s?</w:t>
      </w:r>
    </w:p>
  </w:comment>
  <w:comment w:id="17" w:author="Brian Gerber" w:date="2019-02-12T09:20:00Z" w:initials="BG">
    <w:p w14:paraId="03C7AF0A" w14:textId="762DAAA2" w:rsidR="006C6ABC" w:rsidRDefault="006C6ABC">
      <w:pPr>
        <w:pStyle w:val="CommentText"/>
      </w:pPr>
      <w:r>
        <w:rPr>
          <w:rStyle w:val="CommentReference"/>
        </w:rPr>
        <w:annotationRef/>
      </w:r>
      <w:r>
        <w:t xml:space="preserve">Maybe add a concluding </w:t>
      </w:r>
      <w:proofErr w:type="spellStart"/>
      <w:r>
        <w:t>senstnece</w:t>
      </w:r>
      <w:proofErr w:type="spellEnd"/>
      <w:r>
        <w:t xml:space="preserve">- bring it back to why </w:t>
      </w:r>
      <w:proofErr w:type="gramStart"/>
      <w:r>
        <w:t>this matters</w:t>
      </w:r>
      <w:proofErr w:type="gramEnd"/>
      <w:r>
        <w:t xml:space="preserve"> – thus your results support how to monitor coral reef systems more effectively and thus more quickly identify conservation priorities. </w:t>
      </w:r>
    </w:p>
  </w:comment>
  <w:comment w:id="18" w:author="Brian Gerber" w:date="2019-02-12T09:23:00Z" w:initials="BG">
    <w:p w14:paraId="50F7FCFD" w14:textId="549A3E49" w:rsidR="006C6ABC" w:rsidRDefault="006C6ABC">
      <w:pPr>
        <w:pStyle w:val="CommentText"/>
      </w:pPr>
      <w:r>
        <w:t>Bam! Great lead sentence.</w:t>
      </w:r>
    </w:p>
  </w:comment>
  <w:comment w:id="19" w:author="Brian Gerber" w:date="2019-02-12T09:23:00Z" w:initials="BG">
    <w:p w14:paraId="3C5454EE" w14:textId="11BA6611" w:rsidR="006C6ABC" w:rsidRDefault="006C6ABC">
      <w:pPr>
        <w:pStyle w:val="CommentText"/>
      </w:pPr>
      <w:r>
        <w:rPr>
          <w:rStyle w:val="CommentReference"/>
        </w:rPr>
        <w:annotationRef/>
      </w:r>
      <w:r>
        <w:t xml:space="preserve">Love this. </w:t>
      </w:r>
    </w:p>
  </w:comment>
  <w:comment w:id="20" w:author="Graham Forrester" w:date="2019-02-05T06:42:00Z" w:initials="GF">
    <w:p w14:paraId="5CB9E37B" w14:textId="0AD54ED4" w:rsidR="006C6ABC" w:rsidRDefault="006C6ABC">
      <w:pPr>
        <w:pStyle w:val="CommentText"/>
      </w:pPr>
      <w:r>
        <w:rPr>
          <w:rStyle w:val="CommentReference"/>
        </w:rPr>
        <w:annotationRef/>
      </w:r>
      <w:r>
        <w:t xml:space="preserve">Not critical, but once the intro is pretty </w:t>
      </w:r>
      <w:proofErr w:type="gramStart"/>
      <w:r>
        <w:t>tight</w:t>
      </w:r>
      <w:proofErr w:type="gramEnd"/>
      <w:r>
        <w:t xml:space="preserve"> we can decide if a sentence or phrase about eDNA as a new method for monitoring species richness is warranted</w:t>
      </w:r>
    </w:p>
  </w:comment>
  <w:comment w:id="28" w:author="Brian Gerber" w:date="2019-02-12T09:27:00Z" w:initials="BG">
    <w:p w14:paraId="4D3378F4" w14:textId="77777777" w:rsidR="006C6ABC" w:rsidRDefault="006C6ABC" w:rsidP="00AE6CA7">
      <w:pPr>
        <w:pStyle w:val="Heading2"/>
        <w:shd w:val="clear" w:color="auto" w:fill="FFFFFF"/>
        <w:spacing w:before="150" w:after="225" w:line="450" w:lineRule="atLeast"/>
        <w:rPr>
          <w:rFonts w:ascii="Arial" w:eastAsia="Times New Roman" w:hAnsi="Arial" w:cs="Arial"/>
          <w:color w:val="1C1D1E"/>
          <w:sz w:val="36"/>
          <w:szCs w:val="36"/>
        </w:rPr>
      </w:pPr>
      <w:r>
        <w:rPr>
          <w:rStyle w:val="CommentReference"/>
        </w:rPr>
        <w:annotationRef/>
      </w:r>
      <w:r>
        <w:t xml:space="preserve">Please add one sentence on type of surrogates- species, taxonomic groups, maybe even landscape characteristics (see paper on land facets: </w:t>
      </w:r>
      <w:r>
        <w:rPr>
          <w:rFonts w:ascii="Arial" w:hAnsi="Arial" w:cs="Arial"/>
          <w:color w:val="1C1D1E"/>
        </w:rPr>
        <w:t>Use of Land Facets to Plan for Climate Change: Conserving the Arenas, Not the Actors</w:t>
      </w:r>
    </w:p>
    <w:p w14:paraId="1771A262" w14:textId="140CDB44" w:rsidR="006C6ABC" w:rsidRDefault="006C6ABC">
      <w:pPr>
        <w:pStyle w:val="CommentText"/>
      </w:pPr>
      <w:r>
        <w:t xml:space="preserve">. </w:t>
      </w:r>
    </w:p>
  </w:comment>
  <w:comment w:id="32" w:author="Brian Gerber" w:date="2019-02-12T09:34:00Z" w:initials="BG">
    <w:p w14:paraId="39AD74C6" w14:textId="77777777" w:rsidR="006C6ABC" w:rsidRDefault="006C6ABC">
      <w:pPr>
        <w:pStyle w:val="CommentText"/>
      </w:pPr>
      <w:r>
        <w:rPr>
          <w:rStyle w:val="CommentReference"/>
        </w:rPr>
        <w:annotationRef/>
      </w:r>
      <w:r>
        <w:t xml:space="preserve">You have a good citation for this idea? There’s lots of good one out there. Here’s a classic, </w:t>
      </w:r>
    </w:p>
    <w:p w14:paraId="02023368" w14:textId="149534C9" w:rsidR="006C6ABC" w:rsidRDefault="006C6ABC">
      <w:pPr>
        <w:pStyle w:val="CommentText"/>
      </w:pPr>
      <w:r>
        <w:rPr>
          <w:rFonts w:ascii="Arial" w:hAnsi="Arial" w:cs="Arial"/>
          <w:color w:val="222222"/>
          <w:sz w:val="20"/>
          <w:szCs w:val="20"/>
          <w:shd w:val="clear" w:color="auto" w:fill="FFFFFF"/>
        </w:rPr>
        <w:t>Wiens, John A. "Spatial scaling in ecology." </w:t>
      </w:r>
      <w:r>
        <w:rPr>
          <w:rFonts w:ascii="Arial" w:hAnsi="Arial" w:cs="Arial"/>
          <w:i/>
          <w:iCs/>
          <w:color w:val="222222"/>
          <w:sz w:val="20"/>
          <w:szCs w:val="20"/>
          <w:shd w:val="clear" w:color="auto" w:fill="FFFFFF"/>
        </w:rPr>
        <w:t>Functional ecology</w:t>
      </w:r>
      <w:r>
        <w:rPr>
          <w:rFonts w:ascii="Arial" w:hAnsi="Arial" w:cs="Arial"/>
          <w:color w:val="222222"/>
          <w:sz w:val="20"/>
          <w:szCs w:val="20"/>
          <w:shd w:val="clear" w:color="auto" w:fill="FFFFFF"/>
        </w:rPr>
        <w:t> 3.4 (1989): 385-397.</w:t>
      </w:r>
    </w:p>
  </w:comment>
  <w:comment w:id="43" w:author="Brian Gerber" w:date="2019-02-12T09:35:00Z" w:initials="BG">
    <w:p w14:paraId="07C647C7" w14:textId="0E078418" w:rsidR="006C6ABC" w:rsidRDefault="006C6ABC">
      <w:pPr>
        <w:pStyle w:val="CommentText"/>
      </w:pPr>
      <w:r>
        <w:rPr>
          <w:rStyle w:val="CommentReference"/>
        </w:rPr>
        <w:annotationRef/>
      </w:r>
      <w:r>
        <w:t>How about 1-2 example (see, PAPER, PAPER)</w:t>
      </w:r>
    </w:p>
  </w:comment>
  <w:comment w:id="57" w:author="Brian Gerber" w:date="2019-02-12T09:39:00Z" w:initials="BG">
    <w:p w14:paraId="52E7612F" w14:textId="6945E1B4" w:rsidR="006C6ABC" w:rsidRDefault="006C6ABC">
      <w:pPr>
        <w:pStyle w:val="CommentText"/>
      </w:pPr>
      <w:r>
        <w:rPr>
          <w:rStyle w:val="CommentReference"/>
        </w:rPr>
        <w:annotationRef/>
      </w:r>
      <w:r>
        <w:t xml:space="preserve">Inside the </w:t>
      </w:r>
      <w:proofErr w:type="spellStart"/>
      <w:r>
        <w:t>parantheses</w:t>
      </w:r>
      <w:proofErr w:type="spellEnd"/>
      <w:r>
        <w:t xml:space="preserve">- (e.g., 2 </w:t>
      </w:r>
      <w:proofErr w:type="gramStart"/>
      <w:r>
        <w:t>years:,</w:t>
      </w:r>
      <w:proofErr w:type="gramEnd"/>
      <w:r>
        <w:t xml:space="preserve"> citation, citation..)</w:t>
      </w:r>
    </w:p>
  </w:comment>
  <w:comment w:id="62" w:author="Brian Gerber" w:date="2019-02-12T09:42:00Z" w:initials="BG">
    <w:p w14:paraId="401FCD8B" w14:textId="6B07C8A5" w:rsidR="006C6ABC" w:rsidRDefault="006C6ABC">
      <w:pPr>
        <w:pStyle w:val="CommentText"/>
      </w:pPr>
      <w:r>
        <w:rPr>
          <w:rStyle w:val="CommentReference"/>
        </w:rPr>
        <w:annotationRef/>
      </w:r>
      <w:r>
        <w:t>Can you indicate what genera or family or anything to summarize the type of organisms?</w:t>
      </w:r>
    </w:p>
  </w:comment>
  <w:comment w:id="63" w:author="Brian Gerber" w:date="2019-02-12T10:59:00Z" w:initials="BG">
    <w:p w14:paraId="2980837F" w14:textId="7E42A9A1" w:rsidR="006C6ABC" w:rsidRDefault="006C6ABC">
      <w:pPr>
        <w:pStyle w:val="CommentText"/>
      </w:pPr>
      <w:r>
        <w:rPr>
          <w:rStyle w:val="CommentReference"/>
        </w:rPr>
        <w:annotationRef/>
      </w:r>
      <w:r>
        <w:t xml:space="preserve">Add a sentence here or before these two sentences that indicates why temporal investigation is necessary- because a snap shot in time does not indicate whether a surrogate relationship is stable over the diversity of environmental conditions – and thus we need to know under what conditions a surrogate works and does not work. </w:t>
      </w:r>
    </w:p>
  </w:comment>
  <w:comment w:id="67" w:author="Brian Gerber" w:date="2019-02-12T09:44:00Z" w:initials="BG">
    <w:p w14:paraId="7074423F" w14:textId="18F2B782" w:rsidR="006C6ABC" w:rsidRDefault="006C6ABC">
      <w:pPr>
        <w:pStyle w:val="CommentText"/>
      </w:pPr>
      <w:r>
        <w:rPr>
          <w:rStyle w:val="CommentReference"/>
        </w:rPr>
        <w:annotationRef/>
      </w:r>
      <w:r>
        <w:t>Correct? I think this is what you meant.</w:t>
      </w:r>
    </w:p>
  </w:comment>
  <w:comment w:id="64" w:author="Brian Gerber" w:date="2019-02-12T09:54:00Z" w:initials="BG">
    <w:p w14:paraId="6E9BD892" w14:textId="1748A8A3" w:rsidR="006C6ABC" w:rsidRDefault="006C6ABC">
      <w:pPr>
        <w:pStyle w:val="CommentText"/>
      </w:pPr>
      <w:r>
        <w:rPr>
          <w:rStyle w:val="CommentReference"/>
        </w:rPr>
        <w:annotationRef/>
      </w:r>
      <w:r>
        <w:t>Maybe instead – “Species related by evolutionary history and sometimes not (i.e., convergent evolution) can be indistinguishable phenotypically and thus cannot be identified in the field.”</w:t>
      </w:r>
    </w:p>
  </w:comment>
  <w:comment w:id="70" w:author="Brian Gerber" w:date="2019-02-12T09:45:00Z" w:initials="BG">
    <w:p w14:paraId="670EDB37" w14:textId="409426C7" w:rsidR="006C6ABC" w:rsidRDefault="006C6ABC">
      <w:pPr>
        <w:pStyle w:val="CommentText"/>
      </w:pPr>
      <w:r>
        <w:rPr>
          <w:rStyle w:val="CommentReference"/>
        </w:rPr>
        <w:annotationRef/>
      </w:r>
      <w:r>
        <w:t xml:space="preserve">I don’t follow. I read – it is not possible to identify two taxonomic groups due to changes in classification. Does this mean that when a species is identified in monitoring data for 10 years and then someone splits of lumps the species and now you don’t know what you sampled? </w:t>
      </w:r>
    </w:p>
  </w:comment>
  <w:comment w:id="65" w:author="Brian Gerber" w:date="2019-02-12T10:02:00Z" w:initials="BG">
    <w:p w14:paraId="109BFCBA" w14:textId="132508B2" w:rsidR="006C6ABC" w:rsidRDefault="006C6ABC">
      <w:pPr>
        <w:pStyle w:val="CommentText"/>
      </w:pPr>
      <w:r>
        <w:rPr>
          <w:rStyle w:val="CommentReference"/>
        </w:rPr>
        <w:annotationRef/>
      </w:r>
      <w:r>
        <w:t xml:space="preserve">I think this needs to be simplified. </w:t>
      </w:r>
      <w:r>
        <w:t xml:space="preserve">Simply- we often can’t identify species of similar genera or even different based on phenotype – as such often times we need to recognize that our </w:t>
      </w:r>
      <w:r w:rsidR="008E4ABD">
        <w:t>designations</w:t>
      </w:r>
      <w:r>
        <w:t xml:space="preserve"> </w:t>
      </w:r>
      <w:bookmarkStart w:id="74" w:name="_GoBack"/>
      <w:bookmarkEnd w:id="74"/>
      <w:r>
        <w:t>are simply recognizable ta</w:t>
      </w:r>
      <w:r w:rsidR="008E4ABD">
        <w:t>xo</w:t>
      </w:r>
      <w:r>
        <w:t xml:space="preserve">nomic units (RTS), which maybe a mix of more than one species of the same of different genera or family. </w:t>
      </w:r>
    </w:p>
  </w:comment>
  <w:comment w:id="82" w:author="Brian Gerber" w:date="2019-02-12T10:35:00Z" w:initials="BG">
    <w:p w14:paraId="24638DAB" w14:textId="56D3542C" w:rsidR="006C6ABC" w:rsidRDefault="006C6ABC">
      <w:pPr>
        <w:pStyle w:val="CommentText"/>
      </w:pPr>
      <w:r>
        <w:rPr>
          <w:rStyle w:val="CommentReference"/>
        </w:rPr>
        <w:annotationRef/>
      </w:r>
      <w:r>
        <w:t>List major threats and citations</w:t>
      </w:r>
    </w:p>
  </w:comment>
  <w:comment w:id="91" w:author="Brian Gerber" w:date="2019-02-12T10:43:00Z" w:initials="BG">
    <w:p w14:paraId="0B9AB87F" w14:textId="0FDE064D" w:rsidR="006C6ABC" w:rsidRDefault="006C6ABC">
      <w:pPr>
        <w:pStyle w:val="CommentText"/>
      </w:pPr>
      <w:r>
        <w:rPr>
          <w:rStyle w:val="CommentReference"/>
        </w:rPr>
        <w:annotationRef/>
      </w:r>
      <w:r>
        <w:t>Love this word!</w:t>
      </w:r>
    </w:p>
  </w:comment>
  <w:comment w:id="102" w:author="Brian Gerber" w:date="2019-02-12T10:56:00Z" w:initials="BG">
    <w:p w14:paraId="72555FA2" w14:textId="284ED505" w:rsidR="006C6ABC" w:rsidRDefault="006C6ABC">
      <w:pPr>
        <w:pStyle w:val="CommentText"/>
      </w:pPr>
      <w:r>
        <w:rPr>
          <w:rStyle w:val="CommentReference"/>
        </w:rPr>
        <w:annotationRef/>
      </w:r>
      <w:r>
        <w:t>Is this correct? Or, do we know that they are a surrogate for, specifically?</w:t>
      </w:r>
    </w:p>
  </w:comment>
  <w:comment w:id="125" w:author="Brian Gerber" w:date="2019-02-12T11:07:00Z" w:initials="BG">
    <w:p w14:paraId="012DBB4E" w14:textId="20BB0790" w:rsidR="00D8511D" w:rsidRDefault="00D8511D">
      <w:pPr>
        <w:pStyle w:val="CommentText"/>
      </w:pPr>
      <w:r>
        <w:rPr>
          <w:rStyle w:val="CommentReference"/>
        </w:rPr>
        <w:annotationRef/>
      </w:r>
      <w:r>
        <w:t xml:space="preserve">To simplify, I think you can cut this and just squeeze the inverse relationship idea in the previous sentence somewhere- or cut into two shorter sentences. </w:t>
      </w:r>
    </w:p>
  </w:comment>
  <w:comment w:id="126" w:author="Nicole" w:date="2019-02-12T01:36:00Z" w:initials="N">
    <w:p w14:paraId="096A516E" w14:textId="2C5481EF" w:rsidR="006C6ABC" w:rsidRDefault="006C6ABC" w:rsidP="00C94857">
      <w:pPr>
        <w:pStyle w:val="CommentText"/>
      </w:pPr>
      <w:r>
        <w:rPr>
          <w:rStyle w:val="CommentReference"/>
        </w:rPr>
        <w:annotationRef/>
      </w:r>
      <w:r>
        <w:rPr>
          <w:noProof/>
        </w:rPr>
        <w:t>Cheal et al 2008 found that in the GBR, fish abundance declined following decline in coral cover, but that fish species richness remained relatively  CONSTANT. However, they do cite Graham et al. 2006 and Jones et al. 2004 as examples of this positive association.</w:t>
      </w:r>
    </w:p>
  </w:comment>
  <w:comment w:id="127" w:author="Brian Gerber" w:date="2019-02-12T11:04:00Z" w:initials="BG">
    <w:p w14:paraId="53C3B343" w14:textId="6BF68088" w:rsidR="006C6ABC" w:rsidRDefault="006C6ABC">
      <w:pPr>
        <w:pStyle w:val="CommentText"/>
      </w:pPr>
      <w:r>
        <w:rPr>
          <w:rStyle w:val="CommentReference"/>
        </w:rPr>
        <w:annotationRef/>
      </w:r>
      <w:r>
        <w:t xml:space="preserve">Specifically, is </w:t>
      </w:r>
      <w:proofErr w:type="gramStart"/>
      <w:r>
        <w:t>it</w:t>
      </w:r>
      <w:proofErr w:type="gramEnd"/>
      <w:r>
        <w:t xml:space="preserve"> structural complexity?</w:t>
      </w:r>
    </w:p>
  </w:comment>
  <w:comment w:id="136" w:author="Brian Gerber" w:date="2019-02-12T11:05:00Z" w:initials="BG">
    <w:p w14:paraId="7BAB17A3" w14:textId="48A51BF1" w:rsidR="00D8511D" w:rsidRDefault="00D8511D">
      <w:pPr>
        <w:pStyle w:val="CommentText"/>
      </w:pPr>
      <w:r>
        <w:rPr>
          <w:rStyle w:val="CommentReference"/>
        </w:rPr>
        <w:annotationRef/>
      </w:r>
      <w:r>
        <w:t>Will it be an effective predictor for sponges and fish for the same reasons?</w:t>
      </w:r>
    </w:p>
  </w:comment>
  <w:comment w:id="141" w:author="Brian Gerber" w:date="2019-02-12T11:09:00Z" w:initials="BG">
    <w:p w14:paraId="72630DCC" w14:textId="038CD790" w:rsidR="00D8511D" w:rsidRDefault="00D8511D" w:rsidP="00D8511D">
      <w:pPr>
        <w:pStyle w:val="CommentText"/>
      </w:pPr>
      <w:r>
        <w:t xml:space="preserve">In above paragraph - </w:t>
      </w:r>
      <w:r>
        <w:rPr>
          <w:rStyle w:val="CommentReference"/>
        </w:rPr>
        <w:annotationRef/>
      </w:r>
      <w:r>
        <w:rPr>
          <w:rStyle w:val="CommentReference"/>
        </w:rPr>
        <w:annotationRef/>
      </w:r>
      <w:r>
        <w:t>These measures are all about richness. Are we dropping diversity indices?</w:t>
      </w:r>
    </w:p>
    <w:p w14:paraId="4DE4907B" w14:textId="5487A21D" w:rsidR="00D8511D" w:rsidRDefault="00D8511D">
      <w:pPr>
        <w:pStyle w:val="CommentText"/>
      </w:pPr>
    </w:p>
  </w:comment>
  <w:comment w:id="142" w:author="Brian Gerber" w:date="2019-02-12T11:11:00Z" w:initials="BG">
    <w:p w14:paraId="108FB157" w14:textId="511583A5" w:rsidR="00D8511D" w:rsidRDefault="00D8511D">
      <w:pPr>
        <w:pStyle w:val="CommentText"/>
      </w:pPr>
      <w:r>
        <w:rPr>
          <w:rStyle w:val="CommentReference"/>
        </w:rPr>
        <w:annotationRef/>
      </w:r>
      <w:r>
        <w:t xml:space="preserve">This paragraph seems out of place. Maybe more of discussion material. AS it leads to another hypothesis – maybe just simplify- cut the second sentence. In terms of the third sentence – is it useful though? Fish are hard to measure, thus a difficult surrogate. </w:t>
      </w:r>
    </w:p>
  </w:comment>
  <w:comment w:id="143" w:author="Nicole" w:date="2019-02-07T00:05:00Z" w:initials="N">
    <w:p w14:paraId="39BF3DE7" w14:textId="11E2FCE9" w:rsidR="006C6ABC" w:rsidRDefault="006C6ABC">
      <w:pPr>
        <w:pStyle w:val="CommentText"/>
      </w:pPr>
      <w:r>
        <w:rPr>
          <w:rStyle w:val="CommentReference"/>
        </w:rPr>
        <w:annotationRef/>
      </w:r>
      <w:r>
        <w:t>These are notes remaining from the original final paragraph of the introduction that may be developed into the cross-taxa congruence concept we’ve discussed</w:t>
      </w:r>
    </w:p>
  </w:comment>
  <w:comment w:id="144" w:author="Graham Forrester" w:date="2019-02-07T00:02:00Z" w:initials="GF">
    <w:p w14:paraId="2C301F59" w14:textId="77777777" w:rsidR="006C6ABC" w:rsidRDefault="006C6ABC" w:rsidP="00C94857">
      <w:pPr>
        <w:pStyle w:val="CommentText"/>
      </w:pPr>
      <w:r>
        <w:rPr>
          <w:rStyle w:val="CommentReference"/>
        </w:rPr>
        <w:annotationRef/>
      </w:r>
      <w:r>
        <w:t>Possible new paragraph on relationships between richness of corals sponges and fishes.  General question - are surrogates generated from one taxonomic group useful for other groups? Or for richness of multiple groups?  Explore reasons why the might be, or might not be.  Over time, this assumes the groups respond similarly to agents of decline?  It assumes the members of the groups interact in ways that are primarily neutral.  I.e. the assumption is false if typical coral-sponge relationships are -</w:t>
      </w:r>
      <w:proofErr w:type="spellStart"/>
      <w:r>
        <w:t>ve</w:t>
      </w:r>
      <w:proofErr w:type="spellEnd"/>
      <w:r>
        <w:t xml:space="preserve"> from competition, or typical fish-coral relationships are +</w:t>
      </w:r>
      <w:proofErr w:type="spellStart"/>
      <w:r>
        <w:t>ve</w:t>
      </w:r>
      <w:proofErr w:type="spellEnd"/>
      <w:r>
        <w:t xml:space="preserve"> by habitat provision?</w:t>
      </w:r>
    </w:p>
  </w:comment>
  <w:comment w:id="145" w:author="Brian Gerber" w:date="2019-02-07T00:02:00Z" w:initials="BG">
    <w:p w14:paraId="4D2F6DC7" w14:textId="77777777" w:rsidR="006C6ABC" w:rsidRDefault="006C6ABC" w:rsidP="00C94857">
      <w:pPr>
        <w:pStyle w:val="CommentText"/>
      </w:pPr>
      <w:r>
        <w:rPr>
          <w:rStyle w:val="CommentReference"/>
        </w:rPr>
        <w:annotationRef/>
      </w:r>
      <w:r>
        <w:t>This doesn’t follow the previous sentence, which is about time.</w:t>
      </w:r>
    </w:p>
  </w:comment>
  <w:comment w:id="146" w:author="Graham Forrester" w:date="2019-02-07T00:02:00Z" w:initials="GF">
    <w:p w14:paraId="2F9339F8" w14:textId="77777777" w:rsidR="006C6ABC" w:rsidRDefault="006C6ABC" w:rsidP="00C94857">
      <w:pPr>
        <w:pStyle w:val="CommentText"/>
      </w:pPr>
      <w:r>
        <w:rPr>
          <w:rStyle w:val="CommentReference"/>
        </w:rPr>
        <w:annotationRef/>
      </w:r>
      <w:r>
        <w:t xml:space="preserve">I think we can expand on this motivation.  The coral/benthic data mimics many coral reef monitoring programs.  (That’s because in the beginning I cared mostly about fish, and just wanted to set up a simple benthic monitoring database that would measure features of fish habitat).  We could pretend that this was deliberate, i.e. we are testing whether simple, widely used, methods for surveying benthic communities are reliable surrogates for biodiversity.  By biodiversity, we mean species-level diversity of two important reef taxa - fish and sponges. </w:t>
      </w:r>
    </w:p>
  </w:comment>
  <w:comment w:id="147" w:author="Graham Forrester" w:date="2019-02-07T00:02:00Z" w:initials="GF">
    <w:p w14:paraId="3E23AE4B" w14:textId="77777777" w:rsidR="006C6ABC" w:rsidRDefault="006C6ABC" w:rsidP="00C94857">
      <w:pPr>
        <w:pStyle w:val="CommentText"/>
      </w:pPr>
      <w:r>
        <w:rPr>
          <w:rStyle w:val="CommentReference"/>
        </w:rPr>
        <w:annotationRef/>
      </w:r>
      <w:r>
        <w:rPr>
          <w:noProof/>
        </w:rPr>
        <w:t>This prediction, and related predictions are not about surrogates per se becasue they are not using simething simple to prediuct somthing more complex.  They are instead about predicting the richness of one taxonomic group using the richness of another.  That is OK as a separate question (see Acosta et al 2015 for a spatial example)</w:t>
      </w:r>
    </w:p>
  </w:comment>
  <w:comment w:id="148" w:author="Brian Gerber" w:date="2019-02-12T11:23:00Z" w:initials="BG">
    <w:p w14:paraId="59C603C0" w14:textId="07DB3774" w:rsidR="00AD3135" w:rsidRDefault="00AD3135">
      <w:pPr>
        <w:pStyle w:val="CommentText"/>
      </w:pPr>
      <w:r>
        <w:rPr>
          <w:rStyle w:val="CommentReference"/>
        </w:rPr>
        <w:annotationRef/>
      </w:r>
      <w:r>
        <w:t>What about RTUs? No clear objectives or hypothesizes related to what you are going to do and why?</w:t>
      </w:r>
    </w:p>
  </w:comment>
  <w:comment w:id="149" w:author="Graham Forrester" w:date="2019-02-04T11:23:00Z" w:initials="GF">
    <w:p w14:paraId="08A1B1F5" w14:textId="4798450A" w:rsidR="006C6ABC" w:rsidRDefault="006C6ABC">
      <w:pPr>
        <w:pStyle w:val="CommentText"/>
      </w:pPr>
      <w:r>
        <w:rPr>
          <w:rStyle w:val="CommentReference"/>
        </w:rPr>
        <w:annotationRef/>
      </w:r>
      <w:r>
        <w:t xml:space="preserve">From here on, this feels like a sequence of notes more than a polished draft, so </w:t>
      </w:r>
      <w:proofErr w:type="spellStart"/>
      <w:proofErr w:type="gramStart"/>
      <w:r>
        <w:t>lets</w:t>
      </w:r>
      <w:proofErr w:type="spellEnd"/>
      <w:proofErr w:type="gramEnd"/>
      <w:r>
        <w:t xml:space="preserve"> talk about what bits should be included and what sequence they should be presented in.</w:t>
      </w:r>
    </w:p>
  </w:comment>
  <w:comment w:id="153" w:author="Nicole" w:date="2019-02-04T11:23:00Z" w:initials="N">
    <w:p w14:paraId="587561B4" w14:textId="192D6F0C" w:rsidR="006C6ABC" w:rsidRDefault="006C6ABC">
      <w:pPr>
        <w:pStyle w:val="CommentText"/>
      </w:pPr>
      <w:r>
        <w:rPr>
          <w:rStyle w:val="CommentReference"/>
        </w:rPr>
        <w:annotationRef/>
      </w:r>
      <w:r>
        <w:t xml:space="preserve">There’s a lot going on in this section, so I would like to break it up a bit. Obviously I am still working on this part, but I wanted to include my notes.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B887EA" w15:done="0"/>
  <w15:commentEx w15:paraId="2CD5C855" w15:done="0"/>
  <w15:commentEx w15:paraId="6B06B2B6" w15:done="0"/>
  <w15:commentEx w15:paraId="450707D5" w15:done="0"/>
  <w15:commentEx w15:paraId="2AD0D810" w15:done="0"/>
  <w15:commentEx w15:paraId="3BF67AD2" w15:done="0"/>
  <w15:commentEx w15:paraId="03C7AF0A" w15:done="0"/>
  <w15:commentEx w15:paraId="50F7FCFD" w15:done="0"/>
  <w15:commentEx w15:paraId="3C5454EE" w15:done="0"/>
  <w15:commentEx w15:paraId="5CB9E37B" w15:done="0"/>
  <w15:commentEx w15:paraId="1771A262" w15:done="0"/>
  <w15:commentEx w15:paraId="02023368" w15:done="0"/>
  <w15:commentEx w15:paraId="07C647C7" w15:done="0"/>
  <w15:commentEx w15:paraId="52E7612F" w15:done="0"/>
  <w15:commentEx w15:paraId="401FCD8B" w15:done="0"/>
  <w15:commentEx w15:paraId="2980837F" w15:done="0"/>
  <w15:commentEx w15:paraId="7074423F" w15:done="0"/>
  <w15:commentEx w15:paraId="6E9BD892" w15:done="0"/>
  <w15:commentEx w15:paraId="670EDB37" w15:done="0"/>
  <w15:commentEx w15:paraId="109BFCBA" w15:done="0"/>
  <w15:commentEx w15:paraId="24638DAB" w15:done="0"/>
  <w15:commentEx w15:paraId="0B9AB87F" w15:done="0"/>
  <w15:commentEx w15:paraId="72555FA2" w15:done="0"/>
  <w15:commentEx w15:paraId="012DBB4E" w15:done="0"/>
  <w15:commentEx w15:paraId="096A516E" w15:done="0"/>
  <w15:commentEx w15:paraId="53C3B343" w15:done="0"/>
  <w15:commentEx w15:paraId="7BAB17A3" w15:done="0"/>
  <w15:commentEx w15:paraId="4DE4907B" w15:done="0"/>
  <w15:commentEx w15:paraId="108FB157" w15:done="0"/>
  <w15:commentEx w15:paraId="39BF3DE7" w15:done="1"/>
  <w15:commentEx w15:paraId="2C301F59" w15:done="0"/>
  <w15:commentEx w15:paraId="4D2F6DC7" w15:done="0"/>
  <w15:commentEx w15:paraId="2F9339F8" w15:done="0"/>
  <w15:commentEx w15:paraId="3E23AE4B" w15:done="0"/>
  <w15:commentEx w15:paraId="59C603C0" w15:done="0"/>
  <w15:commentEx w15:paraId="08A1B1F5" w15:done="0"/>
  <w15:commentEx w15:paraId="587561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B887EA" w16cid:durableId="200D0C86"/>
  <w16cid:commentId w16cid:paraId="2CD5C855" w16cid:durableId="200D0CE7"/>
  <w16cid:commentId w16cid:paraId="6B06B2B6" w16cid:durableId="200D0D0F"/>
  <w16cid:commentId w16cid:paraId="450707D5" w16cid:durableId="200D0D65"/>
  <w16cid:commentId w16cid:paraId="2AD0D810" w16cid:durableId="200D0DD9"/>
  <w16cid:commentId w16cid:paraId="3BF67AD2" w16cid:durableId="200D0E48"/>
  <w16cid:commentId w16cid:paraId="03C7AF0A" w16cid:durableId="200D0E65"/>
  <w16cid:commentId w16cid:paraId="50F7FCFD" w16cid:durableId="200D0EF7"/>
  <w16cid:commentId w16cid:paraId="3C5454EE" w16cid:durableId="200D0F2A"/>
  <w16cid:commentId w16cid:paraId="5CB9E37B" w16cid:durableId="2003AEC4"/>
  <w16cid:commentId w16cid:paraId="1771A262" w16cid:durableId="200D1014"/>
  <w16cid:commentId w16cid:paraId="02023368" w16cid:durableId="200D1195"/>
  <w16cid:commentId w16cid:paraId="07C647C7" w16cid:durableId="200D11FD"/>
  <w16cid:commentId w16cid:paraId="52E7612F" w16cid:durableId="200D12E5"/>
  <w16cid:commentId w16cid:paraId="401FCD8B" w16cid:durableId="200D137A"/>
  <w16cid:commentId w16cid:paraId="2980837F" w16cid:durableId="200D2598"/>
  <w16cid:commentId w16cid:paraId="7074423F" w16cid:durableId="200D13EA"/>
  <w16cid:commentId w16cid:paraId="6E9BD892" w16cid:durableId="200D164C"/>
  <w16cid:commentId w16cid:paraId="670EDB37" w16cid:durableId="200D143A"/>
  <w16cid:commentId w16cid:paraId="109BFCBA" w16cid:durableId="200D181F"/>
  <w16cid:commentId w16cid:paraId="24638DAB" w16cid:durableId="200D200D"/>
  <w16cid:commentId w16cid:paraId="0B9AB87F" w16cid:durableId="200D21DC"/>
  <w16cid:commentId w16cid:paraId="72555FA2" w16cid:durableId="200D24CC"/>
  <w16cid:commentId w16cid:paraId="012DBB4E" w16cid:durableId="200D278F"/>
  <w16cid:commentId w16cid:paraId="096A516E" w16cid:durableId="2009324E"/>
  <w16cid:commentId w16cid:paraId="53C3B343" w16cid:durableId="200D26C2"/>
  <w16cid:commentId w16cid:paraId="7BAB17A3" w16cid:durableId="200D2713"/>
  <w16cid:commentId w16cid:paraId="4DE4907B" w16cid:durableId="200D27FF"/>
  <w16cid:commentId w16cid:paraId="108FB157" w16cid:durableId="200D285D"/>
  <w16cid:commentId w16cid:paraId="39BF3DE7" w16cid:durableId="20093253"/>
  <w16cid:commentId w16cid:paraId="2C301F59" w16cid:durableId="20093254"/>
  <w16cid:commentId w16cid:paraId="4D2F6DC7" w16cid:durableId="20093255"/>
  <w16cid:commentId w16cid:paraId="2F9339F8" w16cid:durableId="20093256"/>
  <w16cid:commentId w16cid:paraId="3E23AE4B" w16cid:durableId="20093257"/>
  <w16cid:commentId w16cid:paraId="59C603C0" w16cid:durableId="200D2B1A"/>
  <w16cid:commentId w16cid:paraId="08A1B1F5" w16cid:durableId="1FF9C9B7"/>
  <w16cid:commentId w16cid:paraId="587561B4" w16cid:durableId="1FF58B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7BA5F0" w14:textId="77777777" w:rsidR="00BE1BDB" w:rsidRDefault="00BE1BDB">
      <w:r>
        <w:separator/>
      </w:r>
    </w:p>
  </w:endnote>
  <w:endnote w:type="continuationSeparator" w:id="0">
    <w:p w14:paraId="41489FA9" w14:textId="77777777" w:rsidR="00BE1BDB" w:rsidRDefault="00BE1B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565338597"/>
      <w:docPartObj>
        <w:docPartGallery w:val="Page Numbers (Bottom of Page)"/>
        <w:docPartUnique/>
      </w:docPartObj>
    </w:sdtPr>
    <w:sdtEndPr>
      <w:rPr>
        <w:noProof/>
      </w:rPr>
    </w:sdtEndPr>
    <w:sdtContent>
      <w:p w14:paraId="7003C32A" w14:textId="77777777" w:rsidR="006C6ABC" w:rsidRPr="006C38CA" w:rsidRDefault="006C6ABC">
        <w:pPr>
          <w:pStyle w:val="Footer"/>
          <w:jc w:val="center"/>
          <w:rPr>
            <w:rFonts w:ascii="Times New Roman" w:hAnsi="Times New Roman" w:cs="Times New Roman"/>
          </w:rPr>
        </w:pPr>
        <w:r w:rsidRPr="006C38CA">
          <w:rPr>
            <w:rFonts w:ascii="Times New Roman" w:hAnsi="Times New Roman" w:cs="Times New Roman"/>
          </w:rPr>
          <w:fldChar w:fldCharType="begin"/>
        </w:r>
        <w:r w:rsidRPr="006C38CA">
          <w:rPr>
            <w:rFonts w:ascii="Times New Roman" w:hAnsi="Times New Roman" w:cs="Times New Roman"/>
          </w:rPr>
          <w:instrText xml:space="preserve"> PAGE   \* MERGEFORMAT </w:instrText>
        </w:r>
        <w:r w:rsidRPr="006C38CA">
          <w:rPr>
            <w:rFonts w:ascii="Times New Roman" w:hAnsi="Times New Roman" w:cs="Times New Roman"/>
          </w:rPr>
          <w:fldChar w:fldCharType="separate"/>
        </w:r>
        <w:r>
          <w:rPr>
            <w:rFonts w:ascii="Times New Roman" w:hAnsi="Times New Roman" w:cs="Times New Roman"/>
            <w:noProof/>
          </w:rPr>
          <w:t>i</w:t>
        </w:r>
        <w:r w:rsidRPr="006C38CA">
          <w:rPr>
            <w:rFonts w:ascii="Times New Roman" w:hAnsi="Times New Roman" w:cs="Times New Roman"/>
            <w:noProof/>
          </w:rPr>
          <w:fldChar w:fldCharType="end"/>
        </w:r>
      </w:p>
    </w:sdtContent>
  </w:sdt>
  <w:p w14:paraId="5B6315F2" w14:textId="77777777" w:rsidR="006C6ABC" w:rsidRPr="006C38CA" w:rsidRDefault="006C6ABC">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AE17C3" w14:textId="77777777" w:rsidR="00BE1BDB" w:rsidRDefault="00BE1BDB">
      <w:r>
        <w:separator/>
      </w:r>
    </w:p>
  </w:footnote>
  <w:footnote w:type="continuationSeparator" w:id="0">
    <w:p w14:paraId="7736C459" w14:textId="77777777" w:rsidR="00BE1BDB" w:rsidRDefault="00BE1B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D2C7D"/>
    <w:multiLevelType w:val="hybridMultilevel"/>
    <w:tmpl w:val="F15CE4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580748"/>
    <w:multiLevelType w:val="hybridMultilevel"/>
    <w:tmpl w:val="98322CD4"/>
    <w:lvl w:ilvl="0" w:tplc="7DCA32E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176C42"/>
    <w:multiLevelType w:val="hybridMultilevel"/>
    <w:tmpl w:val="EEDA9F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B92F3D"/>
    <w:multiLevelType w:val="hybridMultilevel"/>
    <w:tmpl w:val="183ABE82"/>
    <w:lvl w:ilvl="0" w:tplc="1D9668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an Gerber">
    <w15:presenceInfo w15:providerId="Windows Live" w15:userId="02df47d2a79719bd"/>
  </w15:person>
  <w15:person w15:author="Graham Forrester">
    <w15:presenceInfo w15:providerId="None" w15:userId="Graham Forres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0AF"/>
    <w:rsid w:val="000056FD"/>
    <w:rsid w:val="0001340B"/>
    <w:rsid w:val="00015033"/>
    <w:rsid w:val="00017B77"/>
    <w:rsid w:val="00025B2B"/>
    <w:rsid w:val="00040576"/>
    <w:rsid w:val="000454EC"/>
    <w:rsid w:val="00045783"/>
    <w:rsid w:val="000560AF"/>
    <w:rsid w:val="00063837"/>
    <w:rsid w:val="00066945"/>
    <w:rsid w:val="00084CE8"/>
    <w:rsid w:val="0009402B"/>
    <w:rsid w:val="00097BD6"/>
    <w:rsid w:val="000A53A5"/>
    <w:rsid w:val="000B29A6"/>
    <w:rsid w:val="000B36F3"/>
    <w:rsid w:val="000C1943"/>
    <w:rsid w:val="000C7138"/>
    <w:rsid w:val="000D4362"/>
    <w:rsid w:val="000E0E6D"/>
    <w:rsid w:val="000E3140"/>
    <w:rsid w:val="000E6FE1"/>
    <w:rsid w:val="00100945"/>
    <w:rsid w:val="00107355"/>
    <w:rsid w:val="00107F9C"/>
    <w:rsid w:val="00114557"/>
    <w:rsid w:val="0011732D"/>
    <w:rsid w:val="00121E17"/>
    <w:rsid w:val="00123485"/>
    <w:rsid w:val="001359E6"/>
    <w:rsid w:val="0014500F"/>
    <w:rsid w:val="00150075"/>
    <w:rsid w:val="00161389"/>
    <w:rsid w:val="00166447"/>
    <w:rsid w:val="001669DB"/>
    <w:rsid w:val="001676BC"/>
    <w:rsid w:val="00167A08"/>
    <w:rsid w:val="0018077E"/>
    <w:rsid w:val="00181F9C"/>
    <w:rsid w:val="00185875"/>
    <w:rsid w:val="001905E3"/>
    <w:rsid w:val="00195431"/>
    <w:rsid w:val="001B5A05"/>
    <w:rsid w:val="001B7F7A"/>
    <w:rsid w:val="001C54E0"/>
    <w:rsid w:val="001C59C7"/>
    <w:rsid w:val="001D11DF"/>
    <w:rsid w:val="001D2611"/>
    <w:rsid w:val="001D33E7"/>
    <w:rsid w:val="001E31C1"/>
    <w:rsid w:val="001E5A07"/>
    <w:rsid w:val="001F7F50"/>
    <w:rsid w:val="00211979"/>
    <w:rsid w:val="00213D75"/>
    <w:rsid w:val="002222F5"/>
    <w:rsid w:val="0022242E"/>
    <w:rsid w:val="002261CF"/>
    <w:rsid w:val="0023269C"/>
    <w:rsid w:val="002358EB"/>
    <w:rsid w:val="00242217"/>
    <w:rsid w:val="002437DF"/>
    <w:rsid w:val="00254A2A"/>
    <w:rsid w:val="0026476E"/>
    <w:rsid w:val="00276981"/>
    <w:rsid w:val="00285A29"/>
    <w:rsid w:val="00294D79"/>
    <w:rsid w:val="00297EA0"/>
    <w:rsid w:val="002F44C3"/>
    <w:rsid w:val="00314DC1"/>
    <w:rsid w:val="00345AA8"/>
    <w:rsid w:val="00353059"/>
    <w:rsid w:val="00360E66"/>
    <w:rsid w:val="00365A66"/>
    <w:rsid w:val="00380A89"/>
    <w:rsid w:val="003824FC"/>
    <w:rsid w:val="00397CE8"/>
    <w:rsid w:val="003A0710"/>
    <w:rsid w:val="003A1FEA"/>
    <w:rsid w:val="003A3E52"/>
    <w:rsid w:val="003A6AA7"/>
    <w:rsid w:val="003B04C7"/>
    <w:rsid w:val="003B4A9F"/>
    <w:rsid w:val="003B4B67"/>
    <w:rsid w:val="003B6B73"/>
    <w:rsid w:val="003C70D6"/>
    <w:rsid w:val="003D38B1"/>
    <w:rsid w:val="003D49B8"/>
    <w:rsid w:val="003D5B02"/>
    <w:rsid w:val="003E3121"/>
    <w:rsid w:val="003E4205"/>
    <w:rsid w:val="004023F3"/>
    <w:rsid w:val="00424E54"/>
    <w:rsid w:val="00441B17"/>
    <w:rsid w:val="00441CA2"/>
    <w:rsid w:val="00447DE7"/>
    <w:rsid w:val="0045141F"/>
    <w:rsid w:val="004560C3"/>
    <w:rsid w:val="004636C8"/>
    <w:rsid w:val="004822AC"/>
    <w:rsid w:val="00483DA8"/>
    <w:rsid w:val="00485303"/>
    <w:rsid w:val="00493307"/>
    <w:rsid w:val="004A0AC2"/>
    <w:rsid w:val="004A3292"/>
    <w:rsid w:val="004B0021"/>
    <w:rsid w:val="004B5893"/>
    <w:rsid w:val="004B69C8"/>
    <w:rsid w:val="004C1C4A"/>
    <w:rsid w:val="004C3BDB"/>
    <w:rsid w:val="004C4967"/>
    <w:rsid w:val="004D7967"/>
    <w:rsid w:val="004E7FA9"/>
    <w:rsid w:val="0050253C"/>
    <w:rsid w:val="005035A1"/>
    <w:rsid w:val="00512C95"/>
    <w:rsid w:val="00514541"/>
    <w:rsid w:val="0051515C"/>
    <w:rsid w:val="00521F88"/>
    <w:rsid w:val="005236C0"/>
    <w:rsid w:val="00524ABC"/>
    <w:rsid w:val="005318FB"/>
    <w:rsid w:val="00532B8F"/>
    <w:rsid w:val="005420AE"/>
    <w:rsid w:val="0056182E"/>
    <w:rsid w:val="0057203E"/>
    <w:rsid w:val="005722DF"/>
    <w:rsid w:val="00584F78"/>
    <w:rsid w:val="00586402"/>
    <w:rsid w:val="00587583"/>
    <w:rsid w:val="00587641"/>
    <w:rsid w:val="00595E92"/>
    <w:rsid w:val="0059757C"/>
    <w:rsid w:val="005B1018"/>
    <w:rsid w:val="005B205E"/>
    <w:rsid w:val="005B753A"/>
    <w:rsid w:val="005D27E4"/>
    <w:rsid w:val="005D3012"/>
    <w:rsid w:val="005E0B12"/>
    <w:rsid w:val="005E1A0C"/>
    <w:rsid w:val="005F4AF6"/>
    <w:rsid w:val="005F6E07"/>
    <w:rsid w:val="00605415"/>
    <w:rsid w:val="0061333D"/>
    <w:rsid w:val="006165A3"/>
    <w:rsid w:val="006265F1"/>
    <w:rsid w:val="00634FF5"/>
    <w:rsid w:val="0063779F"/>
    <w:rsid w:val="00670678"/>
    <w:rsid w:val="00672E86"/>
    <w:rsid w:val="00672F8E"/>
    <w:rsid w:val="006757D5"/>
    <w:rsid w:val="006776C7"/>
    <w:rsid w:val="006837B3"/>
    <w:rsid w:val="0068439C"/>
    <w:rsid w:val="006860B3"/>
    <w:rsid w:val="006B00A9"/>
    <w:rsid w:val="006B0F06"/>
    <w:rsid w:val="006B3A65"/>
    <w:rsid w:val="006C0FED"/>
    <w:rsid w:val="006C38CA"/>
    <w:rsid w:val="006C584E"/>
    <w:rsid w:val="006C6467"/>
    <w:rsid w:val="006C6ABC"/>
    <w:rsid w:val="006D0EBA"/>
    <w:rsid w:val="006E0A21"/>
    <w:rsid w:val="006F1C0E"/>
    <w:rsid w:val="006F2382"/>
    <w:rsid w:val="006F7259"/>
    <w:rsid w:val="007024AC"/>
    <w:rsid w:val="00710062"/>
    <w:rsid w:val="007175A5"/>
    <w:rsid w:val="0072609A"/>
    <w:rsid w:val="007474DA"/>
    <w:rsid w:val="007520C9"/>
    <w:rsid w:val="007629C0"/>
    <w:rsid w:val="0076482D"/>
    <w:rsid w:val="00772C15"/>
    <w:rsid w:val="00787565"/>
    <w:rsid w:val="007A2FDE"/>
    <w:rsid w:val="007B447B"/>
    <w:rsid w:val="007C093C"/>
    <w:rsid w:val="007C58E3"/>
    <w:rsid w:val="007D09EE"/>
    <w:rsid w:val="007D351B"/>
    <w:rsid w:val="007D7937"/>
    <w:rsid w:val="007D7C82"/>
    <w:rsid w:val="007E28F5"/>
    <w:rsid w:val="007E3CF6"/>
    <w:rsid w:val="007E5A90"/>
    <w:rsid w:val="007F5EDB"/>
    <w:rsid w:val="0080051B"/>
    <w:rsid w:val="00800ACA"/>
    <w:rsid w:val="00807653"/>
    <w:rsid w:val="008078C8"/>
    <w:rsid w:val="0081110B"/>
    <w:rsid w:val="00815822"/>
    <w:rsid w:val="00831168"/>
    <w:rsid w:val="0084036F"/>
    <w:rsid w:val="008420BD"/>
    <w:rsid w:val="00852B65"/>
    <w:rsid w:val="008562BE"/>
    <w:rsid w:val="0085706D"/>
    <w:rsid w:val="008667D6"/>
    <w:rsid w:val="00867ABA"/>
    <w:rsid w:val="00872B59"/>
    <w:rsid w:val="0087425D"/>
    <w:rsid w:val="0087685F"/>
    <w:rsid w:val="008844D0"/>
    <w:rsid w:val="00894420"/>
    <w:rsid w:val="0089444B"/>
    <w:rsid w:val="0089692F"/>
    <w:rsid w:val="008B3C0F"/>
    <w:rsid w:val="008C011B"/>
    <w:rsid w:val="008C0579"/>
    <w:rsid w:val="008D6C02"/>
    <w:rsid w:val="008E357D"/>
    <w:rsid w:val="008E4ABD"/>
    <w:rsid w:val="008E58DD"/>
    <w:rsid w:val="008E6C59"/>
    <w:rsid w:val="008F5690"/>
    <w:rsid w:val="008F78F4"/>
    <w:rsid w:val="00906B2D"/>
    <w:rsid w:val="00916D7F"/>
    <w:rsid w:val="0093430E"/>
    <w:rsid w:val="009347E3"/>
    <w:rsid w:val="00937694"/>
    <w:rsid w:val="0094103A"/>
    <w:rsid w:val="00945D7A"/>
    <w:rsid w:val="00950243"/>
    <w:rsid w:val="00964A60"/>
    <w:rsid w:val="00966DDB"/>
    <w:rsid w:val="00982985"/>
    <w:rsid w:val="00987EBE"/>
    <w:rsid w:val="00992B04"/>
    <w:rsid w:val="00997AF4"/>
    <w:rsid w:val="009C14A6"/>
    <w:rsid w:val="009C2C39"/>
    <w:rsid w:val="009C7A6B"/>
    <w:rsid w:val="009F1381"/>
    <w:rsid w:val="009F4DAA"/>
    <w:rsid w:val="009F6551"/>
    <w:rsid w:val="00A016E9"/>
    <w:rsid w:val="00A01F10"/>
    <w:rsid w:val="00A033FB"/>
    <w:rsid w:val="00A12636"/>
    <w:rsid w:val="00A12C61"/>
    <w:rsid w:val="00A16487"/>
    <w:rsid w:val="00A21ED1"/>
    <w:rsid w:val="00A323FD"/>
    <w:rsid w:val="00A37816"/>
    <w:rsid w:val="00A40B98"/>
    <w:rsid w:val="00A41DAF"/>
    <w:rsid w:val="00A460E1"/>
    <w:rsid w:val="00A54502"/>
    <w:rsid w:val="00A5560A"/>
    <w:rsid w:val="00A71B3D"/>
    <w:rsid w:val="00A811F9"/>
    <w:rsid w:val="00A8749F"/>
    <w:rsid w:val="00A905B3"/>
    <w:rsid w:val="00A90DD3"/>
    <w:rsid w:val="00A91483"/>
    <w:rsid w:val="00AA4410"/>
    <w:rsid w:val="00AA5262"/>
    <w:rsid w:val="00AA65D9"/>
    <w:rsid w:val="00AD3135"/>
    <w:rsid w:val="00AD70CA"/>
    <w:rsid w:val="00AE6CA7"/>
    <w:rsid w:val="00AE704C"/>
    <w:rsid w:val="00B01C69"/>
    <w:rsid w:val="00B102E8"/>
    <w:rsid w:val="00B14463"/>
    <w:rsid w:val="00B36635"/>
    <w:rsid w:val="00B43FC7"/>
    <w:rsid w:val="00B52D94"/>
    <w:rsid w:val="00B57E26"/>
    <w:rsid w:val="00B62CB5"/>
    <w:rsid w:val="00B70C14"/>
    <w:rsid w:val="00B714A3"/>
    <w:rsid w:val="00B742B8"/>
    <w:rsid w:val="00B825D7"/>
    <w:rsid w:val="00B86EA7"/>
    <w:rsid w:val="00B86ED2"/>
    <w:rsid w:val="00B935FF"/>
    <w:rsid w:val="00B95998"/>
    <w:rsid w:val="00B95FAB"/>
    <w:rsid w:val="00BA6EAF"/>
    <w:rsid w:val="00BB0E57"/>
    <w:rsid w:val="00BD24CE"/>
    <w:rsid w:val="00BD47CE"/>
    <w:rsid w:val="00BE1BDB"/>
    <w:rsid w:val="00BE1C5E"/>
    <w:rsid w:val="00BE2858"/>
    <w:rsid w:val="00BE304F"/>
    <w:rsid w:val="00BF0D2A"/>
    <w:rsid w:val="00BF5781"/>
    <w:rsid w:val="00C02277"/>
    <w:rsid w:val="00C03B9F"/>
    <w:rsid w:val="00C0453E"/>
    <w:rsid w:val="00C11D4B"/>
    <w:rsid w:val="00C17E58"/>
    <w:rsid w:val="00C20F6B"/>
    <w:rsid w:val="00C23FD5"/>
    <w:rsid w:val="00C36A5E"/>
    <w:rsid w:val="00C37A5B"/>
    <w:rsid w:val="00C4735F"/>
    <w:rsid w:val="00C47CC4"/>
    <w:rsid w:val="00C50853"/>
    <w:rsid w:val="00C65FB9"/>
    <w:rsid w:val="00C66B9C"/>
    <w:rsid w:val="00C66D1E"/>
    <w:rsid w:val="00C803C5"/>
    <w:rsid w:val="00C8148D"/>
    <w:rsid w:val="00C81AF0"/>
    <w:rsid w:val="00C843B7"/>
    <w:rsid w:val="00C8570D"/>
    <w:rsid w:val="00C930DE"/>
    <w:rsid w:val="00C94857"/>
    <w:rsid w:val="00C96844"/>
    <w:rsid w:val="00CB3546"/>
    <w:rsid w:val="00CC16AE"/>
    <w:rsid w:val="00CC32D0"/>
    <w:rsid w:val="00CC54A8"/>
    <w:rsid w:val="00CD4C98"/>
    <w:rsid w:val="00CE338C"/>
    <w:rsid w:val="00CF5CC7"/>
    <w:rsid w:val="00CF5D56"/>
    <w:rsid w:val="00D07EAD"/>
    <w:rsid w:val="00D11E75"/>
    <w:rsid w:val="00D1656C"/>
    <w:rsid w:val="00D167A1"/>
    <w:rsid w:val="00D20B76"/>
    <w:rsid w:val="00D275F6"/>
    <w:rsid w:val="00D3006B"/>
    <w:rsid w:val="00D34A81"/>
    <w:rsid w:val="00D41483"/>
    <w:rsid w:val="00D46D6E"/>
    <w:rsid w:val="00D52C11"/>
    <w:rsid w:val="00D530AE"/>
    <w:rsid w:val="00D57408"/>
    <w:rsid w:val="00D60462"/>
    <w:rsid w:val="00D60BE6"/>
    <w:rsid w:val="00D6128A"/>
    <w:rsid w:val="00D6560C"/>
    <w:rsid w:val="00D719EB"/>
    <w:rsid w:val="00D72CBD"/>
    <w:rsid w:val="00D8511D"/>
    <w:rsid w:val="00D92176"/>
    <w:rsid w:val="00D925D6"/>
    <w:rsid w:val="00D92813"/>
    <w:rsid w:val="00D9415C"/>
    <w:rsid w:val="00D957D8"/>
    <w:rsid w:val="00DA23FD"/>
    <w:rsid w:val="00DA779B"/>
    <w:rsid w:val="00DB17EF"/>
    <w:rsid w:val="00DB7BEB"/>
    <w:rsid w:val="00DB7F4E"/>
    <w:rsid w:val="00DD157E"/>
    <w:rsid w:val="00DD6FC1"/>
    <w:rsid w:val="00DF2A2A"/>
    <w:rsid w:val="00E01D7C"/>
    <w:rsid w:val="00E0265F"/>
    <w:rsid w:val="00E03429"/>
    <w:rsid w:val="00E03A52"/>
    <w:rsid w:val="00E60973"/>
    <w:rsid w:val="00E81EDF"/>
    <w:rsid w:val="00EA33EA"/>
    <w:rsid w:val="00EA448A"/>
    <w:rsid w:val="00EB63C7"/>
    <w:rsid w:val="00EB702C"/>
    <w:rsid w:val="00EC31C2"/>
    <w:rsid w:val="00ED45D0"/>
    <w:rsid w:val="00EF29C4"/>
    <w:rsid w:val="00F109D7"/>
    <w:rsid w:val="00F2392C"/>
    <w:rsid w:val="00F2723C"/>
    <w:rsid w:val="00F275FA"/>
    <w:rsid w:val="00F414E1"/>
    <w:rsid w:val="00F419E1"/>
    <w:rsid w:val="00F57DB0"/>
    <w:rsid w:val="00F62EFD"/>
    <w:rsid w:val="00F71518"/>
    <w:rsid w:val="00F72C69"/>
    <w:rsid w:val="00F736A3"/>
    <w:rsid w:val="00F7596C"/>
    <w:rsid w:val="00F76CCE"/>
    <w:rsid w:val="00F87C7B"/>
    <w:rsid w:val="00F918E6"/>
    <w:rsid w:val="00F93C4B"/>
    <w:rsid w:val="00FE1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40F62"/>
  <w15:docId w15:val="{37BD12C0-8929-491B-AF1C-19E896B87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60AF"/>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8E357D"/>
    <w:pPr>
      <w:widowControl w:val="0"/>
      <w:autoSpaceDE w:val="0"/>
      <w:autoSpaceDN w:val="0"/>
      <w:adjustRightInd w:val="0"/>
      <w:spacing w:line="480" w:lineRule="auto"/>
      <w:outlineLvl w:val="0"/>
    </w:pPr>
    <w:rPr>
      <w:rFonts w:ascii="Times New Roman" w:hAnsi="Times New Roman" w:cs="Times New Roman"/>
      <w:b/>
    </w:rPr>
  </w:style>
  <w:style w:type="paragraph" w:styleId="Heading2">
    <w:name w:val="heading 2"/>
    <w:basedOn w:val="Normal"/>
    <w:next w:val="Normal"/>
    <w:link w:val="Heading2Char"/>
    <w:uiPriority w:val="9"/>
    <w:unhideWhenUsed/>
    <w:qFormat/>
    <w:rsid w:val="008E357D"/>
    <w:pPr>
      <w:spacing w:line="480" w:lineRule="auto"/>
      <w:outlineLvl w:val="1"/>
    </w:pPr>
    <w:rPr>
      <w:rFonts w:ascii="Times New Roman" w:eastAsia="Calibri" w:hAnsi="Times New Roman" w:cs="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 w:type="character" w:styleId="Hyperlink">
    <w:name w:val="Hyperlink"/>
    <w:basedOn w:val="DefaultParagraphFont"/>
    <w:uiPriority w:val="99"/>
    <w:unhideWhenUsed/>
    <w:rsid w:val="0084036F"/>
    <w:rPr>
      <w:color w:val="0000FF" w:themeColor="hyperlink"/>
      <w:u w:val="single"/>
    </w:rPr>
  </w:style>
  <w:style w:type="paragraph" w:styleId="ListParagraph">
    <w:name w:val="List Paragraph"/>
    <w:basedOn w:val="Normal"/>
    <w:uiPriority w:val="34"/>
    <w:qFormat/>
    <w:rsid w:val="000A53A5"/>
    <w:pPr>
      <w:spacing w:after="200" w:line="276" w:lineRule="auto"/>
      <w:ind w:left="720"/>
      <w:contextualSpacing/>
    </w:pPr>
    <w:rPr>
      <w:rFonts w:eastAsiaTheme="minorHAnsi"/>
      <w:sz w:val="22"/>
      <w:szCs w:val="22"/>
    </w:rPr>
  </w:style>
  <w:style w:type="paragraph" w:styleId="Title">
    <w:name w:val="Title"/>
    <w:basedOn w:val="Normal"/>
    <w:next w:val="Normal"/>
    <w:link w:val="TitleChar"/>
    <w:uiPriority w:val="10"/>
    <w:qFormat/>
    <w:rsid w:val="008E357D"/>
    <w:pPr>
      <w:widowControl w:val="0"/>
      <w:autoSpaceDE w:val="0"/>
      <w:autoSpaceDN w:val="0"/>
      <w:adjustRightInd w:val="0"/>
      <w:spacing w:line="480" w:lineRule="auto"/>
      <w:outlineLvl w:val="0"/>
    </w:pPr>
    <w:rPr>
      <w:rFonts w:ascii="Times New Roman" w:hAnsi="Times New Roman" w:cs="Times New Roman"/>
      <w:b/>
    </w:rPr>
  </w:style>
  <w:style w:type="character" w:customStyle="1" w:styleId="TitleChar">
    <w:name w:val="Title Char"/>
    <w:basedOn w:val="DefaultParagraphFont"/>
    <w:link w:val="Title"/>
    <w:uiPriority w:val="10"/>
    <w:rsid w:val="008E357D"/>
    <w:rPr>
      <w:rFonts w:ascii="Times New Roman" w:eastAsiaTheme="minorEastAsia" w:hAnsi="Times New Roman" w:cs="Times New Roman"/>
      <w:b/>
      <w:sz w:val="24"/>
      <w:szCs w:val="24"/>
    </w:rPr>
  </w:style>
  <w:style w:type="character" w:customStyle="1" w:styleId="Heading1Char">
    <w:name w:val="Heading 1 Char"/>
    <w:basedOn w:val="DefaultParagraphFont"/>
    <w:link w:val="Heading1"/>
    <w:uiPriority w:val="9"/>
    <w:rsid w:val="008E357D"/>
    <w:rPr>
      <w:rFonts w:ascii="Times New Roman" w:eastAsiaTheme="minorEastAsia" w:hAnsi="Times New Roman" w:cs="Times New Roman"/>
      <w:b/>
      <w:sz w:val="24"/>
      <w:szCs w:val="24"/>
    </w:rPr>
  </w:style>
  <w:style w:type="character" w:customStyle="1" w:styleId="Heading2Char">
    <w:name w:val="Heading 2 Char"/>
    <w:basedOn w:val="DefaultParagraphFont"/>
    <w:link w:val="Heading2"/>
    <w:uiPriority w:val="9"/>
    <w:rsid w:val="008E357D"/>
    <w:rPr>
      <w:rFonts w:ascii="Times New Roman" w:eastAsia="Calibri" w:hAnsi="Times New Roman" w:cs="Times New Roman"/>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887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5" Type="http://schemas.openxmlformats.org/officeDocument/2006/relationships/webSettings" Target="webSetting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6C9C0017-C9B7-4A41-8445-4A339C6F0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19</Pages>
  <Words>23302</Words>
  <Characters>132825</Characters>
  <Application>Microsoft Office Word</Application>
  <DocSecurity>0</DocSecurity>
  <Lines>1106</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Nicole</dc:creator>
  <cp:lastModifiedBy>Brian Gerber</cp:lastModifiedBy>
  <cp:revision>2</cp:revision>
  <cp:lastPrinted>2018-08-14T16:15:00Z</cp:lastPrinted>
  <dcterms:created xsi:type="dcterms:W3CDTF">2019-02-12T05:46:00Z</dcterms:created>
  <dcterms:modified xsi:type="dcterms:W3CDTF">2019-02-12T16:24:00Z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211e5fc9-3be7-3c76-9f96-a7a85a1dc49e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