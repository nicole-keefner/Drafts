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F7E95"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3EB0200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58890070"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0B1EF6F"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071CCF46"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F8DCDA3"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0AF5D16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76972552" w14:textId="3C76EDBE"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6C38CA">
        <w:rPr>
          <w:rFonts w:ascii="Times New Roman" w:hAnsi="Times New Roman" w:cs="Times New Roman"/>
          <w:b/>
        </w:rPr>
        <w:t>Temporal effectiveness of biodiversity surrogates in</w:t>
      </w:r>
    </w:p>
    <w:p w14:paraId="0792C0C1" w14:textId="1F7FBD77"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b/>
        </w:rPr>
      </w:pPr>
      <w:r w:rsidRPr="006C38CA">
        <w:rPr>
          <w:rFonts w:ascii="Times New Roman" w:hAnsi="Times New Roman" w:cs="Times New Roman"/>
          <w:b/>
        </w:rPr>
        <w:t>coral reefs in the British Virgin Islands</w:t>
      </w:r>
    </w:p>
    <w:p w14:paraId="4116F09B" w14:textId="1D4FEE48"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 xml:space="preserve">Nicole B. </w:t>
      </w:r>
      <w:proofErr w:type="spellStart"/>
      <w:r w:rsidRPr="006C38CA">
        <w:rPr>
          <w:rFonts w:ascii="Times New Roman" w:hAnsi="Times New Roman" w:cs="Times New Roman"/>
        </w:rPr>
        <w:t>Keefner</w:t>
      </w:r>
      <w:proofErr w:type="spellEnd"/>
    </w:p>
    <w:p w14:paraId="4B9146C1" w14:textId="403FF089"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Biological and Environmental Sciences</w:t>
      </w:r>
    </w:p>
    <w:p w14:paraId="7D57F7BE" w14:textId="336BD036" w:rsidR="0084036F" w:rsidRPr="006C38CA" w:rsidRDefault="0084036F" w:rsidP="006C38CA">
      <w:pPr>
        <w:widowControl w:val="0"/>
        <w:autoSpaceDE w:val="0"/>
        <w:autoSpaceDN w:val="0"/>
        <w:adjustRightInd w:val="0"/>
        <w:spacing w:line="480" w:lineRule="auto"/>
        <w:jc w:val="center"/>
        <w:outlineLvl w:val="0"/>
        <w:rPr>
          <w:rFonts w:ascii="Times New Roman" w:hAnsi="Times New Roman" w:cs="Times New Roman"/>
        </w:rPr>
      </w:pPr>
      <w:r w:rsidRPr="006C38CA">
        <w:rPr>
          <w:rFonts w:ascii="Times New Roman" w:hAnsi="Times New Roman" w:cs="Times New Roman"/>
        </w:rPr>
        <w:t>MS Thesis Proposal</w:t>
      </w:r>
    </w:p>
    <w:p w14:paraId="25585B92"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61D7F2FF"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59352F8C"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9041CD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BBBF21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2B7BA785"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16E5CBB"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F5015F4"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2A70F1A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12FE44C2"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48CBFE47" w14:textId="77777777" w:rsidR="0084036F" w:rsidRPr="006C38CA" w:rsidRDefault="0084036F" w:rsidP="006C38CA">
      <w:pPr>
        <w:widowControl w:val="0"/>
        <w:autoSpaceDE w:val="0"/>
        <w:autoSpaceDN w:val="0"/>
        <w:adjustRightInd w:val="0"/>
        <w:spacing w:line="480" w:lineRule="auto"/>
        <w:outlineLvl w:val="0"/>
        <w:rPr>
          <w:rFonts w:ascii="Times New Roman" w:hAnsi="Times New Roman" w:cs="Times New Roman"/>
          <w:b/>
        </w:rPr>
      </w:pPr>
    </w:p>
    <w:p w14:paraId="7003EF8E" w14:textId="433B0E88" w:rsidR="000560AF" w:rsidRPr="006C38CA" w:rsidRDefault="00C8148D" w:rsidP="006C38CA">
      <w:pPr>
        <w:widowControl w:val="0"/>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lastRenderedPageBreak/>
        <w:t xml:space="preserve">Temporal effectiveness of </w:t>
      </w:r>
      <w:r w:rsidR="00F62EFD" w:rsidRPr="006C38CA">
        <w:rPr>
          <w:rFonts w:ascii="Times New Roman" w:hAnsi="Times New Roman" w:cs="Times New Roman"/>
          <w:b/>
        </w:rPr>
        <w:t xml:space="preserve">biodiversity </w:t>
      </w:r>
      <w:r w:rsidRPr="006C38CA">
        <w:rPr>
          <w:rFonts w:ascii="Times New Roman" w:hAnsi="Times New Roman" w:cs="Times New Roman"/>
          <w:b/>
        </w:rPr>
        <w:t>surrogates in coral reef</w:t>
      </w:r>
      <w:r w:rsidR="000560AF" w:rsidRPr="006C38CA">
        <w:rPr>
          <w:rFonts w:ascii="Times New Roman" w:hAnsi="Times New Roman" w:cs="Times New Roman"/>
          <w:b/>
        </w:rPr>
        <w:t xml:space="preserve">s </w:t>
      </w:r>
      <w:r w:rsidRPr="006C38CA">
        <w:rPr>
          <w:rFonts w:ascii="Times New Roman" w:hAnsi="Times New Roman" w:cs="Times New Roman"/>
          <w:b/>
        </w:rPr>
        <w:t>in</w:t>
      </w:r>
      <w:r w:rsidR="000560AF" w:rsidRPr="006C38CA">
        <w:rPr>
          <w:rFonts w:ascii="Times New Roman" w:hAnsi="Times New Roman" w:cs="Times New Roman"/>
          <w:b/>
        </w:rPr>
        <w:t xml:space="preserve"> the British Virgin Islands</w:t>
      </w:r>
    </w:p>
    <w:p w14:paraId="620A00A3"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rPr>
        <w:t>Nicole B. Keefner</w:t>
      </w:r>
      <w:r w:rsidRPr="006C38CA">
        <w:rPr>
          <w:rFonts w:ascii="Times New Roman" w:hAnsi="Times New Roman" w:cs="Times New Roman"/>
          <w:vertAlign w:val="superscript"/>
        </w:rPr>
        <w:t>1</w:t>
      </w:r>
    </w:p>
    <w:p w14:paraId="34C75657" w14:textId="77777777" w:rsidR="000560AF" w:rsidRPr="006C38CA" w:rsidRDefault="000560AF" w:rsidP="006C38CA">
      <w:pPr>
        <w:widowControl w:val="0"/>
        <w:autoSpaceDE w:val="0"/>
        <w:autoSpaceDN w:val="0"/>
        <w:adjustRightInd w:val="0"/>
        <w:spacing w:line="480" w:lineRule="auto"/>
        <w:rPr>
          <w:rFonts w:ascii="Times New Roman" w:hAnsi="Times New Roman" w:cs="Times New Roman"/>
        </w:rPr>
      </w:pPr>
      <w:proofErr w:type="gramStart"/>
      <w:r w:rsidRPr="006C38CA">
        <w:rPr>
          <w:rFonts w:ascii="Times New Roman" w:hAnsi="Times New Roman" w:cs="Times New Roman"/>
          <w:vertAlign w:val="superscript"/>
        </w:rPr>
        <w:t>1</w:t>
      </w:r>
      <w:r w:rsidRPr="006C38CA">
        <w:rPr>
          <w:rFonts w:ascii="Times New Roman" w:hAnsi="Times New Roman" w:cs="Times New Roman"/>
        </w:rPr>
        <w:t>Department of Natural Resources Science, University of Rhode Island, Kingston, RI 02881, USA.</w:t>
      </w:r>
      <w:proofErr w:type="gramEnd"/>
      <w:r w:rsidRPr="006C38CA">
        <w:rPr>
          <w:rFonts w:ascii="Times New Roman" w:hAnsi="Times New Roman" w:cs="Times New Roman"/>
        </w:rPr>
        <w:t xml:space="preserve"> </w:t>
      </w:r>
    </w:p>
    <w:p w14:paraId="5E481B60" w14:textId="623F480E"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b/>
        </w:rPr>
      </w:pPr>
      <w:del w:id="0" w:author="Nicole" w:date="2018-11-19T20:17:00Z">
        <w:r w:rsidRPr="006C38CA" w:rsidDel="006B0F06">
          <w:rPr>
            <w:rFonts w:ascii="Times New Roman" w:hAnsi="Times New Roman" w:cs="Times New Roman"/>
            <w:b/>
          </w:rPr>
          <w:delText>Statement of the Problem</w:delText>
        </w:r>
      </w:del>
      <w:ins w:id="1" w:author="Nicole" w:date="2018-11-19T20:17:00Z">
        <w:r w:rsidR="006B0F06">
          <w:rPr>
            <w:rFonts w:ascii="Times New Roman" w:hAnsi="Times New Roman" w:cs="Times New Roman"/>
            <w:b/>
          </w:rPr>
          <w:t>Abstract</w:t>
        </w:r>
      </w:ins>
    </w:p>
    <w:p w14:paraId="0F4F0E91" w14:textId="4BA959A3" w:rsidR="000560AF" w:rsidRPr="006C38CA" w:rsidRDefault="000560AF" w:rsidP="006C38CA">
      <w:pPr>
        <w:widowControl w:val="0"/>
        <w:autoSpaceDE w:val="0"/>
        <w:autoSpaceDN w:val="0"/>
        <w:adjustRightInd w:val="0"/>
        <w:spacing w:line="480" w:lineRule="auto"/>
        <w:ind w:firstLine="720"/>
        <w:rPr>
          <w:rFonts w:ascii="Times New Roman" w:hAnsi="Times New Roman" w:cs="Times New Roman"/>
        </w:rPr>
      </w:pPr>
      <w:r w:rsidRPr="006C38CA">
        <w:rPr>
          <w:rFonts w:ascii="Times New Roman" w:hAnsi="Times New Roman" w:cs="Times New Roman"/>
        </w:rPr>
        <w:t xml:space="preserve">This study aims to </w:t>
      </w:r>
      <w:r w:rsidR="00DD6FC1" w:rsidRPr="006C38CA">
        <w:rPr>
          <w:rFonts w:ascii="Times New Roman" w:hAnsi="Times New Roman" w:cs="Times New Roman"/>
        </w:rPr>
        <w:t>inve</w:t>
      </w:r>
      <w:r w:rsidR="0094103A" w:rsidRPr="006C38CA">
        <w:rPr>
          <w:rFonts w:ascii="Times New Roman" w:hAnsi="Times New Roman" w:cs="Times New Roman"/>
        </w:rPr>
        <w:t xml:space="preserve">stigate </w:t>
      </w:r>
      <w:r w:rsidR="00063837" w:rsidRPr="006C38CA">
        <w:rPr>
          <w:rFonts w:ascii="Times New Roman" w:hAnsi="Times New Roman" w:cs="Times New Roman"/>
        </w:rPr>
        <w:t xml:space="preserve">the </w:t>
      </w:r>
      <w:r w:rsidR="0094103A" w:rsidRPr="006C38CA">
        <w:rPr>
          <w:rFonts w:ascii="Times New Roman" w:hAnsi="Times New Roman" w:cs="Times New Roman"/>
        </w:rPr>
        <w:t>effectiveness</w:t>
      </w:r>
      <w:r w:rsidR="00DD6FC1" w:rsidRPr="006C38CA">
        <w:rPr>
          <w:rFonts w:ascii="Times New Roman" w:hAnsi="Times New Roman" w:cs="Times New Roman"/>
        </w:rPr>
        <w:t xml:space="preserve"> of </w:t>
      </w:r>
      <w:r w:rsidR="00063837" w:rsidRPr="006C38CA">
        <w:rPr>
          <w:rFonts w:ascii="Times New Roman" w:hAnsi="Times New Roman" w:cs="Times New Roman"/>
        </w:rPr>
        <w:t>different taxonomic groups (</w:t>
      </w:r>
      <w:r w:rsidR="00DD6FC1" w:rsidRPr="006C38CA">
        <w:rPr>
          <w:rFonts w:ascii="Times New Roman" w:hAnsi="Times New Roman" w:cs="Times New Roman"/>
        </w:rPr>
        <w:t>sponges, corals, and reef fishes</w:t>
      </w:r>
      <w:r w:rsidR="00063837" w:rsidRPr="006C38CA">
        <w:rPr>
          <w:rFonts w:ascii="Times New Roman" w:hAnsi="Times New Roman" w:cs="Times New Roman"/>
        </w:rPr>
        <w:t>) as proxies for overall biodiversity</w:t>
      </w:r>
      <w:r w:rsidR="00DD6FC1" w:rsidRPr="006C38CA">
        <w:rPr>
          <w:rFonts w:ascii="Times New Roman" w:hAnsi="Times New Roman" w:cs="Times New Roman"/>
        </w:rPr>
        <w:t xml:space="preserve"> in a </w:t>
      </w:r>
      <w:r w:rsidR="0094103A" w:rsidRPr="006C38CA">
        <w:rPr>
          <w:rFonts w:ascii="Times New Roman" w:hAnsi="Times New Roman" w:cs="Times New Roman"/>
        </w:rPr>
        <w:t xml:space="preserve">tropical </w:t>
      </w:r>
      <w:r w:rsidR="00063837" w:rsidRPr="006C38CA">
        <w:rPr>
          <w:rFonts w:ascii="Times New Roman" w:hAnsi="Times New Roman" w:cs="Times New Roman"/>
        </w:rPr>
        <w:t xml:space="preserve">coral </w:t>
      </w:r>
      <w:r w:rsidR="0094103A" w:rsidRPr="006C38CA">
        <w:rPr>
          <w:rFonts w:ascii="Times New Roman" w:hAnsi="Times New Roman" w:cs="Times New Roman"/>
        </w:rPr>
        <w:t>reef system</w:t>
      </w:r>
      <w:r w:rsidR="00063837" w:rsidRPr="006C38CA">
        <w:rPr>
          <w:rFonts w:ascii="Times New Roman" w:hAnsi="Times New Roman" w:cs="Times New Roman"/>
        </w:rPr>
        <w:t>. In addition to testing whether proxies are comparable among sites, I will test if they change similarly over time in response to natural and anthropogenic forces</w:t>
      </w:r>
      <w:r w:rsidR="00441CA2" w:rsidRPr="006C38CA">
        <w:rPr>
          <w:rFonts w:ascii="Times New Roman" w:hAnsi="Times New Roman" w:cs="Times New Roman"/>
        </w:rPr>
        <w:t>. I will compare the</w:t>
      </w:r>
      <w:r w:rsidR="00DD6FC1" w:rsidRPr="006C38CA">
        <w:rPr>
          <w:rFonts w:ascii="Times New Roman" w:hAnsi="Times New Roman" w:cs="Times New Roman"/>
        </w:rPr>
        <w:t xml:space="preserve"> effectiveness of </w:t>
      </w:r>
      <w:r w:rsidR="00063837" w:rsidRPr="006C38CA">
        <w:rPr>
          <w:rFonts w:ascii="Times New Roman" w:hAnsi="Times New Roman" w:cs="Times New Roman"/>
        </w:rPr>
        <w:t xml:space="preserve">surrogates that can be surveyed in the field: </w:t>
      </w:r>
      <w:r w:rsidR="00D530AE" w:rsidRPr="006C38CA">
        <w:rPr>
          <w:rFonts w:ascii="Times New Roman" w:hAnsi="Times New Roman" w:cs="Times New Roman"/>
        </w:rPr>
        <w:t>recognizable taxonomic units (</w:t>
      </w:r>
      <w:r w:rsidR="00DD6FC1" w:rsidRPr="006C38CA">
        <w:rPr>
          <w:rFonts w:ascii="Times New Roman" w:hAnsi="Times New Roman" w:cs="Times New Roman"/>
        </w:rPr>
        <w:t>RTU’s</w:t>
      </w:r>
      <w:r w:rsidR="00D530AE" w:rsidRPr="006C38CA">
        <w:rPr>
          <w:rFonts w:ascii="Times New Roman" w:hAnsi="Times New Roman" w:cs="Times New Roman"/>
        </w:rPr>
        <w:t>)</w:t>
      </w:r>
      <w:r w:rsidR="00DD6FC1" w:rsidRPr="006C38CA">
        <w:rPr>
          <w:rFonts w:ascii="Times New Roman" w:hAnsi="Times New Roman" w:cs="Times New Roman"/>
        </w:rPr>
        <w:t xml:space="preserve"> and functional groups.</w:t>
      </w:r>
      <w:r w:rsidRPr="006C38CA">
        <w:rPr>
          <w:rFonts w:ascii="Times New Roman" w:hAnsi="Times New Roman" w:cs="Times New Roman"/>
        </w:rPr>
        <w:t xml:space="preserve"> </w:t>
      </w:r>
      <w:r w:rsidR="00441CA2" w:rsidRPr="006C38CA">
        <w:rPr>
          <w:rFonts w:ascii="Times New Roman" w:hAnsi="Times New Roman" w:cs="Times New Roman"/>
        </w:rPr>
        <w:t>I will use d</w:t>
      </w:r>
      <w:r w:rsidRPr="006C38CA">
        <w:rPr>
          <w:rFonts w:ascii="Times New Roman" w:hAnsi="Times New Roman" w:cs="Times New Roman"/>
        </w:rPr>
        <w:t>ata collected from reef monitoring in the British Virgin Islands</w:t>
      </w:r>
      <w:r w:rsidR="000B29A6" w:rsidRPr="006C38CA">
        <w:rPr>
          <w:rFonts w:ascii="Times New Roman" w:hAnsi="Times New Roman" w:cs="Times New Roman"/>
        </w:rPr>
        <w:t xml:space="preserve"> from 1992 to 201</w:t>
      </w:r>
      <w:r w:rsidR="0018077E" w:rsidRPr="006C38CA">
        <w:rPr>
          <w:rFonts w:ascii="Times New Roman" w:hAnsi="Times New Roman" w:cs="Times New Roman"/>
        </w:rPr>
        <w:t>7</w:t>
      </w:r>
      <w:r w:rsidRPr="006C38CA">
        <w:rPr>
          <w:rFonts w:ascii="Times New Roman" w:hAnsi="Times New Roman" w:cs="Times New Roman"/>
        </w:rPr>
        <w:t>.</w:t>
      </w:r>
    </w:p>
    <w:p w14:paraId="66EE783C" w14:textId="1CDE8125"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del w:id="2" w:author="Nicole" w:date="2018-11-19T20:17:00Z">
        <w:r w:rsidRPr="006C38CA" w:rsidDel="006B0F06">
          <w:rPr>
            <w:rFonts w:ascii="Times New Roman" w:hAnsi="Times New Roman" w:cs="Times New Roman"/>
            <w:b/>
          </w:rPr>
          <w:delText>Justification for and Significance of the Study</w:delText>
        </w:r>
      </w:del>
      <w:ins w:id="3" w:author="Nicole" w:date="2018-11-19T20:17:00Z">
        <w:r w:rsidR="006B0F06">
          <w:rPr>
            <w:rFonts w:ascii="Times New Roman" w:hAnsi="Times New Roman" w:cs="Times New Roman"/>
            <w:b/>
          </w:rPr>
          <w:t>Introduction</w:t>
        </w:r>
      </w:ins>
      <w:r w:rsidRPr="006C38CA">
        <w:rPr>
          <w:rFonts w:ascii="Times New Roman" w:hAnsi="Times New Roman" w:cs="Times New Roman"/>
          <w:b/>
        </w:rPr>
        <w:t xml:space="preserve"> </w:t>
      </w:r>
    </w:p>
    <w:p w14:paraId="06C80E16" w14:textId="2CE750FD" w:rsidR="00B43FC7" w:rsidRDefault="0094103A" w:rsidP="006B0F06">
      <w:pPr>
        <w:spacing w:line="480" w:lineRule="auto"/>
        <w:ind w:firstLine="720"/>
        <w:rPr>
          <w:ins w:id="4" w:author="Nicole" w:date="2018-11-19T20:55:00Z"/>
          <w:rFonts w:ascii="Times New Roman" w:eastAsia="Calibri" w:hAnsi="Times New Roman" w:cs="Times New Roman"/>
        </w:rPr>
      </w:pPr>
      <w:r w:rsidRPr="006C38CA">
        <w:rPr>
          <w:rFonts w:ascii="Times New Roman" w:eastAsia="Calibri" w:hAnsi="Times New Roman" w:cs="Times New Roman"/>
        </w:rPr>
        <w:t>B</w:t>
      </w:r>
      <w:r w:rsidR="000560AF" w:rsidRPr="006C38CA">
        <w:rPr>
          <w:rFonts w:ascii="Times New Roman" w:eastAsia="Calibri" w:hAnsi="Times New Roman" w:cs="Times New Roman"/>
        </w:rPr>
        <w:t>iodiversity</w:t>
      </w:r>
      <w:r w:rsidR="006776C7" w:rsidRPr="006C38CA">
        <w:rPr>
          <w:rFonts w:ascii="Times New Roman" w:eastAsia="Calibri" w:hAnsi="Times New Roman" w:cs="Times New Roman"/>
        </w:rPr>
        <w:t xml:space="preserve"> changes and</w:t>
      </w:r>
      <w:r w:rsidR="000560AF" w:rsidRPr="006C38CA">
        <w:rPr>
          <w:rFonts w:ascii="Times New Roman" w:eastAsia="Calibri" w:hAnsi="Times New Roman" w:cs="Times New Roman"/>
        </w:rPr>
        <w:t xml:space="preserve"> declines associated with </w:t>
      </w:r>
      <w:r w:rsidR="000C7138" w:rsidRPr="006C38CA">
        <w:rPr>
          <w:rFonts w:ascii="Times New Roman" w:eastAsia="Calibri" w:hAnsi="Times New Roman" w:cs="Times New Roman"/>
        </w:rPr>
        <w:t xml:space="preserve">increasing </w:t>
      </w:r>
      <w:r w:rsidR="000560AF" w:rsidRPr="006C38CA">
        <w:rPr>
          <w:rFonts w:ascii="Times New Roman" w:eastAsia="Calibri" w:hAnsi="Times New Roman" w:cs="Times New Roman"/>
        </w:rPr>
        <w:t xml:space="preserve">levels of anthropogenic </w:t>
      </w:r>
      <w:r w:rsidR="009347E3" w:rsidRPr="006C38CA">
        <w:rPr>
          <w:rFonts w:ascii="Times New Roman" w:eastAsia="Calibri" w:hAnsi="Times New Roman" w:cs="Times New Roman"/>
        </w:rPr>
        <w:t xml:space="preserve">stress </w:t>
      </w:r>
      <w:r w:rsidR="000560AF" w:rsidRPr="006C38CA">
        <w:rPr>
          <w:rFonts w:ascii="Times New Roman" w:eastAsia="Calibri" w:hAnsi="Times New Roman" w:cs="Times New Roman"/>
        </w:rPr>
        <w:t>disrupt community dynamics</w:t>
      </w:r>
      <w:r w:rsidRPr="006C38CA">
        <w:rPr>
          <w:rFonts w:ascii="Times New Roman" w:eastAsia="Calibri" w:hAnsi="Times New Roman" w:cs="Times New Roman"/>
        </w:rPr>
        <w:t xml:space="preserve"> and are of great concern</w:t>
      </w:r>
      <w:r w:rsidR="000560AF" w:rsidRPr="006C38CA">
        <w:rPr>
          <w:rFonts w:ascii="Times New Roman" w:eastAsia="Calibri" w:hAnsi="Times New Roman" w:cs="Times New Roman"/>
        </w:rPr>
        <w:t xml:space="preserve"> </w:t>
      </w:r>
      <w:ins w:id="5" w:author="Nicole" w:date="2018-11-19T20:22:00Z">
        <w:r w:rsidR="006B0F06">
          <w:rPr>
            <w:rFonts w:ascii="Times New Roman" w:eastAsia="Calibri" w:hAnsi="Times New Roman" w:cs="Times New Roman"/>
          </w:rPr>
          <w:t xml:space="preserve">because biodiversity contributes to ecosystem function </w:t>
        </w:r>
      </w:ins>
      <w:del w:id="6" w:author="Nicole" w:date="2018-11-19T20:23:00Z">
        <w:r w:rsidR="000560AF" w:rsidRPr="006C38CA" w:rsidDel="006B0F06">
          <w:rPr>
            <w:rFonts w:ascii="Times New Roman" w:eastAsia="Calibri" w:hAnsi="Times New Roman" w:cs="Times New Roman"/>
          </w:rPr>
          <w:fldChar w:fldCharType="begin" w:fldLock="1"/>
        </w:r>
        <w:r w:rsidR="00605415" w:rsidRPr="006C38CA" w:rsidDel="006B0F06">
          <w:rPr>
            <w:rFonts w:ascii="Times New Roman" w:eastAsia="Calibri" w:hAnsi="Times New Roman" w:cs="Times New Roman"/>
          </w:rPr>
          <w:delInstrText>ADDIN CSL_CITATION {"citationItems":[{"id":"ITEM-1","itemData":{"DOI":"10.1890/06-0976","ISBN":"0012-9658","ISSN":"00129658","PMID":"17536700","abstract":"Development of a mechanistic understanding and predictions of patterns of biodiversity is a central theme in ecology. One of the most influential theories, the intermediate disturbance hypothesis (IDH), predicts maximum diversity at intermediate levels of disturbance frequency. The dynamic equilibrium model (DEM), an extension of the IDH, predicts that the level of productivity determines at what frequency of disturbance maximum diversity occurs. To test, and contrast, the predictions of these two models, a field experiment on marine hard-substratum assemblages was conducted with seven levels of disturbance frequency and three levels of nutrient availability. Consistent with the IDH, maximum diversity, measured as species richness, was observed at an intermediate frequency of disturbance. Despite documented effects on productivity, the relationship between disturbance and diversity was not altered by the nutrient treatments. Thus, in this system the DEM did not improve the understanding of patterns of diversity compared to the IDH. Furthermore, it is suggested that careful consideration of measurements and practical definitions of productivity in natural assemblages is necessary for a rigorous test of the DEM.","author":[{"dropping-particle":"","family":"Svensson","given":"J. Robin","non-dropping-particle":"","parse-names":false,"suffix":""},{"dropping-particle":"","family":"Lindegarth","given":"Mats","non-dropping-particle":"","parse-names":false,"suffix":""},{"dropping-particle":"","family":"Siccha","given":"Michael","non-dropping-particle":"","parse-names":false,"suffix":""},{"dropping-particle":"","family":"Lenz","given":"Mark","non-dropping-particle":"","parse-names":false,"suffix":""},{"dropping-particle":"","family":"Molis","given":"Markus","non-dropping-particle":"","parse-names":false,"suffix":""},{"dropping-particle":"","family":"Wahl","given":"Martin","non-dropping-particle":"","parse-names":false,"suffix":""},{"dropping-particle":"","family":"Pavia","given":"Henrik","non-dropping-particle":"","parse-names":false,"suffix":""}],"container-title":"Ecology","id":"ITEM-1","issue":"4","issued":{"date-parts":[["2007"]]},"note":"a look at how disturbance is related to biodiversity levels - affects population dynamics, IDH suggests that some species that are slow recruiters will disappear from the community at higher disturbance rates; species richness analyzed with ANOVA","page":"830-838","title":"Maximum species richness at intermediate frequencies of disturbance: Consistency among levels of productivity","type":"article-journal","volume":"88"},"uris":["http://www.mendeley.com/documents/?uuid=96b6a609-0958-39ff-a34d-6b865729e87e"]},{"id":"ITEM-2","itemData":{"DOI":"10.1890/120272","abstract":"This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rates","type":"article-journal","volume":"19"},"uris":["http://www.mendeley.com/documents/?uuid=5b5d4a67-30a3-41a5-bcc3-04f30e507025"]}],"mendeley":{"formattedCitation":"(Staudinger et al., 2013; Stork, 2010; Svensson et al., 2007)","manualFormatting":"(Staudinger et al., 2013; Stork, 2010)","plainTextFormattedCitation":"(Staudinger et al., 2013; Stork, 2010; Svensson et al., 2007)","previouslyFormattedCitation":"(Staudinger et al., 2013; Stork, 2010; Svensson et al., 2007)"},"properties":{"noteIndex":0},"schema":"https://github.com/citation-style-language/schema/raw/master/csl-citation.json"}</w:delInstrText>
        </w:r>
        <w:r w:rsidR="000560AF" w:rsidRPr="006C38CA" w:rsidDel="006B0F06">
          <w:rPr>
            <w:rFonts w:ascii="Times New Roman" w:eastAsia="Calibri" w:hAnsi="Times New Roman" w:cs="Times New Roman"/>
          </w:rPr>
          <w:fldChar w:fldCharType="separate"/>
        </w:r>
        <w:r w:rsidR="000560AF" w:rsidRPr="006C38CA" w:rsidDel="006B0F06">
          <w:rPr>
            <w:rFonts w:ascii="Times New Roman" w:eastAsia="Calibri" w:hAnsi="Times New Roman" w:cs="Times New Roman"/>
            <w:noProof/>
          </w:rPr>
          <w:delText>(Staudinger et al., 2013; Stork, 2010)</w:delText>
        </w:r>
        <w:r w:rsidR="000560AF" w:rsidRPr="006C38CA" w:rsidDel="006B0F06">
          <w:rPr>
            <w:rFonts w:ascii="Times New Roman" w:eastAsia="Calibri" w:hAnsi="Times New Roman" w:cs="Times New Roman"/>
          </w:rPr>
          <w:fldChar w:fldCharType="end"/>
        </w:r>
      </w:del>
      <w:ins w:id="7" w:author="Nicole" w:date="2018-11-19T20:23:00Z">
        <w:r w:rsidR="006B0F06">
          <w:rPr>
            <w:rFonts w:ascii="Times New Roman" w:eastAsia="Calibri" w:hAnsi="Times New Roman" w:cs="Times New Roman"/>
          </w:rPr>
          <w:fldChar w:fldCharType="begin" w:fldLock="1"/>
        </w:r>
      </w:ins>
      <w:r w:rsidR="006B0F06">
        <w:rPr>
          <w:rFonts w:ascii="Times New Roman" w:eastAsia="Calibri" w:hAnsi="Times New Roman" w:cs="Times New Roman"/>
        </w:rPr>
        <w:instrText>ADDIN CSL_CITATION {"citationItems":[{"id":"ITEM-1","itemData":{"DOI":"10.1890/070195","ISBN":"1540-9295","ISSN":"15409295","PMID":"16895442","abstract":"Controlled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benefits.","author":[{"dropping-particle":"","family":"Emmett Duffy","given":"J.","non-dropping-particle":"","parse-names":false,"suffix":""}],"container-title":"Frontiers in Ecology and the Environment","id":"ITEM-1","issue":"8","issued":{"date-parts":[["2009"]]},"note":"This paper supports and defends the positive relationship between biodiversity and ecosystem function.","page":"437-444","title":"Why biodiversity is important to the functioning of real-world ecosystems","type":"article-journal","volume":"7"},"uris":["http://www.mendeley.com/documents/?uuid=2746145a-d710-4abf-a829-e29086c486af"]},{"id":"ITEM-2","itemData":{"DOI":"10.1890/120272","abstract":"This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Environment","id":"ITEM-2","issue":"9","issued":{"date-parts":[["2013"]]},"page":"465-473","title":"Biodiversity in a changing climate : A synthesis of current and projected trends in the US in a nutshell","type":"article-journal","volume":"11"},"uris":["http://www.mendeley.com/documents/?uuid=4f55d00f-190a-43cc-83d2-8feb54e0cdce"]},{"id":"ITEM-3","itemData":{"DOI":"10.1007/s10531-009-9761-9","ISBN":"0960-3115","ISSN":"09603115","PMID":"12625467","abstract":"There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Conservation","id":"ITEM-3","issue":"2","issued":{"date-parts":[["2010"]]},"note":"biodiversity crisis","page":"357-371","title":"Re-assessing current extinction rates","type":"article-journal","volume":"19"},"uris":["http://www.mendeley.com/documents/?uuid=5b5d4a67-30a3-41a5-bcc3-04f30e507025"]}],"mendeley":{"formattedCitation":"(Emmett Duffy, 2009; Staudinger et al., 2013; Stork, 2010)","plainTextFormattedCitation":"(Emmett Duffy, 2009; Staudinger et al., 2013; Stork, 2010)","previouslyFormattedCitation":"(Emmett Duffy, 2009; Staudinger et al., 2013; Stork, 2010)"},"properties":{"noteIndex":0},"schema":"https://github.com/citation-style-language/schema/raw/master/csl-citation.json"}</w:instrText>
      </w:r>
      <w:r w:rsidR="006B0F06">
        <w:rPr>
          <w:rFonts w:ascii="Times New Roman" w:eastAsia="Calibri" w:hAnsi="Times New Roman" w:cs="Times New Roman"/>
        </w:rPr>
        <w:fldChar w:fldCharType="separate"/>
      </w:r>
      <w:r w:rsidR="006B0F06" w:rsidRPr="006B0F06">
        <w:rPr>
          <w:rFonts w:ascii="Times New Roman" w:eastAsia="Calibri" w:hAnsi="Times New Roman" w:cs="Times New Roman"/>
          <w:noProof/>
        </w:rPr>
        <w:t>(Emmett Duffy, 2009; Staudinger et al., 2013; Stork, 2010)</w:t>
      </w:r>
      <w:ins w:id="8" w:author="Nicole" w:date="2018-11-19T20:23:00Z">
        <w:r w:rsidR="006B0F06">
          <w:rPr>
            <w:rFonts w:ascii="Times New Roman" w:eastAsia="Calibri" w:hAnsi="Times New Roman" w:cs="Times New Roman"/>
          </w:rPr>
          <w:fldChar w:fldCharType="end"/>
        </w:r>
      </w:ins>
      <w:r w:rsidR="000560AF" w:rsidRPr="006C38CA">
        <w:rPr>
          <w:rFonts w:ascii="Times New Roman" w:eastAsia="Calibri" w:hAnsi="Times New Roman" w:cs="Times New Roman"/>
        </w:rPr>
        <w:t>.</w:t>
      </w:r>
      <w:ins w:id="9" w:author="Nicole" w:date="2018-11-19T20:27:00Z">
        <w:r w:rsidR="006B0F06">
          <w:rPr>
            <w:rFonts w:ascii="Times New Roman" w:eastAsia="Calibri" w:hAnsi="Times New Roman" w:cs="Times New Roman"/>
          </w:rPr>
          <w:t xml:space="preserve"> </w:t>
        </w:r>
      </w:ins>
      <w:del w:id="10" w:author="Nicole" w:date="2018-11-19T20:26:00Z">
        <w:r w:rsidR="006776C7" w:rsidRPr="006C38CA" w:rsidDel="006B0F06">
          <w:rPr>
            <w:rFonts w:ascii="Times New Roman" w:eastAsia="Calibri" w:hAnsi="Times New Roman" w:cs="Times New Roman"/>
          </w:rPr>
          <w:delText xml:space="preserve"> </w:delText>
        </w:r>
      </w:del>
      <w:r w:rsidR="00DD6FC1" w:rsidRPr="006C38CA">
        <w:rPr>
          <w:rFonts w:ascii="Times New Roman" w:eastAsia="Calibri" w:hAnsi="Times New Roman" w:cs="Times New Roman"/>
        </w:rPr>
        <w:t>Ho</w:t>
      </w:r>
      <w:r w:rsidRPr="006C38CA">
        <w:rPr>
          <w:rFonts w:ascii="Times New Roman" w:eastAsia="Calibri" w:hAnsi="Times New Roman" w:cs="Times New Roman"/>
        </w:rPr>
        <w:t>wever,</w:t>
      </w:r>
      <w:del w:id="11" w:author="Nicole" w:date="2018-11-19T20:27:00Z">
        <w:r w:rsidRPr="006C38CA" w:rsidDel="006B0F06">
          <w:rPr>
            <w:rFonts w:ascii="Times New Roman" w:eastAsia="Calibri" w:hAnsi="Times New Roman" w:cs="Times New Roman"/>
          </w:rPr>
          <w:delText xml:space="preserve"> because</w:delText>
        </w:r>
      </w:del>
      <w:r w:rsidRPr="006C38CA">
        <w:rPr>
          <w:rFonts w:ascii="Times New Roman" w:eastAsia="Calibri" w:hAnsi="Times New Roman" w:cs="Times New Roman"/>
        </w:rPr>
        <w:t xml:space="preserve"> </w:t>
      </w:r>
      <w:ins w:id="12" w:author="Nicole" w:date="2018-11-19T20:27:00Z">
        <w:r w:rsidR="006B0F06">
          <w:rPr>
            <w:rFonts w:ascii="Times New Roman" w:eastAsia="Calibri" w:hAnsi="Times New Roman" w:cs="Times New Roman"/>
          </w:rPr>
          <w:t xml:space="preserve">true </w:t>
        </w:r>
      </w:ins>
      <w:r w:rsidRPr="006C38CA">
        <w:rPr>
          <w:rFonts w:ascii="Times New Roman" w:eastAsia="Calibri" w:hAnsi="Times New Roman" w:cs="Times New Roman"/>
        </w:rPr>
        <w:t>biodiversity</w:t>
      </w:r>
      <w:ins w:id="13" w:author="Nicole" w:date="2018-11-19T20:53:00Z">
        <w:r w:rsidR="00B43FC7">
          <w:rPr>
            <w:rFonts w:ascii="Times New Roman" w:eastAsia="Calibri" w:hAnsi="Times New Roman" w:cs="Times New Roman"/>
          </w:rPr>
          <w:t xml:space="preserve"> </w:t>
        </w:r>
      </w:ins>
      <w:del w:id="14" w:author="Nicole" w:date="2018-11-19T20:27:00Z">
        <w:r w:rsidRPr="006C38CA" w:rsidDel="006B0F06">
          <w:rPr>
            <w:rFonts w:ascii="Times New Roman" w:eastAsia="Calibri" w:hAnsi="Times New Roman" w:cs="Times New Roman"/>
          </w:rPr>
          <w:delText xml:space="preserve"> </w:delText>
        </w:r>
      </w:del>
      <w:r w:rsidR="00E01D7C" w:rsidRPr="006C38CA">
        <w:rPr>
          <w:rFonts w:ascii="Times New Roman" w:eastAsia="Calibri" w:hAnsi="Times New Roman" w:cs="Times New Roman"/>
        </w:rPr>
        <w:t xml:space="preserve">often </w:t>
      </w:r>
      <w:r w:rsidRPr="006C38CA">
        <w:rPr>
          <w:rFonts w:ascii="Times New Roman" w:eastAsia="Calibri" w:hAnsi="Times New Roman" w:cs="Times New Roman"/>
        </w:rPr>
        <w:t>can</w:t>
      </w:r>
      <w:r w:rsidR="00DD6FC1" w:rsidRPr="006C38CA">
        <w:rPr>
          <w:rFonts w:ascii="Times New Roman" w:eastAsia="Calibri" w:hAnsi="Times New Roman" w:cs="Times New Roman"/>
        </w:rPr>
        <w:t xml:space="preserve">not be </w:t>
      </w:r>
      <w:ins w:id="15" w:author="Nicole" w:date="2018-11-19T20:27:00Z">
        <w:r w:rsidR="006B0F06">
          <w:rPr>
            <w:rFonts w:ascii="Times New Roman" w:eastAsia="Calibri" w:hAnsi="Times New Roman" w:cs="Times New Roman"/>
          </w:rPr>
          <w:t xml:space="preserve">known in natural environments because detection is imperfect </w:t>
        </w:r>
      </w:ins>
      <w:ins w:id="16" w:author="Nicole" w:date="2018-11-19T20:28:00Z">
        <w:r w:rsidR="006B0F06">
          <w:rPr>
            <w:rFonts w:ascii="Times New Roman" w:eastAsia="Calibri" w:hAnsi="Times New Roman" w:cs="Times New Roman"/>
          </w:rPr>
          <w:fldChar w:fldCharType="begin" w:fldLock="1"/>
        </w:r>
      </w:ins>
      <w:r w:rsidR="006B0F06">
        <w:rPr>
          <w:rFonts w:ascii="Times New Roman" w:eastAsia="Calibri" w:hAnsi="Times New Roman" w:cs="Times New Roman"/>
        </w:rPr>
        <w:instrText>ADDIN CSL_CITATION {"citationItems":[{"id":"ITEM-1","itemData":{"DOI":"10.1111/j.1365-2664.2009.01724.x","ISBN":"0021-8901","ISSN":"00218901","PMID":"18664423","abstract":"P&gt;1. Trends of animal populations are of great interest in ecology but cannot be directly observed owing to imperfect detection. Binomial mixture models use replicated counts to estimate abundance, corrected for detection, in demographically closed populations. Here, we extend these models to open populations and illustrate them using sand lizard Lacerta agilis counts from the national Dutch reptile monitoring scheme. 2. Our model requires replicated counts from multiple sites in each of several periods, within which population closure is assumed. Counts are described by a hierarchical generalized linear model, where the state model deals with spatio-temporal patterns in true abundance and the observation model with imperfect counts, given that true state. We used WinBUGS to fit the model to lizard counts from 208 transects with 1-10 (mean 3) replicate surveys during each spring 1994-2005. 3. Our state model for abundance contained two independent log-linear Poisson regressions on year for coastal and inland sites, and random site effects to account for unexplained heterogeneity. The observation model for detection of an individual lizard contained effects of region, survey date, temperature, observer experience and random survey effects. 4. Lizard populations increased in both regions but more steeply on the coast. Detectability increased over the first few years of the study, was greater on the coast and for the most experienced observers, and highest around 1 June. Interestingly, the population increase inland was not detectable when the observed counts were analysed without account of detectability. The proportional increase between 1994 and 2005 in total lizard abundance across all sites was estimated at 86% (95% CRI 35-151). 5.Synthesis and applications. Open-population binomial mixture models are attractive for studying true population dynamics while explicitly accounting for the observation process, i.e. imperfect detection. We emphasize the important conceptual benefit provided by temporal replicate observations in terms of the interpretability of animal counts.","author":[{"dropping-particle":"","family":"Kéry","given":"Marc","non-dropping-particle":"","parse-names":false,"suffix":""},{"dropping-particle":"","family":"Dorazio","given":"Robert M.","non-dropping-particle":"","parse-names":false,"suffix":""},{"dropping-particle":"","family":"Soldaat","given":"Leo","non-dropping-particle":"","parse-names":false,"suffix":""},{"dropping-particle":"","family":"Strien","given":"Arco","non-dropping-particle":"Van","parse-names":false,"suffix":""},{"dropping-particle":"","family":"Zuiderwijk","given":"Annie","non-dropping-particle":"","parse-names":false,"suffix":""},{"dropping-particle":"","family":"Royle","given":"J. Andrew","non-dropping-particle":"","parse-names":false,"suffix":""}],"container-title":"Journal of Applied Ecology","id":"ITEM-1","issue":"6","issued":{"date-parts":[["2009"]]},"page":"1163-1172","title":"Trend estimation in populations with imperfect detection","type":"article-journal","volume":"46"},"uris":["http://www.mendeley.com/documents/?uuid=ba7511a0-4c89-4733-baba-10ec6f602e88"]}],"mendeley":{"formattedCitation":"(Kéry et al., 2009)","plainTextFormattedCitation":"(Kéry et al., 2009)"},"properties":{"noteIndex":0},"schema":"https://github.com/citation-style-language/schema/raw/master/csl-citation.json"}</w:instrText>
      </w:r>
      <w:r w:rsidR="006B0F06">
        <w:rPr>
          <w:rFonts w:ascii="Times New Roman" w:eastAsia="Calibri" w:hAnsi="Times New Roman" w:cs="Times New Roman"/>
        </w:rPr>
        <w:fldChar w:fldCharType="separate"/>
      </w:r>
      <w:r w:rsidR="006B0F06" w:rsidRPr="006B0F06">
        <w:rPr>
          <w:rFonts w:ascii="Times New Roman" w:eastAsia="Calibri" w:hAnsi="Times New Roman" w:cs="Times New Roman"/>
          <w:noProof/>
        </w:rPr>
        <w:t>(Kéry et al., 2009)</w:t>
      </w:r>
      <w:ins w:id="17" w:author="Nicole" w:date="2018-11-19T20:28:00Z">
        <w:r w:rsidR="006B0F06">
          <w:rPr>
            <w:rFonts w:ascii="Times New Roman" w:eastAsia="Calibri" w:hAnsi="Times New Roman" w:cs="Times New Roman"/>
          </w:rPr>
          <w:fldChar w:fldCharType="end"/>
        </w:r>
      </w:ins>
      <w:ins w:id="18" w:author="Nicole" w:date="2018-11-19T20:29:00Z">
        <w:r w:rsidR="006B0F06">
          <w:rPr>
            <w:rFonts w:ascii="Times New Roman" w:eastAsia="Calibri" w:hAnsi="Times New Roman" w:cs="Times New Roman"/>
          </w:rPr>
          <w:t xml:space="preserve">. </w:t>
        </w:r>
      </w:ins>
      <w:ins w:id="19" w:author="Nicole" w:date="2018-11-19T20:55:00Z">
        <w:r w:rsidR="00B43FC7" w:rsidRPr="00B43FC7">
          <w:rPr>
            <w:rFonts w:ascii="Times New Roman" w:eastAsia="Calibri" w:hAnsi="Times New Roman" w:cs="Times New Roman"/>
          </w:rPr>
          <w:t>As a result, proxies such as species richness, evenness, and diversity indices have been developed</w:t>
        </w:r>
      </w:ins>
      <w:ins w:id="20" w:author="Nicole" w:date="2018-11-19T20:56:00Z">
        <w:r w:rsidR="00B43FC7">
          <w:rPr>
            <w:rFonts w:ascii="Times New Roman" w:eastAsia="Calibri" w:hAnsi="Times New Roman" w:cs="Times New Roman"/>
          </w:rPr>
          <w:t xml:space="preserve"> that provide ways to estimate</w:t>
        </w:r>
        <w:r w:rsidR="00B43FC7" w:rsidRPr="00B43FC7">
          <w:t xml:space="preserve"> </w:t>
        </w:r>
        <w:r w:rsidR="00B43FC7" w:rsidRPr="00B43FC7">
          <w:rPr>
            <w:rFonts w:ascii="Times New Roman" w:eastAsia="Calibri" w:hAnsi="Times New Roman" w:cs="Times New Roman"/>
          </w:rPr>
          <w:t>different aspects of biodiversity in the field.</w:t>
        </w:r>
      </w:ins>
      <w:ins w:id="21" w:author="Nicole" w:date="2018-11-19T20:55:00Z">
        <w:r w:rsidR="00B43FC7" w:rsidRPr="00B43FC7">
          <w:rPr>
            <w:rFonts w:ascii="Times New Roman" w:eastAsia="Calibri" w:hAnsi="Times New Roman" w:cs="Times New Roman"/>
          </w:rPr>
          <w:t xml:space="preserve"> </w:t>
        </w:r>
        <w:commentRangeStart w:id="22"/>
        <w:proofErr w:type="gramStart"/>
        <w:r w:rsidR="00B43FC7" w:rsidRPr="00B43FC7">
          <w:rPr>
            <w:rFonts w:ascii="Times New Roman" w:eastAsia="Calibri" w:hAnsi="Times New Roman" w:cs="Times New Roman"/>
          </w:rPr>
          <w:t>Richness i</w:t>
        </w:r>
      </w:ins>
      <w:commentRangeEnd w:id="22"/>
      <w:ins w:id="23" w:author="Nicole" w:date="2018-11-19T21:06:00Z">
        <w:r w:rsidR="00C17E58">
          <w:rPr>
            <w:rStyle w:val="CommentReference"/>
          </w:rPr>
          <w:commentReference w:id="22"/>
        </w:r>
      </w:ins>
      <w:ins w:id="24" w:author="Nicole" w:date="2018-11-19T20:55:00Z">
        <w:r w:rsidR="00B43FC7" w:rsidRPr="00B43FC7">
          <w:rPr>
            <w:rFonts w:ascii="Times New Roman" w:eastAsia="Calibri" w:hAnsi="Times New Roman" w:cs="Times New Roman"/>
          </w:rPr>
          <w:t xml:space="preserve">s the count of </w:t>
        </w:r>
      </w:ins>
      <w:ins w:id="25" w:author="Nicole" w:date="2018-11-19T21:05:00Z">
        <w:r w:rsidR="00C17E58">
          <w:rPr>
            <w:rFonts w:ascii="Times New Roman" w:eastAsia="Calibri" w:hAnsi="Times New Roman" w:cs="Times New Roman"/>
          </w:rPr>
          <w:t>species in a given area</w:t>
        </w:r>
      </w:ins>
      <w:ins w:id="26" w:author="Nicole" w:date="2018-11-19T20:55:00Z">
        <w:r w:rsidR="00B43FC7" w:rsidRPr="00B43FC7">
          <w:rPr>
            <w:rFonts w:ascii="Times New Roman" w:eastAsia="Calibri" w:hAnsi="Times New Roman" w:cs="Times New Roman"/>
          </w:rPr>
          <w:t>.</w:t>
        </w:r>
        <w:proofErr w:type="gramEnd"/>
        <w:r w:rsidR="00B43FC7" w:rsidRPr="00B43FC7">
          <w:rPr>
            <w:rFonts w:ascii="Times New Roman" w:eastAsia="Calibri" w:hAnsi="Times New Roman" w:cs="Times New Roman"/>
          </w:rPr>
          <w:t xml:space="preserve"> Evenness </w:t>
        </w:r>
      </w:ins>
      <w:ins w:id="27" w:author="Nicole" w:date="2018-11-19T21:10:00Z">
        <w:r w:rsidR="00C17E58">
          <w:rPr>
            <w:rFonts w:ascii="Times New Roman" w:eastAsia="Calibri" w:hAnsi="Times New Roman" w:cs="Times New Roman"/>
          </w:rPr>
          <w:t>i</w:t>
        </w:r>
      </w:ins>
      <w:ins w:id="28" w:author="Nicole" w:date="2018-11-19T21:09:00Z">
        <w:r w:rsidR="00C17E58">
          <w:rPr>
            <w:rFonts w:ascii="Times New Roman" w:eastAsia="Calibri" w:hAnsi="Times New Roman" w:cs="Times New Roman"/>
          </w:rPr>
          <w:t xml:space="preserve">s </w:t>
        </w:r>
      </w:ins>
      <w:ins w:id="29" w:author="Nicole" w:date="2018-11-19T21:10:00Z">
        <w:r w:rsidR="00C17E58">
          <w:rPr>
            <w:rFonts w:ascii="Times New Roman" w:eastAsia="Calibri" w:hAnsi="Times New Roman" w:cs="Times New Roman"/>
          </w:rPr>
          <w:t xml:space="preserve">a measure of </w:t>
        </w:r>
      </w:ins>
      <w:ins w:id="30" w:author="Nicole" w:date="2018-11-19T21:09:00Z">
        <w:r w:rsidR="00C17E58">
          <w:rPr>
            <w:rFonts w:ascii="Times New Roman" w:eastAsia="Calibri" w:hAnsi="Times New Roman" w:cs="Times New Roman"/>
          </w:rPr>
          <w:t xml:space="preserve">whether </w:t>
        </w:r>
      </w:ins>
      <w:ins w:id="31" w:author="Nicole" w:date="2018-11-19T21:10:00Z">
        <w:r w:rsidR="00C17E58">
          <w:rPr>
            <w:rFonts w:ascii="Times New Roman" w:eastAsia="Calibri" w:hAnsi="Times New Roman" w:cs="Times New Roman"/>
          </w:rPr>
          <w:t xml:space="preserve">or not </w:t>
        </w:r>
      </w:ins>
      <w:ins w:id="32" w:author="Nicole" w:date="2018-11-19T21:09:00Z">
        <w:r w:rsidR="00C17E58">
          <w:rPr>
            <w:rFonts w:ascii="Times New Roman" w:eastAsia="Calibri" w:hAnsi="Times New Roman" w:cs="Times New Roman"/>
          </w:rPr>
          <w:t xml:space="preserve">the number of individuals </w:t>
        </w:r>
      </w:ins>
      <w:ins w:id="33" w:author="Nicole" w:date="2018-11-19T21:14:00Z">
        <w:r w:rsidR="00C17E58">
          <w:rPr>
            <w:rFonts w:ascii="Times New Roman" w:eastAsia="Calibri" w:hAnsi="Times New Roman" w:cs="Times New Roman"/>
          </w:rPr>
          <w:t>of</w:t>
        </w:r>
      </w:ins>
      <w:ins w:id="34" w:author="Nicole" w:date="2018-11-19T21:09:00Z">
        <w:r w:rsidR="00C17E58">
          <w:rPr>
            <w:rFonts w:ascii="Times New Roman" w:eastAsia="Calibri" w:hAnsi="Times New Roman" w:cs="Times New Roman"/>
          </w:rPr>
          <w:t xml:space="preserve"> each species is equivalent</w:t>
        </w:r>
      </w:ins>
      <w:ins w:id="35" w:author="Nicole" w:date="2018-11-19T21:11:00Z">
        <w:r w:rsidR="00C17E58">
          <w:rPr>
            <w:rFonts w:ascii="Times New Roman" w:eastAsia="Calibri" w:hAnsi="Times New Roman" w:cs="Times New Roman"/>
          </w:rPr>
          <w:t xml:space="preserve"> and may provide</w:t>
        </w:r>
      </w:ins>
      <w:ins w:id="36" w:author="Nicole" w:date="2018-11-19T21:08:00Z">
        <w:r w:rsidR="00C17E58" w:rsidRPr="00C17E58">
          <w:rPr>
            <w:rFonts w:ascii="Times New Roman" w:eastAsia="Calibri" w:hAnsi="Times New Roman" w:cs="Times New Roman"/>
          </w:rPr>
          <w:t xml:space="preserve"> information about dominance-related patterns.</w:t>
        </w:r>
      </w:ins>
      <w:ins w:id="37" w:author="Nicole" w:date="2018-11-19T21:11:00Z">
        <w:r w:rsidR="00C17E58">
          <w:rPr>
            <w:rFonts w:ascii="Times New Roman" w:eastAsia="Calibri" w:hAnsi="Times New Roman" w:cs="Times New Roman"/>
          </w:rPr>
          <w:t xml:space="preserve"> </w:t>
        </w:r>
      </w:ins>
      <w:commentRangeStart w:id="38"/>
      <w:ins w:id="39" w:author="Nicole" w:date="2018-11-19T20:55:00Z">
        <w:r w:rsidR="00B43FC7" w:rsidRPr="00B43FC7">
          <w:rPr>
            <w:rFonts w:ascii="Times New Roman" w:eastAsia="Calibri" w:hAnsi="Times New Roman" w:cs="Times New Roman"/>
          </w:rPr>
          <w:t xml:space="preserve">There is contention over evenness in that it may be affected by trophic level, required resources/space, and </w:t>
        </w:r>
        <w:r w:rsidR="00B43FC7" w:rsidRPr="00B43FC7">
          <w:rPr>
            <w:rFonts w:ascii="Times New Roman" w:eastAsia="Calibri" w:hAnsi="Times New Roman" w:cs="Times New Roman"/>
          </w:rPr>
          <w:lastRenderedPageBreak/>
          <w:t>reproductive frequency (i.e. just because there are more individuals than others doesn’t mean</w:t>
        </w:r>
        <w:r w:rsidR="00C17E58">
          <w:rPr>
            <w:rFonts w:ascii="Times New Roman" w:eastAsia="Calibri" w:hAnsi="Times New Roman" w:cs="Times New Roman"/>
          </w:rPr>
          <w:t xml:space="preserve"> that the system is imbalanced)</w:t>
        </w:r>
      </w:ins>
      <w:commentRangeEnd w:id="38"/>
      <w:ins w:id="40" w:author="Nicole" w:date="2018-11-19T21:12:00Z">
        <w:r w:rsidR="00C17E58">
          <w:rPr>
            <w:rStyle w:val="CommentReference"/>
          </w:rPr>
          <w:commentReference w:id="38"/>
        </w:r>
      </w:ins>
      <w:commentRangeStart w:id="41"/>
      <w:ins w:id="42" w:author="Nicole" w:date="2018-11-19T21:14:00Z">
        <w:r w:rsidR="00C17E58">
          <w:rPr>
            <w:rFonts w:ascii="Times New Roman" w:eastAsia="Calibri" w:hAnsi="Times New Roman" w:cs="Times New Roman"/>
          </w:rPr>
          <w:t>D</w:t>
        </w:r>
      </w:ins>
      <w:ins w:id="43" w:author="Nicole" w:date="2018-11-19T20:55:00Z">
        <w:r w:rsidR="00B43FC7" w:rsidRPr="00B43FC7">
          <w:rPr>
            <w:rFonts w:ascii="Times New Roman" w:eastAsia="Calibri" w:hAnsi="Times New Roman" w:cs="Times New Roman"/>
          </w:rPr>
          <w:t xml:space="preserve">iversity indices </w:t>
        </w:r>
      </w:ins>
      <w:commentRangeEnd w:id="41"/>
      <w:ins w:id="44" w:author="Nicole" w:date="2018-11-19T21:16:00Z">
        <w:r w:rsidR="008E58DD">
          <w:rPr>
            <w:rStyle w:val="CommentReference"/>
          </w:rPr>
          <w:commentReference w:id="41"/>
        </w:r>
      </w:ins>
      <w:ins w:id="45" w:author="Nicole" w:date="2018-11-19T21:15:00Z">
        <w:r w:rsidR="008E58DD">
          <w:rPr>
            <w:rFonts w:ascii="Times New Roman" w:eastAsia="Calibri" w:hAnsi="Times New Roman" w:cs="Times New Roman"/>
          </w:rPr>
          <w:t>express both</w:t>
        </w:r>
      </w:ins>
      <w:ins w:id="46" w:author="Nicole" w:date="2018-11-19T20:55:00Z">
        <w:r w:rsidR="00B43FC7" w:rsidRPr="00B43FC7">
          <w:rPr>
            <w:rFonts w:ascii="Times New Roman" w:eastAsia="Calibri" w:hAnsi="Times New Roman" w:cs="Times New Roman"/>
          </w:rPr>
          <w:t xml:space="preserve"> richness and evenness</w:t>
        </w:r>
      </w:ins>
      <w:ins w:id="47" w:author="Nicole" w:date="2018-11-19T21:15:00Z">
        <w:r w:rsidR="008E58DD">
          <w:rPr>
            <w:rFonts w:ascii="Times New Roman" w:eastAsia="Calibri" w:hAnsi="Times New Roman" w:cs="Times New Roman"/>
          </w:rPr>
          <w:t xml:space="preserve"> at the same time</w:t>
        </w:r>
      </w:ins>
      <w:ins w:id="48" w:author="Nicole" w:date="2018-11-19T20:55:00Z">
        <w:r w:rsidR="00B43FC7" w:rsidRPr="00B43FC7">
          <w:rPr>
            <w:rFonts w:ascii="Times New Roman" w:eastAsia="Calibri" w:hAnsi="Times New Roman" w:cs="Times New Roman"/>
          </w:rPr>
          <w:t xml:space="preserve">. </w:t>
        </w:r>
      </w:ins>
    </w:p>
    <w:p w14:paraId="65879267" w14:textId="43D1104C" w:rsidR="00FE148D" w:rsidRDefault="00DD6FC1" w:rsidP="006B0F06">
      <w:pPr>
        <w:spacing w:line="480" w:lineRule="auto"/>
        <w:ind w:firstLine="720"/>
        <w:rPr>
          <w:ins w:id="49" w:author="Nicole" w:date="2018-11-19T21:17:00Z"/>
          <w:rFonts w:ascii="Times New Roman" w:eastAsia="Calibri" w:hAnsi="Times New Roman" w:cs="Times New Roman"/>
        </w:rPr>
      </w:pPr>
      <w:r w:rsidRPr="006C38CA">
        <w:rPr>
          <w:rFonts w:ascii="Times New Roman" w:eastAsia="Calibri" w:hAnsi="Times New Roman" w:cs="Times New Roman"/>
        </w:rPr>
        <w:t>measured directly, proxies are often used.</w:t>
      </w:r>
      <w:r w:rsidR="000560AF" w:rsidRPr="006C38CA">
        <w:rPr>
          <w:rFonts w:ascii="Times New Roman" w:eastAsia="Calibri" w:hAnsi="Times New Roman" w:cs="Times New Roman"/>
        </w:rPr>
        <w:t xml:space="preserve"> </w:t>
      </w:r>
      <w:r w:rsidR="006776C7" w:rsidRPr="006C38CA">
        <w:rPr>
          <w:rFonts w:ascii="Times New Roman" w:eastAsia="Calibri" w:hAnsi="Times New Roman" w:cs="Times New Roman"/>
        </w:rPr>
        <w:t>Proxies like</w:t>
      </w:r>
      <w:r w:rsidR="00FE148D" w:rsidRPr="006C38CA">
        <w:rPr>
          <w:rFonts w:ascii="Times New Roman" w:eastAsia="Calibri" w:hAnsi="Times New Roman" w:cs="Times New Roman"/>
        </w:rPr>
        <w:t xml:space="preserve"> diversity</w:t>
      </w:r>
      <w:r w:rsidR="006776C7" w:rsidRPr="006C38CA">
        <w:rPr>
          <w:rFonts w:ascii="Times New Roman" w:eastAsia="Calibri" w:hAnsi="Times New Roman" w:cs="Times New Roman"/>
        </w:rPr>
        <w:t xml:space="preserve"> indices</w:t>
      </w:r>
      <w:r w:rsidR="00FE148D" w:rsidRPr="006C38CA">
        <w:rPr>
          <w:rFonts w:ascii="Times New Roman" w:eastAsia="Calibri" w:hAnsi="Times New Roman" w:cs="Times New Roman"/>
        </w:rPr>
        <w:t xml:space="preserve"> and species richness </w:t>
      </w:r>
      <w:r w:rsidR="00441CA2" w:rsidRPr="006C38CA">
        <w:rPr>
          <w:rFonts w:ascii="Times New Roman" w:eastAsia="Calibri" w:hAnsi="Times New Roman" w:cs="Times New Roman"/>
        </w:rPr>
        <w:t>are</w:t>
      </w:r>
      <w:r w:rsidR="00FE148D" w:rsidRPr="006C38CA">
        <w:rPr>
          <w:rFonts w:ascii="Times New Roman" w:eastAsia="Calibri" w:hAnsi="Times New Roman" w:cs="Times New Roman"/>
        </w:rPr>
        <w:t xml:space="preserve"> useful when learning about changes in </w:t>
      </w:r>
      <w:r w:rsidR="006776C7" w:rsidRPr="006C38CA">
        <w:rPr>
          <w:rFonts w:ascii="Times New Roman" w:eastAsia="Calibri" w:hAnsi="Times New Roman" w:cs="Times New Roman"/>
        </w:rPr>
        <w:t xml:space="preserve">the species composition aspect of </w:t>
      </w:r>
      <w:r w:rsidR="00FE148D" w:rsidRPr="006C38CA">
        <w:rPr>
          <w:rFonts w:ascii="Times New Roman" w:eastAsia="Calibri" w:hAnsi="Times New Roman" w:cs="Times New Roman"/>
        </w:rPr>
        <w:t>biodiversity</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{"citationItems":[{"id":"ITEM-1","itemData":{"DOI":"10.1016/j.jenvman.2004.11.012","ISBN":"0301-4797","ISSN":"03014797","PMID":"15748806","abstract":"Species diversity and biodiversity are widely used terms in ecology and natural resource management. Despite this, they are not easily defined and different authors apply these terms with varying connotations. The term biodiversity, in particular, has the dubious honour of being widely used but rarely defined. Is it simply the number of species or is it something more? Here I consider what these terms might really mean and their value. I also briefly discuss the rationale for studying and protecting species diversity or biodiversity. © 2005 Elsevier Ltd. All rights reserved.","author":[{"dropping-particle":"","family":"Hamilton","given":"Andrew J.","non-dropping-particle":"","parse-names":false,"suffix":""}],"container-title":"Journal of Environmental Management","id":"ITEM-1","issued":{"date-parts":[["2005"]]},"title":"Species diversity or biodiversity?","type":"article-journal"},"uris":["http://www.mendeley.com/documents/?uuid=6261dac7-b92f-3818-bbab-3b82dac32d9a"]}],"mendeley":{"formattedCitation":"(Hamilton, 2005)","plainTextFormattedCitation":"(Hamilton, 2005)","previouslyFormattedCitation":"(Hamilton, 2005)"},"properties":{"noteIndex":0},"schema":"https://github.com/citation-style-language/schema/raw/master/csl-citation.json"}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(Hamilton, 2005)</w:t>
      </w:r>
      <w:r w:rsidR="006776C7" w:rsidRPr="006C38CA">
        <w:rPr>
          <w:rFonts w:ascii="Times New Roman" w:eastAsia="Calibri" w:hAnsi="Times New Roman" w:cs="Times New Roman"/>
        </w:rPr>
        <w:fldChar w:fldCharType="end"/>
      </w:r>
      <w:r w:rsidR="00FE148D" w:rsidRPr="006C38CA">
        <w:rPr>
          <w:rFonts w:ascii="Times New Roman" w:eastAsia="Calibri" w:hAnsi="Times New Roman" w:cs="Times New Roman"/>
        </w:rPr>
        <w:t>. Unfortunately, these proxies</w:t>
      </w:r>
      <w:r w:rsidR="00294D79" w:rsidRPr="006C38CA">
        <w:rPr>
          <w:rFonts w:ascii="Times New Roman" w:eastAsia="Calibri" w:hAnsi="Times New Roman" w:cs="Times New Roman"/>
        </w:rPr>
        <w:t xml:space="preserve"> that attempt to include all species</w:t>
      </w:r>
      <w:r w:rsidR="00FE148D" w:rsidRPr="006C38CA">
        <w:rPr>
          <w:rFonts w:ascii="Times New Roman" w:eastAsia="Calibri" w:hAnsi="Times New Roman" w:cs="Times New Roman"/>
        </w:rPr>
        <w:t xml:space="preserve"> </w:t>
      </w:r>
      <w:r w:rsidR="006776C7" w:rsidRPr="006C38CA">
        <w:rPr>
          <w:rFonts w:ascii="Times New Roman" w:eastAsia="Calibri" w:hAnsi="Times New Roman" w:cs="Times New Roman"/>
        </w:rPr>
        <w:t>require large expenditures of time, effort, and taxonomic expertise</w:t>
      </w:r>
      <w:r w:rsidR="00FE148D" w:rsidRPr="006C38CA">
        <w:rPr>
          <w:rFonts w:ascii="Times New Roman" w:eastAsia="Calibri" w:hAnsi="Times New Roman" w:cs="Times New Roman"/>
        </w:rPr>
        <w:t>, and are therefore often prohibitively expensive</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Applications","id":"ITEM-1","issue":"6","issued":{"date-parts":[["2006"]]},"note":"-I like the way this intro is set up-mentions gap in literature of time-this studies says they look at time, but it's over 13 months-methods may be useful-paraphrase: regular validation of a surrogate is necessary especially in areas of frequent disturbance","number-of-pages":"2264-2275","title":"ROBUSTNESS OF SURROGATES OF BIODIVERSITY IN MARINE BENTHIC COMMUNITIES","type":"report","volume":"16"},"uris":["http://www.mendeley.com/documents/?uuid=16ca88c3-fa99-34f4-acc4-2f11f46ed10b"]}],"mendeley":{"formattedCitation":"(Magierowski &amp; Johnson, 2006)","plainTextFormattedCitation":"(Magierowski &amp; Johnson, 2006)","previouslyFormattedCitation":"(Magierowski &amp; Johnson, 2006)"},"properties":{"noteIndex":0},"schema":"https://github.com/citation-style-language/schema/raw/master/csl-citation.json"}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(Magierowski &amp; Johnson, 2006)</w:t>
      </w:r>
      <w:r w:rsidR="006776C7" w:rsidRPr="006C38CA">
        <w:rPr>
          <w:rFonts w:ascii="Times New Roman" w:eastAsia="Calibri" w:hAnsi="Times New Roman" w:cs="Times New Roman"/>
        </w:rPr>
        <w:fldChar w:fldCharType="end"/>
      </w:r>
      <w:r w:rsidR="00FE148D" w:rsidRPr="006C38CA">
        <w:rPr>
          <w:rFonts w:ascii="Times New Roman" w:eastAsia="Calibri" w:hAnsi="Times New Roman" w:cs="Times New Roman"/>
        </w:rPr>
        <w:t>.</w:t>
      </w:r>
    </w:p>
    <w:p w14:paraId="40F3FA60" w14:textId="77777777" w:rsidR="008E58DD" w:rsidRDefault="008E58DD" w:rsidP="006B0F06">
      <w:pPr>
        <w:spacing w:line="480" w:lineRule="auto"/>
        <w:ind w:firstLine="720"/>
        <w:rPr>
          <w:ins w:id="50" w:author="Nicole" w:date="2018-11-19T21:17:00Z"/>
          <w:rFonts w:ascii="Times New Roman" w:eastAsia="Calibri" w:hAnsi="Times New Roman" w:cs="Times New Roman"/>
        </w:rPr>
      </w:pPr>
    </w:p>
    <w:p w14:paraId="6AD90FD6" w14:textId="24417237" w:rsidR="008E58DD" w:rsidRPr="006C38CA" w:rsidRDefault="008E58DD" w:rsidP="006B0F06">
      <w:pPr>
        <w:spacing w:line="480" w:lineRule="auto"/>
        <w:ind w:firstLine="720"/>
        <w:rPr>
          <w:rFonts w:ascii="Times New Roman" w:eastAsia="Calibri" w:hAnsi="Times New Roman" w:cs="Times New Roman"/>
        </w:rPr>
      </w:pPr>
      <w:ins w:id="51" w:author="Nicole" w:date="2018-11-19T21:17:00Z">
        <w:r>
          <w:rPr>
            <w:rFonts w:ascii="Times New Roman" w:eastAsia="Calibri" w:hAnsi="Times New Roman" w:cs="Times New Roman"/>
          </w:rPr>
          <w:t>_</w:t>
        </w:r>
      </w:ins>
    </w:p>
    <w:p w14:paraId="1D0855E2" w14:textId="1AFE3576" w:rsidR="006B3A65" w:rsidRPr="006C38CA" w:rsidRDefault="00E0265F"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Surrogates are specific abiotic or biotic indicators/indicator groups that provide an estimate of a </w:t>
      </w:r>
      <w:r w:rsidR="004B69C8" w:rsidRPr="006C38CA">
        <w:rPr>
          <w:rFonts w:ascii="Times New Roman" w:eastAsia="Calibri" w:hAnsi="Times New Roman" w:cs="Times New Roman"/>
        </w:rPr>
        <w:t>component</w:t>
      </w:r>
      <w:r w:rsidRPr="006C38CA">
        <w:rPr>
          <w:rFonts w:ascii="Times New Roman" w:eastAsia="Calibri" w:hAnsi="Times New Roman" w:cs="Times New Roman"/>
        </w:rPr>
        <w:t xml:space="preserve"> of biodiversity</w:t>
      </w:r>
      <w:r w:rsidR="006776C7" w:rsidRPr="006C38CA">
        <w:rPr>
          <w:rFonts w:ascii="Times New Roman" w:eastAsia="Calibri" w:hAnsi="Times New Roman" w:cs="Times New Roman"/>
        </w:rPr>
        <w:t xml:space="preserve"> </w:t>
      </w:r>
      <w:r w:rsidR="006776C7" w:rsidRPr="006C38CA">
        <w:rPr>
          <w:rFonts w:ascii="Times New Roman" w:eastAsia="Calibri" w:hAnsi="Times New Roman" w:cs="Times New Roman"/>
        </w:rPr>
        <w:fldChar w:fldCharType="begin" w:fldLock="1"/>
      </w:r>
      <w:r w:rsidR="006776C7" w:rsidRPr="006C38CA">
        <w:rPr>
          <w:rFonts w:ascii="Times New Roman" w:eastAsia="Calibri" w:hAnsi="Times New Roman" w:cs="Times New Roman"/>
        </w:rPr>
        <w:instrText>ADDIN CSL_CITATION {"citationItems":[{"id":"ITEM-1","itemData":{"DOI":"10.1046/j.1523-1739.1997.96319.x","ISBN":"0888-8892","ISSN":"08888892","PMID":"1845","abstract":"To prevent the further loss of species from landscapes used for productive enterprises such as agriculture, forestry, and grazing, it is necessary to determine the composition, quantity, and configuration of landscape elements required to meet the needs of the species present. I present a multi-species approach for defining the attributes required to meet the needs of the biota in a landscape and the management regimes that should be applied. The approach builds on the concept of umbrella species, whose requirements are believed to encapsulate the needs of other species. It identifies a suite of ''focal species,'' each of which is used to define different spatial and compositional attributes that must be present in a landscape and their appropriate management regimes. All species considered at risk are grouped according to the processes that threaten their persistence. These threats may include habitat loss, habitat fragmentation, weed invasion, and fire. Within each group, the species most sensitive to the threat is used to define the minimum acceptable level at which that threat can occur. For example, the area requirements of the species most limited by the availability of particular habitats will define the minimum suitable area of those habitat types; the requirements of the most dispersal-limited species will define the attributes of connecting vegetation; species reliant on critical resources will define essential compositional attributes; and species whose populations are limited by processes such as fire, predation, or weed invasion will define the levels at which these processes must be managed. For each relevant landscape parameter, the species with the most demanding requirements for that parameter is used to define its minimum acceptable value. Because the most demanding species are selected, a landscape designed and managed to meet their needs will encompass the requirements of all other species.","author":[{"dropping-particle":"","family":"Lambeck","given":"Robert J.","non-dropping-particle":"","parse-names":false,"suffix":""}],"container-title":"Conservation Biology","id":"ITEM-1","issued":{"date-parts":[["1997"]]},"note":"-suggests more than 1 species should be used to inform decisions","title":"Focal species: A multi-species umbrella for nature conservation","type":"article"},"uris":["http://www.mendeley.com/documents/?uuid=1f310c0d-4857-374e-a47f-af362848e38d"]}],"mendeley":{"formattedCitation":"(Lambeck, 1997)","plainTextFormattedCitation":"(Lambeck, 1997)","previouslyFormattedCitation":"(Lambeck, 1997)"},"properties":{"noteIndex":0},"schema":"https://github.com/citation-style-language/schema/raw/master/csl-citation.json"}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(Lambeck, 1997)</w:t>
      </w:r>
      <w:r w:rsidR="006776C7" w:rsidRPr="006C38CA">
        <w:rPr>
          <w:rFonts w:ascii="Times New Roman" w:eastAsia="Calibri" w:hAnsi="Times New Roman" w:cs="Times New Roman"/>
        </w:rPr>
        <w:fldChar w:fldCharType="end"/>
      </w:r>
      <w:r w:rsidRPr="006C38CA">
        <w:rPr>
          <w:rFonts w:ascii="Times New Roman" w:eastAsia="Calibri" w:hAnsi="Times New Roman" w:cs="Times New Roman"/>
        </w:rPr>
        <w:t>.</w:t>
      </w:r>
      <w:r w:rsidR="006B3A65" w:rsidRPr="006C38CA">
        <w:rPr>
          <w:rFonts w:ascii="Times New Roman" w:eastAsia="Calibri" w:hAnsi="Times New Roman" w:cs="Times New Roman"/>
        </w:rPr>
        <w:t xml:space="preserve"> </w:t>
      </w:r>
      <w:r w:rsidR="00A8749F" w:rsidRPr="006C38CA">
        <w:rPr>
          <w:rFonts w:ascii="Times New Roman" w:eastAsia="Calibri" w:hAnsi="Times New Roman" w:cs="Times New Roman"/>
        </w:rPr>
        <w:t>An effective surrogate takes less time, money, and experience to measure than the target. In addition, a</w:t>
      </w:r>
      <w:r w:rsidR="006B3A65" w:rsidRPr="006C38CA">
        <w:rPr>
          <w:rFonts w:ascii="Times New Roman" w:eastAsia="Calibri" w:hAnsi="Times New Roman" w:cs="Times New Roman"/>
        </w:rPr>
        <w:t xml:space="preserve"> good surrogate meets the assumptions that the target-surrogate relationship remains constant over time and space. </w:t>
      </w:r>
      <w:r w:rsidR="00441CA2" w:rsidRPr="006C38CA">
        <w:rPr>
          <w:rFonts w:ascii="Times New Roman" w:eastAsia="Calibri" w:hAnsi="Times New Roman" w:cs="Times New Roman"/>
        </w:rPr>
        <w:t xml:space="preserve">Many studies </w:t>
      </w:r>
      <w:r w:rsidR="00E01D7C" w:rsidRPr="006C38CA">
        <w:rPr>
          <w:rFonts w:ascii="Times New Roman" w:eastAsia="Calibri" w:hAnsi="Times New Roman" w:cs="Times New Roman"/>
        </w:rPr>
        <w:t xml:space="preserve">have </w:t>
      </w:r>
      <w:r w:rsidR="00441CA2" w:rsidRPr="006C38CA">
        <w:rPr>
          <w:rFonts w:ascii="Times New Roman" w:eastAsia="Calibri" w:hAnsi="Times New Roman" w:cs="Times New Roman"/>
        </w:rPr>
        <w:t>investigate</w:t>
      </w:r>
      <w:r w:rsidR="00E01D7C" w:rsidRPr="006C38CA">
        <w:rPr>
          <w:rFonts w:ascii="Times New Roman" w:eastAsia="Calibri" w:hAnsi="Times New Roman" w:cs="Times New Roman"/>
        </w:rPr>
        <w:t>d</w:t>
      </w:r>
      <w:r w:rsidR="006B3A65" w:rsidRPr="006C38CA">
        <w:rPr>
          <w:rFonts w:ascii="Times New Roman" w:eastAsia="Calibri" w:hAnsi="Times New Roman" w:cs="Times New Roman"/>
        </w:rPr>
        <w:t xml:space="preserve"> the effectiveness of su</w:t>
      </w:r>
      <w:r w:rsidR="00441CA2" w:rsidRPr="006C38CA">
        <w:rPr>
          <w:rFonts w:ascii="Times New Roman" w:eastAsia="Calibri" w:hAnsi="Times New Roman" w:cs="Times New Roman"/>
        </w:rPr>
        <w:t xml:space="preserve">rrogates, </w:t>
      </w:r>
      <w:r w:rsidR="00F109D7" w:rsidRPr="006C38CA">
        <w:rPr>
          <w:rFonts w:ascii="Times New Roman" w:eastAsia="Calibri" w:hAnsi="Times New Roman" w:cs="Times New Roman"/>
        </w:rPr>
        <w:t>with mixed results</w:t>
      </w:r>
      <w:r w:rsidR="006776C7" w:rsidRPr="006C38CA">
        <w:rPr>
          <w:rFonts w:ascii="Times New Roman" w:eastAsia="Calibri" w:hAnsi="Times New Roman" w:cs="Times New Roman"/>
        </w:rPr>
        <w:t xml:space="preserve">. For example, percent canopy cover was </w:t>
      </w:r>
      <w:r w:rsidR="00A12636" w:rsidRPr="006C38CA">
        <w:rPr>
          <w:rFonts w:ascii="Times New Roman" w:eastAsia="Calibri" w:hAnsi="Times New Roman" w:cs="Times New Roman"/>
        </w:rPr>
        <w:t xml:space="preserve">found to be a poor </w:t>
      </w:r>
      <w:r w:rsidR="006776C7" w:rsidRPr="006C38CA">
        <w:rPr>
          <w:rFonts w:ascii="Times New Roman" w:eastAsia="Calibri" w:hAnsi="Times New Roman" w:cs="Times New Roman"/>
        </w:rPr>
        <w:t xml:space="preserve">surrogate </w:t>
      </w:r>
      <w:r w:rsidR="00A12636" w:rsidRPr="006C38CA">
        <w:rPr>
          <w:rFonts w:ascii="Times New Roman" w:eastAsia="Calibri" w:hAnsi="Times New Roman" w:cs="Times New Roman"/>
        </w:rPr>
        <w:t>for</w:t>
      </w:r>
      <w:r w:rsidR="006776C7" w:rsidRPr="006C38CA">
        <w:rPr>
          <w:rFonts w:ascii="Times New Roman" w:eastAsia="Calibri" w:hAnsi="Times New Roman" w:cs="Times New Roman"/>
        </w:rPr>
        <w:t xml:space="preserve"> bird richness in different geographic regions</w:t>
      </w:r>
      <w:r w:rsidR="006B3A65" w:rsidRPr="006C38CA">
        <w:rPr>
          <w:rFonts w:ascii="Times New Roman" w:eastAsia="Calibri" w:hAnsi="Times New Roman" w:cs="Times New Roman"/>
        </w:rPr>
        <w:t xml:space="preserve"> (Pierson, </w:t>
      </w:r>
      <w:proofErr w:type="spellStart"/>
      <w:r w:rsidR="006B3A65" w:rsidRPr="006C38CA">
        <w:rPr>
          <w:rFonts w:ascii="Times New Roman" w:eastAsia="Calibri" w:hAnsi="Times New Roman" w:cs="Times New Roman"/>
        </w:rPr>
        <w:t>Mortelliti</w:t>
      </w:r>
      <w:proofErr w:type="spellEnd"/>
      <w:r w:rsidR="006B3A65" w:rsidRPr="006C38CA">
        <w:rPr>
          <w:rFonts w:ascii="Times New Roman" w:eastAsia="Calibri" w:hAnsi="Times New Roman" w:cs="Times New Roman"/>
        </w:rPr>
        <w:t>, Barton</w:t>
      </w:r>
      <w:r w:rsidR="006776C7" w:rsidRPr="006C38CA">
        <w:rPr>
          <w:rFonts w:ascii="Times New Roman" w:eastAsia="Calibri" w:hAnsi="Times New Roman" w:cs="Times New Roman"/>
        </w:rPr>
        <w:t xml:space="preserve">, Lane, &amp; </w:t>
      </w:r>
      <w:proofErr w:type="spellStart"/>
      <w:r w:rsidR="006776C7" w:rsidRPr="006C38CA">
        <w:rPr>
          <w:rFonts w:ascii="Times New Roman" w:eastAsia="Calibri" w:hAnsi="Times New Roman" w:cs="Times New Roman"/>
        </w:rPr>
        <w:t>Lindenmayer</w:t>
      </w:r>
      <w:proofErr w:type="spellEnd"/>
      <w:r w:rsidR="006776C7" w:rsidRPr="006C38CA">
        <w:rPr>
          <w:rFonts w:ascii="Times New Roman" w:eastAsia="Calibri" w:hAnsi="Times New Roman" w:cs="Times New Roman"/>
        </w:rPr>
        <w:t>, 2016).</w:t>
      </w:r>
      <w:r w:rsidR="006B3A65" w:rsidRPr="006C38CA">
        <w:rPr>
          <w:rFonts w:ascii="Times New Roman" w:eastAsia="Calibri" w:hAnsi="Times New Roman" w:cs="Times New Roman"/>
        </w:rPr>
        <w:t xml:space="preserve"> </w:t>
      </w:r>
      <w:r w:rsidR="00F109D7" w:rsidRPr="006C38CA">
        <w:rPr>
          <w:rFonts w:ascii="Times New Roman" w:eastAsia="Calibri" w:hAnsi="Times New Roman" w:cs="Times New Roman"/>
        </w:rPr>
        <w:t>In contrast</w:t>
      </w:r>
      <w:r w:rsidR="006776C7" w:rsidRPr="006C38CA">
        <w:rPr>
          <w:rFonts w:ascii="Times New Roman" w:eastAsia="Calibri" w:hAnsi="Times New Roman" w:cs="Times New Roman"/>
        </w:rPr>
        <w:t xml:space="preserve">, mollusk diversity </w:t>
      </w:r>
      <w:r w:rsidR="00F109D7" w:rsidRPr="006C38CA">
        <w:rPr>
          <w:rFonts w:ascii="Times New Roman" w:eastAsia="Calibri" w:hAnsi="Times New Roman" w:cs="Times New Roman"/>
        </w:rPr>
        <w:t xml:space="preserve">served </w:t>
      </w:r>
      <w:r w:rsidR="00441CA2" w:rsidRPr="006C38CA">
        <w:rPr>
          <w:rFonts w:ascii="Times New Roman" w:eastAsia="Calibri" w:hAnsi="Times New Roman" w:cs="Times New Roman"/>
        </w:rPr>
        <w:t>as</w:t>
      </w:r>
      <w:r w:rsidR="006776C7" w:rsidRPr="006C38CA">
        <w:rPr>
          <w:rFonts w:ascii="Times New Roman" w:eastAsia="Calibri" w:hAnsi="Times New Roman" w:cs="Times New Roman"/>
        </w:rPr>
        <w:t xml:space="preserve"> a good surrogate to estimate</w:t>
      </w:r>
      <w:r w:rsidR="006B3A65" w:rsidRPr="006C38CA">
        <w:rPr>
          <w:rFonts w:ascii="Times New Roman" w:eastAsia="Calibri" w:hAnsi="Times New Roman" w:cs="Times New Roman"/>
        </w:rPr>
        <w:t xml:space="preserve"> </w:t>
      </w:r>
      <w:r w:rsidR="006776C7" w:rsidRPr="006C38CA">
        <w:rPr>
          <w:rFonts w:ascii="Times New Roman" w:eastAsia="Calibri" w:hAnsi="Times New Roman" w:cs="Times New Roman"/>
        </w:rPr>
        <w:t>community diversity on the rocky shores of a marine park in Australia (Smith, 2005) and mycorrhizal fungal diversity</w:t>
      </w:r>
      <w:r w:rsidR="00F109D7" w:rsidRPr="006C38CA">
        <w:rPr>
          <w:rFonts w:ascii="Times New Roman" w:eastAsia="Calibri" w:hAnsi="Times New Roman" w:cs="Times New Roman"/>
        </w:rPr>
        <w:t xml:space="preserve"> was</w:t>
      </w:r>
      <w:r w:rsidR="006776C7" w:rsidRPr="006C38CA">
        <w:rPr>
          <w:rFonts w:ascii="Times New Roman" w:eastAsia="Calibri" w:hAnsi="Times New Roman" w:cs="Times New Roman"/>
        </w:rPr>
        <w:t xml:space="preserve"> a good surrogate for plant diversity in lab and field experiments </w:t>
      </w:r>
      <w:r w:rsidR="006776C7" w:rsidRPr="006C38CA">
        <w:rPr>
          <w:rFonts w:ascii="Times New Roman" w:eastAsia="Calibri" w:hAnsi="Times New Roman" w:cs="Times New Roman"/>
        </w:rPr>
        <w:fldChar w:fldCharType="begin" w:fldLock="1"/>
      </w:r>
      <w:r w:rsidR="000E3140" w:rsidRPr="006C38CA">
        <w:rPr>
          <w:rFonts w:ascii="Times New Roman" w:eastAsia="Calibri" w:hAnsi="Times New Roman" w:cs="Times New Roman"/>
        </w:rPr>
        <w:instrText>ADDIN CSL_CITATION {"citationItems":[{"id":"ITEM-1","itemData":{"DOI":"10.1038/23932","ISBN":"0028-0836","ISSN":"00280836","PMID":"1281940","abstract":"The functioning and stability of terrestrial ecosystems are determined by plant biodiversity and species composition(1-5). However. the ecological mechanisms by which plant biodiversity and species composition are regulated and maintained are not well understood. These mechanisms need to be identified to ensure successful management for conservation and restoration of diverse natural ecosystems. Here we show,by using two-independent, but complementary, ecological experiments, that below-ground diversity of arbuscular mycorrhizal fungi (AMF) is a major factor contributing to the maintenance of plant biodiversity and to ecosystem functioning. At low AMF diversity, the plant species composition and overall structure of microcosms that simulate European calcareous grassland fluctuate greatly when the AMF taxa that are present are changed. Plant biodiversity, nutrient capture and productivity in macrocosms that simulate North American old-fields increase significantly with increasing AMF-species richness. These results emphasize the need to protect AMF and to consider these fungi in future management practices in order to maintain diverse ecosystems. Our results also show that microbial interactions can drive ecosystem functions such as plant biodiversity, productivity and variability.","author":[{"dropping-particle":"","family":"Heijden","given":"Marcel G.A.","non-dropping-particle":"Van Der","parse-names":false,"suffix":""},{"dropping-particle":"","family":"Klironomos","given":"John N.","non-dropping-particle":"","parse-names":false,"suffix":""},{"dropping-particle":"","family":"Ursic","given":"Margot","non-dropping-particle":"","parse-names":false,"suffix":""},{"dropping-particle":"","family":"Moutoglis","given":"Peter","non-dropping-particle":"","parse-names":false,"suffix":""},{"dropping-particle":"","family":"Streitwolf-Engel","given":"Ruth","non-dropping-particle":"","parse-names":false,"suffix":""},{"dropping-particle":"","family":"Boller","given":"Thomas","non-dropping-particle":"","parse-names":false,"suffix":""},{"dropping-particle":"","family":"Wiemken","given":"Andres","non-dropping-particle":"","parse-names":false,"suffix":""},{"dropping-particle":"","family":"Sanders","given":"Ian R.","non-dropping-particle":"","parse-names":false,"suffix":""}],"container-title":"Nature","id":"ITEM-1","issued":{"date-parts":[["1998"]]},"title":"Mycorrhizal fungal diversity determines plant biodiversity, ecosystem variability and productivity","type":"article-journal"},"uris":["http://www.mendeley.com/documents/?uuid=bce3edc3-83c6-3a26-9465-c2e6fc8c78bf"]}],"mendeley":{"formattedCitation":"(Van Der Heijden et al., 1998)","plainTextFormattedCitation":"(Van Der Heijden et al., 1998)","previouslyFormattedCitation":"(Van Der Heijden et al., 1998)"},"properties":{"noteIndex":0},"schema":"https://github.com/citation-style-language/schema/raw/master/csl-citation.json"}</w:instrText>
      </w:r>
      <w:r w:rsidR="006776C7" w:rsidRPr="006C38CA">
        <w:rPr>
          <w:rFonts w:ascii="Times New Roman" w:eastAsia="Calibri" w:hAnsi="Times New Roman" w:cs="Times New Roman"/>
        </w:rPr>
        <w:fldChar w:fldCharType="separate"/>
      </w:r>
      <w:r w:rsidR="006776C7" w:rsidRPr="006C38CA">
        <w:rPr>
          <w:rFonts w:ascii="Times New Roman" w:eastAsia="Calibri" w:hAnsi="Times New Roman" w:cs="Times New Roman"/>
          <w:noProof/>
        </w:rPr>
        <w:t>(Van Der Heijden et al., 1998)</w:t>
      </w:r>
      <w:r w:rsidR="006776C7" w:rsidRPr="006C38CA">
        <w:rPr>
          <w:rFonts w:ascii="Times New Roman" w:eastAsia="Calibri" w:hAnsi="Times New Roman" w:cs="Times New Roman"/>
        </w:rPr>
        <w:fldChar w:fldCharType="end"/>
      </w:r>
      <w:r w:rsidR="006776C7" w:rsidRPr="006C38CA">
        <w:rPr>
          <w:rFonts w:ascii="Times New Roman" w:eastAsia="Calibri" w:hAnsi="Times New Roman" w:cs="Times New Roman"/>
        </w:rPr>
        <w:t>.</w:t>
      </w:r>
    </w:p>
    <w:p w14:paraId="63D3781F" w14:textId="4A8859DA" w:rsidR="00EA33EA" w:rsidRPr="006C38CA" w:rsidRDefault="007C093C"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Most </w:t>
      </w:r>
      <w:r w:rsidR="00BF0D2A" w:rsidRPr="006C38CA">
        <w:rPr>
          <w:rFonts w:ascii="Times New Roman" w:eastAsia="Calibri" w:hAnsi="Times New Roman" w:cs="Times New Roman"/>
        </w:rPr>
        <w:t>surrogate</w:t>
      </w:r>
      <w:r w:rsidR="00894420" w:rsidRPr="006C38CA">
        <w:rPr>
          <w:rFonts w:ascii="Times New Roman" w:eastAsia="Calibri" w:hAnsi="Times New Roman" w:cs="Times New Roman"/>
        </w:rPr>
        <w:t xml:space="preserve"> studies to date </w:t>
      </w:r>
      <w:r w:rsidR="004B69C8" w:rsidRPr="006C38CA">
        <w:rPr>
          <w:rFonts w:ascii="Times New Roman" w:eastAsia="Calibri" w:hAnsi="Times New Roman" w:cs="Times New Roman"/>
        </w:rPr>
        <w:t xml:space="preserve">have </w:t>
      </w:r>
      <w:r w:rsidR="00894420" w:rsidRPr="006C38CA">
        <w:rPr>
          <w:rFonts w:ascii="Times New Roman" w:eastAsia="Calibri" w:hAnsi="Times New Roman" w:cs="Times New Roman"/>
        </w:rPr>
        <w:t>investigate</w:t>
      </w:r>
      <w:r w:rsidR="004B5893" w:rsidRPr="006C38CA">
        <w:rPr>
          <w:rFonts w:ascii="Times New Roman" w:eastAsia="Calibri" w:hAnsi="Times New Roman" w:cs="Times New Roman"/>
        </w:rPr>
        <w:t>d</w:t>
      </w:r>
      <w:r w:rsidRPr="006C38CA">
        <w:rPr>
          <w:rFonts w:ascii="Times New Roman" w:eastAsia="Calibri" w:hAnsi="Times New Roman" w:cs="Times New Roman"/>
        </w:rPr>
        <w:t xml:space="preserve"> the effectiveness of</w:t>
      </w:r>
      <w:r w:rsidR="00EA33EA" w:rsidRPr="006C38CA">
        <w:rPr>
          <w:rFonts w:ascii="Times New Roman" w:eastAsia="Calibri" w:hAnsi="Times New Roman" w:cs="Times New Roman"/>
        </w:rPr>
        <w:t xml:space="preserve"> surrogates at different </w:t>
      </w:r>
      <w:r w:rsidR="004B69C8" w:rsidRPr="006C38CA">
        <w:rPr>
          <w:rFonts w:ascii="Times New Roman" w:eastAsia="Calibri" w:hAnsi="Times New Roman" w:cs="Times New Roman"/>
        </w:rPr>
        <w:t xml:space="preserve">spatial </w:t>
      </w:r>
      <w:r w:rsidR="00EA33EA" w:rsidRPr="006C38CA">
        <w:rPr>
          <w:rFonts w:ascii="Times New Roman" w:eastAsia="Calibri" w:hAnsi="Times New Roman" w:cs="Times New Roman"/>
        </w:rPr>
        <w:t>scales</w:t>
      </w:r>
      <w:r w:rsidR="004B5893" w:rsidRPr="006C38CA">
        <w:rPr>
          <w:rFonts w:ascii="Times New Roman" w:eastAsia="Calibri" w:hAnsi="Times New Roman" w:cs="Times New Roman"/>
        </w:rPr>
        <w:t xml:space="preserve">, perhaps because of their widespread use to identify priority conservation areas </w:t>
      </w:r>
      <w:r w:rsidR="004B5893" w:rsidRPr="006C38CA">
        <w:rPr>
          <w:rFonts w:ascii="Times New Roman" w:eastAsia="Calibri" w:hAnsi="Times New Roman" w:cs="Times New Roman"/>
        </w:rPr>
        <w:fldChar w:fldCharType="begin" w:fldLock="1"/>
      </w:r>
      <w:r w:rsidR="004B5893" w:rsidRPr="006C38CA">
        <w:rPr>
          <w:rFonts w:ascii="Times New Roman" w:eastAsia="Calibri" w:hAnsi="Times New Roman" w:cs="Times New Roman"/>
        </w:rPr>
        <w:instrText>ADDIN CSL_CITATION {"citationItems":[{"id":"ITEM-1","itemData":{"author":[{"dropping-particle":"","family":"Sarkar","given":"S","non-dropping-particle":"","parse-names":false,"suffix":""},{"dropping-particle":"","family":"Margules","given":"C","non-dropping-particle":"","parse-names":false,"suffix":""}],"container-title":"J Biosci","id":"ITEM-1","issued":{"date-parts":[["2002"]]},"note":"-covers the basics of complementarity, biodiversity definition and use of surrogates","title":"Operationalizing biodiversity for conservation planning.","type":"article-journal","volume":"27"},"uris":["http://www.mendeley.com/documents/?uuid=3d99b18d-696a-336f-9639-4dd729816246"]},{"id":"ITEM-2","itemData":{"author":[{"dropping-particle":"","family":"Margules","given":"CR","non-dropping-particle":"","parse-names":false,"suffix":""},{"dropping-particle":"","family":"Pressey","given":"RL","non-dropping-particle":"","parse-names":false,"suffix":""},{"dropping-particle":"","family":"Williams","given":"PH","non-dropping-particle":"","parse-names":false,"suffix":""}],"container-title":"J Biosci","id":"ITEM-2","issued":{"date-parts":[["2002"]]},"note":"-static study focusing on spatial aspect-predicting overall diversity with one group","title":"Representing biodiversity: data and procedures for identifying priority areas for conservation.","type":"article-journal","volume":"27"},"uris":["http://www.mendeley.com/documents/?uuid=0fe850a3-7b95-3d88-92f8-d753171576ec"]}],"mendeley":{"formattedCitation":"(Margules, Pressey, &amp; Williams, 2002; Sarkar &amp; Margules, 2002)","plainTextFormattedCitation":"(Margules, Pressey, &amp; Williams, 2002; Sarkar &amp; Margules, 2002)","previouslyFormattedCitation":"(Margules, Pressey, &amp; Williams, 2002; Sarkar &amp; Margules, 2002)"},"properties":{"noteIndex":0},"schema":"https://github.com/citation-style-language/schema/raw/master/csl-citation.json"}</w:instrText>
      </w:r>
      <w:r w:rsidR="004B5893" w:rsidRPr="006C38CA">
        <w:rPr>
          <w:rFonts w:ascii="Times New Roman" w:eastAsia="Calibri" w:hAnsi="Times New Roman" w:cs="Times New Roman"/>
        </w:rPr>
        <w:fldChar w:fldCharType="separate"/>
      </w:r>
      <w:r w:rsidR="004B5893" w:rsidRPr="006C38CA">
        <w:rPr>
          <w:rFonts w:ascii="Times New Roman" w:eastAsia="Calibri" w:hAnsi="Times New Roman" w:cs="Times New Roman"/>
          <w:noProof/>
        </w:rPr>
        <w:t>(Margules, Pressey, &amp; Williams, 2002; Sarkar &amp; Margules, 2002)</w:t>
      </w:r>
      <w:r w:rsidR="004B5893" w:rsidRPr="006C38CA">
        <w:rPr>
          <w:rFonts w:ascii="Times New Roman" w:eastAsia="Calibri" w:hAnsi="Times New Roman" w:cs="Times New Roman"/>
        </w:rPr>
        <w:fldChar w:fldCharType="end"/>
      </w:r>
      <w:r w:rsidR="004B5893" w:rsidRPr="006C38CA">
        <w:rPr>
          <w:rFonts w:ascii="Times New Roman" w:eastAsia="Calibri" w:hAnsi="Times New Roman" w:cs="Times New Roman"/>
        </w:rPr>
        <w:t xml:space="preserve"> and sites for designation as marine reserves </w:t>
      </w:r>
      <w:r w:rsidR="004B5893" w:rsidRPr="006C38CA">
        <w:rPr>
          <w:rFonts w:ascii="Times New Roman" w:eastAsia="Calibri" w:hAnsi="Times New Roman" w:cs="Times New Roman"/>
        </w:rPr>
        <w:fldChar w:fldCharType="begin" w:fldLock="1"/>
      </w:r>
      <w:r w:rsidR="004B5893" w:rsidRPr="006C38CA">
        <w:rPr>
          <w:rFonts w:ascii="Times New Roman" w:eastAsia="Calibri" w:hAnsi="Times New Roman" w:cs="Times New Roman"/>
        </w:rPr>
        <w:instrText>ADDIN CSL_CITATION {"citationItems":[{"id":"ITEM-1","itemData":{"author":[{"dropping-particle":"","family":"Ward","given":"TJ","non-dropping-particle":"","parse-names":false,"suffix":""},{"dropping-particle":"","family":"Vanderklift","given":"MA","non-dropping-particle":"","parse-names":false,"suffix":""},{"dropping-particle":"","family":"Nicholls","given":"AO","non-dropping-particle":"","parse-names":false,"suffix":""},{"dropping-particle":"","family":"Kenchington","given":"RA","non-dropping-particle":"","parse-names":false,"suffix":""}],"container-title":"Ecol Appl","id":"ITEM-1","issued":{"date-parts":[["1999"]]},"note":"-static\n-spatial\n-marine reserves","title":"Selecting marine reserves using habitats and species assemblages as surrogates for biological diversity.","type":"article-journal","volume":"9"},"uris":["http://www.mendeley.com/documents/?uuid=7ab79edc-ca3e-3591-b810-baadc817036b"]}],"mendeley":{"formattedCitation":"(T. Ward, Vanderklift, Nicholls, &amp; Kenchington, 1999)","plainTextFormattedCitation":"(T. Ward, Vanderklift, Nicholls, &amp; Kenchington, 1999)","previouslyFormattedCitation":"(T. Ward, Vanderklift, Nicholls, &amp; Kenchington, 1999)"},"properties":{"noteIndex":0},"schema":"https://github.com/citation-style-language/schema/raw/master/csl-citation.json"}</w:instrText>
      </w:r>
      <w:r w:rsidR="004B5893" w:rsidRPr="006C38CA">
        <w:rPr>
          <w:rFonts w:ascii="Times New Roman" w:eastAsia="Calibri" w:hAnsi="Times New Roman" w:cs="Times New Roman"/>
        </w:rPr>
        <w:fldChar w:fldCharType="separate"/>
      </w:r>
      <w:r w:rsidR="004B5893" w:rsidRPr="006C38CA">
        <w:rPr>
          <w:rFonts w:ascii="Times New Roman" w:eastAsia="Calibri" w:hAnsi="Times New Roman" w:cs="Times New Roman"/>
          <w:noProof/>
        </w:rPr>
        <w:t>(T. Ward, Vanderklift, Nicholls, &amp; Kenchington, 1999)</w:t>
      </w:r>
      <w:r w:rsidR="004B5893" w:rsidRPr="006C38CA">
        <w:rPr>
          <w:rFonts w:ascii="Times New Roman" w:eastAsia="Calibri" w:hAnsi="Times New Roman" w:cs="Times New Roman"/>
        </w:rPr>
        <w:fldChar w:fldCharType="end"/>
      </w:r>
      <w:r w:rsidR="00EA33EA" w:rsidRPr="006C38CA">
        <w:rPr>
          <w:rFonts w:ascii="Times New Roman" w:eastAsia="Calibri" w:hAnsi="Times New Roman" w:cs="Times New Roman"/>
        </w:rPr>
        <w:t xml:space="preserve">. </w:t>
      </w:r>
      <w:r w:rsidR="00AD70CA" w:rsidRPr="006C38CA">
        <w:rPr>
          <w:rFonts w:ascii="Times New Roman" w:eastAsia="Calibri" w:hAnsi="Times New Roman" w:cs="Times New Roman"/>
        </w:rPr>
        <w:t>For example,</w:t>
      </w:r>
      <w:r w:rsidR="004C3BDB" w:rsidRPr="006C38CA">
        <w:rPr>
          <w:rFonts w:ascii="Times New Roman" w:eastAsia="Calibri" w:hAnsi="Times New Roman" w:cs="Times New Roman"/>
        </w:rPr>
        <w:t xml:space="preserve"> </w:t>
      </w:r>
      <w:r w:rsidR="004C3BDB" w:rsidRPr="006C38CA">
        <w:rPr>
          <w:rFonts w:ascii="Times New Roman" w:eastAsia="Calibri" w:hAnsi="Times New Roman" w:cs="Times New Roman"/>
        </w:rPr>
        <w:lastRenderedPageBreak/>
        <w:t xml:space="preserve">hedgerow bird </w:t>
      </w:r>
      <w:r w:rsidR="00AD70CA" w:rsidRPr="006C38CA">
        <w:rPr>
          <w:rFonts w:ascii="Times New Roman" w:eastAsia="Calibri" w:hAnsi="Times New Roman" w:cs="Times New Roman"/>
        </w:rPr>
        <w:t>communities</w:t>
      </w:r>
      <w:r w:rsidR="004C3BDB" w:rsidRPr="006C38CA">
        <w:rPr>
          <w:rFonts w:ascii="Times New Roman" w:eastAsia="Calibri" w:hAnsi="Times New Roman" w:cs="Times New Roman"/>
        </w:rPr>
        <w:t xml:space="preserve"> act as surrogates for landscape quality at a broad scale and for landscape structure at a local scale</w:t>
      </w:r>
      <w:r w:rsidR="00AD70CA" w:rsidRPr="006C38CA">
        <w:rPr>
          <w:rFonts w:ascii="Times New Roman" w:eastAsia="Calibri" w:hAnsi="Times New Roman" w:cs="Times New Roman"/>
        </w:rPr>
        <w:t xml:space="preserve">, </w:t>
      </w:r>
      <w:r w:rsidR="004B69C8" w:rsidRPr="006C38CA">
        <w:rPr>
          <w:rFonts w:ascii="Times New Roman" w:eastAsia="Calibri" w:hAnsi="Times New Roman" w:cs="Times New Roman"/>
        </w:rPr>
        <w:t>which helps define appropriate indicators for</w:t>
      </w:r>
      <w:r w:rsidR="004C3BDB" w:rsidRPr="006C38CA">
        <w:rPr>
          <w:rFonts w:ascii="Times New Roman" w:eastAsia="Calibri" w:hAnsi="Times New Roman" w:cs="Times New Roman"/>
        </w:rPr>
        <w:t xml:space="preserve"> restoration efforts </w:t>
      </w:r>
      <w:r w:rsidR="004C3BDB" w:rsidRPr="006C38CA">
        <w:rPr>
          <w:rFonts w:ascii="Times New Roman" w:eastAsia="Calibri" w:hAnsi="Times New Roman" w:cs="Times New Roman"/>
        </w:rPr>
        <w:fldChar w:fldCharType="begin" w:fldLock="1"/>
      </w:r>
      <w:r w:rsidR="000B36F3" w:rsidRPr="006C38CA">
        <w:rPr>
          <w:rFonts w:ascii="Times New Roman" w:eastAsia="Calibri" w:hAnsi="Times New Roman" w:cs="Times New Roman"/>
        </w:rPr>
        <w:instrText>ADDIN CSL_CITATION {"citationItems":[{"id":"ITEM-1","itemData":{"DOI":"10.1016/j.ecolind.2005.08.006","ISBN":"1470-160X","ISSN":"1470160X","PMID":"308","abstract":"The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Indicators","id":"ITEM-1","issued":{"date-parts":[["2006"]]},"title":"Bird communities as bioindicators: The focal species concept in agricultural landscapes","type":"article-journal"},"uris":["http://www.mendeley.com/documents/?uuid=4e32da55-a26d-3d9e-8edc-74d4e3da9e0d"]}],"mendeley":{"formattedCitation":"(Padoa-Schioppa, Baietto, Massa, &amp; Bottoni, 2006)","plainTextFormattedCitation":"(Padoa-Schioppa, Baietto, Massa, &amp; Bottoni, 2006)","previouslyFormattedCitation":"(Padoa-Schioppa, Baietto, Massa, &amp; Bottoni, 2006)"},"properties":{"noteIndex":0},"schema":"https://github.com/citation-style-language/schema/raw/master/csl-citation.json"}</w:instrText>
      </w:r>
      <w:r w:rsidR="004C3BDB" w:rsidRPr="006C38CA">
        <w:rPr>
          <w:rFonts w:ascii="Times New Roman" w:eastAsia="Calibri" w:hAnsi="Times New Roman" w:cs="Times New Roman"/>
        </w:rPr>
        <w:fldChar w:fldCharType="separate"/>
      </w:r>
      <w:r w:rsidR="004C3BDB" w:rsidRPr="006C38CA">
        <w:rPr>
          <w:rFonts w:ascii="Times New Roman" w:eastAsia="Calibri" w:hAnsi="Times New Roman" w:cs="Times New Roman"/>
          <w:noProof/>
        </w:rPr>
        <w:t>(Padoa-Schioppa, Baietto, Massa, &amp; Bottoni, 2006)</w:t>
      </w:r>
      <w:r w:rsidR="004C3BDB" w:rsidRPr="006C38CA">
        <w:rPr>
          <w:rFonts w:ascii="Times New Roman" w:eastAsia="Calibri" w:hAnsi="Times New Roman" w:cs="Times New Roman"/>
        </w:rPr>
        <w:fldChar w:fldCharType="end"/>
      </w:r>
      <w:r w:rsidR="00EA33EA" w:rsidRPr="006C38CA">
        <w:rPr>
          <w:rFonts w:ascii="Times New Roman" w:eastAsia="Calibri" w:hAnsi="Times New Roman" w:cs="Times New Roman"/>
        </w:rPr>
        <w:t xml:space="preserve">. </w:t>
      </w:r>
    </w:p>
    <w:p w14:paraId="42B41FDE" w14:textId="54475EB3" w:rsidR="007C093C" w:rsidRPr="006C38CA" w:rsidRDefault="000B36F3"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Although the spatial assumption of surrogate effectiveness </w:t>
      </w:r>
      <w:r w:rsidR="00AD70CA" w:rsidRPr="006C38CA">
        <w:rPr>
          <w:rFonts w:ascii="Times New Roman" w:eastAsia="Calibri" w:hAnsi="Times New Roman" w:cs="Times New Roman"/>
        </w:rPr>
        <w:t xml:space="preserve">has been </w:t>
      </w:r>
      <w:r w:rsidRPr="006C38CA">
        <w:rPr>
          <w:rFonts w:ascii="Times New Roman" w:eastAsia="Calibri" w:hAnsi="Times New Roman" w:cs="Times New Roman"/>
        </w:rPr>
        <w:t xml:space="preserve">frequently investigated, </w:t>
      </w:r>
      <w:r w:rsidR="00AD70CA" w:rsidRPr="006C38CA">
        <w:rPr>
          <w:rFonts w:ascii="Times New Roman" w:eastAsia="Calibri" w:hAnsi="Times New Roman" w:cs="Times New Roman"/>
        </w:rPr>
        <w:t xml:space="preserve">many authors have noted a </w:t>
      </w:r>
      <w:r w:rsidR="007C093C" w:rsidRPr="006C38CA">
        <w:rPr>
          <w:rFonts w:ascii="Times New Roman" w:eastAsia="Calibri" w:hAnsi="Times New Roman" w:cs="Times New Roman"/>
        </w:rPr>
        <w:t xml:space="preserve">lack of studies that </w:t>
      </w:r>
      <w:r w:rsidR="00AD70CA" w:rsidRPr="006C38CA">
        <w:rPr>
          <w:rFonts w:ascii="Times New Roman" w:eastAsia="Calibri" w:hAnsi="Times New Roman" w:cs="Times New Roman"/>
        </w:rPr>
        <w:t>investigat</w:t>
      </w:r>
      <w:r w:rsidR="00A12636" w:rsidRPr="006C38CA">
        <w:rPr>
          <w:rFonts w:ascii="Times New Roman" w:eastAsia="Calibri" w:hAnsi="Times New Roman" w:cs="Times New Roman"/>
        </w:rPr>
        <w:t>e</w:t>
      </w:r>
      <w:r w:rsidR="00AD70CA" w:rsidRPr="006C38CA">
        <w:rPr>
          <w:rFonts w:ascii="Times New Roman" w:eastAsia="Calibri" w:hAnsi="Times New Roman" w:cs="Times New Roman"/>
        </w:rPr>
        <w:t xml:space="preserve"> </w:t>
      </w:r>
      <w:r w:rsidR="007C093C" w:rsidRPr="006C38CA">
        <w:rPr>
          <w:rFonts w:ascii="Times New Roman" w:eastAsia="Calibri" w:hAnsi="Times New Roman" w:cs="Times New Roman"/>
        </w:rPr>
        <w:t>the tempora</w:t>
      </w:r>
      <w:r w:rsidR="00894420" w:rsidRPr="006C38CA">
        <w:rPr>
          <w:rFonts w:ascii="Times New Roman" w:eastAsia="Calibri" w:hAnsi="Times New Roman" w:cs="Times New Roman"/>
        </w:rPr>
        <w:t xml:space="preserve">l effectiveness of surrogates </w:t>
      </w:r>
      <w:r w:rsidR="007C093C" w:rsidRPr="006C38CA">
        <w:rPr>
          <w:rFonts w:ascii="Times New Roman" w:eastAsia="Calibri" w:hAnsi="Times New Roman" w:cs="Times New Roman"/>
        </w:rPr>
        <w:t>(</w:t>
      </w:r>
      <w:proofErr w:type="spellStart"/>
      <w:r w:rsidR="007C093C" w:rsidRPr="006C38CA">
        <w:rPr>
          <w:rFonts w:ascii="Times New Roman" w:eastAsia="Calibri" w:hAnsi="Times New Roman" w:cs="Times New Roman"/>
        </w:rPr>
        <w:t>Bevilacqua</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Mistri</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Terlizzi</w:t>
      </w:r>
      <w:proofErr w:type="spellEnd"/>
      <w:r w:rsidR="007C093C" w:rsidRPr="006C38CA">
        <w:rPr>
          <w:rFonts w:ascii="Times New Roman" w:eastAsia="Calibri" w:hAnsi="Times New Roman" w:cs="Times New Roman"/>
        </w:rPr>
        <w:t xml:space="preserve">, &amp; </w:t>
      </w:r>
      <w:proofErr w:type="spellStart"/>
      <w:r w:rsidR="007C093C" w:rsidRPr="006C38CA">
        <w:rPr>
          <w:rFonts w:ascii="Times New Roman" w:eastAsia="Calibri" w:hAnsi="Times New Roman" w:cs="Times New Roman"/>
        </w:rPr>
        <w:t>Munari</w:t>
      </w:r>
      <w:proofErr w:type="spellEnd"/>
      <w:r w:rsidR="007C093C" w:rsidRPr="006C38CA">
        <w:rPr>
          <w:rFonts w:ascii="Times New Roman" w:eastAsia="Calibri" w:hAnsi="Times New Roman" w:cs="Times New Roman"/>
        </w:rPr>
        <w:t xml:space="preserve">, 2018; Lewandowski, </w:t>
      </w:r>
      <w:proofErr w:type="spellStart"/>
      <w:r w:rsidR="007C093C" w:rsidRPr="006C38CA">
        <w:rPr>
          <w:rFonts w:ascii="Times New Roman" w:eastAsia="Calibri" w:hAnsi="Times New Roman" w:cs="Times New Roman"/>
        </w:rPr>
        <w:t>Noss</w:t>
      </w:r>
      <w:proofErr w:type="spellEnd"/>
      <w:r w:rsidR="007C093C" w:rsidRPr="006C38CA">
        <w:rPr>
          <w:rFonts w:ascii="Times New Roman" w:eastAsia="Calibri" w:hAnsi="Times New Roman" w:cs="Times New Roman"/>
        </w:rPr>
        <w:t xml:space="preserve">, &amp; Parson, 2010; </w:t>
      </w:r>
      <w:proofErr w:type="spellStart"/>
      <w:r w:rsidR="007C093C" w:rsidRPr="006C38CA">
        <w:rPr>
          <w:rFonts w:ascii="Times New Roman" w:eastAsia="Calibri" w:hAnsi="Times New Roman" w:cs="Times New Roman"/>
        </w:rPr>
        <w:t>Magierowski</w:t>
      </w:r>
      <w:proofErr w:type="spellEnd"/>
      <w:r w:rsidR="007C093C" w:rsidRPr="006C38CA">
        <w:rPr>
          <w:rFonts w:ascii="Times New Roman" w:eastAsia="Calibri" w:hAnsi="Times New Roman" w:cs="Times New Roman"/>
        </w:rPr>
        <w:t xml:space="preserve"> &amp; Johnson, 2006; McArthur, Brooke, </w:t>
      </w:r>
      <w:proofErr w:type="spellStart"/>
      <w:r w:rsidR="007C093C" w:rsidRPr="006C38CA">
        <w:rPr>
          <w:rFonts w:ascii="Times New Roman" w:eastAsia="Calibri" w:hAnsi="Times New Roman" w:cs="Times New Roman"/>
        </w:rPr>
        <w:t>Przeslawski</w:t>
      </w:r>
      <w:proofErr w:type="spellEnd"/>
      <w:r w:rsidR="007C093C" w:rsidRPr="006C38CA">
        <w:rPr>
          <w:rFonts w:ascii="Times New Roman" w:eastAsia="Calibri" w:hAnsi="Times New Roman" w:cs="Times New Roman"/>
        </w:rPr>
        <w:t xml:space="preserve">, Ryan, &amp; </w:t>
      </w:r>
      <w:proofErr w:type="spellStart"/>
      <w:r w:rsidR="007C093C" w:rsidRPr="006C38CA">
        <w:rPr>
          <w:rFonts w:ascii="Times New Roman" w:eastAsia="Calibri" w:hAnsi="Times New Roman" w:cs="Times New Roman"/>
        </w:rPr>
        <w:t>Lucieer</w:t>
      </w:r>
      <w:proofErr w:type="spellEnd"/>
      <w:r w:rsidR="007C093C" w:rsidRPr="006C38CA">
        <w:rPr>
          <w:rFonts w:ascii="Times New Roman" w:eastAsia="Calibri" w:hAnsi="Times New Roman" w:cs="Times New Roman"/>
        </w:rPr>
        <w:t xml:space="preserve">, 2010; </w:t>
      </w:r>
      <w:proofErr w:type="spellStart"/>
      <w:r w:rsidR="007C093C" w:rsidRPr="006C38CA">
        <w:rPr>
          <w:rFonts w:ascii="Times New Roman" w:eastAsia="Calibri" w:hAnsi="Times New Roman" w:cs="Times New Roman"/>
        </w:rPr>
        <w:t>Mellin</w:t>
      </w:r>
      <w:proofErr w:type="spellEnd"/>
      <w:r w:rsidR="007C093C" w:rsidRPr="006C38CA">
        <w:rPr>
          <w:rFonts w:ascii="Times New Roman" w:eastAsia="Calibri" w:hAnsi="Times New Roman" w:cs="Times New Roman"/>
        </w:rPr>
        <w:t xml:space="preserve"> et al., 2011; </w:t>
      </w:r>
      <w:proofErr w:type="spellStart"/>
      <w:r w:rsidR="007C093C" w:rsidRPr="006C38CA">
        <w:rPr>
          <w:rFonts w:ascii="Times New Roman" w:eastAsia="Calibri" w:hAnsi="Times New Roman" w:cs="Times New Roman"/>
        </w:rPr>
        <w:t>Rubal</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Veiga</w:t>
      </w:r>
      <w:proofErr w:type="spellEnd"/>
      <w:r w:rsidR="007C093C" w:rsidRPr="006C38CA">
        <w:rPr>
          <w:rFonts w:ascii="Times New Roman" w:eastAsia="Calibri" w:hAnsi="Times New Roman" w:cs="Times New Roman"/>
        </w:rPr>
        <w:t>, Vieira, &amp; Sousa-Pinto, 2011)</w:t>
      </w:r>
      <w:r w:rsidRPr="006C38CA">
        <w:rPr>
          <w:rFonts w:ascii="Times New Roman" w:eastAsia="Calibri" w:hAnsi="Times New Roman" w:cs="Times New Roman"/>
        </w:rPr>
        <w:t>.</w:t>
      </w:r>
      <w:r w:rsidR="007C093C" w:rsidRPr="006C38CA">
        <w:rPr>
          <w:rFonts w:ascii="Times New Roman" w:eastAsia="Calibri" w:hAnsi="Times New Roman" w:cs="Times New Roman"/>
        </w:rPr>
        <w:t xml:space="preserve"> </w:t>
      </w:r>
      <w:r w:rsidR="00AD70CA" w:rsidRPr="006C38CA">
        <w:rPr>
          <w:rFonts w:ascii="Times New Roman" w:eastAsia="Calibri" w:hAnsi="Times New Roman" w:cs="Times New Roman"/>
        </w:rPr>
        <w:t>The few examples ha</w:t>
      </w:r>
      <w:r w:rsidR="006D0EBA" w:rsidRPr="006C38CA">
        <w:rPr>
          <w:rFonts w:ascii="Times New Roman" w:eastAsia="Calibri" w:hAnsi="Times New Roman" w:cs="Times New Roman"/>
        </w:rPr>
        <w:t>ve</w:t>
      </w:r>
      <w:r w:rsidR="004A3292" w:rsidRPr="006C38CA">
        <w:rPr>
          <w:rFonts w:ascii="Times New Roman" w:eastAsia="Calibri" w:hAnsi="Times New Roman" w:cs="Times New Roman"/>
        </w:rPr>
        <w:t xml:space="preserve"> produced mixed results. For example, </w:t>
      </w:r>
      <w:r w:rsidR="00EB702C" w:rsidRPr="006C38CA">
        <w:rPr>
          <w:rFonts w:ascii="Times New Roman" w:eastAsia="Calibri" w:hAnsi="Times New Roman" w:cs="Times New Roman"/>
        </w:rPr>
        <w:t xml:space="preserve">a study greater than 10 years found </w:t>
      </w:r>
      <w:r w:rsidR="004A3292" w:rsidRPr="006C38CA">
        <w:rPr>
          <w:rFonts w:ascii="Times New Roman" w:eastAsia="Calibri" w:hAnsi="Times New Roman" w:cs="Times New Roman"/>
        </w:rPr>
        <w:t>p</w:t>
      </w:r>
      <w:r w:rsidR="00100945" w:rsidRPr="006C38CA">
        <w:rPr>
          <w:rFonts w:ascii="Times New Roman" w:eastAsia="Calibri" w:hAnsi="Times New Roman" w:cs="Times New Roman"/>
        </w:rPr>
        <w:t xml:space="preserve">ercent canopy cover was </w:t>
      </w:r>
      <w:r w:rsidR="004A3292" w:rsidRPr="006C38CA">
        <w:rPr>
          <w:rFonts w:ascii="Times New Roman" w:eastAsia="Calibri" w:hAnsi="Times New Roman" w:cs="Times New Roman"/>
        </w:rPr>
        <w:t>a poor</w:t>
      </w:r>
      <w:r w:rsidR="00100945" w:rsidRPr="006C38CA">
        <w:rPr>
          <w:rFonts w:ascii="Times New Roman" w:eastAsia="Calibri" w:hAnsi="Times New Roman" w:cs="Times New Roman"/>
        </w:rPr>
        <w:t xml:space="preserve"> surrogate</w:t>
      </w:r>
      <w:r w:rsidR="001C54E0" w:rsidRPr="006C38CA">
        <w:rPr>
          <w:rFonts w:ascii="Times New Roman" w:eastAsia="Calibri" w:hAnsi="Times New Roman" w:cs="Times New Roman"/>
        </w:rPr>
        <w:t xml:space="preserve"> </w:t>
      </w:r>
      <w:r w:rsidR="004A3292" w:rsidRPr="006C38CA">
        <w:rPr>
          <w:rFonts w:ascii="Times New Roman" w:eastAsia="Calibri" w:hAnsi="Times New Roman" w:cs="Times New Roman"/>
        </w:rPr>
        <w:t>for</w:t>
      </w:r>
      <w:r w:rsidR="001C54E0" w:rsidRPr="006C38CA">
        <w:rPr>
          <w:rFonts w:ascii="Times New Roman" w:eastAsia="Calibri" w:hAnsi="Times New Roman" w:cs="Times New Roman"/>
        </w:rPr>
        <w:t xml:space="preserve"> bird pop</w:t>
      </w:r>
      <w:r w:rsidR="00C11D4B" w:rsidRPr="006C38CA">
        <w:rPr>
          <w:rFonts w:ascii="Times New Roman" w:eastAsia="Calibri" w:hAnsi="Times New Roman" w:cs="Times New Roman"/>
        </w:rPr>
        <w:t xml:space="preserve">ulation trends </w:t>
      </w:r>
      <w:r w:rsidR="001C54E0" w:rsidRPr="006C38CA">
        <w:rPr>
          <w:rFonts w:ascii="Times New Roman" w:eastAsia="Calibri" w:hAnsi="Times New Roman" w:cs="Times New Roman"/>
        </w:rPr>
        <w:fldChar w:fldCharType="begin" w:fldLock="1"/>
      </w:r>
      <w:r w:rsidR="00CC54A8" w:rsidRPr="006C38CA">
        <w:rPr>
          <w:rFonts w:ascii="Times New Roman" w:eastAsia="Calibri" w:hAnsi="Times New Roman" w:cs="Times New Roman"/>
        </w:rPr>
        <w:instrText>ADDIN CSL_CITATION {"citationItems":[{"id":"ITEM-1","itemData":{"DOI":"10.1016/j.ecolind.2015.10.031","ISSN":"1470160X","abstract":"Landscape features are often used as surrogates for biodiversity. While landscape features may perform well as surrogates for coarse metrics of biodiversity such as species richness, their value for monitoring population trends in individual species is virtually unexplored. We compared the performance of a proposed habitat surrogate for birds, percentage cover of vegetation overstory, for two distinct aspects of bird assemblages: community diversity (i.e. species richness) and population trends. We used four different long-term studies of open woodland habitats to test the consistency of the relationship between overstory percentage cover and bird species richness across a large spatial extent (&gt;1000 km) in Australia. We then identified twelve bird species with long-term time-series data to test the relationship between change in overstory cover and populations trends. We found percentage cover performed consistently as a surrogate for species richness in three of the four sites. However, there was no clear pattern in the performance of change in percentage cover as a surrogate for population trends. Four bird species exhibited a significant relationship with change in percentage overstory cover in one study, but this was not found across multiple studies. These results demonstrate a lack of consistency in the relationship between change in overstory cover and population trends among bird species, both within and between geographic regions. Our study demonstrates that biodiversity surrogates representing community-level metrics may be consistent across regions, but provide only limited information about individual species population trends. Understanding the limitations of the information provided by a biodiversity surrogate can inform the appropriate context for its application.","author":[{"dropping-particle":"","family":"Pierson","given":"J. C.","non-dropping-particle":"","parse-names":false,"suffix":""},{"dropping-particle":"","family":"Mortelliti","given":"A.","non-dropping-particle":"","parse-names":false,"suffix":""},{"dropping-particle":"","family":"Barton","given":"P. S.","non-dropping-particle":"","parse-names":false,"suffix":""},{"dropping-particle":"","family":"Lane","given":"P. W.","non-dropping-particle":"","parse-names":false,"suffix":""},{"dropping-particle":"","family":"Lindenmayer","given":"D. B.","non-dropping-particle":"","parse-names":false,"suffix":""}],"container-title":"Ecological Indicators","id":"ITEM-1","issued":{"date-parts":[["2016"]]},"note":"-Alessio is one of the co-authors (personal note)\n-I thought this might be similar to fish with coral functional diversity\n-overstory cover was not effective because dif birds have dif habitat requirements and some responded + to increased % cover, while others responded - or not at all","title":"Evaluating the effectiveness of overstory cover as a surrogate for bird community diversity and population trends","type":"article-journal"},"uris":["http://www.mendeley.com/documents/?uuid=8ec49a1c-7024-3d57-a4d1-d6988be8e038"]}],"mendeley":{"formattedCitation":"(Pierson, Mortelliti, Barton, Lane, &amp; Lindenmayer, 2016)","plainTextFormattedCitation":"(Pierson, Mortelliti, Barton, Lane, &amp; Lindenmayer, 2016)","previouslyFormattedCitation":"(Pierson, Mortelliti, Barton, Lane, &amp; Lindenmayer, 2016)"},"properties":{"noteIndex":0},"schema":"https://github.com/citation-style-language/schema/raw/master/csl-citation.json"}</w:instrText>
      </w:r>
      <w:r w:rsidR="001C54E0" w:rsidRPr="006C38CA">
        <w:rPr>
          <w:rFonts w:ascii="Times New Roman" w:eastAsia="Calibri" w:hAnsi="Times New Roman" w:cs="Times New Roman"/>
        </w:rPr>
        <w:fldChar w:fldCharType="separate"/>
      </w:r>
      <w:r w:rsidR="001C54E0" w:rsidRPr="006C38CA">
        <w:rPr>
          <w:rFonts w:ascii="Times New Roman" w:eastAsia="Calibri" w:hAnsi="Times New Roman" w:cs="Times New Roman"/>
          <w:noProof/>
        </w:rPr>
        <w:t>(Pierson, Mortelliti, Barton, Lane, &amp; Lindenmayer, 2016)</w:t>
      </w:r>
      <w:r w:rsidR="001C54E0" w:rsidRPr="006C38CA">
        <w:rPr>
          <w:rFonts w:ascii="Times New Roman" w:eastAsia="Calibri" w:hAnsi="Times New Roman" w:cs="Times New Roman"/>
        </w:rPr>
        <w:fldChar w:fldCharType="end"/>
      </w:r>
      <w:r w:rsidR="001C54E0" w:rsidRPr="006C38CA">
        <w:rPr>
          <w:rFonts w:ascii="Times New Roman" w:eastAsia="Calibri" w:hAnsi="Times New Roman" w:cs="Times New Roman"/>
        </w:rPr>
        <w:t>.</w:t>
      </w:r>
      <w:r w:rsidR="007C093C" w:rsidRPr="006C38CA">
        <w:rPr>
          <w:rFonts w:ascii="Times New Roman" w:eastAsia="Calibri" w:hAnsi="Times New Roman" w:cs="Times New Roman"/>
        </w:rPr>
        <w:t xml:space="preserve"> </w:t>
      </w:r>
      <w:r w:rsidR="004A3292" w:rsidRPr="006C38CA">
        <w:rPr>
          <w:rFonts w:ascii="Times New Roman" w:eastAsia="Calibri" w:hAnsi="Times New Roman" w:cs="Times New Roman"/>
        </w:rPr>
        <w:t xml:space="preserve">In contrast, a </w:t>
      </w:r>
      <w:r w:rsidR="00C843B7" w:rsidRPr="006C38CA">
        <w:rPr>
          <w:rFonts w:ascii="Times New Roman" w:eastAsia="Calibri" w:hAnsi="Times New Roman" w:cs="Times New Roman"/>
        </w:rPr>
        <w:t xml:space="preserve">group of 35 </w:t>
      </w:r>
      <w:r w:rsidR="004A3292" w:rsidRPr="006C38CA">
        <w:rPr>
          <w:rFonts w:ascii="Times New Roman" w:eastAsia="Calibri" w:hAnsi="Times New Roman" w:cs="Times New Roman"/>
        </w:rPr>
        <w:t>biodiversity surrogate</w:t>
      </w:r>
      <w:r w:rsidR="00C843B7" w:rsidRPr="006C38CA">
        <w:rPr>
          <w:rFonts w:ascii="Times New Roman" w:eastAsia="Calibri" w:hAnsi="Times New Roman" w:cs="Times New Roman"/>
        </w:rPr>
        <w:t>s</w:t>
      </w:r>
      <w:r w:rsidR="004A3292" w:rsidRPr="006C38CA">
        <w:rPr>
          <w:rFonts w:ascii="Times New Roman" w:eastAsia="Calibri" w:hAnsi="Times New Roman" w:cs="Times New Roman"/>
        </w:rPr>
        <w:t xml:space="preserve"> </w:t>
      </w:r>
      <w:r w:rsidR="00C843B7" w:rsidRPr="006C38CA">
        <w:rPr>
          <w:rFonts w:ascii="Times New Roman" w:eastAsia="Calibri" w:hAnsi="Times New Roman" w:cs="Times New Roman"/>
        </w:rPr>
        <w:t xml:space="preserve">defined </w:t>
      </w:r>
      <w:r w:rsidR="004A3292" w:rsidRPr="006C38CA">
        <w:rPr>
          <w:rFonts w:ascii="Times New Roman" w:eastAsia="Calibri" w:hAnsi="Times New Roman" w:cs="Times New Roman"/>
        </w:rPr>
        <w:t xml:space="preserve">using a 5-year </w:t>
      </w:r>
      <w:r w:rsidR="00C843B7" w:rsidRPr="006C38CA">
        <w:rPr>
          <w:rFonts w:ascii="Times New Roman" w:eastAsia="Calibri" w:hAnsi="Times New Roman" w:cs="Times New Roman"/>
        </w:rPr>
        <w:t xml:space="preserve">pilot </w:t>
      </w:r>
      <w:r w:rsidR="004A3292" w:rsidRPr="006C38CA">
        <w:rPr>
          <w:rFonts w:ascii="Times New Roman" w:eastAsia="Calibri" w:hAnsi="Times New Roman" w:cs="Times New Roman"/>
        </w:rPr>
        <w:t xml:space="preserve">data set successfully </w:t>
      </w:r>
      <w:r w:rsidR="00C843B7" w:rsidRPr="006C38CA">
        <w:rPr>
          <w:rFonts w:ascii="Times New Roman" w:eastAsia="Calibri" w:hAnsi="Times New Roman" w:cs="Times New Roman"/>
        </w:rPr>
        <w:t>detec</w:t>
      </w:r>
      <w:r w:rsidR="004A3292" w:rsidRPr="006C38CA">
        <w:rPr>
          <w:rFonts w:ascii="Times New Roman" w:eastAsia="Calibri" w:hAnsi="Times New Roman" w:cs="Times New Roman"/>
        </w:rPr>
        <w:t xml:space="preserve">ted changes </w:t>
      </w:r>
      <w:r w:rsidR="00C843B7" w:rsidRPr="006C38CA">
        <w:rPr>
          <w:rFonts w:ascii="Times New Roman" w:eastAsia="Calibri" w:hAnsi="Times New Roman" w:cs="Times New Roman"/>
        </w:rPr>
        <w:t xml:space="preserve">in the species assemblage structure </w:t>
      </w:r>
      <w:r w:rsidR="004A3292" w:rsidRPr="006C38CA">
        <w:rPr>
          <w:rFonts w:ascii="Times New Roman" w:eastAsia="Calibri" w:hAnsi="Times New Roman" w:cs="Times New Roman"/>
        </w:rPr>
        <w:t xml:space="preserve">over a subsequent 5-year </w:t>
      </w:r>
      <w:r w:rsidR="00C843B7" w:rsidRPr="006C38CA">
        <w:rPr>
          <w:rFonts w:ascii="Times New Roman" w:eastAsia="Calibri" w:hAnsi="Times New Roman" w:cs="Times New Roman"/>
        </w:rPr>
        <w:t xml:space="preserve">test </w:t>
      </w:r>
      <w:r w:rsidR="004A3292" w:rsidRPr="006C38CA">
        <w:rPr>
          <w:rFonts w:ascii="Times New Roman" w:eastAsia="Calibri" w:hAnsi="Times New Roman" w:cs="Times New Roman"/>
        </w:rPr>
        <w:t>period</w:t>
      </w:r>
      <w:r w:rsidR="00C843B7" w:rsidRPr="006C38CA">
        <w:rPr>
          <w:rFonts w:ascii="Times New Roman" w:eastAsia="Calibri" w:hAnsi="Times New Roman" w:cs="Times New Roman"/>
        </w:rPr>
        <w:t xml:space="preserve"> in a temperate brackish system</w:t>
      </w:r>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Bevilacqua</w:t>
      </w:r>
      <w:proofErr w:type="spellEnd"/>
      <w:r w:rsidR="007C093C" w:rsidRPr="006C38CA">
        <w:rPr>
          <w:rFonts w:ascii="Times New Roman" w:eastAsia="Calibri" w:hAnsi="Times New Roman" w:cs="Times New Roman"/>
        </w:rPr>
        <w:t xml:space="preserve"> et al., 2018).</w:t>
      </w:r>
      <w:r w:rsidR="00D530AE" w:rsidRPr="006C38CA">
        <w:rPr>
          <w:rFonts w:ascii="Times New Roman" w:eastAsia="Calibri" w:hAnsi="Times New Roman" w:cs="Times New Roman"/>
        </w:rPr>
        <w:t xml:space="preserve"> </w:t>
      </w:r>
    </w:p>
    <w:p w14:paraId="133762FD" w14:textId="25D42F3B" w:rsidR="00166447" w:rsidRPr="006C38CA" w:rsidRDefault="001C54E0"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In addition to spatial effectiveness, s</w:t>
      </w:r>
      <w:r w:rsidR="000B36F3" w:rsidRPr="006C38CA">
        <w:rPr>
          <w:rFonts w:ascii="Times New Roman" w:eastAsia="Calibri" w:hAnsi="Times New Roman" w:cs="Times New Roman"/>
        </w:rPr>
        <w:t xml:space="preserve">urrogate studies </w:t>
      </w:r>
      <w:r w:rsidR="00345AA8" w:rsidRPr="006C38CA">
        <w:rPr>
          <w:rFonts w:ascii="Times New Roman" w:eastAsia="Calibri" w:hAnsi="Times New Roman" w:cs="Times New Roman"/>
        </w:rPr>
        <w:t xml:space="preserve">often </w:t>
      </w:r>
      <w:r w:rsidR="00894420" w:rsidRPr="006C38CA">
        <w:rPr>
          <w:rFonts w:ascii="Times New Roman" w:eastAsia="Calibri" w:hAnsi="Times New Roman" w:cs="Times New Roman"/>
        </w:rPr>
        <w:t>focus</w:t>
      </w:r>
      <w:r w:rsidR="000B36F3" w:rsidRPr="006C38CA">
        <w:rPr>
          <w:rFonts w:ascii="Times New Roman" w:eastAsia="Calibri" w:hAnsi="Times New Roman" w:cs="Times New Roman"/>
        </w:rPr>
        <w:t xml:space="preserve"> on taxonomic sufficiency (i.e.</w:t>
      </w:r>
      <w:r w:rsidR="00A12636" w:rsidRPr="006C38CA">
        <w:rPr>
          <w:rFonts w:ascii="Times New Roman" w:eastAsia="Calibri" w:hAnsi="Times New Roman" w:cs="Times New Roman"/>
        </w:rPr>
        <w:t>,</w:t>
      </w:r>
      <w:r w:rsidR="000B36F3" w:rsidRPr="006C38CA">
        <w:rPr>
          <w:rFonts w:ascii="Times New Roman" w:eastAsia="Calibri" w:hAnsi="Times New Roman" w:cs="Times New Roman"/>
        </w:rPr>
        <w:t xml:space="preserve"> the taxonomic resolution required to maximize surrogate effectiveness) </w:t>
      </w:r>
      <w:r w:rsidR="000B36F3" w:rsidRPr="006C38CA">
        <w:rPr>
          <w:rFonts w:ascii="Times New Roman" w:eastAsia="Calibri" w:hAnsi="Times New Roman" w:cs="Times New Roman"/>
        </w:rPr>
        <w:fldChar w:fldCharType="begin" w:fldLock="1"/>
      </w:r>
      <w:r w:rsidR="006B0F06">
        <w:rPr>
          <w:rFonts w:ascii="Times New Roman" w:eastAsia="Calibri" w:hAnsi="Times New Roman" w:cs="Times New Roman"/>
        </w:rPr>
        <w:instrText>ADDIN CSL_CITATION {"citationItems":[{"id":"ITEM-1","itemData":{"author":[{"dropping-particle":"","family":"Noss","given":"RF","non-dropping-particle":"","parse-names":false,"suffix":""}],"container-title":"Cons Biol","id":"ITEM-1","issued":{"date-parts":[["1990"]]},"note":"-widely cited\n-describes use of indicators/types of indicators","title":"Indicators for monitoring biodiversity - A hierarchical approach.","type":"article-journal","volume":"4"},"uris":["http://www.mendeley.com/documents/?uuid=c5291a8d-f844-3e49-9df0-0ebeccc7a7ae"]},{"id":"ITEM-2","itemData":{"DOI":"10.1016/j.marenvres.2010.12.004","ISSN":"01411136","PMID":"21196046","abstract":"Taxonomic Sufficiency (TS) has been proposed as a short-cut method to quantify changes of biological assemblages in environmental monitoring. However, issues about the efficacy of taxonomic surrogates in depicting long-term temporal patterns of marine assemblages are still scant. Here we report on the adoption of TS combined with data transformations to describe patterns of North Adriatic polychaete assemblages through 20 years. Univariate and multivariate analyses revealed large spatial-temporal variation charactering the assemblages. The efficiency to discriminate between the two research periods (1990-1994 vs. 2004-2008) was reduced when data were analyzed at family and order level leading to misinterpreting the sources of assemblage variation. Further information was lost with data transforms. Families may represent appropriate assemblages' descriptors in long-term monitoring, but using TS coupled with data transformations could lead to hazardous loss of information. We suggest that periodical analysis at fine taxonomic level should be routinely alternated to long-term monitoring based on TS in order to check its effectiveness. © 2010 Elsevier Ltd.","author":[{"dropping-particle":"","family":"Musco","given":"Luigi","non-dropping-particle":"","parse-names":false,"suffix":""},{"dropping-particle":"","family":"Mikac","given":"Barbara","non-dropping-particle":"","parse-names":false,"suffix":""},{"dropping-particle":"","family":"Tataranni","given":"Mariella","non-dropping-particle":"","parse-names":false,"suffix":""},{"dropping-particle":"","family":"Giangrande","given":"Adriana","non-dropping-particle":"","parse-names":false,"suffix":""},{"dropping-particle":"","family":"Terlizzi","given":"Antonio","non-dropping-particle":"","parse-names":false,"suffix":""}],"container-title":"Marine Environmental Research","id":"ITEM-2","issued":{"date-parts":[["2011"]]},"note":"-polychaetes\n\n-may provide background in case someone asks why I didn't employ taxonomic sugfficiency in the study\n-the BVI data relies on visual rather than taxonomic groupings and therefore doesn't lend itself to TS","title":"The use of coarser taxonomy in the detection of long-term changes in polychaete assemblages","type":"article-journal"},"uris":["http://www.mendeley.com/documents/?uuid=3620fd69-7d72-310a-834b-232f649f80ea"]},{"id":"ITEM-3","itemData":{"DOI":"10.1111/ddi.12361","ISBN":"1472-4642","ISSN":"14724642","abstract":"Aim Ecological maps are increasingly used to support marine management and conservation. However, the biological datasets used to produce these maps are typically limited to taxonomic groups identified to the specific taxonomic levels available. Ecological units should, however, reflect the broader marine ecosystem, independent of the datasets used. This study assessed the influence of taxonomic groups and taxonomic resolution on the process of ecological mapping. Location Estuary and Gulf of St Lawrence (EGSL), Canada. Methods A dataset of more than 200 taxa of benthic macrofauna was used to create a set of biological matrices corresponding to different taxonomic groups (i.e. vertebrates, invertebrates, arthropods, echinoderms, molluscs, all taxa) and different taxonomic levels from species to class. Multivariate regression trees (MRTs) were used to identify environmental drivers of taxa distribution and to create ecological maps. Similarity between maps was assessed using pairwise comparisons. First, the relationships between the two classification legends were assessed using association plots on the partitions in the corresponding trees. Then, the spatial agreement of ecological units believed to represent the same habitat types was quantified and mapped. Results The comparison across different taxonomic groups showed a substantial level of similarity between ecological maps, indicating that ecological units defined for a specific taxonomic group can be considered to some extent as representative of the entire benthic macrofauna. Moreover, little information was lost when working at the family rather than species level, and common patterns of community distribution could still be distinguished at the class level. Main conclusions Using a novel spatially explicit approach for comparing ecological maps, this study demonstrates that datasets limited by taxonomic breadth or resolution can perform nearly as well as more extensive datasets. These simplifications should improve our ability to manage marine ecosystems.","author":[{"dropping-particle":"","family":"Fontaine","given":"Anne","non-dropping-particle":"","parse-names":false,"suffix":""},{"dropping-particle":"","family":"Devillers","given":"Rodolphe","non-dropping-particle":"","parse-names":false,"suffix":""},{"dropping-particle":"","family":"Peres-Neto","given":"Pedro R.","non-dropping-particle":"","parse-names":false,"suffix":""},{"dropping-particle":"","family":"Johnson","given":"Ladd E.","non-dropping-particle":"","parse-names":false,"suffix":""}],"container-title":"Diversity and Distributions","id":"ITEM-3","issued":{"date-parts":[["2015"]]},"note":"-focus on taxonomic sufficiency","title":"Delineating marine ecological units: A novel approach for deciding which taxonomic group to use and which taxonomic resolution to choose","type":"article-journal"},"uris":["http://www.mendeley.com/documents/?uuid=3505c960-16d8-3e21-9a64-4a45efe1f959"]},{"id":"ITEM-4","itemData":{"author":[{"dropping-particle":"","family":"Olsgard","given":"F","non-dropping-particle":"","parse-names":false,"suffix":""},{"dropping-particle":"","family":"Somerfield","given":"PJ","non-dropping-particle":"","parse-names":false,"suffix":""}],"container-title":"J Aquat Ecosyst Stress Recovery","id":"ITEM-4","issued":{"date-parts":[["2000"]]},"note":"-focuses on taxonomic sufficiency\n-static\n-polychates","title":"Surrogates in marine benthic investigations: Which taxonomic unit to target?","type":"article-journal","volume":"7"},"uris":["http://www.mendeley.com/documents/?uuid=d9d7a0f4-7fe2-313f-966e-ba24b78782fc"]}],"mendeley":{"formattedCitation":"(Fontaine, Devillers, Peres-Neto, &amp; Johnson, 2015; Musco, Mikac, Tataranni, Giangrande, &amp; Terlizzi, 2011; Noss, 1990; Olsgard &amp; Somerfield, 2000)","plainTextFormattedCitation":"(Fontaine, Devillers, Peres-Neto, &amp; Johnson, 2015; Musco, Mikac, Tataranni, Giangrande, &amp; Terlizzi, 2011; Noss, 1990; Olsgard &amp; Somerfield, 2000)","previouslyFormattedCitation":"(Fontaine, Devillers, Peres-Neto, &amp; Johnson, 2015; Musco, Mikac, Tataranni, Giangrande, &amp; Terlizzi, 2011; Noss, 1990; Olsgard &amp; Somerfield, 2000)"},"properties":{"noteIndex":0},"schema":"https://github.com/citation-style-language/schema/raw/master/csl-citation.json"}</w:instrText>
      </w:r>
      <w:r w:rsidR="000B36F3" w:rsidRPr="006C38CA">
        <w:rPr>
          <w:rFonts w:ascii="Times New Roman" w:eastAsia="Calibri" w:hAnsi="Times New Roman" w:cs="Times New Roman"/>
        </w:rPr>
        <w:fldChar w:fldCharType="separate"/>
      </w:r>
      <w:r w:rsidR="000B36F3" w:rsidRPr="006C38CA">
        <w:rPr>
          <w:rFonts w:ascii="Times New Roman" w:eastAsia="Calibri" w:hAnsi="Times New Roman" w:cs="Times New Roman"/>
          <w:noProof/>
        </w:rPr>
        <w:t>(Fontaine, Devillers, Peres-Neto, &amp; Johnson, 2015; Musco, Mikac, Tataranni, Giangrande, &amp; Terlizzi, 2011; Noss, 1990; Olsgard &amp; Somerfield, 2000)</w:t>
      </w:r>
      <w:r w:rsidR="000B36F3" w:rsidRPr="006C38CA">
        <w:rPr>
          <w:rFonts w:ascii="Times New Roman" w:eastAsia="Calibri" w:hAnsi="Times New Roman" w:cs="Times New Roman"/>
        </w:rPr>
        <w:fldChar w:fldCharType="end"/>
      </w:r>
      <w:r w:rsidR="000B36F3" w:rsidRPr="006C38CA">
        <w:rPr>
          <w:rFonts w:ascii="Times New Roman" w:eastAsia="Calibri" w:hAnsi="Times New Roman" w:cs="Times New Roman"/>
        </w:rPr>
        <w:t>.</w:t>
      </w:r>
      <w:r w:rsidRPr="006C38CA">
        <w:rPr>
          <w:rFonts w:ascii="Times New Roman" w:eastAsia="Calibri" w:hAnsi="Times New Roman" w:cs="Times New Roman"/>
        </w:rPr>
        <w:t xml:space="preserve"> </w:t>
      </w:r>
      <w:r w:rsidR="00213D75" w:rsidRPr="006C38CA">
        <w:rPr>
          <w:rFonts w:ascii="Times New Roman" w:eastAsia="Calibri" w:hAnsi="Times New Roman" w:cs="Times New Roman"/>
        </w:rPr>
        <w:t>Few</w:t>
      </w:r>
      <w:r w:rsidRPr="006C38CA">
        <w:rPr>
          <w:rFonts w:ascii="Times New Roman" w:eastAsia="Calibri" w:hAnsi="Times New Roman" w:cs="Times New Roman"/>
        </w:rPr>
        <w:t xml:space="preserve"> studies </w:t>
      </w:r>
      <w:r w:rsidR="00213D75" w:rsidRPr="006C38CA">
        <w:rPr>
          <w:rFonts w:ascii="Times New Roman" w:eastAsia="Calibri" w:hAnsi="Times New Roman" w:cs="Times New Roman"/>
        </w:rPr>
        <w:t xml:space="preserve">have </w:t>
      </w:r>
      <w:r w:rsidR="007C093C" w:rsidRPr="006C38CA">
        <w:rPr>
          <w:rFonts w:ascii="Times New Roman" w:eastAsia="Calibri" w:hAnsi="Times New Roman" w:cs="Times New Roman"/>
        </w:rPr>
        <w:t>investigate</w:t>
      </w:r>
      <w:r w:rsidR="00213D75" w:rsidRPr="006C38CA">
        <w:rPr>
          <w:rFonts w:ascii="Times New Roman" w:eastAsia="Calibri" w:hAnsi="Times New Roman" w:cs="Times New Roman"/>
        </w:rPr>
        <w:t>d</w:t>
      </w:r>
      <w:r w:rsidR="007C093C" w:rsidRPr="006C38CA">
        <w:rPr>
          <w:rFonts w:ascii="Times New Roman" w:eastAsia="Calibri" w:hAnsi="Times New Roman" w:cs="Times New Roman"/>
        </w:rPr>
        <w:t xml:space="preserve"> the use </w:t>
      </w:r>
      <w:r w:rsidR="001B5A05" w:rsidRPr="006C38CA">
        <w:rPr>
          <w:rFonts w:ascii="Times New Roman" w:eastAsia="Calibri" w:hAnsi="Times New Roman" w:cs="Times New Roman"/>
        </w:rPr>
        <w:t>of</w:t>
      </w:r>
      <w:r w:rsidR="00906B2D" w:rsidRPr="006C38CA">
        <w:rPr>
          <w:rFonts w:ascii="Times New Roman" w:eastAsia="Calibri" w:hAnsi="Times New Roman" w:cs="Times New Roman"/>
        </w:rPr>
        <w:t xml:space="preserve"> </w:t>
      </w:r>
      <w:r w:rsidR="00C11D4B" w:rsidRPr="006C38CA">
        <w:rPr>
          <w:rFonts w:ascii="Times New Roman" w:eastAsia="Calibri" w:hAnsi="Times New Roman" w:cs="Times New Roman"/>
        </w:rPr>
        <w:t xml:space="preserve">recognizable taxonomic units (i.e. </w:t>
      </w:r>
      <w:r w:rsidR="00906B2D" w:rsidRPr="006C38CA">
        <w:rPr>
          <w:rFonts w:ascii="Times New Roman" w:eastAsia="Calibri" w:hAnsi="Times New Roman" w:cs="Times New Roman"/>
        </w:rPr>
        <w:t>RTU’s</w:t>
      </w:r>
      <w:r w:rsidR="00C11D4B" w:rsidRPr="006C38CA">
        <w:rPr>
          <w:rFonts w:ascii="Times New Roman" w:eastAsia="Calibri" w:hAnsi="Times New Roman" w:cs="Times New Roman"/>
        </w:rPr>
        <w:t>)</w:t>
      </w:r>
      <w:r w:rsidR="00906B2D" w:rsidRPr="006C38CA">
        <w:rPr>
          <w:rFonts w:ascii="Times New Roman" w:eastAsia="Calibri" w:hAnsi="Times New Roman" w:cs="Times New Roman"/>
        </w:rPr>
        <w:t xml:space="preserve"> </w:t>
      </w:r>
      <w:r w:rsidR="001B5A05" w:rsidRPr="006C38CA">
        <w:rPr>
          <w:rFonts w:ascii="Times New Roman" w:eastAsia="Calibri" w:hAnsi="Times New Roman" w:cs="Times New Roman"/>
        </w:rPr>
        <w:t xml:space="preserve">or </w:t>
      </w:r>
      <w:r w:rsidR="007C093C" w:rsidRPr="006C38CA">
        <w:rPr>
          <w:rFonts w:ascii="Times New Roman" w:eastAsia="Calibri" w:hAnsi="Times New Roman" w:cs="Times New Roman"/>
        </w:rPr>
        <w:t xml:space="preserve">functional groups when identifying potential surrogates. </w:t>
      </w:r>
      <w:r w:rsidR="00CC32D0" w:rsidRPr="006C38CA">
        <w:rPr>
          <w:rFonts w:ascii="Times New Roman" w:hAnsi="Times New Roman" w:cs="Times New Roman"/>
        </w:rPr>
        <w:t xml:space="preserve">RTU’s are taxonomic units defined by readily identifiable characteristics in the field </w:t>
      </w:r>
      <w:r w:rsidR="00CC32D0" w:rsidRPr="006C38CA">
        <w:rPr>
          <w:rFonts w:ascii="Times New Roman" w:hAnsi="Times New Roman" w:cs="Times New Roman"/>
        </w:rPr>
        <w:fldChar w:fldCharType="begin" w:fldLock="1"/>
      </w:r>
      <w:r w:rsidR="00CC32D0" w:rsidRPr="006C38CA">
        <w:rPr>
          <w:rFonts w:ascii="Times New Roman" w:hAnsi="Times New Roman" w:cs="Times New Roman"/>
        </w:rPr>
        <w:instrText>ADDIN CSL_CITATION {"citationItems":[{"id":"ITEM-1","itemData":{"DOI":"10.1016/j.ecolind.2012.02.033","ISBN":"1470-160X","ISSN":"1470160X","abstract":"In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Indicators","id":"ITEM-1","issued":{"date-parts":[["2012"]]},"note":"looking at different levels of taxonomic resolution - look up their references","page":"304-315","publisher":"Elsevier Ltd","title":"A test for assessment of saproxylic beetle biodiversity using subsets of \"monitoring species\"","type":"article-journal","volume":"20"},"uris":["http://www.mendeley.com/documents/?uuid=ffca55f6-046c-438c-8e15-6b192004873e"]}],"mendeley":{"formattedCitation":"(Sebek et al., 2012)","plainTextFormattedCitation":"(Sebek et al., 2012)","previouslyFormattedCitation":"(Sebek et al., 2012)"},"properties":{"noteIndex":0},"schema":"https://github.com/citation-style-language/schema/raw/master/csl-citation.json"}</w:instrText>
      </w:r>
      <w:r w:rsidR="00CC32D0" w:rsidRPr="006C38CA">
        <w:rPr>
          <w:rFonts w:ascii="Times New Roman" w:hAnsi="Times New Roman" w:cs="Times New Roman"/>
        </w:rPr>
        <w:fldChar w:fldCharType="separate"/>
      </w:r>
      <w:r w:rsidR="00CC32D0" w:rsidRPr="006C38CA">
        <w:rPr>
          <w:rFonts w:ascii="Times New Roman" w:hAnsi="Times New Roman" w:cs="Times New Roman"/>
          <w:noProof/>
        </w:rPr>
        <w:t>(Sebek et al., 2012)</w:t>
      </w:r>
      <w:r w:rsidR="00CC32D0" w:rsidRPr="006C38CA">
        <w:rPr>
          <w:rFonts w:ascii="Times New Roman" w:hAnsi="Times New Roman" w:cs="Times New Roman"/>
        </w:rPr>
        <w:fldChar w:fldCharType="end"/>
      </w:r>
      <w:r w:rsidR="00CC32D0" w:rsidRPr="006C38CA">
        <w:rPr>
          <w:rFonts w:ascii="Times New Roman" w:hAnsi="Times New Roman" w:cs="Times New Roman"/>
        </w:rPr>
        <w:t xml:space="preserve">. </w:t>
      </w:r>
      <w:r w:rsidR="004B69C8" w:rsidRPr="006C38CA">
        <w:rPr>
          <w:rFonts w:ascii="Times New Roman" w:hAnsi="Times New Roman" w:cs="Times New Roman"/>
        </w:rPr>
        <w:t>Some</w:t>
      </w:r>
      <w:r w:rsidR="00C11D4B" w:rsidRPr="006C38CA">
        <w:rPr>
          <w:rFonts w:ascii="Times New Roman" w:eastAsia="Calibri" w:hAnsi="Times New Roman" w:cs="Times New Roman"/>
        </w:rPr>
        <w:t xml:space="preserve"> surrogates</w:t>
      </w:r>
      <w:r w:rsidR="007C093C" w:rsidRPr="006C38CA">
        <w:rPr>
          <w:rFonts w:ascii="Times New Roman" w:eastAsia="Calibri" w:hAnsi="Times New Roman" w:cs="Times New Roman"/>
        </w:rPr>
        <w:t xml:space="preserve"> identif</w:t>
      </w:r>
      <w:r w:rsidR="00166447" w:rsidRPr="006C38CA">
        <w:rPr>
          <w:rFonts w:ascii="Times New Roman" w:eastAsia="Calibri" w:hAnsi="Times New Roman" w:cs="Times New Roman"/>
        </w:rPr>
        <w:t>ied using functional groups have been</w:t>
      </w:r>
      <w:r w:rsidR="007C093C" w:rsidRPr="006C38CA">
        <w:rPr>
          <w:rFonts w:ascii="Times New Roman" w:eastAsia="Calibri" w:hAnsi="Times New Roman" w:cs="Times New Roman"/>
        </w:rPr>
        <w:t xml:space="preserve"> consistent with those using</w:t>
      </w:r>
      <w:r w:rsidR="00C11D4B" w:rsidRPr="006C38CA">
        <w:rPr>
          <w:rFonts w:ascii="Times New Roman" w:eastAsia="Calibri" w:hAnsi="Times New Roman" w:cs="Times New Roman"/>
        </w:rPr>
        <w:t xml:space="preserve"> taxonomic designations</w:t>
      </w:r>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Rubal</w:t>
      </w:r>
      <w:proofErr w:type="spellEnd"/>
      <w:r w:rsidR="007C093C" w:rsidRPr="006C38CA">
        <w:rPr>
          <w:rFonts w:ascii="Times New Roman" w:eastAsia="Calibri" w:hAnsi="Times New Roman" w:cs="Times New Roman"/>
        </w:rPr>
        <w:t xml:space="preserve"> et al., 2011). However, functional and taxonomic diversity </w:t>
      </w:r>
      <w:r w:rsidR="004B69C8" w:rsidRPr="006C38CA">
        <w:rPr>
          <w:rFonts w:ascii="Times New Roman" w:eastAsia="Calibri" w:hAnsi="Times New Roman" w:cs="Times New Roman"/>
        </w:rPr>
        <w:t>can</w:t>
      </w:r>
      <w:r w:rsidR="007C093C" w:rsidRPr="006C38CA">
        <w:rPr>
          <w:rFonts w:ascii="Times New Roman" w:eastAsia="Calibri" w:hAnsi="Times New Roman" w:cs="Times New Roman"/>
        </w:rPr>
        <w:t xml:space="preserve"> provide different informa</w:t>
      </w:r>
      <w:r w:rsidR="00166447" w:rsidRPr="006C38CA">
        <w:rPr>
          <w:rFonts w:ascii="Times New Roman" w:eastAsia="Calibri" w:hAnsi="Times New Roman" w:cs="Times New Roman"/>
        </w:rPr>
        <w:t xml:space="preserve">tion when </w:t>
      </w:r>
      <w:r w:rsidR="004B69C8" w:rsidRPr="006C38CA">
        <w:rPr>
          <w:rFonts w:ascii="Times New Roman" w:eastAsia="Calibri" w:hAnsi="Times New Roman" w:cs="Times New Roman"/>
        </w:rPr>
        <w:t xml:space="preserve">measured at </w:t>
      </w:r>
      <w:r w:rsidR="00166447" w:rsidRPr="006C38CA">
        <w:rPr>
          <w:rFonts w:ascii="Times New Roman" w:eastAsia="Calibri" w:hAnsi="Times New Roman" w:cs="Times New Roman"/>
        </w:rPr>
        <w:t xml:space="preserve">different </w:t>
      </w:r>
      <w:r w:rsidR="007C093C" w:rsidRPr="006C38CA">
        <w:rPr>
          <w:rFonts w:ascii="Times New Roman" w:eastAsia="Calibri" w:hAnsi="Times New Roman" w:cs="Times New Roman"/>
        </w:rPr>
        <w:t>scales (</w:t>
      </w:r>
      <w:proofErr w:type="spellStart"/>
      <w:r w:rsidR="007C093C" w:rsidRPr="006C38CA">
        <w:rPr>
          <w:rFonts w:ascii="Times New Roman" w:eastAsia="Calibri" w:hAnsi="Times New Roman" w:cs="Times New Roman"/>
        </w:rPr>
        <w:t>Törnroos</w:t>
      </w:r>
      <w:proofErr w:type="spellEnd"/>
      <w:r w:rsidR="007C093C" w:rsidRPr="006C38CA">
        <w:rPr>
          <w:rFonts w:ascii="Times New Roman" w:eastAsia="Calibri" w:hAnsi="Times New Roman" w:cs="Times New Roman"/>
        </w:rPr>
        <w:t xml:space="preserve">, </w:t>
      </w:r>
      <w:proofErr w:type="spellStart"/>
      <w:r w:rsidR="007C093C" w:rsidRPr="006C38CA">
        <w:rPr>
          <w:rFonts w:ascii="Times New Roman" w:eastAsia="Calibri" w:hAnsi="Times New Roman" w:cs="Times New Roman"/>
        </w:rPr>
        <w:t>Nordström</w:t>
      </w:r>
      <w:proofErr w:type="spellEnd"/>
      <w:r w:rsidR="007C093C" w:rsidRPr="006C38CA">
        <w:rPr>
          <w:rFonts w:ascii="Times New Roman" w:eastAsia="Calibri" w:hAnsi="Times New Roman" w:cs="Times New Roman"/>
        </w:rPr>
        <w:t xml:space="preserve">, &amp; </w:t>
      </w:r>
      <w:proofErr w:type="spellStart"/>
      <w:r w:rsidR="007C093C" w:rsidRPr="006C38CA">
        <w:rPr>
          <w:rFonts w:ascii="Times New Roman" w:eastAsia="Calibri" w:hAnsi="Times New Roman" w:cs="Times New Roman"/>
        </w:rPr>
        <w:t>Bonsdorff</w:t>
      </w:r>
      <w:proofErr w:type="spellEnd"/>
      <w:r w:rsidR="007C093C" w:rsidRPr="006C38CA">
        <w:rPr>
          <w:rFonts w:ascii="Times New Roman" w:eastAsia="Calibri" w:hAnsi="Times New Roman" w:cs="Times New Roman"/>
        </w:rPr>
        <w:t>, 2013).</w:t>
      </w:r>
    </w:p>
    <w:p w14:paraId="1A0CA6D6" w14:textId="5E4A6395" w:rsidR="00906B2D" w:rsidRPr="006C38CA" w:rsidRDefault="008C011B"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lastRenderedPageBreak/>
        <w:t xml:space="preserve">Because they are used as proxies to monitor specific aspects of biodiversity, surrogates are especially relevant when studying </w:t>
      </w:r>
      <w:r w:rsidR="0076482D" w:rsidRPr="006C38CA">
        <w:rPr>
          <w:rFonts w:ascii="Times New Roman" w:eastAsia="Calibri" w:hAnsi="Times New Roman" w:cs="Times New Roman"/>
        </w:rPr>
        <w:t xml:space="preserve">high-diversity </w:t>
      </w:r>
      <w:r w:rsidRPr="006C38CA">
        <w:rPr>
          <w:rFonts w:ascii="Times New Roman" w:eastAsia="Calibri" w:hAnsi="Times New Roman" w:cs="Times New Roman"/>
        </w:rPr>
        <w:t>ecosystems</w:t>
      </w:r>
      <w:r w:rsidR="00A12636" w:rsidRPr="006C38CA">
        <w:rPr>
          <w:rFonts w:ascii="Times New Roman" w:eastAsia="Calibri" w:hAnsi="Times New Roman" w:cs="Times New Roman"/>
        </w:rPr>
        <w:t>,</w:t>
      </w:r>
      <w:r w:rsidRPr="006C38CA">
        <w:rPr>
          <w:rFonts w:ascii="Times New Roman" w:eastAsia="Calibri" w:hAnsi="Times New Roman" w:cs="Times New Roman"/>
        </w:rPr>
        <w:t xml:space="preserve"> such as coral reefs</w:t>
      </w:r>
      <w:r w:rsidR="00F419E1" w:rsidRPr="006C38CA">
        <w:rPr>
          <w:rFonts w:ascii="Times New Roman" w:eastAsia="Calibri" w:hAnsi="Times New Roman" w:cs="Times New Roman"/>
        </w:rPr>
        <w:t>.</w:t>
      </w:r>
      <w:r w:rsidRPr="006C38CA">
        <w:rPr>
          <w:rFonts w:ascii="Times New Roman" w:eastAsia="Calibri" w:hAnsi="Times New Roman" w:cs="Times New Roman"/>
        </w:rPr>
        <w:t xml:space="preserve"> </w:t>
      </w:r>
      <w:r w:rsidR="00F419E1" w:rsidRPr="006C38CA">
        <w:rPr>
          <w:rFonts w:ascii="Times New Roman" w:eastAsia="Calibri" w:hAnsi="Times New Roman" w:cs="Times New Roman"/>
        </w:rPr>
        <w:t>Coral reefs</w:t>
      </w:r>
      <w:r w:rsidRPr="006C38CA">
        <w:rPr>
          <w:rFonts w:ascii="Times New Roman" w:eastAsia="Calibri" w:hAnsi="Times New Roman" w:cs="Times New Roman"/>
        </w:rPr>
        <w:t xml:space="preserve"> are </w:t>
      </w:r>
      <w:r w:rsidR="0076482D" w:rsidRPr="006C38CA">
        <w:rPr>
          <w:rFonts w:ascii="Times New Roman" w:eastAsia="Calibri" w:hAnsi="Times New Roman" w:cs="Times New Roman"/>
        </w:rPr>
        <w:t>being progressively degraded by a suite of</w:t>
      </w:r>
      <w:r w:rsidRPr="006C38CA">
        <w:rPr>
          <w:rFonts w:ascii="Times New Roman" w:eastAsia="Calibri" w:hAnsi="Times New Roman" w:cs="Times New Roman"/>
        </w:rPr>
        <w:t xml:space="preserve"> anthropogenic stressors</w:t>
      </w:r>
      <w:r w:rsidR="00F419E1" w:rsidRPr="006C38CA">
        <w:rPr>
          <w:rFonts w:ascii="Times New Roman" w:eastAsia="Calibri" w:hAnsi="Times New Roman" w:cs="Times New Roman"/>
        </w:rPr>
        <w:t xml:space="preserve"> </w:t>
      </w:r>
      <w:r w:rsidR="00EB63C7" w:rsidRPr="006C38CA">
        <w:rPr>
          <w:rFonts w:ascii="Times New Roman" w:eastAsia="Calibri" w:hAnsi="Times New Roman" w:cs="Times New Roman"/>
        </w:rPr>
        <w:fldChar w:fldCharType="begin" w:fldLock="1"/>
      </w:r>
      <w:r w:rsidR="00CC54A8" w:rsidRPr="006C38CA">
        <w:rPr>
          <w:rFonts w:ascii="Times New Roman" w:eastAsia="Calibri" w:hAnsi="Times New Roman" w:cs="Times New Roman"/>
        </w:rPr>
        <w:instrText>ADDIN CSL_CITATION {"citationItems":[{"id":"ITEM-1","itemData":{"DOI":"10.1038/nature21707","ISBN":"0028-0836","ISSN":"14764687","PMID":"28300113","abstract":"The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 Paul A.","non-dropping-particle":"","parse-names":false,"suffix":""},{"dropping-particle":"","family":"Hoogenboom","given":"Mia O.","non-dropping-particle":"","parse-names":false,"suffix":""},{"dropping-particle":"V.","family":"Kennedy","given":"Emma","non-dropping-particle":"","parse-names":false,"suffix":""},{"dropping-particle":"","family":"Kuo","given":"Chao 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K.","non-dropping-particle":"","parse-names":false,"suffix":""}],"container-title":"Nature","id":"ITEM-1","issue":"7645","issued":{"date-parts":[["2017"]]},"page":"373-377","title":"Global warming and recurrent mass bleaching of corals","type":"article-journal","volume":"543"},"uris":["http://www.mendeley.com/documents/?uuid=eae4c81d-d1a6-4b27-b946-a9c9a82c2012"]},{"id":"ITEM-2","itemData":{"abstract":"Reef Check is a coral reef monitoring method which has now been used for a decade in Indonesia. From this first decade of RC surveys in Indonesia from 1997-2006, we can say that overall the hard coral cover (Hard Coral) which is used as an indicator of coral reef health is in the Average category (26-50%), with a downwards trend. The percentage live cover varies from 40.90% to 56.96% with the highest percentage recorded in 2000 and the lowest in 1999. Conversely, the non-living (abiotic) cover was lowest in 2000 and highest in 1999. Butterfly fish are one of the indicators used to assess the pressure from collection for the marine aquarium trade, and there is a slight downward trend in the annual average abundance. Whereas for fish used as indicators of the live reef fish trade and overfishing the figures indicate very heavy fishing pressure, indeed for Barramundi Cod and Humphead Wrasse the figures per transect per year vary from none to one. Invertebrate data are used to describe four aspects; collection for the marine aquarium trade, overfishing, over harvesting and coral predator population explosions. The abundance of organisms used as indicators of the marine aquarium trade tended to increase, whereas the abundance of organisms used as indicators of overfishing and over harvesting show a significant downward trend. The crow of thorns starfish (COTS) Acanthaster plancii which is an indicator of coral predation was recorded at minimal population levels. Overall, the impacts which cause mechanical damage to coral reefs and the level of trash didn't show any clear increasing or decreasing trend. The majority of coral damage was not very serious (level 1) and on average the highest level of damage was caused by anchoring and other boating activities, whereas trash was also at the same level (level 1) and the majority of impacts were classified as \"other\". In conclusion, we are aware that the pressure on our coral reefs is increasing in line with development and resource use across Indonesia. If we are to preserve our coral reefs and their resources which should benefit us all, now and in the future, it is imperative that we build partnerships and each play our part in the wise management of this valuable ecosystem. Best","author":[{"dropping-particle":"","family":"Habibi","given":"Abdullah","non-dropping-particle":"","parse-names":false,"suffix":""},{"dropping-particle":"","family":"Setiasih","given":"Naneng","non-dropping-particle":"","parse-names":false,"suffix":""},{"dropping-particle":"","family":"Sartin","given":"Jensi","non-dropping-particle":"","parse-names":false,"suffix":""}],"id":"ITEM-2","issued":{"date-parts":[["2007"]]},"title":"A decade of reef check monitoring: Indonesian coral reefs, condition and trends","type":"article-journal"},"uris":["http://www.mendeley.com/documents/?uuid=83261826-b25d-3e59-b3a0-4c92589aafb6"]},{"id":"ITEM-3","itemData":{"DOI":"10.1016/j.marpolbul.2015.05.014","abstract":"Over the past decade, development along the northern coast of Jamaica has accelerated, resulting in ele- vated levels of sedimentation on adjacent reefs. To understand the effects of this development on sponge community dynamics, we conducted surveys at three locations with varying degrees of adjacent coastal development to quantify species richness, abundance and diversity at two depths (8–10mand 15–18 m). Sediment accumulation rate, total suspended solids and other water quality parameters were also quan- tified. The sponge community at the location with the least coastal development and anthropogenic influ- ence was often significantly different from the other two locations, and exhibited higher sponge abundance, richness, and diversity. Sponge community composition and size distribution were statisti- cally different among locations. This study provides correlative evidence that coastal development affects aspects of sponge community ecology, although the precise mechanisms are still unclear.","author":[{"dropping-particle":"","family":"Stubler","given":"Amber D","non-dropping-particle":"","parse-names":false,"suffix":""},{"dropping-particle":"","family":"Duckworth","given":"Alan R","non-dropping-particle":"","parse-names":false,"suffix":""},{"dropping-particle":"","family":"Peterson","given":"Bradley J","non-dropping-particle":"","parse-names":false,"suffix":""}],"container-title":"Marine Pollution Bulletin","id":"ITEM-3","issued":{"date-parts":[["2015"]]},"note":"This study quantified sponge richness, abundance, and diversity at sites with varying levels of anthropogenic disturbance (sedimentation). All metrics were higher at the site with less disturbance.","page":"261-270","title":"The effects of coastal development on sponge abundance, diversity, and community composition on Jamaican coral reefs","type":"article-journal","volume":"96"},"uris":["http://www.mendeley.com/documents/?uuid=311c1301-2fff-3749-84d2-49cda2f259ef"]}],"mendeley":{"formattedCitation":"(Habibi, Setiasih, &amp; Sartin, 2007; Hughes et al., 2017; Stubler, Duckworth, &amp; Peterson, 2015)","plainTextFormattedCitation":"(Habibi, Setiasih, &amp; Sartin, 2007; Hughes et al., 2017; Stubler, Duckworth, &amp; Peterson, 2015)","previouslyFormattedCitation":"(Habibi, Setiasih, &amp; Sartin, 2007; Hughes et al., 2017; Stubler, Duckworth, &amp; Peterson, 2015)"},"properties":{"noteIndex":0},"schema":"https://github.com/citation-style-language/schema/raw/master/csl-citation.json"}</w:instrText>
      </w:r>
      <w:r w:rsidR="00EB63C7" w:rsidRPr="006C38CA">
        <w:rPr>
          <w:rFonts w:ascii="Times New Roman" w:eastAsia="Calibri" w:hAnsi="Times New Roman" w:cs="Times New Roman"/>
        </w:rPr>
        <w:fldChar w:fldCharType="separate"/>
      </w:r>
      <w:r w:rsidR="00EB63C7" w:rsidRPr="006C38CA">
        <w:rPr>
          <w:rFonts w:ascii="Times New Roman" w:eastAsia="Calibri" w:hAnsi="Times New Roman" w:cs="Times New Roman"/>
          <w:noProof/>
        </w:rPr>
        <w:t>(Habibi, Setiasih, &amp; Sartin, 2007; Hughes et al., 2017; Stubler, Duckworth, &amp; Peterson, 2015)</w:t>
      </w:r>
      <w:r w:rsidR="00EB63C7" w:rsidRPr="006C38CA">
        <w:rPr>
          <w:rFonts w:ascii="Times New Roman" w:eastAsia="Calibri" w:hAnsi="Times New Roman" w:cs="Times New Roman"/>
        </w:rPr>
        <w:fldChar w:fldCharType="end"/>
      </w:r>
      <w:r w:rsidR="00EB63C7" w:rsidRPr="006C38CA">
        <w:rPr>
          <w:rFonts w:ascii="Times New Roman" w:eastAsia="Calibri" w:hAnsi="Times New Roman" w:cs="Times New Roman"/>
        </w:rPr>
        <w:t>.</w:t>
      </w:r>
      <w:r w:rsidR="001B7F7A" w:rsidRPr="006C38CA">
        <w:rPr>
          <w:rFonts w:ascii="Times New Roman" w:eastAsia="Calibri" w:hAnsi="Times New Roman" w:cs="Times New Roman"/>
        </w:rPr>
        <w:t xml:space="preserve"> </w:t>
      </w:r>
      <w:r w:rsidR="00297EA0" w:rsidRPr="006C38CA">
        <w:rPr>
          <w:rFonts w:ascii="Times New Roman" w:eastAsia="Calibri" w:hAnsi="Times New Roman" w:cs="Times New Roman"/>
        </w:rPr>
        <w:t xml:space="preserve">Reef fishes, </w:t>
      </w:r>
      <w:r w:rsidR="00CC16AE" w:rsidRPr="006C38CA">
        <w:rPr>
          <w:rFonts w:ascii="Times New Roman" w:eastAsia="Calibri" w:hAnsi="Times New Roman" w:cs="Times New Roman"/>
        </w:rPr>
        <w:t xml:space="preserve">hard </w:t>
      </w:r>
      <w:r w:rsidR="00297EA0" w:rsidRPr="006C38CA">
        <w:rPr>
          <w:rFonts w:ascii="Times New Roman" w:eastAsia="Calibri" w:hAnsi="Times New Roman" w:cs="Times New Roman"/>
        </w:rPr>
        <w:t>corals</w:t>
      </w:r>
      <w:r w:rsidR="00CC16AE" w:rsidRPr="006C38CA">
        <w:rPr>
          <w:rFonts w:ascii="Times New Roman" w:eastAsia="Calibri" w:hAnsi="Times New Roman" w:cs="Times New Roman"/>
        </w:rPr>
        <w:t xml:space="preserve"> (</w:t>
      </w:r>
      <w:proofErr w:type="spellStart"/>
      <w:r w:rsidR="00CC16AE" w:rsidRPr="006C38CA">
        <w:rPr>
          <w:rFonts w:ascii="Times New Roman" w:eastAsia="Calibri" w:hAnsi="Times New Roman" w:cs="Times New Roman"/>
        </w:rPr>
        <w:t>Scleractinia</w:t>
      </w:r>
      <w:proofErr w:type="spellEnd"/>
      <w:r w:rsidR="00CC16AE" w:rsidRPr="006C38CA">
        <w:rPr>
          <w:rFonts w:ascii="Times New Roman" w:eastAsia="Calibri" w:hAnsi="Times New Roman" w:cs="Times New Roman"/>
        </w:rPr>
        <w:t>)</w:t>
      </w:r>
      <w:r w:rsidR="00297EA0" w:rsidRPr="006C38CA">
        <w:rPr>
          <w:rFonts w:ascii="Times New Roman" w:eastAsia="Calibri" w:hAnsi="Times New Roman" w:cs="Times New Roman"/>
        </w:rPr>
        <w:t xml:space="preserve">, and sponges are dominant </w:t>
      </w:r>
      <w:r w:rsidR="00A12636" w:rsidRPr="006C38CA">
        <w:rPr>
          <w:rFonts w:ascii="Times New Roman" w:eastAsia="Calibri" w:hAnsi="Times New Roman" w:cs="Times New Roman"/>
        </w:rPr>
        <w:t xml:space="preserve">coral reef </w:t>
      </w:r>
      <w:r w:rsidR="00297EA0" w:rsidRPr="006C38CA">
        <w:rPr>
          <w:rFonts w:ascii="Times New Roman" w:eastAsia="Calibri" w:hAnsi="Times New Roman" w:cs="Times New Roman"/>
        </w:rPr>
        <w:t>organisms that establish and maintain biodiversity by filling multiple functional roles</w:t>
      </w:r>
      <w:r w:rsidR="0014500F" w:rsidRPr="006C38CA">
        <w:rPr>
          <w:rFonts w:ascii="Times New Roman" w:eastAsia="Calibri" w:hAnsi="Times New Roman" w:cs="Times New Roman"/>
        </w:rPr>
        <w:t xml:space="preserve"> in coral reef</w:t>
      </w:r>
      <w:r w:rsidR="00A12636" w:rsidRPr="006C38CA">
        <w:rPr>
          <w:rFonts w:ascii="Times New Roman" w:eastAsia="Calibri" w:hAnsi="Times New Roman" w:cs="Times New Roman"/>
        </w:rPr>
        <w:t xml:space="preserve"> </w:t>
      </w:r>
      <w:r w:rsidR="0014500F" w:rsidRPr="006C38CA">
        <w:rPr>
          <w:rFonts w:ascii="Times New Roman" w:eastAsia="Calibri" w:hAnsi="Times New Roman" w:cs="Times New Roman"/>
        </w:rPr>
        <w:t>s</w:t>
      </w:r>
      <w:r w:rsidR="00A12636" w:rsidRPr="006C38CA">
        <w:rPr>
          <w:rFonts w:ascii="Times New Roman" w:eastAsia="Calibri" w:hAnsi="Times New Roman" w:cs="Times New Roman"/>
        </w:rPr>
        <w:t>ystems</w:t>
      </w:r>
      <w:r w:rsidR="00297EA0" w:rsidRPr="006C38CA">
        <w:rPr>
          <w:rFonts w:ascii="Times New Roman" w:eastAsia="Calibri" w:hAnsi="Times New Roman" w:cs="Times New Roman"/>
        </w:rPr>
        <w:t xml:space="preserve"> </w:t>
      </w:r>
      <w:r w:rsidR="00297EA0" w:rsidRPr="006C38CA">
        <w:rPr>
          <w:rFonts w:ascii="Times New Roman" w:eastAsia="Calibri" w:hAnsi="Times New Roman" w:cs="Times New Roman"/>
        </w:rPr>
        <w:fldChar w:fldCharType="begin" w:fldLock="1"/>
      </w:r>
      <w:r w:rsidR="00297EA0" w:rsidRPr="006C38CA">
        <w:rPr>
          <w:rFonts w:ascii="Times New Roman" w:eastAsia="Calibri" w:hAnsi="Times New Roman" w:cs="Times New Roman"/>
        </w:rPr>
        <w:instrText>ADDIN CSL_CITATION {"citationItems":[{"id":"ITEM-1","itemData":{"DOI":"10.1525/bio.2011.61.10.8","author":[{"dropping-particle":"","family":"Angelini","given":"Christine","non-dropping-particle":"","parse-names":false,"suffix":""},{"dropping-particle":"","family":"Altieri","given":"Andrew H","non-dropping-particle":"","parse-names":false,"suffix":""},{"dropping-particle":"","family":"Silliman","given":"Brian R","non-dropping-particle":"","parse-names":false,"suffix":""},{"dropping-particle":"","family":"Bertness","given":"Mark D","non-dropping-particle":"","parse-names":false,"suffix":""}],"id":"ITEM-1","issue":"10","issued":{"date-parts":[["2018"]]},"title":"Interactions among Foundation Species and Their Consequences ­ for Community Organization , Biodiversity , and Conservation","type":"article-journal","volume":"61"},"uris":["http://www.mendeley.com/documents/?uuid=624e3ecd-1d89-4ffd-82ec-1e3e093a990f"]}],"mendeley":{"formattedCitation":"(Angelini, Altieri, Silliman, &amp; Bertness, 2018)","plainTextFormattedCitation":"(Angelini, Altieri, Silliman, &amp; Bertness, 2018)","previouslyFormattedCitation":"(Angelini, Altieri, Silliman, &amp; Bertness, 2018)"},"properties":{"noteIndex":0},"schema":"https://github.com/citation-style-language/schema/raw/master/csl-citation.json"}</w:instrText>
      </w:r>
      <w:r w:rsidR="00297EA0" w:rsidRPr="006C38CA">
        <w:rPr>
          <w:rFonts w:ascii="Times New Roman" w:eastAsia="Calibri" w:hAnsi="Times New Roman" w:cs="Times New Roman"/>
        </w:rPr>
        <w:fldChar w:fldCharType="separate"/>
      </w:r>
      <w:r w:rsidR="00297EA0" w:rsidRPr="006C38CA">
        <w:rPr>
          <w:rFonts w:ascii="Times New Roman" w:eastAsia="Calibri" w:hAnsi="Times New Roman" w:cs="Times New Roman"/>
          <w:noProof/>
        </w:rPr>
        <w:t>(Angelini, Altieri, Silliman, &amp; Bertness, 2018)</w:t>
      </w:r>
      <w:r w:rsidR="00297EA0" w:rsidRPr="006C38CA">
        <w:rPr>
          <w:rFonts w:ascii="Times New Roman" w:eastAsia="Calibri" w:hAnsi="Times New Roman" w:cs="Times New Roman"/>
        </w:rPr>
        <w:fldChar w:fldCharType="end"/>
      </w:r>
      <w:r w:rsidR="00297EA0" w:rsidRPr="006C38CA">
        <w:rPr>
          <w:rFonts w:ascii="Times New Roman" w:eastAsia="Calibri" w:hAnsi="Times New Roman" w:cs="Times New Roman"/>
        </w:rPr>
        <w:t>.</w:t>
      </w:r>
      <w:r w:rsidR="0014500F" w:rsidRPr="006C38CA">
        <w:rPr>
          <w:rFonts w:ascii="Times New Roman" w:eastAsia="Calibri" w:hAnsi="Times New Roman" w:cs="Times New Roman"/>
        </w:rPr>
        <w:t xml:space="preserve"> Reef fish richness has been found to be a better surrogate than coral richness </w:t>
      </w:r>
      <w:r w:rsidR="003A6AA7" w:rsidRPr="006C38CA">
        <w:rPr>
          <w:rFonts w:ascii="Times New Roman" w:eastAsia="Calibri" w:hAnsi="Times New Roman" w:cs="Times New Roman"/>
        </w:rPr>
        <w:t xml:space="preserve">for estimating the diversity of corals and fishes </w:t>
      </w:r>
      <w:r w:rsidR="0014500F" w:rsidRPr="006C38CA">
        <w:rPr>
          <w:rFonts w:ascii="Times New Roman" w:eastAsia="Calibri" w:hAnsi="Times New Roman" w:cs="Times New Roman"/>
        </w:rPr>
        <w:t xml:space="preserve">when deciding on areas to become marine reserves </w:t>
      </w:r>
      <w:r w:rsidR="0014500F" w:rsidRPr="006C38CA">
        <w:rPr>
          <w:rFonts w:ascii="Times New Roman" w:eastAsia="Calibri" w:hAnsi="Times New Roman" w:cs="Times New Roman"/>
        </w:rPr>
        <w:fldChar w:fldCharType="begin" w:fldLock="1"/>
      </w:r>
      <w:r w:rsidR="0014500F" w:rsidRPr="006C38CA">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Jones, &amp; Munday, 2003)","plainTextFormattedCitation":"(Beger, Jones, &amp; Munday, 2003)","previouslyFormattedCitation":"(Beger, Jones, &amp; Munday, 2003)"},"properties":{"noteIndex":0},"schema":"https://github.com/citation-style-language/schema/raw/master/csl-citation.json"}</w:instrText>
      </w:r>
      <w:r w:rsidR="0014500F" w:rsidRPr="006C38CA">
        <w:rPr>
          <w:rFonts w:ascii="Times New Roman" w:eastAsia="Calibri" w:hAnsi="Times New Roman" w:cs="Times New Roman"/>
        </w:rPr>
        <w:fldChar w:fldCharType="separate"/>
      </w:r>
      <w:r w:rsidR="0014500F" w:rsidRPr="006C38CA">
        <w:rPr>
          <w:rFonts w:ascii="Times New Roman" w:eastAsia="Calibri" w:hAnsi="Times New Roman" w:cs="Times New Roman"/>
          <w:noProof/>
        </w:rPr>
        <w:t>(Beger, Jones, &amp; Munday, 2003)</w:t>
      </w:r>
      <w:r w:rsidR="0014500F" w:rsidRPr="006C38CA">
        <w:rPr>
          <w:rFonts w:ascii="Times New Roman" w:eastAsia="Calibri" w:hAnsi="Times New Roman" w:cs="Times New Roman"/>
        </w:rPr>
        <w:fldChar w:fldCharType="end"/>
      </w:r>
      <w:r w:rsidR="0014500F" w:rsidRPr="006C38CA">
        <w:rPr>
          <w:rFonts w:ascii="Times New Roman" w:eastAsia="Calibri" w:hAnsi="Times New Roman" w:cs="Times New Roman"/>
        </w:rPr>
        <w:t xml:space="preserve">. However, this finding was not investigated over time. </w:t>
      </w:r>
      <w:r w:rsidR="00906B2D" w:rsidRPr="006C38CA">
        <w:rPr>
          <w:rFonts w:ascii="Times New Roman" w:eastAsia="Calibri" w:hAnsi="Times New Roman" w:cs="Times New Roman"/>
        </w:rPr>
        <w:t>Understanding whether these groups can be used as surrogates for other</w:t>
      </w:r>
      <w:r w:rsidR="00A12636" w:rsidRPr="006C38CA">
        <w:rPr>
          <w:rFonts w:ascii="Times New Roman" w:eastAsia="Calibri" w:hAnsi="Times New Roman" w:cs="Times New Roman"/>
        </w:rPr>
        <w:t xml:space="preserve"> taxonomic groups</w:t>
      </w:r>
      <w:r w:rsidR="00906B2D" w:rsidRPr="006C38CA">
        <w:rPr>
          <w:rFonts w:ascii="Times New Roman" w:eastAsia="Calibri" w:hAnsi="Times New Roman" w:cs="Times New Roman"/>
        </w:rPr>
        <w:t>, would provide valuable information to managers with limited monitoring resources.</w:t>
      </w:r>
    </w:p>
    <w:p w14:paraId="500E7935" w14:textId="77F970DB" w:rsidR="00A8749F" w:rsidRPr="006C38CA" w:rsidRDefault="00A8749F"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I will use data collected from the British Virgin Islands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(Forrester et al., 2015)</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to investigate the effectiveness of reef fishes, sponges, and corals as surrogates for biodiversity over space and time. I will test the hypothesis that reef fish richness will be a good surrogate for the richness of corals and sponges over time. Reef fish richness has been shown to be a more effective surrogate for the diversity of corals and fishes than coral richness </w:t>
      </w:r>
      <w:r w:rsidRPr="006C38CA">
        <w:rPr>
          <w:rFonts w:ascii="Times New Roman" w:eastAsia="Calibri" w:hAnsi="Times New Roman" w:cs="Times New Roman"/>
        </w:rPr>
        <w:fldChar w:fldCharType="begin" w:fldLock="1"/>
      </w:r>
      <w:r w:rsidR="00A37816" w:rsidRPr="006C38CA">
        <w:rPr>
          <w:rFonts w:ascii="Times New Roman" w:eastAsia="Calibri" w:hAnsi="Times New Roman" w:cs="Times New Roman"/>
        </w:rPr>
        <w:instrText>ADDIN CSL_CITATION {"citationItems":[{"id":"ITEM-1","itemData":{"author":[{"dropping-particle":"","family":"Beger","given":"M","non-dropping-particle":"","parse-names":false,"suffix":""},{"dropping-particle":"","family":"Jones","given":"GP","non-dropping-particle":"","parse-names":false,"suffix":""},{"dropping-particle":"","family":"Munday","given":"PL","non-dropping-particle":"","parse-names":false,"suffix":""}],"container-title":"Biol Cons","id":"ITEM-1","issued":{"date-parts":[["2003"]]},"note":"-this study suggests fishes as better surrogate than corals\n-static study","title":"Conservation of coral reef biodiversity: a comparison of reserve selection procedures for corals and fishes.","type":"article-journal","volume":"111"},"uris":["http://www.mendeley.com/documents/?uuid=4db6ba36-deaa-33ad-b81e-22144be5c7e2"]}],"mendeley":{"formattedCitation":"(Beger et al., 2003)","plainTextFormattedCitation":"(Beger et al., 2003)","previouslyFormattedCitation":"(Beger et al., 2003)"},"properties":{"noteIndex":0},"schema":"https://github.com/citation-style-language/schema/raw/master/csl-citation.json"}</w:instrText>
      </w:r>
      <w:r w:rsidRPr="006C38CA">
        <w:rPr>
          <w:rFonts w:ascii="Times New Roman" w:eastAsia="Calibri" w:hAnsi="Times New Roman" w:cs="Times New Roman"/>
        </w:rPr>
        <w:fldChar w:fldCharType="separate"/>
      </w:r>
      <w:r w:rsidR="000E6FE1" w:rsidRPr="006C38CA">
        <w:rPr>
          <w:rFonts w:ascii="Times New Roman" w:eastAsia="Calibri" w:hAnsi="Times New Roman" w:cs="Times New Roman"/>
          <w:noProof/>
        </w:rPr>
        <w:t>(Beger et al., 2003)</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total coral cover will be an effective surrogate for diversity of fishes, corals, and sponges because </w:t>
      </w:r>
      <w:r w:rsidR="00C36A5E" w:rsidRPr="006C38CA">
        <w:rPr>
          <w:rFonts w:ascii="Times New Roman" w:eastAsia="Calibri" w:hAnsi="Times New Roman" w:cs="Times New Roman"/>
        </w:rPr>
        <w:t>coral-dominated</w:t>
      </w:r>
      <w:r w:rsidRPr="006C38CA">
        <w:rPr>
          <w:rFonts w:ascii="Times New Roman" w:eastAsia="Calibri" w:hAnsi="Times New Roman" w:cs="Times New Roman"/>
        </w:rPr>
        <w:t xml:space="preserve"> reefs have the potential for a greater diversity in structural and resource-based niches </w:t>
      </w:r>
      <w:r w:rsidRPr="006C38CA">
        <w:rPr>
          <w:rFonts w:ascii="Times New Roman" w:eastAsia="Calibri" w:hAnsi="Times New Roman" w:cs="Times New Roman"/>
        </w:rPr>
        <w:fldChar w:fldCharType="begin" w:fldLock="1"/>
      </w:r>
      <w:r w:rsidR="00A37816" w:rsidRPr="006C38CA">
        <w:rPr>
          <w:rFonts w:ascii="Times New Roman" w:eastAsia="Calibri" w:hAnsi="Times New Roman" w:cs="Times New Roman"/>
        </w:rPr>
        <w:instrText>ADDIN CSL_CITATION {"citationItems":[{"id":"ITEM-1","itemData":{"DOI":"Doi 10.1126/Science.1058635","ISBN":"0036-8075","ISSN":"00368075","PMID":"11375488","abstract":"Tropical reef fishes and corals exhibit highly predictable patterns of taxonomic composition across the Indian and Pacific Oceans. Despite steep longitudinal and latitudinal gradients in total species richness, the composition of these key taxa is constrained within a remarkably narrow range of values. Regional-scale variation in reef biodiversity is best explained by large-scale patterns in the availability of shallow-water habitat. Once habitat area is accounted for, there is surprisingly little residual effect of latitude or longitude. Low-diversity re- gions are most vulnerable to human impacts such as global warming, under- scoring the urgent need for integrated management at multinational scales.","author":[{"dropping-particle":"","family":"Bellwood","given":"David R.","non-dropping-particle":"","parse-names":false,"suffix":""},{"dropping-particle":"","family":"Hughes","given":"T. P.","non-dropping-particle":"","parse-names":false,"suffix":""}],"container-title":"Science","id":"ITEM-1","issue":"May","issued":{"date-parts":[["2001"]]},"page":"1532-1534","title":"Regional-Scale Assembly Rules and Biodiversty of Coral Reefs","type":"article-journal","volume":"292"},"uris":["http://www.mendeley.com/documents/?uuid=246d21a5-2e5d-45dd-83bb-1e0282263fa3"]}],"mendeley":{"formattedCitation":"(David R. Bellwood &amp; Hughes, 2001)","plainTextFormattedCitation":"(David R. Bellwood &amp; Hughes, 2001)","previouslyFormattedCitation":"(David R. Bellwood &amp; Hughes, 2001)"},"properties":{"noteIndex":0},"schema":"https://github.com/citation-style-language/schema/raw/master/csl-citation.json"}</w:instrText>
      </w:r>
      <w:r w:rsidRPr="006C38CA">
        <w:rPr>
          <w:rFonts w:ascii="Times New Roman" w:eastAsia="Calibri" w:hAnsi="Times New Roman" w:cs="Times New Roman"/>
        </w:rPr>
        <w:fldChar w:fldCharType="separate"/>
      </w:r>
      <w:r w:rsidR="000E6FE1" w:rsidRPr="006C38CA">
        <w:rPr>
          <w:rFonts w:ascii="Times New Roman" w:eastAsia="Calibri" w:hAnsi="Times New Roman" w:cs="Times New Roman"/>
          <w:noProof/>
        </w:rPr>
        <w:t>(David R. Bellwood &amp; Hughes, 2001)</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More specifically I hypothesize that total coral cover will be inversely related to sponge diversity due to competitive interactions between sponges and corals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{"citationItems":[{"id":"ITEM-1","itemData":{"DOI":"10.1371/journal.pone.0085253","ISSN":"1932-6203","abstract":"Although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functioning.","author":[{"dropping-particle":"","family":"Powell","given":"A","non-dropping-particle":"","parse-names":false,"suffix":""},{"dropping-particle":"","family":"Smith","given":"D J","non-dropping-particle":"","parse-names":false,"suffix":""},{"dropping-particle":"","family":"Hepburn","given":"L J","non-dropping-particle":"","parse-names":false,"suffix":""},{"dropping-particle":"","family":"Jones","given":"T","non-dropping-particle":"","parse-names":false,"suffix":""},{"dropping-particle":"","family":"Berman","given":"J","non-dropping-particle":"","parse-names":false,"suffix":""},{"dropping-particle":"","family":"Jompa","given":"J","non-dropping-particle":"","parse-names":false,"suffix":""},{"dropping-particle":"","family":"Bell","given":"J J","non-dropping-particle":"","parse-names":false,"suffix":""}],"container-title":"Plos One","id":"ITEM-1","issued":{"date-parts":[["2014"]]},"note":"Times Cited: 7\nPowell, Abigail Smith, David J. Hepburn, Leanne J. Jones, Timothy Berman, Jade Jompa, Jamaluddin Bell, James J.\n7\nPublic library science\nSan francisco","title":"Reduced Diversity and High Sponge Abundance on a Sedimented Indo-Pacific Reef System: Implications for Future Changes in Environmental Quality","type":"article-journal","volume":"9"},"uris":["http://www.mendeley.com/documents/?uuid=4aa3cf2c-0ab8-43ee-9b2b-bbb8985bb030"]}],"mendeley":{"formattedCitation":"(Powell et al., 2014)","plainTextFormattedCitation":"(Powell et al., 2014)","previouslyFormattedCitation":"(Powell et al., 2014)"},"properties":{"noteIndex":0},"schema":"https://github.com/citation-style-language/schema/raw/master/csl-citation.json"}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(Powell et al., 2014)</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and that total coral cover will be an effective surrogate for fish diversity because larger reefs provide more habitat for fishes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{"citationItems":[{"id":"ITEM-1","itemData":{"DOI":"10.3390/d3030424","ISBN":"1424-2818","ISSN":"14242818","PMID":"19774600","abstract":"Coral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A.J.","non-dropping-particle":"","parse-names":false,"suffix":""}],"container-title":"Diversity","id":"ITEM-1","issue":"3","issued":{"date-parts":[["2011"]]},"page":"424-452","title":"Changes in biodiversity and functioning of reef fish assemblages following coral bleaching and coral loss","type":"article-journal","volume":"3"},"uris":["http://www.mendeley.com/documents/?uuid=3acb9b62-8e5a-495f-98c8-06cfe5392f9b"]},{"id":"ITEM-2","itemData":{"DOI":"10.1007/s00338-017-1539-z","ISSN":"0722-4028","abstract":"With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 Pratchett, Hoey, Wilson, Messmer, &amp; Graham, 2011)","plainTextFormattedCitation":"(Darling et al., 2017; Pratchett, Hoey, Wilson, Messmer, &amp; Graham, 2011)","previouslyFormattedCitation":"(Darling et al., 2017; Pratchett, Hoey, Wilson, Messmer, &amp; Graham, 2011)"},"properties":{"noteIndex":0},"schema":"https://github.com/citation-style-language/schema/raw/master/csl-citation.json"}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(Darling et al., 2017; Pratchett, Hoey, Wilson, Messmer, &amp; Graham, 2011)</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Similarly, I will test the hypothesis </w:t>
      </w:r>
      <w:r w:rsidRPr="006C38CA">
        <w:rPr>
          <w:rFonts w:ascii="Times New Roman" w:eastAsia="Calibri" w:hAnsi="Times New Roman" w:cs="Times New Roman"/>
        </w:rPr>
        <w:lastRenderedPageBreak/>
        <w:t xml:space="preserve">that the diversity of coral morphological groups will be a good surrogate for fish diversity because of the greater variety in size and shape of available refugia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{"citationItems":[{"id":"ITEM-1","itemData":{"DOI":"10.1007/s00338-017-1539-z","ISSN":"0722-4028","abstract":"With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Reefs","id":"ITEM-1","issued":{"date-parts":[["2017"]]},"note":"This study looks at how structural reef complexity may affect fish assemblages\n-scleractinian corals as foundation species\n-using functional roles of corals based on their morphology","page":"561-575","title":"Relationships between structural complexity, coral traits, and reef fish assemblages","type":"article-journal","volume":"36"},"uris":["http://www.mendeley.com/documents/?uuid=929a7c5a-bc1e-3389-8d08-5994e1599e97"]}],"mendeley":{"formattedCitation":"(Darling et al., 2017)","plainTextFormattedCitation":"(Darling et al., 2017)","previouslyFormattedCitation":"(Darling et al., 2017)"},"properties":{"noteIndex":0},"schema":"https://github.com/citation-style-language/schema/raw/master/csl-citation.json"}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(Darling et al., 2017)</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the richness of trophic groups of reef fish will be an effective surrogate for fish richness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(Halpern &amp; Floeter, 2008)</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I hypothesize that </w:t>
      </w:r>
      <w:r w:rsidRPr="006C38CA">
        <w:rPr>
          <w:rFonts w:ascii="Times New Roman" w:eastAsia="Calibri" w:hAnsi="Times New Roman" w:cs="Times New Roman"/>
          <w:i/>
        </w:rPr>
        <w:t xml:space="preserve">Acropora </w:t>
      </w:r>
      <w:r w:rsidRPr="006C38CA">
        <w:rPr>
          <w:rFonts w:ascii="Times New Roman" w:eastAsia="Calibri" w:hAnsi="Times New Roman" w:cs="Times New Roman"/>
        </w:rPr>
        <w:t xml:space="preserve">coral cover will be a good surrogate for the estimated abundance of large reef fishes (≥20 cm total length) over time </w:t>
      </w:r>
      <w:r w:rsidRPr="006C38CA">
        <w:rPr>
          <w:rFonts w:ascii="Times New Roman" w:eastAsia="Calibri" w:hAnsi="Times New Roman" w:cs="Times New Roman"/>
        </w:rPr>
        <w:fldChar w:fldCharType="begin" w:fldLock="1"/>
      </w:r>
      <w:r w:rsidRPr="006C38CA">
        <w:rPr>
          <w:rFonts w:ascii="Times New Roman" w:eastAsia="Calibri" w:hAnsi="Times New Roman" w:cs="Times New Roman"/>
        </w:rPr>
        <w:instrText>ADDIN CSL_CITATION {"citationItems":[{"id":"ITEM-1","itemData":{"DOI":"10.1007/s00338-014-1232-4","ISBN":"0722-4028","ISSN":"07224028","abstract":"This study examined the changes in community composition of reef fishes by experimentally manipulating the availability of shelter provided by tabular structures on a mid-shelf reef on the Great Barrier Reef. At locations where access to tabular corals (Acropora hyacinthus and Acropora cytherea) was excluded, a rapid and sustained reduction in the abundance of large reef fishes occurred. At locations where tabular structure was added, the abundance and diversity of large reef fishes increased and the abundance of small reef fishes tended to decrease, although over a longer time frame. Based on their response to changes in the availability of tabular structures, nine families of large reef fishes were separated into three categories; designated as obligate, facultative or non-structure users. This relationship may relate to the particular ecological demands of each family, including avoidance of predation and ultraviolet radiation, access to feeding areas and reef navigation. This study highlights the importance of tabular corals for large reef fishes in shallow reef environments and provides a possible mechanism for local changes in the abundance of reef fishes following loss of structural complexity on coral reefs. Keystone structures have a distinct structure and disproportionate effect on their ecosystem relative to their abundance, as such the result of this study suggests tabular corals may constitute keystone structures on shallow coral reefs.","author":[{"dropping-particle":"","family":"Kerry","given":"J. T.","non-dropping-particle":"","parse-names":false,"suffix":""},{"dropping-particle":"","family":"Bellwood","given":"D. R.","non-dropping-particle":"","parse-names":false,"suffix":""}],"container-title":"Coral Reefs","id":"ITEM-1","issue":"1","issued":{"date-parts":[["2015"]]},"page":"41-50","title":"Do tabular corals constitute keystone structures for fishes on coral reefs?","type":"article-journal","volume":"34"},"uris":["http://www.mendeley.com/documents/?uuid=16c53853-c0b7-4136-86c4-7a9c4c7df98d"]},{"id":"ITEM-2","itemData":{"DOI":"10.1007/s00338-011-0859-7","ISBN":"0722-4028","ISSN":"07224028","abstract":"While the loss of structural complexity causes declines in coral reef fish diversity, the processes leading to this decline are largely unexplained. To explore the role of coral morphology in providing shelter for fishes, tabular, branching and massive corals were filmed with video cameras and their usage by large reef fishes compared. Tabular corals were utilised more than the other two morphologies, with at least triple the abundance, biomass and residence times of large fishes. The preference of coral reef fishes for specific structural traits of tabular corals was also examined using artificial structural units. This experimental component showed that large reef fishes preferred opaque rather than translucent canopies. It appears that large fishes cue to tabular corals because of the concealment and/or shade provided. It is suggested that a loss of tabular corals as a result of climate change would have significant ecological impacts for the coral reef fishes that use these structures for shelter.","author":[{"dropping-particle":"","family":"Kerry","given":"J. T.","non-dropping-particle":"","parse-names":false,"suffix":""},{"dropping-particle":"","family":"Bellwood","given":"D. R.","non-dropping-particle":"","parse-names":false,"suffix":""}],"container-title":"Coral Reefs","id":"ITEM-2","issue":"2","issued":{"date-parts":[["2012"]]},"page":"415-424","title":"The effect of coral morphology on shelter selection by coral reef fishes","type":"article-journal","volume":"31"},"uris":["http://www.mendeley.com/documents/?uuid=8d73bb1e-fff5-4703-b455-d9e43c2a7418"]}],"mendeley":{"formattedCitation":"(Kerry &amp; Bellwood, 2012, 2015)","plainTextFormattedCitation":"(Kerry &amp; Bellwood, 2012, 2015)","previouslyFormattedCitation":"(Kerry &amp; Bellwood, 2012,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(Kerry &amp; Bellwood, 2012, 2015)</w:t>
      </w:r>
      <w:r w:rsidRPr="006C38CA">
        <w:rPr>
          <w:rFonts w:ascii="Times New Roman" w:eastAsia="Calibri" w:hAnsi="Times New Roman" w:cs="Times New Roman"/>
        </w:rPr>
        <w:fldChar w:fldCharType="end"/>
      </w:r>
      <w:r w:rsidRPr="006C38CA">
        <w:rPr>
          <w:rFonts w:ascii="Times New Roman" w:eastAsia="Calibri" w:hAnsi="Times New Roman" w:cs="Times New Roman"/>
        </w:rPr>
        <w:t xml:space="preserve">. Because of their relationships with maintaining reef structure, I hypothesize that cover of </w:t>
      </w:r>
      <w:proofErr w:type="spellStart"/>
      <w:r w:rsidRPr="006C38CA">
        <w:rPr>
          <w:rFonts w:ascii="Times New Roman" w:eastAsia="Calibri" w:hAnsi="Times New Roman" w:cs="Times New Roman"/>
          <w:i/>
        </w:rPr>
        <w:t>Acropora</w:t>
      </w:r>
      <w:proofErr w:type="spellEnd"/>
      <w:r w:rsidRPr="006C38CA">
        <w:rPr>
          <w:rFonts w:ascii="Times New Roman" w:eastAsia="Calibri" w:hAnsi="Times New Roman" w:cs="Times New Roman"/>
        </w:rPr>
        <w:t xml:space="preserve"> and </w:t>
      </w:r>
      <w:proofErr w:type="spellStart"/>
      <w:r w:rsidRPr="006C38CA">
        <w:rPr>
          <w:rFonts w:ascii="Times New Roman" w:eastAsia="Calibri" w:hAnsi="Times New Roman" w:cs="Times New Roman"/>
          <w:i/>
        </w:rPr>
        <w:t>Montastrea</w:t>
      </w:r>
      <w:proofErr w:type="spellEnd"/>
      <w:r w:rsidRPr="006C38CA">
        <w:rPr>
          <w:rFonts w:ascii="Times New Roman" w:eastAsia="Calibri" w:hAnsi="Times New Roman" w:cs="Times New Roman"/>
        </w:rPr>
        <w:t xml:space="preserve"> (now </w:t>
      </w:r>
      <w:proofErr w:type="spellStart"/>
      <w:r w:rsidRPr="006C38CA">
        <w:rPr>
          <w:rFonts w:ascii="Times New Roman" w:eastAsia="Calibri" w:hAnsi="Times New Roman" w:cs="Times New Roman"/>
          <w:i/>
        </w:rPr>
        <w:t>Orbicella</w:t>
      </w:r>
      <w:proofErr w:type="spellEnd"/>
      <w:r w:rsidRPr="006C38CA">
        <w:rPr>
          <w:rFonts w:ascii="Times New Roman" w:eastAsia="Calibri" w:hAnsi="Times New Roman" w:cs="Times New Roman"/>
        </w:rPr>
        <w:t xml:space="preserve">) will be effective surrogates for the diversity of coral morphological groups and that cover of </w:t>
      </w:r>
      <w:proofErr w:type="spellStart"/>
      <w:r w:rsidRPr="006C38CA">
        <w:rPr>
          <w:rFonts w:ascii="Times New Roman" w:eastAsia="Calibri" w:hAnsi="Times New Roman" w:cs="Times New Roman"/>
          <w:i/>
        </w:rPr>
        <w:t>Pocillopora</w:t>
      </w:r>
      <w:proofErr w:type="spellEnd"/>
      <w:r w:rsidRPr="006C38CA">
        <w:rPr>
          <w:rFonts w:ascii="Times New Roman" w:eastAsia="Calibri" w:hAnsi="Times New Roman" w:cs="Times New Roman"/>
        </w:rPr>
        <w:t xml:space="preserve"> and </w:t>
      </w:r>
      <w:r w:rsidRPr="006C38CA">
        <w:rPr>
          <w:rFonts w:ascii="Times New Roman" w:eastAsia="Calibri" w:hAnsi="Times New Roman" w:cs="Times New Roman"/>
          <w:i/>
        </w:rPr>
        <w:t>Porites</w:t>
      </w:r>
      <w:r w:rsidRPr="006C38CA">
        <w:rPr>
          <w:rFonts w:ascii="Times New Roman" w:eastAsia="Calibri" w:hAnsi="Times New Roman" w:cs="Times New Roman"/>
        </w:rPr>
        <w:t xml:space="preserve"> will be inversely related to the diversity of coral morphological groups </w:t>
      </w:r>
      <w:r w:rsidRPr="006C38CA">
        <w:rPr>
          <w:rFonts w:ascii="Times New Roman" w:eastAsia="Calibri" w:hAnsi="Times New Roman" w:cs="Times New Roman"/>
        </w:rPr>
        <w:fldChar w:fldCharType="begin" w:fldLock="1"/>
      </w:r>
      <w:r w:rsidR="000E6FE1" w:rsidRPr="006C38CA">
        <w:rPr>
          <w:rFonts w:ascii="Times New Roman" w:eastAsia="Calibri" w:hAnsi="Times New Roman" w:cs="Times New Roman"/>
        </w:rPr>
        <w:instrText>ADDIN CSL_CITATION {"citationItems":[{"id":"ITEM-1","itemData":{"DOI":"10.1038/srep03486","ISBN":"http://dx.doi.org/10.1038/srep03486","ISSN":"20452322","PMID":"24336631","abstract":"Coral communities are changing rapidly worldwide through loss of coral cover and shifts in species composition. Although many reef-building corals are likely to decline, some weedy opportunistic species might increase in abundance. Here we explore whether the reshuffling of species can maintain ecosystem integrity and functioning. Using four common Caribbean reef-building coral genera we modeled rates of reef construction and complexity. We show that shifting coral assemblages result in rapid losses in coral-community calcification and reef rugosity that are independent of changes in the total abundance of reef corals. These losses are considerably higher than those recently attributed to climate change. Dominance patterns of coral assemblages seem to be the most important driver of the functioning of coral reefs and thus, the future of these ecosystems might depend not only on reductions of local and global stressors, but also on the maintenance of keystone coral species.","author":[{"dropping-particle":"","family":"Alvarez-Filip","given":"Lorenzo","non-dropping-particle":"","parse-names":false,"suffix":""},{"dropping-particle":"","family":"Carricart-Ganivet","given":"Juan P.","non-dropping-particle":"","parse-names":false,"suffix":""},{"dropping-particle":"","family":"Horta-Puga","given":"Guillermo","non-dropping-particle":"","parse-names":false,"suffix":""},{"dropping-particle":"","family":"Iglesias-Prieto","given":"Roberto","non-dropping-particle":"","parse-names":false,"suffix":""}],"container-title":"Scientific Reports","id":"ITEM-1","issued":{"date-parts":[["2013"]]},"page":"1-5","title":"Shifts in coral-assemblage composition do not ensure persistence of reef functionality","type":"article-journal","volume":"3"},"uris":["http://www.mendeley.com/documents/?uuid=c19f4c01-5b19-47ff-90ee-e04c642398e9"]},{"id":"ITEM-2","itemData":{"DOI":"10.1038/srep18289","ISBN":"2045-2322","ISSN":"20452322","PMID":"26669758","abstract":"Remote coral reefs can sustain high growth potential and may match future sea-level trends","author":[{"dropping-particle":"","family":"Perry","given":"Chris T.","non-dropping-particle":"","parse-names":false,"suffix":""},{"dropping-particle":"","family":"Murphy","given":"Gary N.","non-dropping-particle":"","parse-names":false,"suffix":""},{"dropping-particle":"","family":"Graham","given":"Nicholas A.J.","non-dropping-particle":"","parse-names":false,"suffix":""},{"dropping-particle":"","family":"Wilson","given":"Shaun K.","non-dropping-particle":"","parse-names":false,"suffix":""},{"dropping-particle":"","family":"Januchowski-Hartley","given":"Fraser A.","non-dropping-particle":"","parse-names":false,"suffix":""},{"dropping-particle":"","family":"East","given":"Holly K.","non-dropping-particle":"","parse-names":false,"suffix":""}],"container-title":"Scientific Reports","id":"ITEM-2","issued":{"date-parts":[["2015"]]},"page":"4-11","publisher":"Nature Publishing Group","title":"Remote coral reefs can sustain high growth potential and may match future sea-level trends","type":"article-journal","volume":"5"},"uris":["http://www.mendeley.com/documents/?uuid=d5e375ee-d60f-465b-bb17-c328546ec20c"]}],"mendeley":{"formattedCitation":"(Alvarez-Filip, Carricart-Ganivet, Horta-Puga, &amp; Iglesias-Prieto, 2013; Perry et al., 2015)","plainTextFormattedCitation":"(Alvarez-Filip, Carricart-Ganivet, Horta-Puga, &amp; Iglesias-Prieto, 2013; Perry et al., 2015)","previouslyFormattedCitation":"(Alvarez-Filip, Carricart-Ganivet, Horta-Puga, &amp; Iglesias-Prieto, 2013; Perry et al., 2015)"},"properties":{"noteIndex":0},"schema":"https://github.com/citation-style-language/schema/raw/master/csl-citation.json"}</w:instrText>
      </w:r>
      <w:r w:rsidRPr="006C38CA">
        <w:rPr>
          <w:rFonts w:ascii="Times New Roman" w:eastAsia="Calibri" w:hAnsi="Times New Roman" w:cs="Times New Roman"/>
        </w:rPr>
        <w:fldChar w:fldCharType="separate"/>
      </w:r>
      <w:r w:rsidRPr="006C38CA">
        <w:rPr>
          <w:rFonts w:ascii="Times New Roman" w:eastAsia="Calibri" w:hAnsi="Times New Roman" w:cs="Times New Roman"/>
          <w:noProof/>
        </w:rPr>
        <w:t>(Alvarez-Filip, Carricart-Ganivet, Horta-Puga, &amp; Iglesias-Prieto, 2013; Perry et al., 2015)</w:t>
      </w:r>
      <w:r w:rsidRPr="006C38CA">
        <w:rPr>
          <w:rFonts w:ascii="Times New Roman" w:eastAsia="Calibri" w:hAnsi="Times New Roman" w:cs="Times New Roman"/>
        </w:rPr>
        <w:fldChar w:fldCharType="end"/>
      </w:r>
      <w:r w:rsidRPr="006C38CA">
        <w:rPr>
          <w:rFonts w:ascii="Times New Roman" w:eastAsia="Calibri" w:hAnsi="Times New Roman" w:cs="Times New Roman"/>
        </w:rPr>
        <w:t>. Finally, I hypothesize that surrogate performance will be consistent over successive years of monitoring.</w:t>
      </w:r>
    </w:p>
    <w:p w14:paraId="43750421" w14:textId="663A1016"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b/>
        </w:rPr>
        <w:t>Method</w:t>
      </w:r>
      <w:del w:id="52" w:author="Nicole" w:date="2018-11-19T21:17:00Z">
        <w:r w:rsidRPr="006C38CA" w:rsidDel="008E58DD">
          <w:rPr>
            <w:rFonts w:ascii="Times New Roman" w:hAnsi="Times New Roman" w:cs="Times New Roman"/>
            <w:b/>
          </w:rPr>
          <w:delText>ology or Procedures</w:delText>
        </w:r>
      </w:del>
      <w:ins w:id="53" w:author="Nicole" w:date="2018-11-19T21:17:00Z">
        <w:r w:rsidR="008E58DD">
          <w:rPr>
            <w:rFonts w:ascii="Times New Roman" w:hAnsi="Times New Roman" w:cs="Times New Roman"/>
            <w:b/>
          </w:rPr>
          <w:t>s</w:t>
        </w:r>
      </w:ins>
      <w:bookmarkStart w:id="54" w:name="_GoBack"/>
      <w:bookmarkEnd w:id="54"/>
    </w:p>
    <w:p w14:paraId="25CD2CBF" w14:textId="1B829095" w:rsidR="006837B3" w:rsidRPr="006C38CA" w:rsidRDefault="009F1381" w:rsidP="006C38CA">
      <w:pPr>
        <w:spacing w:line="480" w:lineRule="auto"/>
        <w:outlineLvl w:val="0"/>
        <w:rPr>
          <w:rFonts w:ascii="Times New Roman" w:eastAsia="Calibri" w:hAnsi="Times New Roman" w:cs="Times New Roman"/>
        </w:rPr>
      </w:pPr>
      <w:r w:rsidRPr="006C38CA">
        <w:rPr>
          <w:rFonts w:ascii="Times New Roman" w:eastAsia="Calibri" w:hAnsi="Times New Roman" w:cs="Times New Roman"/>
          <w:i/>
        </w:rPr>
        <w:t>Field study design</w:t>
      </w:r>
    </w:p>
    <w:p w14:paraId="762F15CF" w14:textId="2E58D5E3" w:rsidR="00D60BE6" w:rsidRPr="006C38CA" w:rsidRDefault="00CC54A8" w:rsidP="006C38CA">
      <w:pPr>
        <w:spacing w:line="480" w:lineRule="auto"/>
        <w:ind w:firstLine="720"/>
        <w:outlineLvl w:val="0"/>
        <w:rPr>
          <w:rFonts w:ascii="Times New Roman" w:eastAsia="Calibri" w:hAnsi="Times New Roman" w:cs="Times New Roman"/>
        </w:rPr>
      </w:pPr>
      <w:r w:rsidRPr="006C38CA">
        <w:rPr>
          <w:rFonts w:ascii="Times New Roman" w:eastAsia="Calibri" w:hAnsi="Times New Roman" w:cs="Times New Roman"/>
        </w:rPr>
        <w:t xml:space="preserve">There were eight </w:t>
      </w:r>
      <w:r w:rsidR="00C36A5E" w:rsidRPr="006C38CA">
        <w:rPr>
          <w:rFonts w:ascii="Times New Roman" w:eastAsia="Calibri" w:hAnsi="Times New Roman" w:cs="Times New Roman"/>
        </w:rPr>
        <w:t xml:space="preserve">study </w:t>
      </w:r>
      <w:r w:rsidRPr="006C38CA">
        <w:rPr>
          <w:rFonts w:ascii="Times New Roman" w:eastAsia="Calibri" w:hAnsi="Times New Roman" w:cs="Times New Roman"/>
        </w:rPr>
        <w:t xml:space="preserve">sites around </w:t>
      </w:r>
      <w:proofErr w:type="spellStart"/>
      <w:r w:rsidRPr="006C38CA">
        <w:rPr>
          <w:rFonts w:ascii="Times New Roman" w:eastAsia="Calibri" w:hAnsi="Times New Roman" w:cs="Times New Roman"/>
        </w:rPr>
        <w:t>Guana</w:t>
      </w:r>
      <w:proofErr w:type="spellEnd"/>
      <w:r w:rsidRPr="006C38CA">
        <w:rPr>
          <w:rFonts w:ascii="Times New Roman" w:eastAsia="Calibri" w:hAnsi="Times New Roman" w:cs="Times New Roman"/>
        </w:rPr>
        <w:t xml:space="preserve"> Island in the </w:t>
      </w:r>
      <w:r w:rsidR="00D60BE6" w:rsidRPr="006C38CA">
        <w:rPr>
          <w:rFonts w:ascii="Times New Roman" w:eastAsia="Calibri" w:hAnsi="Times New Roman" w:cs="Times New Roman"/>
        </w:rPr>
        <w:t xml:space="preserve">British Virgin Islands (Fig. 1). All sites were similar in covering </w:t>
      </w:r>
      <w:r w:rsidR="000454EC" w:rsidRPr="006C38CA">
        <w:rPr>
          <w:rFonts w:ascii="Times New Roman" w:eastAsia="Calibri" w:hAnsi="Times New Roman" w:cs="Times New Roman"/>
        </w:rPr>
        <w:t>0.6-1.0</w:t>
      </w:r>
      <w:r w:rsidR="00D60BE6" w:rsidRPr="006C38CA">
        <w:rPr>
          <w:rFonts w:ascii="Times New Roman" w:eastAsia="Calibri" w:hAnsi="Times New Roman" w:cs="Times New Roman"/>
        </w:rPr>
        <w:t xml:space="preserve"> hectares of fringing reef adjacent to the island at a depth of 8-</w:t>
      </w:r>
      <w:r w:rsidR="005B1018" w:rsidRPr="006C38CA">
        <w:rPr>
          <w:rFonts w:ascii="Times New Roman" w:eastAsia="Calibri" w:hAnsi="Times New Roman" w:cs="Times New Roman"/>
        </w:rPr>
        <w:t>10</w:t>
      </w:r>
      <w:r w:rsidR="00D60BE6" w:rsidRPr="006C38CA">
        <w:rPr>
          <w:rFonts w:ascii="Times New Roman" w:eastAsia="Calibri" w:hAnsi="Times New Roman" w:cs="Times New Roman"/>
        </w:rPr>
        <w:t xml:space="preserve"> m. Sites varied in exposure to prevailing weather; sites on the windward north side of the island are more exposed than those on the southern leeward side. Each site was surveyed annually from 1992-2017</w:t>
      </w:r>
      <w:r w:rsidR="001C59C7" w:rsidRPr="006C38CA">
        <w:rPr>
          <w:rFonts w:ascii="Times New Roman" w:eastAsia="Calibri" w:hAnsi="Times New Roman" w:cs="Times New Roman"/>
        </w:rPr>
        <w:t>, except that sponges were not counted in</w:t>
      </w:r>
      <w:r w:rsidR="00107355" w:rsidRPr="006C38CA">
        <w:rPr>
          <w:rFonts w:ascii="Times New Roman" w:eastAsia="Calibri" w:hAnsi="Times New Roman" w:cs="Times New Roman"/>
        </w:rPr>
        <w:t xml:space="preserve"> 1996-1999, 2004,</w:t>
      </w:r>
      <w:r w:rsidR="001C59C7" w:rsidRPr="006C38CA">
        <w:rPr>
          <w:rFonts w:ascii="Times New Roman" w:eastAsia="Calibri" w:hAnsi="Times New Roman" w:cs="Times New Roman"/>
        </w:rPr>
        <w:t xml:space="preserve"> 1993 at Crab Cove</w:t>
      </w:r>
      <w:r w:rsidR="00107355" w:rsidRPr="006C38CA">
        <w:rPr>
          <w:rFonts w:ascii="Times New Roman" w:eastAsia="Calibri" w:hAnsi="Times New Roman" w:cs="Times New Roman"/>
        </w:rPr>
        <w:t>,</w:t>
      </w:r>
      <w:r w:rsidR="001C59C7" w:rsidRPr="006C38CA">
        <w:rPr>
          <w:rFonts w:ascii="Times New Roman" w:eastAsia="Calibri" w:hAnsi="Times New Roman" w:cs="Times New Roman"/>
        </w:rPr>
        <w:t xml:space="preserve"> or in 2014 at Pelican </w:t>
      </w:r>
      <w:proofErr w:type="spellStart"/>
      <w:r w:rsidR="001C59C7" w:rsidRPr="006C38CA">
        <w:rPr>
          <w:rFonts w:ascii="Times New Roman" w:eastAsia="Calibri" w:hAnsi="Times New Roman" w:cs="Times New Roman"/>
        </w:rPr>
        <w:t>Ghut</w:t>
      </w:r>
      <w:proofErr w:type="spellEnd"/>
      <w:r w:rsidR="00D60BE6" w:rsidRPr="006C38CA">
        <w:rPr>
          <w:rFonts w:ascii="Times New Roman" w:eastAsia="Calibri" w:hAnsi="Times New Roman" w:cs="Times New Roman"/>
        </w:rPr>
        <w:t>.</w:t>
      </w:r>
      <w:r w:rsidR="004560C3" w:rsidRPr="006C38CA">
        <w:rPr>
          <w:rFonts w:ascii="Times New Roman" w:eastAsia="Calibri" w:hAnsi="Times New Roman" w:cs="Times New Roman"/>
        </w:rPr>
        <w:t xml:space="preserve"> </w:t>
      </w:r>
      <w:r w:rsidR="00D60BE6" w:rsidRPr="006C38CA">
        <w:rPr>
          <w:rFonts w:ascii="Times New Roman" w:eastAsia="Calibri" w:hAnsi="Times New Roman" w:cs="Times New Roman"/>
        </w:rPr>
        <w:t xml:space="preserve">All surveys were </w:t>
      </w:r>
      <w:r w:rsidR="0089692F">
        <w:rPr>
          <w:rFonts w:ascii="Times New Roman" w:eastAsia="Calibri" w:hAnsi="Times New Roman" w:cs="Times New Roman"/>
        </w:rPr>
        <w:t>conducted</w:t>
      </w:r>
      <w:r w:rsidR="0089692F" w:rsidRPr="006C38CA">
        <w:rPr>
          <w:rFonts w:ascii="Times New Roman" w:eastAsia="Calibri" w:hAnsi="Times New Roman" w:cs="Times New Roman"/>
        </w:rPr>
        <w:t xml:space="preserve"> </w:t>
      </w:r>
      <w:r w:rsidR="00D60BE6" w:rsidRPr="006C38CA">
        <w:rPr>
          <w:rFonts w:ascii="Times New Roman" w:eastAsia="Calibri" w:hAnsi="Times New Roman" w:cs="Times New Roman"/>
        </w:rPr>
        <w:t>between June and August. Each year, fish densities, coral cover, and sponge abundance relief were measured using 3-12 transects (mean = 4.3) per site. Transects were 30 m long, and placed at selected locations within each site</w:t>
      </w:r>
      <w:r w:rsidR="001E31C1" w:rsidRPr="006C38CA">
        <w:rPr>
          <w:rFonts w:ascii="Times New Roman" w:eastAsia="Calibri" w:hAnsi="Times New Roman" w:cs="Times New Roman"/>
        </w:rPr>
        <w:t xml:space="preserve"> using a haphazard sampling approach</w:t>
      </w:r>
      <w:r w:rsidR="00D60BE6" w:rsidRPr="006C38CA">
        <w:rPr>
          <w:rFonts w:ascii="Times New Roman" w:eastAsia="Calibri" w:hAnsi="Times New Roman" w:cs="Times New Roman"/>
        </w:rPr>
        <w:t>.</w:t>
      </w:r>
    </w:p>
    <w:p w14:paraId="0EE85D02" w14:textId="0CB4C789" w:rsidR="009F1381" w:rsidRPr="006C38CA" w:rsidRDefault="009F1381" w:rsidP="006C38CA">
      <w:pPr>
        <w:spacing w:line="480" w:lineRule="auto"/>
        <w:rPr>
          <w:rFonts w:ascii="Times New Roman" w:hAnsi="Times New Roman" w:cs="Times New Roman"/>
          <w:i/>
        </w:rPr>
      </w:pPr>
      <w:r w:rsidRPr="006C38CA">
        <w:rPr>
          <w:rFonts w:ascii="Times New Roman" w:hAnsi="Times New Roman" w:cs="Times New Roman"/>
          <w:i/>
        </w:rPr>
        <w:t>Census methods</w:t>
      </w:r>
    </w:p>
    <w:p w14:paraId="0E8A9CB7" w14:textId="12C39366" w:rsidR="00D57408" w:rsidRPr="006C38CA" w:rsidRDefault="000454EC" w:rsidP="006C38CA">
      <w:pPr>
        <w:spacing w:line="480" w:lineRule="auto"/>
        <w:ind w:firstLine="720"/>
        <w:rPr>
          <w:rFonts w:ascii="Times New Roman" w:hAnsi="Times New Roman" w:cs="Times New Roman"/>
        </w:rPr>
      </w:pPr>
      <w:r w:rsidRPr="006C38CA">
        <w:rPr>
          <w:rFonts w:ascii="Times New Roman" w:hAnsi="Times New Roman" w:cs="Times New Roman"/>
        </w:rPr>
        <w:lastRenderedPageBreak/>
        <w:t>Corals</w:t>
      </w:r>
      <w:r w:rsidR="0018077E" w:rsidRPr="006C38CA">
        <w:rPr>
          <w:rFonts w:ascii="Times New Roman" w:hAnsi="Times New Roman" w:cs="Times New Roman"/>
        </w:rPr>
        <w:t>,</w:t>
      </w:r>
      <w:r w:rsidRPr="006C38CA">
        <w:rPr>
          <w:rFonts w:ascii="Times New Roman" w:hAnsi="Times New Roman" w:cs="Times New Roman"/>
        </w:rPr>
        <w:t xml:space="preserve"> sponges</w:t>
      </w:r>
      <w:r w:rsidR="0018077E" w:rsidRPr="006C38CA">
        <w:rPr>
          <w:rFonts w:ascii="Times New Roman" w:hAnsi="Times New Roman" w:cs="Times New Roman"/>
        </w:rPr>
        <w:t>,</w:t>
      </w:r>
      <w:r w:rsidRPr="006C38CA">
        <w:rPr>
          <w:rFonts w:ascii="Times New Roman" w:hAnsi="Times New Roman" w:cs="Times New Roman"/>
        </w:rPr>
        <w:t xml:space="preserve"> and fish were </w:t>
      </w:r>
      <w:r w:rsidR="001E31C1" w:rsidRPr="006C38CA">
        <w:rPr>
          <w:rFonts w:ascii="Times New Roman" w:hAnsi="Times New Roman" w:cs="Times New Roman"/>
        </w:rPr>
        <w:t xml:space="preserve">sampled </w:t>
      </w:r>
      <w:r w:rsidRPr="006C38CA">
        <w:rPr>
          <w:rFonts w:ascii="Times New Roman" w:hAnsi="Times New Roman" w:cs="Times New Roman"/>
        </w:rPr>
        <w:t xml:space="preserve">using well-established methods. </w:t>
      </w:r>
      <w:r w:rsidR="00D57408" w:rsidRPr="006C38CA">
        <w:rPr>
          <w:rFonts w:ascii="Times New Roman" w:hAnsi="Times New Roman" w:cs="Times New Roman"/>
        </w:rPr>
        <w:t xml:space="preserve">For corals, </w:t>
      </w:r>
      <w:r w:rsidR="00605415" w:rsidRPr="006C38CA">
        <w:rPr>
          <w:rFonts w:ascii="Times New Roman" w:hAnsi="Times New Roman" w:cs="Times New Roman"/>
        </w:rPr>
        <w:t>divers</w:t>
      </w:r>
      <w:r w:rsidR="000560AF" w:rsidRPr="006C38CA">
        <w:rPr>
          <w:rFonts w:ascii="Times New Roman" w:hAnsi="Times New Roman" w:cs="Times New Roman"/>
        </w:rPr>
        <w:t xml:space="preserve"> recorded percent cover for 27 recognizable taxonomic units (RTU’s) of </w:t>
      </w:r>
      <w:r w:rsidR="0018077E" w:rsidRPr="006C38CA">
        <w:rPr>
          <w:rFonts w:ascii="Times New Roman" w:hAnsi="Times New Roman" w:cs="Times New Roman"/>
        </w:rPr>
        <w:t xml:space="preserve">hard </w:t>
      </w:r>
      <w:r w:rsidR="000560AF" w:rsidRPr="006C38CA">
        <w:rPr>
          <w:rFonts w:ascii="Times New Roman" w:hAnsi="Times New Roman" w:cs="Times New Roman"/>
        </w:rPr>
        <w:t>corals</w:t>
      </w:r>
      <w:r w:rsidR="00605415" w:rsidRPr="006C38CA">
        <w:rPr>
          <w:rFonts w:ascii="Times New Roman" w:hAnsi="Times New Roman" w:cs="Times New Roman"/>
        </w:rPr>
        <w:t xml:space="preserve"> </w:t>
      </w:r>
      <w:r w:rsidR="00605415" w:rsidRPr="006C38CA">
        <w:rPr>
          <w:rFonts w:ascii="Times New Roman" w:hAnsi="Times New Roman" w:cs="Times New Roman"/>
        </w:rPr>
        <w:fldChar w:fldCharType="begin" w:fldLock="1"/>
      </w:r>
      <w:r w:rsidR="006F1C0E" w:rsidRPr="006C38CA">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605415" w:rsidRPr="006C38CA">
        <w:rPr>
          <w:rFonts w:ascii="Times New Roman" w:hAnsi="Times New Roman" w:cs="Times New Roman"/>
        </w:rPr>
        <w:fldChar w:fldCharType="separate"/>
      </w:r>
      <w:r w:rsidR="00605415" w:rsidRPr="006C38CA">
        <w:rPr>
          <w:rFonts w:ascii="Times New Roman" w:hAnsi="Times New Roman" w:cs="Times New Roman"/>
          <w:noProof/>
        </w:rPr>
        <w:t>(Forrester et al., 2015)</w:t>
      </w:r>
      <w:r w:rsidR="00605415" w:rsidRPr="006C38CA">
        <w:rPr>
          <w:rFonts w:ascii="Times New Roman" w:hAnsi="Times New Roman" w:cs="Times New Roman"/>
        </w:rPr>
        <w:fldChar w:fldCharType="end"/>
      </w:r>
      <w:r w:rsidR="000560AF" w:rsidRPr="006C38CA">
        <w:rPr>
          <w:rFonts w:ascii="Times New Roman" w:hAnsi="Times New Roman" w:cs="Times New Roman"/>
        </w:rPr>
        <w:t xml:space="preserve">. They used the linear point-intercept method and recorded the substrate or coral group every 0.25 m </w:t>
      </w:r>
      <w:r w:rsidR="00D57408" w:rsidRPr="006C38CA">
        <w:rPr>
          <w:rFonts w:ascii="Times New Roman" w:hAnsi="Times New Roman" w:cs="Times New Roman"/>
        </w:rPr>
        <w:t xml:space="preserve">along the </w:t>
      </w:r>
      <w:r w:rsidR="000560AF" w:rsidRPr="006C38CA">
        <w:rPr>
          <w:rFonts w:ascii="Times New Roman" w:hAnsi="Times New Roman" w:cs="Times New Roman"/>
        </w:rPr>
        <w:t>30-m transect</w:t>
      </w:r>
      <w:r w:rsidR="00D57408" w:rsidRPr="006C38CA">
        <w:rPr>
          <w:rFonts w:ascii="Times New Roman" w:hAnsi="Times New Roman" w:cs="Times New Roman"/>
        </w:rPr>
        <w:t xml:space="preserve">. </w:t>
      </w:r>
      <w:r w:rsidR="000560AF" w:rsidRPr="006C38CA">
        <w:rPr>
          <w:rFonts w:ascii="Times New Roman" w:hAnsi="Times New Roman" w:cs="Times New Roman"/>
        </w:rPr>
        <w:t xml:space="preserve">These point observations were converted to surface area estimates of percent cover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{"citationItems":[{"id":"ITEM-1","itemData":{"ISBN":"1424400414","abstract":"A number of commonly used reef census techniques for sessile benthic organisms were evaluated through computer simulations and field studies. The former allowed the sampling of \"known\" reefs of differing spatial heterogeneities while the latter revealed practical limitations in the application of certain methods. This preliminary study indicates that, for the simplified community simulated, the linear point intercept method is the most efficient at yielding species abundance estimates similar to the true reef. The quadrat methods (cover estimate and planar point intercept) took two to four times as long as the linear point intercept method to accurately estimate reef composition. The chain transect method was intermediate in efficiency. Spatial heterogeneity, at the scale of our simulations, did not greatly influence the relative success of the census techniques.","author":[{"dropping-particle":"","family":"Ohlhorst","given":"S. L.","non-dropping-particle":"","parse-names":false,"suffix":""},{"dropping-particle":"","family":"Liddell","given":"W. D.","non-dropping-particle":"","parse-names":false,"suffix":""},{"dropping-particle":"","family":"Taylor","given":"R. J.","non-dropping-particle":"","parse-names":false,"suffix":""},{"dropping-particle":"","family":"Taylor","given":"J. M.","non-dropping-particle":"","parse-names":false,"suffix":""}],"container-title":"Proceedings of the 6th International Coral Reef Symposium, Australia","id":"ITEM-1","issued":{"date-parts":[["1988"]]},"page":"319-324","title":"EVALUATION OF REEF CENSUS TECHNIQUES","type":"article-journal","volume":"2"},"uris":["http://www.mendeley.com/documents/?uuid=cabb6bea-0782-4b51-9088-021d6f8c6d64"]}],"mendeley":{"formattedCitation":"(Ohlhorst, Liddell, Taylor, &amp; Taylor, 1988)","plainTextFormattedCitation":"(Ohlhorst, Liddell, Taylor, &amp; Taylor, 1988)","previouslyFormattedCitation":"(Ohlhorst, Liddell, Taylor, &amp; Taylor, 1988)"},"properties":{"noteIndex":0},"schema":"https://github.com/citation-style-language/schema/raw/master/csl-citation.json"}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(Ohlhorst, Liddell, Taylor, &amp; Taylor, 1988)</w:t>
      </w:r>
      <w:r w:rsidR="000560AF" w:rsidRPr="006C38CA">
        <w:rPr>
          <w:rFonts w:ascii="Times New Roman" w:hAnsi="Times New Roman" w:cs="Times New Roman"/>
        </w:rPr>
        <w:fldChar w:fldCharType="end"/>
      </w:r>
      <w:r w:rsidR="000560AF" w:rsidRPr="006C38CA">
        <w:rPr>
          <w:rFonts w:ascii="Times New Roman" w:hAnsi="Times New Roman" w:cs="Times New Roman"/>
        </w:rPr>
        <w:t>. At the same sites, they also recorded counts for 58 RTU’s of sponges</w:t>
      </w:r>
      <w:r w:rsidR="00D57408" w:rsidRPr="006C38CA">
        <w:rPr>
          <w:rFonts w:ascii="Times New Roman" w:hAnsi="Times New Roman" w:cs="Times New Roman"/>
        </w:rPr>
        <w:t xml:space="preserve"> using a </w:t>
      </w:r>
      <w:r w:rsidR="000560AF" w:rsidRPr="006C38CA">
        <w:rPr>
          <w:rFonts w:ascii="Times New Roman" w:hAnsi="Times New Roman" w:cs="Times New Roman"/>
        </w:rPr>
        <w:t>line intercept method</w:t>
      </w:r>
      <w:r w:rsidR="00A37816" w:rsidRPr="006C38CA">
        <w:rPr>
          <w:rFonts w:ascii="Times New Roman" w:hAnsi="Times New Roman" w:cs="Times New Roman"/>
        </w:rPr>
        <w:t xml:space="preserve"> </w:t>
      </w:r>
      <w:r w:rsidR="00A37816" w:rsidRPr="006C38CA">
        <w:rPr>
          <w:rFonts w:ascii="Times New Roman" w:hAnsi="Times New Roman" w:cs="Times New Roman"/>
        </w:rPr>
        <w:fldChar w:fldCharType="begin" w:fldLock="1"/>
      </w:r>
      <w:r w:rsidR="006C38CA" w:rsidRPr="006C38CA">
        <w:rPr>
          <w:rFonts w:ascii="Times New Roman" w:hAnsi="Times New Roman" w:cs="Times New Roman"/>
        </w:rPr>
        <w:instrText>ADDIN CSL_CITATION {"citationItems":[{"id":"ITEM-1","itemData":{"DOI":"10.1016/j.jnc.2015.01.002","ISSN":"1617-1381","abstract":"Citizen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 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Conservation","id":"ITEM-1","issued":{"date-parts":[["2015"]]},"page":"1-9","publisher":"Elsevier","title":"Comparing monitoring data collected by volunteers and professionals shows that citizen scientists can detect long-term change on coral reefs","type":"article-journal","volume":"24"},"uris":["http://www.mendeley.com/documents/?uuid=fa742e24-175b-43a4-a3bd-e0d4fee059b9"]}],"mendeley":{"formattedCitation":"(Forrester et al., 2015)","plainTextFormattedCitation":"(Forrester et al., 2015)","previouslyFormattedCitation":"(Forrester et al., 2015)"},"properties":{"noteIndex":0},"schema":"https://github.com/citation-style-language/schema/raw/master/csl-citation.json"}</w:instrText>
      </w:r>
      <w:r w:rsidR="00A37816" w:rsidRPr="006C38CA">
        <w:rPr>
          <w:rFonts w:ascii="Times New Roman" w:hAnsi="Times New Roman" w:cs="Times New Roman"/>
        </w:rPr>
        <w:fldChar w:fldCharType="separate"/>
      </w:r>
      <w:r w:rsidR="00A37816" w:rsidRPr="006C38CA">
        <w:rPr>
          <w:rFonts w:ascii="Times New Roman" w:hAnsi="Times New Roman" w:cs="Times New Roman"/>
          <w:noProof/>
        </w:rPr>
        <w:t>(Forrester et al., 2015)</w:t>
      </w:r>
      <w:r w:rsidR="00A37816" w:rsidRPr="006C38CA">
        <w:rPr>
          <w:rFonts w:ascii="Times New Roman" w:hAnsi="Times New Roman" w:cs="Times New Roman"/>
        </w:rPr>
        <w:fldChar w:fldCharType="end"/>
      </w:r>
      <w:r w:rsidR="000560AF" w:rsidRPr="006C38CA">
        <w:rPr>
          <w:rFonts w:ascii="Times New Roman" w:hAnsi="Times New Roman" w:cs="Times New Roman"/>
        </w:rPr>
        <w:t xml:space="preserve">. </w:t>
      </w:r>
      <w:r w:rsidRPr="006C38CA">
        <w:rPr>
          <w:rFonts w:ascii="Times New Roman" w:hAnsi="Times New Roman" w:cs="Times New Roman"/>
        </w:rPr>
        <w:t>Fishes were counted within a belt transect 30 m long x 1.5 m wide</w:t>
      </w:r>
      <w:r w:rsidR="00634FF5" w:rsidRPr="006C38CA">
        <w:rPr>
          <w:rFonts w:ascii="Times New Roman" w:hAnsi="Times New Roman" w:cs="Times New Roman"/>
        </w:rPr>
        <w:t>, and a</w:t>
      </w:r>
      <w:r w:rsidRPr="006C38CA">
        <w:rPr>
          <w:rFonts w:ascii="Times New Roman" w:hAnsi="Times New Roman" w:cs="Times New Roman"/>
        </w:rPr>
        <w:t xml:space="preserve"> T-shaped bar was used to determine the transect width. </w:t>
      </w:r>
      <w:r w:rsidR="00D46D6E" w:rsidRPr="006C38CA">
        <w:rPr>
          <w:rFonts w:ascii="Times New Roman" w:hAnsi="Times New Roman" w:cs="Times New Roman"/>
        </w:rPr>
        <w:t>Fish</w:t>
      </w:r>
      <w:r w:rsidR="00015033" w:rsidRPr="006C38CA">
        <w:rPr>
          <w:rFonts w:ascii="Times New Roman" w:hAnsi="Times New Roman" w:cs="Times New Roman"/>
        </w:rPr>
        <w:t xml:space="preserve"> counts were restricted to species that are amenable to visual survey, that is</w:t>
      </w:r>
      <w:r w:rsidR="00040576" w:rsidRPr="006C38CA">
        <w:rPr>
          <w:rFonts w:ascii="Times New Roman" w:hAnsi="Times New Roman" w:cs="Times New Roman"/>
        </w:rPr>
        <w:t>,</w:t>
      </w:r>
      <w:r w:rsidR="00015033" w:rsidRPr="006C38CA">
        <w:rPr>
          <w:rFonts w:ascii="Times New Roman" w:hAnsi="Times New Roman" w:cs="Times New Roman"/>
        </w:rPr>
        <w:t xml:space="preserve"> day-active species that are relatively site-attached and reliably visible to divers. Nocturnal species, highly mobile groups such as mackerels</w:t>
      </w:r>
      <w:r w:rsidR="00040576" w:rsidRPr="006C38CA">
        <w:rPr>
          <w:rFonts w:ascii="Times New Roman" w:hAnsi="Times New Roman" w:cs="Times New Roman"/>
        </w:rPr>
        <w:t xml:space="preserve"> (Scombridae)</w:t>
      </w:r>
      <w:r w:rsidR="00015033" w:rsidRPr="006C38CA">
        <w:rPr>
          <w:rFonts w:ascii="Times New Roman" w:hAnsi="Times New Roman" w:cs="Times New Roman"/>
        </w:rPr>
        <w:t xml:space="preserve"> and jacks</w:t>
      </w:r>
      <w:r w:rsidR="00040576" w:rsidRPr="006C38CA">
        <w:rPr>
          <w:rFonts w:ascii="Times New Roman" w:hAnsi="Times New Roman" w:cs="Times New Roman"/>
        </w:rPr>
        <w:t xml:space="preserve"> (</w:t>
      </w:r>
      <w:proofErr w:type="spellStart"/>
      <w:r w:rsidR="00040576" w:rsidRPr="006C38CA">
        <w:rPr>
          <w:rFonts w:ascii="Times New Roman" w:hAnsi="Times New Roman" w:cs="Times New Roman"/>
        </w:rPr>
        <w:t>Carangidae</w:t>
      </w:r>
      <w:proofErr w:type="spellEnd"/>
      <w:r w:rsidR="00040576" w:rsidRPr="006C38CA">
        <w:rPr>
          <w:rFonts w:ascii="Times New Roman" w:hAnsi="Times New Roman" w:cs="Times New Roman"/>
        </w:rPr>
        <w:t>)</w:t>
      </w:r>
      <w:r w:rsidR="00015033" w:rsidRPr="006C38CA">
        <w:rPr>
          <w:rFonts w:ascii="Times New Roman" w:hAnsi="Times New Roman" w:cs="Times New Roman"/>
        </w:rPr>
        <w:t xml:space="preserve"> that are transient visitors to the sites,</w:t>
      </w:r>
      <w:r w:rsidR="00040576" w:rsidRPr="006C38CA">
        <w:rPr>
          <w:rFonts w:ascii="Times New Roman" w:hAnsi="Times New Roman" w:cs="Times New Roman"/>
        </w:rPr>
        <w:t xml:space="preserve"> and</w:t>
      </w:r>
      <w:r w:rsidR="00015033" w:rsidRPr="006C38CA">
        <w:rPr>
          <w:rFonts w:ascii="Times New Roman" w:hAnsi="Times New Roman" w:cs="Times New Roman"/>
        </w:rPr>
        <w:t xml:space="preserve"> small cryptic groups like gobies </w:t>
      </w:r>
      <w:r w:rsidR="008667D6" w:rsidRPr="006C38CA">
        <w:rPr>
          <w:rFonts w:ascii="Times New Roman" w:hAnsi="Times New Roman" w:cs="Times New Roman"/>
        </w:rPr>
        <w:t xml:space="preserve">(Gobiidae) </w:t>
      </w:r>
      <w:r w:rsidR="00015033" w:rsidRPr="006C38CA">
        <w:rPr>
          <w:rFonts w:ascii="Times New Roman" w:hAnsi="Times New Roman" w:cs="Times New Roman"/>
        </w:rPr>
        <w:t xml:space="preserve">and blennies </w:t>
      </w:r>
      <w:r w:rsidR="008667D6" w:rsidRPr="006C38CA">
        <w:rPr>
          <w:rFonts w:ascii="Times New Roman" w:hAnsi="Times New Roman" w:cs="Times New Roman"/>
        </w:rPr>
        <w:t>(</w:t>
      </w:r>
      <w:proofErr w:type="spellStart"/>
      <w:r w:rsidR="008667D6" w:rsidRPr="006C38CA">
        <w:rPr>
          <w:rFonts w:ascii="Times New Roman" w:hAnsi="Times New Roman" w:cs="Times New Roman"/>
        </w:rPr>
        <w:t>Blennioidei</w:t>
      </w:r>
      <w:proofErr w:type="spellEnd"/>
      <w:r w:rsidR="008667D6" w:rsidRPr="006C38CA">
        <w:rPr>
          <w:rFonts w:ascii="Times New Roman" w:hAnsi="Times New Roman" w:cs="Times New Roman"/>
        </w:rPr>
        <w:t xml:space="preserve">) </w:t>
      </w:r>
      <w:r w:rsidR="0045141F" w:rsidRPr="006C38CA">
        <w:rPr>
          <w:rFonts w:ascii="Times New Roman" w:hAnsi="Times New Roman" w:cs="Times New Roman"/>
        </w:rPr>
        <w:t xml:space="preserve">that often hide in crevices </w:t>
      </w:r>
      <w:r w:rsidR="00015033" w:rsidRPr="006C38CA">
        <w:rPr>
          <w:rFonts w:ascii="Times New Roman" w:hAnsi="Times New Roman" w:cs="Times New Roman"/>
        </w:rPr>
        <w:t>were not surveyed.</w:t>
      </w:r>
      <w:r w:rsidR="00D46D6E" w:rsidRPr="006C38CA">
        <w:rPr>
          <w:rFonts w:ascii="Times New Roman" w:hAnsi="Times New Roman" w:cs="Times New Roman"/>
        </w:rPr>
        <w:t xml:space="preserve"> Newly recruited juvenile fishes (&lt; 1 month on the reef) were also excluded because their abundance is strongly affected by lunar cycles, which complicates the detection of long-term trends.</w:t>
      </w:r>
    </w:p>
    <w:p w14:paraId="1AA4AFC3" w14:textId="5A42E559" w:rsidR="00584F78" w:rsidRPr="006C38CA" w:rsidRDefault="00800ACA"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 xml:space="preserve">Differences between observers can influence </w:t>
      </w:r>
      <w:r w:rsidR="00584F78" w:rsidRPr="006C38CA">
        <w:rPr>
          <w:rFonts w:ascii="Times New Roman" w:eastAsia="Calibri" w:hAnsi="Times New Roman" w:cs="Times New Roman"/>
        </w:rPr>
        <w:t xml:space="preserve">coral reef survey data, but are unlikely to influence the outcome of this study. Fish and sponge data were both collected by a single </w:t>
      </w:r>
      <w:r w:rsidR="007175A5" w:rsidRPr="006C38CA">
        <w:rPr>
          <w:rFonts w:ascii="Times New Roman" w:eastAsia="Calibri" w:hAnsi="Times New Roman" w:cs="Times New Roman"/>
        </w:rPr>
        <w:t xml:space="preserve">expert </w:t>
      </w:r>
      <w:r w:rsidR="00584F78" w:rsidRPr="006C38CA">
        <w:rPr>
          <w:rFonts w:ascii="Times New Roman" w:eastAsia="Calibri" w:hAnsi="Times New Roman" w:cs="Times New Roman"/>
        </w:rPr>
        <w:t xml:space="preserve">observer. Coral data were collected by three observers, </w:t>
      </w:r>
      <w:r w:rsidR="00584F78" w:rsidRPr="006C38CA">
        <w:rPr>
          <w:rFonts w:ascii="Times New Roman" w:hAnsi="Times New Roman" w:cs="Times New Roman"/>
        </w:rPr>
        <w:t xml:space="preserve">but new observers’ species identifications and counts were </w:t>
      </w:r>
      <w:proofErr w:type="spellStart"/>
      <w:r w:rsidR="00584F78" w:rsidRPr="006C38CA">
        <w:rPr>
          <w:rFonts w:ascii="Times New Roman" w:hAnsi="Times New Roman" w:cs="Times New Roman"/>
        </w:rPr>
        <w:t>intercalibrated</w:t>
      </w:r>
      <w:proofErr w:type="spellEnd"/>
      <w:r w:rsidR="00584F78" w:rsidRPr="006C38CA">
        <w:rPr>
          <w:rFonts w:ascii="Times New Roman" w:hAnsi="Times New Roman" w:cs="Times New Roman"/>
        </w:rPr>
        <w:t xml:space="preserve"> with those of another observer during a training period of at least 15 dives before their data were incorporated into the study</w:t>
      </w:r>
      <w:r w:rsidR="0089692F">
        <w:rPr>
          <w:rFonts w:ascii="Times New Roman" w:eastAsia="Calibri" w:hAnsi="Times New Roman" w:cs="Times New Roman"/>
        </w:rPr>
        <w:t>.</w:t>
      </w:r>
    </w:p>
    <w:p w14:paraId="0CDC0C34" w14:textId="5D16AA2E" w:rsidR="009F1381" w:rsidRPr="006C38CA" w:rsidRDefault="009F1381" w:rsidP="006C38CA">
      <w:pPr>
        <w:spacing w:line="480" w:lineRule="auto"/>
        <w:rPr>
          <w:rFonts w:ascii="Times New Roman" w:eastAsia="Calibri" w:hAnsi="Times New Roman" w:cs="Times New Roman"/>
          <w:i/>
        </w:rPr>
      </w:pPr>
      <w:r w:rsidRPr="006C38CA">
        <w:rPr>
          <w:rFonts w:ascii="Times New Roman" w:hAnsi="Times New Roman" w:cs="Times New Roman"/>
          <w:i/>
        </w:rPr>
        <w:t>Recognizable taxonomic units</w:t>
      </w:r>
    </w:p>
    <w:p w14:paraId="1390AC2A" w14:textId="7165B459" w:rsidR="000560AF" w:rsidRPr="006C38CA" w:rsidRDefault="007175A5" w:rsidP="006C38CA">
      <w:pPr>
        <w:spacing w:line="480" w:lineRule="auto"/>
        <w:ind w:firstLine="720"/>
        <w:rPr>
          <w:rFonts w:ascii="Times New Roman" w:eastAsia="Calibri" w:hAnsi="Times New Roman" w:cs="Times New Roman"/>
        </w:rPr>
      </w:pPr>
      <w:r w:rsidRPr="006C38CA">
        <w:rPr>
          <w:rFonts w:ascii="Times New Roman" w:eastAsia="Calibri" w:hAnsi="Times New Roman" w:cs="Times New Roman"/>
        </w:rPr>
        <w:t>F</w:t>
      </w:r>
      <w:r w:rsidR="003A3E52" w:rsidRPr="006C38CA">
        <w:rPr>
          <w:rFonts w:ascii="Times New Roman" w:eastAsia="Calibri" w:hAnsi="Times New Roman" w:cs="Times New Roman"/>
        </w:rPr>
        <w:t xml:space="preserve">ish, corals and sponges were </w:t>
      </w:r>
      <w:r w:rsidR="000560AF" w:rsidRPr="006C38CA">
        <w:rPr>
          <w:rFonts w:ascii="Times New Roman" w:eastAsia="Calibri" w:hAnsi="Times New Roman" w:cs="Times New Roman"/>
        </w:rPr>
        <w:t xml:space="preserve">identified </w:t>
      </w:r>
      <w:r w:rsidRPr="006C38CA">
        <w:rPr>
          <w:rFonts w:ascii="Times New Roman" w:eastAsia="Calibri" w:hAnsi="Times New Roman" w:cs="Times New Roman"/>
        </w:rPr>
        <w:t xml:space="preserve">to the most specific taxonomic group possible </w:t>
      </w:r>
      <w:r w:rsidR="000560AF" w:rsidRPr="006C38CA">
        <w:rPr>
          <w:rFonts w:ascii="Times New Roman" w:eastAsia="Calibri" w:hAnsi="Times New Roman" w:cs="Times New Roman"/>
        </w:rPr>
        <w:t xml:space="preserve">in the field. </w:t>
      </w:r>
      <w:r w:rsidR="005B1018" w:rsidRPr="006C38CA">
        <w:rPr>
          <w:rFonts w:ascii="Times New Roman" w:eastAsia="Calibri" w:hAnsi="Times New Roman" w:cs="Times New Roman"/>
        </w:rPr>
        <w:t>A</w:t>
      </w:r>
      <w:r w:rsidR="00CF5CC7" w:rsidRPr="006C38CA">
        <w:rPr>
          <w:rFonts w:ascii="Times New Roman" w:eastAsia="Calibri" w:hAnsi="Times New Roman" w:cs="Times New Roman"/>
        </w:rPr>
        <w:t xml:space="preserve">ll fish were identified to species, </w:t>
      </w:r>
      <w:r w:rsidRPr="006C38CA">
        <w:rPr>
          <w:rFonts w:ascii="Times New Roman" w:eastAsia="Calibri" w:hAnsi="Times New Roman" w:cs="Times New Roman"/>
        </w:rPr>
        <w:t xml:space="preserve">while </w:t>
      </w:r>
      <w:r w:rsidR="003A3E52" w:rsidRPr="006C38CA">
        <w:rPr>
          <w:rFonts w:ascii="Times New Roman" w:eastAsia="Calibri" w:hAnsi="Times New Roman" w:cs="Times New Roman"/>
        </w:rPr>
        <w:t xml:space="preserve">corals and sponges were </w:t>
      </w:r>
      <w:r w:rsidR="008667D6" w:rsidRPr="006C38CA">
        <w:rPr>
          <w:rFonts w:ascii="Times New Roman" w:eastAsia="Calibri" w:hAnsi="Times New Roman" w:cs="Times New Roman"/>
        </w:rPr>
        <w:t>identified as</w:t>
      </w:r>
      <w:r w:rsidR="003A3E52" w:rsidRPr="006C38CA">
        <w:rPr>
          <w:rFonts w:ascii="Times New Roman" w:eastAsia="Calibri" w:hAnsi="Times New Roman" w:cs="Times New Roman"/>
        </w:rPr>
        <w:t xml:space="preserve"> multi-species RTU</w:t>
      </w:r>
      <w:r w:rsidR="008667D6" w:rsidRPr="006C38CA">
        <w:rPr>
          <w:rFonts w:ascii="Times New Roman" w:eastAsia="Calibri" w:hAnsi="Times New Roman" w:cs="Times New Roman"/>
        </w:rPr>
        <w:t>’</w:t>
      </w:r>
      <w:r w:rsidR="0089444B" w:rsidRPr="006C38CA">
        <w:rPr>
          <w:rFonts w:ascii="Times New Roman" w:eastAsia="Calibri" w:hAnsi="Times New Roman" w:cs="Times New Roman"/>
        </w:rPr>
        <w:t>s</w:t>
      </w:r>
      <w:r w:rsidR="003A3E52" w:rsidRPr="006C38CA">
        <w:rPr>
          <w:rFonts w:ascii="Times New Roman" w:eastAsia="Calibri" w:hAnsi="Times New Roman" w:cs="Times New Roman"/>
        </w:rPr>
        <w:t xml:space="preserve"> </w:t>
      </w:r>
      <w:r w:rsidR="0089444B" w:rsidRPr="006C38CA">
        <w:rPr>
          <w:rFonts w:ascii="Times New Roman" w:hAnsi="Times New Roman" w:cs="Times New Roman"/>
        </w:rPr>
        <w:fldChar w:fldCharType="begin" w:fldLock="1"/>
      </w:r>
      <w:r w:rsidR="00CC54A8" w:rsidRPr="006C38CA">
        <w:rPr>
          <w:rFonts w:ascii="Times New Roman" w:hAnsi="Times New Roman" w:cs="Times New Roman"/>
        </w:rPr>
        <w:instrText>ADDIN CSL_CITATION {"citationItems":[{"id":"ITEM-1","itemData":{"author":[{"dropping-particle":"","family":"Ward","given":"DF","non-dropping-particle":"","parse-names":false,"suffix":""},{"dropping-particle":"","family":"Stanley","given":"MC","non-dropping-particle":"","parse-names":false,"suffix":""}],"container-title":"New Zealand Entomologist","id":"ITEM-1","issued":{"date-parts":[["2004"]]},"page":"3-9","title":"The value of RTUs and parataxonomy versus taxonomic species","type":"article-journal","volume":"27"},"uris":["http://www.mendeley.com/documents/?uuid=9b4f6a7d-4758-3533-a0ad-42380f953991"]}],"mendeley":{"formattedCitation":"(D. Ward &amp; Stanley, 2004)","plainTextFormattedCitation":"(D. Ward &amp; Stanley, 2004)","previouslyFormattedCitation":"(D. Ward &amp; Stanley, 2004)"},"properties":{"noteIndex":0},"schema":"https://github.com/citation-style-language/schema/raw/master/csl-citation.json"}</w:instrText>
      </w:r>
      <w:r w:rsidR="0089444B" w:rsidRPr="006C38CA">
        <w:rPr>
          <w:rFonts w:ascii="Times New Roman" w:hAnsi="Times New Roman" w:cs="Times New Roman"/>
        </w:rPr>
        <w:fldChar w:fldCharType="separate"/>
      </w:r>
      <w:r w:rsidR="0089444B" w:rsidRPr="006C38CA">
        <w:rPr>
          <w:rFonts w:ascii="Times New Roman" w:hAnsi="Times New Roman" w:cs="Times New Roman"/>
          <w:noProof/>
        </w:rPr>
        <w:t>(D. Ward &amp; Stanley, 2004)</w:t>
      </w:r>
      <w:r w:rsidR="0089444B" w:rsidRPr="006C38CA">
        <w:rPr>
          <w:rFonts w:ascii="Times New Roman" w:hAnsi="Times New Roman" w:cs="Times New Roman"/>
        </w:rPr>
        <w:fldChar w:fldCharType="end"/>
      </w:r>
      <w:r w:rsidR="005B1018" w:rsidRPr="006C38CA">
        <w:rPr>
          <w:rFonts w:ascii="Times New Roman" w:hAnsi="Times New Roman" w:cs="Times New Roman"/>
        </w:rPr>
        <w:t xml:space="preserve"> </w:t>
      </w:r>
      <w:r w:rsidR="003A3E52" w:rsidRPr="006C38CA">
        <w:rPr>
          <w:rFonts w:ascii="Times New Roman" w:eastAsia="Calibri" w:hAnsi="Times New Roman" w:cs="Times New Roman"/>
        </w:rPr>
        <w:t xml:space="preserve">rather than species </w:t>
      </w:r>
      <w:r w:rsidR="00A033FB" w:rsidRPr="006C38CA">
        <w:rPr>
          <w:rFonts w:ascii="Times New Roman" w:eastAsia="Calibri" w:hAnsi="Times New Roman" w:cs="Times New Roman"/>
        </w:rPr>
        <w:t>for the following reasons</w:t>
      </w:r>
      <w:r w:rsidR="000560AF" w:rsidRPr="006C38CA">
        <w:rPr>
          <w:rFonts w:ascii="Times New Roman" w:eastAsia="Calibri" w:hAnsi="Times New Roman" w:cs="Times New Roman"/>
        </w:rPr>
        <w:t xml:space="preserve">: </w:t>
      </w:r>
      <w:r w:rsidR="00A033FB" w:rsidRPr="006C38CA">
        <w:rPr>
          <w:rFonts w:ascii="Times New Roman" w:eastAsia="Calibri" w:hAnsi="Times New Roman" w:cs="Times New Roman"/>
        </w:rPr>
        <w:t xml:space="preserve">(1) </w:t>
      </w:r>
      <w:r w:rsidR="00397CE8" w:rsidRPr="006C38CA">
        <w:rPr>
          <w:rFonts w:ascii="Times New Roman" w:eastAsia="Calibri" w:hAnsi="Times New Roman" w:cs="Times New Roman"/>
        </w:rPr>
        <w:lastRenderedPageBreak/>
        <w:t>taxonomists reassigned</w:t>
      </w:r>
      <w:r w:rsidR="000560AF" w:rsidRPr="006C38CA">
        <w:rPr>
          <w:rFonts w:ascii="Times New Roman" w:eastAsia="Calibri" w:hAnsi="Times New Roman" w:cs="Times New Roman"/>
        </w:rPr>
        <w:t xml:space="preserve"> taxa thought to be different species to the same species after the study began, </w:t>
      </w:r>
      <w:r w:rsidR="00A033FB" w:rsidRPr="006C38CA">
        <w:rPr>
          <w:rFonts w:ascii="Times New Roman" w:eastAsia="Calibri" w:hAnsi="Times New Roman" w:cs="Times New Roman"/>
        </w:rPr>
        <w:t xml:space="preserve">(2) </w:t>
      </w:r>
      <w:r w:rsidR="000560AF" w:rsidRPr="006C38CA">
        <w:rPr>
          <w:rFonts w:ascii="Times New Roman" w:eastAsia="Calibri" w:hAnsi="Times New Roman" w:cs="Times New Roman"/>
        </w:rPr>
        <w:t xml:space="preserve">taxonomists divided a single species into multiple </w:t>
      </w:r>
      <w:r w:rsidR="003A3E52" w:rsidRPr="006C38CA">
        <w:rPr>
          <w:rFonts w:ascii="Times New Roman" w:eastAsia="Calibri" w:hAnsi="Times New Roman" w:cs="Times New Roman"/>
        </w:rPr>
        <w:t xml:space="preserve">species </w:t>
      </w:r>
      <w:r w:rsidR="000560AF" w:rsidRPr="006C38CA">
        <w:rPr>
          <w:rFonts w:ascii="Times New Roman" w:eastAsia="Calibri" w:hAnsi="Times New Roman" w:cs="Times New Roman"/>
        </w:rPr>
        <w:t>after the study began</w:t>
      </w:r>
      <w:r w:rsidR="00A033FB" w:rsidRPr="006C38CA">
        <w:rPr>
          <w:rFonts w:ascii="Times New Roman" w:eastAsia="Calibri" w:hAnsi="Times New Roman" w:cs="Times New Roman"/>
        </w:rPr>
        <w:t>,</w:t>
      </w:r>
      <w:r w:rsidR="000560AF" w:rsidRPr="006C38CA">
        <w:rPr>
          <w:rFonts w:ascii="Times New Roman" w:eastAsia="Calibri" w:hAnsi="Times New Roman" w:cs="Times New Roman"/>
        </w:rPr>
        <w:t xml:space="preserve"> and </w:t>
      </w:r>
      <w:r w:rsidR="00A033FB" w:rsidRPr="006C38CA">
        <w:rPr>
          <w:rFonts w:ascii="Times New Roman" w:eastAsia="Calibri" w:hAnsi="Times New Roman" w:cs="Times New Roman"/>
        </w:rPr>
        <w:t xml:space="preserve">(3) </w:t>
      </w:r>
      <w:r w:rsidR="003A3E52" w:rsidRPr="006C38CA">
        <w:rPr>
          <w:rFonts w:ascii="Times New Roman" w:eastAsia="Calibri" w:hAnsi="Times New Roman" w:cs="Times New Roman"/>
        </w:rPr>
        <w:t xml:space="preserve">several species are visually indistinguishable in the </w:t>
      </w:r>
      <w:r w:rsidR="000560AF" w:rsidRPr="006C38CA">
        <w:rPr>
          <w:rFonts w:ascii="Times New Roman" w:eastAsia="Calibri" w:hAnsi="Times New Roman" w:cs="Times New Roman"/>
        </w:rPr>
        <w:t xml:space="preserve">field. </w:t>
      </w:r>
      <w:r w:rsidR="003A3E52" w:rsidRPr="006C38CA">
        <w:rPr>
          <w:rFonts w:ascii="Times New Roman" w:eastAsia="Calibri" w:hAnsi="Times New Roman" w:cs="Times New Roman"/>
        </w:rPr>
        <w:t xml:space="preserve">In all </w:t>
      </w:r>
      <w:r w:rsidR="000560AF" w:rsidRPr="006C38CA">
        <w:rPr>
          <w:rFonts w:ascii="Times New Roman" w:eastAsia="Calibri" w:hAnsi="Times New Roman" w:cs="Times New Roman"/>
        </w:rPr>
        <w:t xml:space="preserve">cases, the lowest resolution RTU was used. For example, </w:t>
      </w:r>
      <w:r w:rsidR="00CC16AE" w:rsidRPr="006C38CA">
        <w:rPr>
          <w:rFonts w:ascii="Times New Roman" w:eastAsia="Calibri" w:hAnsi="Times New Roman" w:cs="Times New Roman"/>
        </w:rPr>
        <w:t xml:space="preserve">in 1994 </w:t>
      </w:r>
      <w:r w:rsidR="000560AF" w:rsidRPr="006C38CA">
        <w:rPr>
          <w:rFonts w:ascii="Times New Roman" w:eastAsia="Calibri" w:hAnsi="Times New Roman" w:cs="Times New Roman"/>
        </w:rPr>
        <w:t xml:space="preserve">the coral </w:t>
      </w:r>
      <w:r w:rsidR="000560AF" w:rsidRPr="006C38CA">
        <w:rPr>
          <w:rFonts w:ascii="Times New Roman" w:eastAsia="Calibri" w:hAnsi="Times New Roman" w:cs="Times New Roman"/>
          <w:i/>
        </w:rPr>
        <w:t>Montastraea annularis</w:t>
      </w:r>
      <w:r w:rsidR="000560AF" w:rsidRPr="006C38CA">
        <w:rPr>
          <w:rFonts w:ascii="Times New Roman" w:eastAsia="Calibri" w:hAnsi="Times New Roman" w:cs="Times New Roman"/>
        </w:rPr>
        <w:t xml:space="preserve"> was recognized to be three separate species (</w:t>
      </w:r>
      <w:r w:rsidR="000560AF" w:rsidRPr="006C38CA">
        <w:rPr>
          <w:rFonts w:ascii="Times New Roman" w:eastAsia="Calibri" w:hAnsi="Times New Roman" w:cs="Times New Roman"/>
          <w:i/>
        </w:rPr>
        <w:t>M. annularis</w:t>
      </w:r>
      <w:r w:rsidR="000560AF" w:rsidRPr="006C38CA">
        <w:rPr>
          <w:rFonts w:ascii="Times New Roman" w:eastAsia="Calibri" w:hAnsi="Times New Roman" w:cs="Times New Roman"/>
        </w:rPr>
        <w:t xml:space="preserve">, </w:t>
      </w:r>
      <w:r w:rsidR="000560AF" w:rsidRPr="006C38CA">
        <w:rPr>
          <w:rFonts w:ascii="Times New Roman" w:eastAsia="Calibri" w:hAnsi="Times New Roman" w:cs="Times New Roman"/>
          <w:i/>
        </w:rPr>
        <w:t>M. faveolata</w:t>
      </w:r>
      <w:r w:rsidR="000560AF" w:rsidRPr="006C38CA">
        <w:rPr>
          <w:rFonts w:ascii="Times New Roman" w:eastAsia="Calibri" w:hAnsi="Times New Roman" w:cs="Times New Roman"/>
        </w:rPr>
        <w:t xml:space="preserve">, and </w:t>
      </w:r>
      <w:r w:rsidR="000560AF" w:rsidRPr="006C38CA">
        <w:rPr>
          <w:rFonts w:ascii="Times New Roman" w:eastAsia="Calibri" w:hAnsi="Times New Roman" w:cs="Times New Roman"/>
          <w:i/>
        </w:rPr>
        <w:t>M. franksi</w:t>
      </w:r>
      <w:r w:rsidR="000560AF" w:rsidRPr="006C38CA">
        <w:rPr>
          <w:rFonts w:ascii="Times New Roman" w:eastAsia="Calibri" w:hAnsi="Times New Roman" w:cs="Times New Roman"/>
        </w:rPr>
        <w:t>)</w:t>
      </w:r>
      <w:r w:rsidR="00CC16AE" w:rsidRPr="006C38CA">
        <w:rPr>
          <w:rFonts w:ascii="Times New Roman" w:eastAsia="Calibri" w:hAnsi="Times New Roman" w:cs="Times New Roman"/>
        </w:rPr>
        <w:t xml:space="preserve"> </w:t>
      </w:r>
      <w:r w:rsidR="00CC16AE" w:rsidRPr="006C38CA">
        <w:rPr>
          <w:rFonts w:ascii="Times New Roman" w:eastAsia="Calibri" w:hAnsi="Times New Roman" w:cs="Times New Roman"/>
        </w:rPr>
        <w:fldChar w:fldCharType="begin" w:fldLock="1"/>
      </w:r>
      <w:r w:rsidR="00CC16AE" w:rsidRPr="006C38CA">
        <w:rPr>
          <w:rFonts w:ascii="Times New Roman" w:eastAsia="Calibri" w:hAnsi="Times New Roman" w:cs="Times New Roman"/>
        </w:rPr>
        <w:instrText>ADDIN CSL_CITATION {"citationItems":[{"id":"ITEM-1","itemData":{"author":[{"dropping-particle":"","family":"Weil","given":"Ernesto","non-dropping-particle":"","parse-names":false,"suffix":""},{"dropping-particle":"","family":"Knowlton","given":"Nancy","non-dropping-particle":"","parse-names":false,"suffix":""}],"container-title":"Smithsonian","id":"ITEM-1","issue":"September","issued":{"date-parts":[["1989"]]},"title":"A multi-character analysis of the Caribbean coral Montastraea annularis and its two sibling species M. faveolata and M. franksi","type":"article-journal","volume":"55"},"uris":["http://www.mendeley.com/documents/?uuid=61439aae-0025-484b-a1e6-7a8b18a205b6"]}],"mendeley":{"formattedCitation":"(Weil &amp; Knowlton, 1989)","plainTextFormattedCitation":"(Weil &amp; Knowlton, 1989)","previouslyFormattedCitation":"(Weil &amp; Knowlton, 1989)"},"properties":{"noteIndex":0},"schema":"https://github.com/citation-style-language/schema/raw/master/csl-citation.json"}</w:instrText>
      </w:r>
      <w:r w:rsidR="00CC16AE" w:rsidRPr="006C38CA">
        <w:rPr>
          <w:rFonts w:ascii="Times New Roman" w:eastAsia="Calibri" w:hAnsi="Times New Roman" w:cs="Times New Roman"/>
        </w:rPr>
        <w:fldChar w:fldCharType="separate"/>
      </w:r>
      <w:r w:rsidR="00CC16AE" w:rsidRPr="006C38CA">
        <w:rPr>
          <w:rFonts w:ascii="Times New Roman" w:eastAsia="Calibri" w:hAnsi="Times New Roman" w:cs="Times New Roman"/>
          <w:noProof/>
        </w:rPr>
        <w:t>(Weil &amp; Knowlton, 1989)</w:t>
      </w:r>
      <w:r w:rsidR="00CC16AE" w:rsidRPr="006C38CA">
        <w:rPr>
          <w:rFonts w:ascii="Times New Roman" w:eastAsia="Calibri" w:hAnsi="Times New Roman" w:cs="Times New Roman"/>
        </w:rPr>
        <w:fldChar w:fldCharType="end"/>
      </w:r>
      <w:r w:rsidR="00CC16AE" w:rsidRPr="006C38CA">
        <w:rPr>
          <w:rFonts w:ascii="Times New Roman" w:eastAsia="Calibri" w:hAnsi="Times New Roman" w:cs="Times New Roman"/>
        </w:rPr>
        <w:t xml:space="preserve">. Although the species can </w:t>
      </w:r>
      <w:r w:rsidR="005B1018" w:rsidRPr="006C38CA">
        <w:rPr>
          <w:rFonts w:ascii="Times New Roman" w:eastAsia="Calibri" w:hAnsi="Times New Roman" w:cs="Times New Roman"/>
        </w:rPr>
        <w:t xml:space="preserve">now </w:t>
      </w:r>
      <w:r w:rsidR="00CC16AE" w:rsidRPr="006C38CA">
        <w:rPr>
          <w:rFonts w:ascii="Times New Roman" w:eastAsia="Calibri" w:hAnsi="Times New Roman" w:cs="Times New Roman"/>
        </w:rPr>
        <w:t xml:space="preserve">be distinguished visually, and were counted separately after 1994, the aggregate was used </w:t>
      </w:r>
      <w:r w:rsidR="000560AF" w:rsidRPr="006C38CA">
        <w:rPr>
          <w:rFonts w:ascii="Times New Roman" w:eastAsia="Calibri" w:hAnsi="Times New Roman" w:cs="Times New Roman"/>
        </w:rPr>
        <w:t>because the study began in 1992</w:t>
      </w:r>
      <w:r w:rsidR="0089444B" w:rsidRPr="006C38CA">
        <w:rPr>
          <w:rFonts w:ascii="Times New Roman" w:eastAsia="Calibri" w:hAnsi="Times New Roman" w:cs="Times New Roman"/>
        </w:rPr>
        <w:t xml:space="preserve"> before the distinction was discovered</w:t>
      </w:r>
      <w:r w:rsidR="000560AF" w:rsidRPr="006C38CA">
        <w:rPr>
          <w:rFonts w:ascii="Times New Roman" w:eastAsia="Calibri" w:hAnsi="Times New Roman" w:cs="Times New Roman"/>
        </w:rPr>
        <w:t>.</w:t>
      </w:r>
    </w:p>
    <w:p w14:paraId="30299004" w14:textId="1F261EF1" w:rsidR="000560AF" w:rsidRPr="006C38CA" w:rsidRDefault="009F1381" w:rsidP="006C38CA">
      <w:pPr>
        <w:spacing w:line="480" w:lineRule="auto"/>
        <w:outlineLvl w:val="0"/>
        <w:rPr>
          <w:rFonts w:ascii="Times New Roman" w:eastAsia="Calibri" w:hAnsi="Times New Roman" w:cs="Times New Roman"/>
          <w:i/>
        </w:rPr>
      </w:pPr>
      <w:r w:rsidRPr="006C38CA">
        <w:rPr>
          <w:rFonts w:ascii="Times New Roman" w:eastAsia="Calibri" w:hAnsi="Times New Roman" w:cs="Times New Roman"/>
          <w:i/>
        </w:rPr>
        <w:t>Functional groups</w:t>
      </w:r>
    </w:p>
    <w:p w14:paraId="528212FA" w14:textId="33F34A90" w:rsidR="007D7C82" w:rsidRPr="006C38CA" w:rsidRDefault="00672F8E" w:rsidP="006C38CA">
      <w:pPr>
        <w:spacing w:line="480" w:lineRule="auto"/>
        <w:ind w:firstLine="720"/>
        <w:rPr>
          <w:rFonts w:ascii="Times New Roman" w:hAnsi="Times New Roman" w:cs="Times New Roman"/>
        </w:rPr>
      </w:pPr>
      <w:r w:rsidRPr="006C38CA">
        <w:rPr>
          <w:rFonts w:ascii="Times New Roman" w:hAnsi="Times New Roman" w:cs="Times New Roman"/>
        </w:rPr>
        <w:t>Species will also be classified based on their functional role within the ecosystem b</w:t>
      </w:r>
      <w:r w:rsidR="000560AF" w:rsidRPr="006C38CA">
        <w:rPr>
          <w:rFonts w:ascii="Times New Roman" w:hAnsi="Times New Roman" w:cs="Times New Roman"/>
        </w:rPr>
        <w:t xml:space="preserve">ecause the diversity of functional groups has been shown to increase reef resilience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{"citationItems":[{"id":"ITEM-1","itemData":{"DOI":"10.1579/0044-7447-35.1.30","ISBN":"0044-7447","ISSN":"0044-7447","PMID":"16615697","abstract":"To improve coral reef management, a deeper understanding of biodiversity across scales in the context of functional groups is required. The focus of this paper is on the role of diversity within functional groups in securing important ecosystem processes that contribute to the resilience of coral-dominated reef states. Two important components of species biodiversity that confer ecosystem resilience are analyzed: redundancy and the diversity of responses within functional groups to change. Three critical functional groups are used to illustrate the interaction between these two components and their role in coral reef resilience: zooxanthellae (symbiotic micro algae in reef-building corals), reef-building corals, and herbivores. The paper further examines the consequences of undermining functional redundancy and response diversity and addresses strategies to secure ecological processes that are critical for coral reef resilience.","author":[{"dropping-particle":"","family":"Nyström","given":"Magnus","non-dropping-particle":"","parse-names":false,"suffix":""}],"container-title":"AMBIO: A Journal of the Human Environment","id":"ITEM-1","issue":"1","issued":{"date-parts":[["2006"]]},"page":"30-35","title":"Redundancy and response diversity of functional groups: Implications for the resilience of coral reefs","type":"article-journal","volume":"35"},"uris":["http://www.mendeley.com/documents/?uuid=c75ab571-a532-4b63-8930-1c0134b13cdb"]}],"mendeley":{"formattedCitation":"(Nyström, 2006)","plainTextFormattedCitation":"(Nyström, 2006)","previouslyFormattedCitation":"(Nyström, 2006)"},"properties":{"noteIndex":0},"schema":"https://github.com/citation-style-language/schema/raw/master/csl-citation.json"}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(Nyström, 2006)</w:t>
      </w:r>
      <w:r w:rsidR="000560AF" w:rsidRPr="006C38CA">
        <w:rPr>
          <w:rFonts w:ascii="Times New Roman" w:hAnsi="Times New Roman" w:cs="Times New Roman"/>
        </w:rPr>
        <w:fldChar w:fldCharType="end"/>
      </w:r>
      <w:r w:rsidR="000560AF" w:rsidRPr="006C38CA">
        <w:rPr>
          <w:rFonts w:ascii="Times New Roman" w:hAnsi="Times New Roman" w:cs="Times New Roman"/>
        </w:rPr>
        <w:t>. For sponges, the major functional roles consist of erosion, stabilization (accretion), bentho-pelagic coupling, and associations with other organisms</w:t>
      </w:r>
      <w:r w:rsidR="0051515C" w:rsidRPr="006C38CA">
        <w:rPr>
          <w:rFonts w:ascii="Times New Roman" w:hAnsi="Times New Roman" w:cs="Times New Roman"/>
        </w:rPr>
        <w:t xml:space="preserve"> such as, settlement substrate for algae, habitat for microorganisms, and protecting bivalves from predation</w:t>
      </w:r>
      <w:r w:rsidR="000560AF" w:rsidRPr="006C38CA">
        <w:rPr>
          <w:rFonts w:ascii="Times New Roman" w:hAnsi="Times New Roman" w:cs="Times New Roman"/>
        </w:rPr>
        <w:t xml:space="preserve">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(Bell, 2008)</w:t>
      </w:r>
      <w:r w:rsidR="000560AF" w:rsidRPr="006C38CA">
        <w:rPr>
          <w:rFonts w:ascii="Times New Roman" w:hAnsi="Times New Roman" w:cs="Times New Roman"/>
        </w:rPr>
        <w:fldChar w:fldCharType="end"/>
      </w:r>
      <w:r w:rsidR="000560AF" w:rsidRPr="006C38CA">
        <w:rPr>
          <w:rFonts w:ascii="Times New Roman" w:hAnsi="Times New Roman" w:cs="Times New Roman"/>
        </w:rPr>
        <w:t xml:space="preserve">. Although not understood as well as the others, bentho-pelagic coupling may have significant impacts on the microhabitats available in the reef because some sponges have pumping rates of two times their own volume of water per hour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{"citationItems":[{"id":"ITEM-1","itemData":{"DOI":"10.1016/j.ecss.2008.05.002","ISBN":"0272-7714","ISSN":"02727714","abstract":"Despite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Science","id":"ITEM-1","issued":{"date-parts":[["2008"]]},"page":"341-353","title":"The functional roles of marine sponges","type":"article-journal","volume":"79"},"uris":["http://www.mendeley.com/documents/?uuid=4939d9de-fc2a-4729-a209-6aae428e46a0"]}],"mendeley":{"formattedCitation":"(Bell, 2008)","plainTextFormattedCitation":"(Bell, 2008)","previouslyFormattedCitation":"(Bell, 2008)"},"properties":{"noteIndex":0},"schema":"https://github.com/citation-style-language/schema/raw/master/csl-citation.json"}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(Bell, 2008)</w:t>
      </w:r>
      <w:r w:rsidR="000560AF" w:rsidRPr="006C38CA">
        <w:rPr>
          <w:rFonts w:ascii="Times New Roman" w:hAnsi="Times New Roman" w:cs="Times New Roman"/>
        </w:rPr>
        <w:fldChar w:fldCharType="end"/>
      </w:r>
      <w:r w:rsidR="000560AF" w:rsidRPr="006C38CA">
        <w:rPr>
          <w:rFonts w:ascii="Times New Roman" w:hAnsi="Times New Roman" w:cs="Times New Roman"/>
        </w:rPr>
        <w:t xml:space="preserve">. Coral functional roles </w:t>
      </w:r>
      <w:r w:rsidR="009F1381" w:rsidRPr="006C38CA">
        <w:rPr>
          <w:rFonts w:ascii="Times New Roman" w:hAnsi="Times New Roman" w:cs="Times New Roman"/>
        </w:rPr>
        <w:t>will be defined</w:t>
      </w:r>
      <w:r w:rsidR="000560AF" w:rsidRPr="006C38CA">
        <w:rPr>
          <w:rFonts w:ascii="Times New Roman" w:hAnsi="Times New Roman" w:cs="Times New Roman"/>
        </w:rPr>
        <w:t xml:space="preserve"> by colony shape and </w:t>
      </w:r>
      <w:r w:rsidR="009F1381" w:rsidRPr="006C38CA">
        <w:rPr>
          <w:rFonts w:ascii="Times New Roman" w:hAnsi="Times New Roman" w:cs="Times New Roman"/>
        </w:rPr>
        <w:t xml:space="preserve">morphology </w:t>
      </w:r>
      <w:r w:rsidR="000560AF" w:rsidRPr="006C38CA">
        <w:rPr>
          <w:rFonts w:ascii="Times New Roman" w:hAnsi="Times New Roman" w:cs="Times New Roman"/>
        </w:rPr>
        <w:fldChar w:fldCharType="begin" w:fldLock="1"/>
      </w:r>
      <w:r w:rsidR="00A37816" w:rsidRPr="006C38CA">
        <w:rPr>
          <w:rFonts w:ascii="Times New Roman" w:hAnsi="Times New Roman" w:cs="Times New Roman"/>
        </w:rPr>
        <w:instrText>ADDIN CSL_CITATION {"citationItems":[{"id":"ITEM-1","itemData":{"DOI":"https://doi.org/10.1038/nature21707","ISBN":"0028-0836","PMID":"15215854","abstract":"The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 R.","non-dropping-particle":"","parse-names":false,"suffix":""},{"dropping-particle":"","family":"Hughes","given":"T. P.","non-dropping-particle":"","parse-names":false,"suffix":""},{"dropping-particle":"","family":"Folke","given":"C.","non-dropping-particle":"","parse-names":false,"suffix":""},{"dropping-particle":"","family":"Nyström","given":"M.","non-dropping-particle":"","parse-names":false,"suffix":""}],"container-title":"Nature","id":"ITEM-1","issued":{"date-parts":[["2004"]]},"page":"827-833","title":"Confronting the coral reef crisis","type":"article-journal","volume":"429"},"uris":["http://www.mendeley.com/documents/?uuid=7144a4de-32ac-4a05-a110-2a8727c2638f"]}],"mendeley":{"formattedCitation":"(D. R. Bellwood, Hughes, Folke, &amp; Nyström, 2004)","plainTextFormattedCitation":"(D. R. Bellwood, Hughes, Folke, &amp; Nyström, 2004)","previouslyFormattedCitation":"(D. R. Bellwood, Hughes, Folke, &amp; Nyström, 2004)"},"properties":{"noteIndex":0},"schema":"https://github.com/citation-style-language/schema/raw/master/csl-citation.json"}</w:instrText>
      </w:r>
      <w:r w:rsidR="000560AF" w:rsidRPr="006C38CA">
        <w:rPr>
          <w:rFonts w:ascii="Times New Roman" w:hAnsi="Times New Roman" w:cs="Times New Roman"/>
        </w:rPr>
        <w:fldChar w:fldCharType="separate"/>
      </w:r>
      <w:r w:rsidR="000E6FE1" w:rsidRPr="006C38CA">
        <w:rPr>
          <w:rFonts w:ascii="Times New Roman" w:hAnsi="Times New Roman" w:cs="Times New Roman"/>
          <w:noProof/>
        </w:rPr>
        <w:t>(D. R. Bellwood, Hughes, Folke, &amp; Nyström, 2004)</w:t>
      </w:r>
      <w:r w:rsidR="000560AF" w:rsidRPr="006C38CA">
        <w:rPr>
          <w:rFonts w:ascii="Times New Roman" w:hAnsi="Times New Roman" w:cs="Times New Roman"/>
        </w:rPr>
        <w:fldChar w:fldCharType="end"/>
      </w:r>
      <w:r w:rsidR="007175A5" w:rsidRPr="006C38CA">
        <w:rPr>
          <w:rFonts w:ascii="Times New Roman" w:hAnsi="Times New Roman" w:cs="Times New Roman"/>
        </w:rPr>
        <w:t>, as well as</w:t>
      </w:r>
      <w:r w:rsidRPr="006C38CA">
        <w:rPr>
          <w:rFonts w:ascii="Times New Roman" w:hAnsi="Times New Roman" w:cs="Times New Roman"/>
        </w:rPr>
        <w:t xml:space="preserve"> </w:t>
      </w:r>
      <w:r w:rsidR="000560AF" w:rsidRPr="006C38CA">
        <w:rPr>
          <w:rFonts w:ascii="Times New Roman" w:hAnsi="Times New Roman" w:cs="Times New Roman"/>
        </w:rPr>
        <w:t xml:space="preserve">life history </w:t>
      </w:r>
      <w:r w:rsidR="009F1381" w:rsidRPr="006C38CA">
        <w:rPr>
          <w:rFonts w:ascii="Times New Roman" w:hAnsi="Times New Roman" w:cs="Times New Roman"/>
        </w:rPr>
        <w:t xml:space="preserve">strategy </w:t>
      </w:r>
      <w:r w:rsidR="000560AF" w:rsidRPr="006C38CA">
        <w:rPr>
          <w:rFonts w:ascii="Times New Roman" w:hAnsi="Times New Roman" w:cs="Times New Roman"/>
        </w:rPr>
        <w:fldChar w:fldCharType="begin" w:fldLock="1"/>
      </w:r>
      <w:r w:rsidR="00605415" w:rsidRPr="006C38CA">
        <w:rPr>
          <w:rFonts w:ascii="Times New Roman" w:hAnsi="Times New Roman" w:cs="Times New Roman"/>
        </w:rPr>
        <w:instrText>ADDIN CSL_CITATION {"citationItems":[{"id":"ITEM-1","itemData":{"author":[{"dropping-particle":"","family":"Bak","given":"Rolf P. M.","non-dropping-particle":"","parse-names":false,"suffix":""},{"dropping-particle":"","family":"Engel","given":"M. S.","non-dropping-particle":"","parse-names":false,"suffix":""}],"container-title":"Marine Biology","id":"ITEM-1","issued":{"date-parts":[["1979"]]},"page":"341-352","title":"Distribution, abundance and survival of juvenile hermatypic corals (Scleractina) and the importance of life history strategies in the parent coral community","type":"article-journal","volume":"54"},"uris":["http://www.mendeley.com/documents/?uuid=c73dbc90-8e7d-4bb8-801b-c8b28167811b"]}],"mendeley":{"formattedCitation":"(Bak &amp; Engel, 1979)","plainTextFormattedCitation":"(Bak &amp; Engel, 1979)","previouslyFormattedCitation":"(Bak &amp; Engel, 1979)"},"properties":{"noteIndex":0},"schema":"https://github.com/citation-style-language/schema/raw/master/csl-citation.json"}</w:instrText>
      </w:r>
      <w:r w:rsidR="000560AF" w:rsidRPr="006C38CA">
        <w:rPr>
          <w:rFonts w:ascii="Times New Roman" w:hAnsi="Times New Roman" w:cs="Times New Roman"/>
        </w:rPr>
        <w:fldChar w:fldCharType="separate"/>
      </w:r>
      <w:r w:rsidR="000560AF" w:rsidRPr="006C38CA">
        <w:rPr>
          <w:rFonts w:ascii="Times New Roman" w:hAnsi="Times New Roman" w:cs="Times New Roman"/>
          <w:noProof/>
        </w:rPr>
        <w:t>(Bak &amp; Engel, 1979)</w:t>
      </w:r>
      <w:r w:rsidR="000560AF" w:rsidRPr="006C38CA">
        <w:rPr>
          <w:rFonts w:ascii="Times New Roman" w:hAnsi="Times New Roman" w:cs="Times New Roman"/>
        </w:rPr>
        <w:fldChar w:fldCharType="end"/>
      </w:r>
      <w:r w:rsidR="000560AF" w:rsidRPr="006C38CA">
        <w:rPr>
          <w:rFonts w:ascii="Times New Roman" w:hAnsi="Times New Roman" w:cs="Times New Roman"/>
        </w:rPr>
        <w:t>.</w:t>
      </w:r>
      <w:r w:rsidR="007629C0" w:rsidRPr="006C38CA">
        <w:rPr>
          <w:rFonts w:ascii="Times New Roman" w:hAnsi="Times New Roman" w:cs="Times New Roman"/>
        </w:rPr>
        <w:t xml:space="preserve"> Because fish influence the community primarily though their role as consumers, they will be classified by trophic group and maximum body size</w:t>
      </w:r>
      <w:r w:rsidR="006C38CA" w:rsidRPr="006C38CA">
        <w:rPr>
          <w:rFonts w:ascii="Times New Roman" w:hAnsi="Times New Roman" w:cs="Times New Roman"/>
        </w:rPr>
        <w:t xml:space="preserve"> </w:t>
      </w:r>
      <w:r w:rsidR="009F6551" w:rsidRPr="006C38CA">
        <w:rPr>
          <w:rFonts w:ascii="Times New Roman" w:hAnsi="Times New Roman" w:cs="Times New Roman"/>
        </w:rPr>
        <w:fldChar w:fldCharType="begin" w:fldLock="1"/>
      </w:r>
      <w:r w:rsidR="00ED45D0" w:rsidRPr="006C38CA">
        <w:rPr>
          <w:rFonts w:ascii="Times New Roman" w:hAnsi="Times New Roman" w:cs="Times New Roman"/>
        </w:rPr>
        <w:instrText>ADDIN CSL_CITATION {"citationItems":[{"id":"ITEM-1","itemData":{"DOI":"10.3354/meps07553","ISBN":"0171-8630\\r1616-1599","ISSN":"01718630","abstract":"Functional diversity in biological communities is critical for providing the full suite of ecosystem functions and services, yet the relationship between functional diversity and species rich- ness—how diversity is usually measured—remains largely unknown. Here we evaluate empirically how different measures of functional diversity change with increasing species richness across 36 Atlantic reef fish communities that vary greatly in species richness. We show that (1) the definition used for functional groups strongly influences the perceived relationship; (2) when using more com- prehensive definitions of functional groups the relationship is asymptotic and highly unsaturated; and (3) increasing species richness primarily leads to the addition of species to a few key functional groups rather than the addition of novel functional groups. Consequently, non-random assembly of fish assemblages leaves many possible functional groups empty, and high species redundancy within functional groups is limited to relatively few groups. Consequences of future extirpation or extinction of species for the loss of ecosystem functions will be variable, in part depending on the proportion of species lost within a functional group, but potentially profound due to the large number of functional groups represented by only a single species and the targeted nature of most species extraction and extirpations.","author":[{"dropping-particle":"","family":"Halpern","given":"Benjamin S.","non-dropping-particle":"","parse-names":false,"suffix":""},{"dropping-particle":"","family":"Floeter","given":"Sergio R.","non-dropping-particle":"","parse-names":false,"suffix":""}],"container-title":"Marine Ecology Progress Series","id":"ITEM-1","issued":{"date-parts":[["2008"]]},"title":"Functional diversity responses to changing species richness in reef fish communities","type":"article-journal"},"uris":["http://www.mendeley.com/documents/?uuid=bb28e650-a40b-321a-af15-e1d8b5a8c254"]}],"mendeley":{"formattedCitation":"(Halpern &amp; Floeter, 2008)","plainTextFormattedCitation":"(Halpern &amp; Floeter, 2008)","previouslyFormattedCitation":"(Halpern &amp; Floeter, 2008)"},"properties":{"noteIndex":0},"schema":"https://github.com/citation-style-language/schema/raw/master/csl-citation.json"}</w:instrText>
      </w:r>
      <w:r w:rsidR="009F6551" w:rsidRPr="006C38CA">
        <w:rPr>
          <w:rFonts w:ascii="Times New Roman" w:hAnsi="Times New Roman" w:cs="Times New Roman"/>
        </w:rPr>
        <w:fldChar w:fldCharType="separate"/>
      </w:r>
      <w:r w:rsidR="009F6551" w:rsidRPr="006C38CA">
        <w:rPr>
          <w:rFonts w:ascii="Times New Roman" w:hAnsi="Times New Roman" w:cs="Times New Roman"/>
          <w:noProof/>
        </w:rPr>
        <w:t>(Halpern &amp; Floeter, 2008)</w:t>
      </w:r>
      <w:r w:rsidR="009F6551" w:rsidRPr="006C38CA">
        <w:rPr>
          <w:rFonts w:ascii="Times New Roman" w:hAnsi="Times New Roman" w:cs="Times New Roman"/>
        </w:rPr>
        <w:fldChar w:fldCharType="end"/>
      </w:r>
      <w:r w:rsidR="007629C0" w:rsidRPr="006C38CA">
        <w:rPr>
          <w:rFonts w:ascii="Times New Roman" w:hAnsi="Times New Roman" w:cs="Times New Roman"/>
        </w:rPr>
        <w:t>.</w:t>
      </w:r>
    </w:p>
    <w:p w14:paraId="631EDE7B" w14:textId="77777777" w:rsidR="000560AF" w:rsidRPr="006C38CA" w:rsidRDefault="000560AF" w:rsidP="006C38CA">
      <w:pPr>
        <w:widowControl w:val="0"/>
        <w:tabs>
          <w:tab w:val="left" w:pos="220"/>
          <w:tab w:val="left" w:pos="720"/>
        </w:tabs>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t>Resources Required</w:t>
      </w:r>
    </w:p>
    <w:p w14:paraId="3249F079"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rPr>
      </w:pPr>
      <w:r w:rsidRPr="006C38CA">
        <w:rPr>
          <w:rFonts w:ascii="Times New Roman" w:hAnsi="Times New Roman" w:cs="Times New Roman"/>
        </w:rPr>
        <w:t xml:space="preserve">Coral dataset; Sponge dataset; </w:t>
      </w:r>
      <w:r w:rsidR="004E7FA9" w:rsidRPr="006C38CA">
        <w:rPr>
          <w:rFonts w:ascii="Times New Roman" w:hAnsi="Times New Roman" w:cs="Times New Roman"/>
        </w:rPr>
        <w:t xml:space="preserve">Reef fish dataset; </w:t>
      </w:r>
      <w:r w:rsidRPr="006C38CA">
        <w:rPr>
          <w:rFonts w:ascii="Times New Roman" w:hAnsi="Times New Roman" w:cs="Times New Roman"/>
        </w:rPr>
        <w:t>Program R; R Studio</w:t>
      </w:r>
    </w:p>
    <w:p w14:paraId="4925839B"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3F36A7A0"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2EC9888E"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4888ADA"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54389D1"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B0AC86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37B60695"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5D2757B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495C3223"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70FC46D2"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1935EBE4"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pPr>
    </w:p>
    <w:p w14:paraId="032F7B86" w14:textId="77777777" w:rsidR="00B52D94" w:rsidRDefault="00B52D94" w:rsidP="006C38CA">
      <w:pPr>
        <w:widowControl w:val="0"/>
        <w:autoSpaceDE w:val="0"/>
        <w:autoSpaceDN w:val="0"/>
        <w:adjustRightInd w:val="0"/>
        <w:spacing w:line="480" w:lineRule="auto"/>
        <w:outlineLvl w:val="0"/>
        <w:rPr>
          <w:rFonts w:ascii="Times New Roman" w:hAnsi="Times New Roman" w:cs="Times New Roman"/>
          <w:b/>
        </w:rPr>
        <w:sectPr w:rsidR="00B52D94" w:rsidSect="001B7F7A">
          <w:footerReference w:type="default" r:id="rId9"/>
          <w:pgSz w:w="12240" w:h="15840"/>
          <w:pgMar w:top="1440" w:right="1440" w:bottom="1440" w:left="1440" w:header="720" w:footer="720" w:gutter="0"/>
          <w:cols w:space="720"/>
          <w:docGrid w:linePitch="360"/>
        </w:sectPr>
      </w:pPr>
    </w:p>
    <w:p w14:paraId="599B18FD" w14:textId="77777777" w:rsidR="000560AF" w:rsidRPr="006C38CA" w:rsidRDefault="000560AF" w:rsidP="006C38CA">
      <w:pPr>
        <w:widowControl w:val="0"/>
        <w:autoSpaceDE w:val="0"/>
        <w:autoSpaceDN w:val="0"/>
        <w:adjustRightInd w:val="0"/>
        <w:spacing w:line="480" w:lineRule="auto"/>
        <w:outlineLvl w:val="0"/>
        <w:rPr>
          <w:rFonts w:ascii="Times New Roman" w:hAnsi="Times New Roman" w:cs="Times New Roman"/>
          <w:b/>
        </w:rPr>
      </w:pPr>
      <w:r w:rsidRPr="006C38CA">
        <w:rPr>
          <w:rFonts w:ascii="Times New Roman" w:hAnsi="Times New Roman" w:cs="Times New Roman"/>
          <w:b/>
        </w:rPr>
        <w:lastRenderedPageBreak/>
        <w:t>Literature Cited</w:t>
      </w:r>
    </w:p>
    <w:p w14:paraId="2E1A833E" w14:textId="77777777" w:rsidR="000560AF" w:rsidRPr="006C38CA"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rPr>
      </w:pPr>
      <w:proofErr w:type="gramStart"/>
      <w:r w:rsidRPr="006C38CA">
        <w:rPr>
          <w:rFonts w:ascii="Times New Roman" w:eastAsia="Times New Roman" w:hAnsi="Times New Roman" w:cs="Times New Roman"/>
        </w:rPr>
        <w:t>R Core Team (2017).</w:t>
      </w:r>
      <w:proofErr w:type="gramEnd"/>
      <w:r w:rsidRPr="006C38CA">
        <w:rPr>
          <w:rFonts w:ascii="Times New Roman" w:eastAsia="Times New Roman" w:hAnsi="Times New Roman" w:cs="Times New Roman"/>
        </w:rPr>
        <w:t xml:space="preserve"> R: A language and environment for statistical computing. </w:t>
      </w:r>
    </w:p>
    <w:p w14:paraId="3A3A1E47" w14:textId="7E805FDD" w:rsidR="0084036F" w:rsidRPr="006C38CA" w:rsidRDefault="000560AF" w:rsidP="006C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480"/>
        <w:rPr>
          <w:rFonts w:ascii="Times New Roman" w:eastAsia="Times New Roman" w:hAnsi="Times New Roman" w:cs="Times New Roman"/>
        </w:rPr>
      </w:pPr>
      <w:proofErr w:type="gramStart"/>
      <w:r w:rsidRPr="006C38CA">
        <w:rPr>
          <w:rFonts w:ascii="Times New Roman" w:eastAsia="Times New Roman" w:hAnsi="Times New Roman" w:cs="Times New Roman"/>
        </w:rPr>
        <w:t>R Foundation for Statistical Computing, Vienna, Austria.</w:t>
      </w:r>
      <w:proofErr w:type="gramEnd"/>
      <w:r w:rsidRPr="006C38CA">
        <w:rPr>
          <w:rFonts w:ascii="Times New Roman" w:eastAsia="Times New Roman" w:hAnsi="Times New Roman" w:cs="Times New Roman"/>
        </w:rPr>
        <w:t xml:space="preserve"> </w:t>
      </w:r>
      <w:proofErr w:type="gramStart"/>
      <w:r w:rsidRPr="006C38CA">
        <w:rPr>
          <w:rFonts w:ascii="Times New Roman" w:eastAsia="Times New Roman" w:hAnsi="Times New Roman" w:cs="Times New Roman"/>
        </w:rPr>
        <w:t xml:space="preserve">URL </w:t>
      </w:r>
      <w:r w:rsidR="0084036F" w:rsidRPr="006C38CA">
        <w:rPr>
          <w:rFonts w:ascii="Times New Roman" w:hAnsi="Times New Roman" w:cs="Times New Roman"/>
        </w:rPr>
        <w:t>https://www.R-project.org/</w:t>
      </w:r>
      <w:r w:rsidRPr="006C38CA">
        <w:rPr>
          <w:rFonts w:ascii="Times New Roman" w:eastAsia="Times New Roman" w:hAnsi="Times New Roman" w:cs="Times New Roman"/>
        </w:rPr>
        <w:t>.</w:t>
      </w:r>
      <w:proofErr w:type="gramEnd"/>
    </w:p>
    <w:p w14:paraId="6BF9FE0D" w14:textId="50864109" w:rsidR="006B0F06" w:rsidRPr="006B0F06" w:rsidRDefault="000560AF" w:rsidP="006B0F06">
      <w:pPr>
        <w:widowControl w:val="0"/>
        <w:autoSpaceDE w:val="0"/>
        <w:autoSpaceDN w:val="0"/>
        <w:adjustRightInd w:val="0"/>
        <w:spacing w:line="480" w:lineRule="auto"/>
        <w:ind w:left="480" w:hanging="480"/>
        <w:rPr>
          <w:rFonts w:ascii="Times New Roman" w:hAnsi="Times New Roman" w:cs="Times New Roman"/>
          <w:noProof/>
        </w:rPr>
      </w:pPr>
      <w:r w:rsidRPr="006C38CA">
        <w:rPr>
          <w:rFonts w:ascii="Times New Roman" w:hAnsi="Times New Roman" w:cs="Times New Roman"/>
        </w:rPr>
        <w:fldChar w:fldCharType="begin" w:fldLock="1"/>
      </w:r>
      <w:r w:rsidRPr="006C38CA">
        <w:rPr>
          <w:rFonts w:ascii="Times New Roman" w:hAnsi="Times New Roman" w:cs="Times New Roman"/>
        </w:rPr>
        <w:instrText xml:space="preserve">ADDIN Mendeley Bibliography CSL_BIBLIOGRAPHY </w:instrText>
      </w:r>
      <w:r w:rsidRPr="006C38CA">
        <w:rPr>
          <w:rFonts w:ascii="Times New Roman" w:hAnsi="Times New Roman" w:cs="Times New Roman"/>
        </w:rPr>
        <w:fldChar w:fldCharType="separate"/>
      </w:r>
      <w:r w:rsidR="006B0F06" w:rsidRPr="006B0F06">
        <w:rPr>
          <w:rFonts w:ascii="Times New Roman" w:hAnsi="Times New Roman" w:cs="Times New Roman"/>
          <w:noProof/>
        </w:rPr>
        <w:t xml:space="preserve">Alvarez-Filip, L., Carricart-Ganivet, J. P., Horta-Puga, G., &amp; Iglesias-Prieto, R. (2013). Shifts in coral-assemblage composition do not ensure persistence of reef functionality. </w:t>
      </w:r>
      <w:r w:rsidR="006B0F06" w:rsidRPr="006B0F06">
        <w:rPr>
          <w:rFonts w:ascii="Times New Roman" w:hAnsi="Times New Roman" w:cs="Times New Roman"/>
          <w:i/>
          <w:iCs/>
          <w:noProof/>
        </w:rPr>
        <w:t>Scientific Reports</w:t>
      </w:r>
      <w:r w:rsidR="006B0F06" w:rsidRPr="006B0F06">
        <w:rPr>
          <w:rFonts w:ascii="Times New Roman" w:hAnsi="Times New Roman" w:cs="Times New Roman"/>
          <w:noProof/>
        </w:rPr>
        <w:t xml:space="preserve">, </w:t>
      </w:r>
      <w:r w:rsidR="006B0F06" w:rsidRPr="006B0F06">
        <w:rPr>
          <w:rFonts w:ascii="Times New Roman" w:hAnsi="Times New Roman" w:cs="Times New Roman"/>
          <w:i/>
          <w:iCs/>
          <w:noProof/>
        </w:rPr>
        <w:t>3</w:t>
      </w:r>
      <w:r w:rsidR="006B0F06" w:rsidRPr="006B0F06">
        <w:rPr>
          <w:rFonts w:ascii="Times New Roman" w:hAnsi="Times New Roman" w:cs="Times New Roman"/>
          <w:noProof/>
        </w:rPr>
        <w:t>, 1–5. https://doi.org/10.1038/srep03486</w:t>
      </w:r>
    </w:p>
    <w:p w14:paraId="70942CEF"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Angelini, C., Altieri, A. H., Silliman, B. R., &amp; Bertness, M. D. (2018). Interactions among Foundation Species and Their Consequences ­ for Community Organization , Biodiversity , and Conservation, </w:t>
      </w:r>
      <w:r w:rsidRPr="006B0F06">
        <w:rPr>
          <w:rFonts w:ascii="Times New Roman" w:hAnsi="Times New Roman" w:cs="Times New Roman"/>
          <w:i/>
          <w:iCs/>
          <w:noProof/>
        </w:rPr>
        <w:t>61</w:t>
      </w:r>
      <w:r w:rsidRPr="006B0F06">
        <w:rPr>
          <w:rFonts w:ascii="Times New Roman" w:hAnsi="Times New Roman" w:cs="Times New Roman"/>
          <w:noProof/>
        </w:rPr>
        <w:t>(10). https://doi.org/10.1525/bio.2011.61.10.8</w:t>
      </w:r>
    </w:p>
    <w:p w14:paraId="7F8CC288"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Bak, R. P. M., &amp; Engel, M. S. (1979). Distribution, abundance and survival of juvenile hermatypic corals (Scleractina) and the importance of life history strategies in the parent coral community. </w:t>
      </w:r>
      <w:r w:rsidRPr="006B0F06">
        <w:rPr>
          <w:rFonts w:ascii="Times New Roman" w:hAnsi="Times New Roman" w:cs="Times New Roman"/>
          <w:i/>
          <w:iCs/>
          <w:noProof/>
        </w:rPr>
        <w:t>Marine Biology</w:t>
      </w:r>
      <w:r w:rsidRPr="006B0F06">
        <w:rPr>
          <w:rFonts w:ascii="Times New Roman" w:hAnsi="Times New Roman" w:cs="Times New Roman"/>
          <w:noProof/>
        </w:rPr>
        <w:t xml:space="preserve">, </w:t>
      </w:r>
      <w:r w:rsidRPr="006B0F06">
        <w:rPr>
          <w:rFonts w:ascii="Times New Roman" w:hAnsi="Times New Roman" w:cs="Times New Roman"/>
          <w:i/>
          <w:iCs/>
          <w:noProof/>
        </w:rPr>
        <w:t>54</w:t>
      </w:r>
      <w:r w:rsidRPr="006B0F06">
        <w:rPr>
          <w:rFonts w:ascii="Times New Roman" w:hAnsi="Times New Roman" w:cs="Times New Roman"/>
          <w:noProof/>
        </w:rPr>
        <w:t>, 341–352.</w:t>
      </w:r>
    </w:p>
    <w:p w14:paraId="560FE96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Beger, M., Jones, G., &amp; Munday, P. (2003). Conservation of coral reef biodiversity: a comparison of reserve selection procedures for corals and fishes. </w:t>
      </w:r>
      <w:r w:rsidRPr="006B0F06">
        <w:rPr>
          <w:rFonts w:ascii="Times New Roman" w:hAnsi="Times New Roman" w:cs="Times New Roman"/>
          <w:i/>
          <w:iCs/>
          <w:noProof/>
        </w:rPr>
        <w:t>Biol Cons</w:t>
      </w:r>
      <w:r w:rsidRPr="006B0F06">
        <w:rPr>
          <w:rFonts w:ascii="Times New Roman" w:hAnsi="Times New Roman" w:cs="Times New Roman"/>
          <w:noProof/>
        </w:rPr>
        <w:t xml:space="preserve">, </w:t>
      </w:r>
      <w:r w:rsidRPr="006B0F06">
        <w:rPr>
          <w:rFonts w:ascii="Times New Roman" w:hAnsi="Times New Roman" w:cs="Times New Roman"/>
          <w:i/>
          <w:iCs/>
          <w:noProof/>
        </w:rPr>
        <w:t>111</w:t>
      </w:r>
      <w:r w:rsidRPr="006B0F06">
        <w:rPr>
          <w:rFonts w:ascii="Times New Roman" w:hAnsi="Times New Roman" w:cs="Times New Roman"/>
          <w:noProof/>
        </w:rPr>
        <w:t>.</w:t>
      </w:r>
    </w:p>
    <w:p w14:paraId="3B79A9A0"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Bell, J. J. (2008). The functional roles of marine sponges. </w:t>
      </w:r>
      <w:r w:rsidRPr="006B0F06">
        <w:rPr>
          <w:rFonts w:ascii="Times New Roman" w:hAnsi="Times New Roman" w:cs="Times New Roman"/>
          <w:i/>
          <w:iCs/>
          <w:noProof/>
        </w:rPr>
        <w:t>Estuarine, Coastal and Shelf Science</w:t>
      </w:r>
      <w:r w:rsidRPr="006B0F06">
        <w:rPr>
          <w:rFonts w:ascii="Times New Roman" w:hAnsi="Times New Roman" w:cs="Times New Roman"/>
          <w:noProof/>
        </w:rPr>
        <w:t xml:space="preserve">, </w:t>
      </w:r>
      <w:r w:rsidRPr="006B0F06">
        <w:rPr>
          <w:rFonts w:ascii="Times New Roman" w:hAnsi="Times New Roman" w:cs="Times New Roman"/>
          <w:i/>
          <w:iCs/>
          <w:noProof/>
        </w:rPr>
        <w:t>79</w:t>
      </w:r>
      <w:r w:rsidRPr="006B0F06">
        <w:rPr>
          <w:rFonts w:ascii="Times New Roman" w:hAnsi="Times New Roman" w:cs="Times New Roman"/>
          <w:noProof/>
        </w:rPr>
        <w:t>, 341–353. https://doi.org/10.1016/j.ecss.2008.05.002</w:t>
      </w:r>
    </w:p>
    <w:p w14:paraId="456D221C"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Bellwood, D. R., &amp; Hughes, T. P. (2001). Regional-Scale Assembly Rules and Biodiversty of Coral Reefs. </w:t>
      </w:r>
      <w:r w:rsidRPr="006B0F06">
        <w:rPr>
          <w:rFonts w:ascii="Times New Roman" w:hAnsi="Times New Roman" w:cs="Times New Roman"/>
          <w:i/>
          <w:iCs/>
          <w:noProof/>
        </w:rPr>
        <w:t>Science</w:t>
      </w:r>
      <w:r w:rsidRPr="006B0F06">
        <w:rPr>
          <w:rFonts w:ascii="Times New Roman" w:hAnsi="Times New Roman" w:cs="Times New Roman"/>
          <w:noProof/>
        </w:rPr>
        <w:t xml:space="preserve">, </w:t>
      </w:r>
      <w:r w:rsidRPr="006B0F06">
        <w:rPr>
          <w:rFonts w:ascii="Times New Roman" w:hAnsi="Times New Roman" w:cs="Times New Roman"/>
          <w:i/>
          <w:iCs/>
          <w:noProof/>
        </w:rPr>
        <w:t>292</w:t>
      </w:r>
      <w:r w:rsidRPr="006B0F06">
        <w:rPr>
          <w:rFonts w:ascii="Times New Roman" w:hAnsi="Times New Roman" w:cs="Times New Roman"/>
          <w:noProof/>
        </w:rPr>
        <w:t>(May), 1532–1534. https://doi.org/Doi 10.1126/Science.1058635</w:t>
      </w:r>
    </w:p>
    <w:p w14:paraId="06C274DA"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Bellwood, D. R., Hughes, T. P., Folke, C., &amp; Nyström, M. (2004). Confronting the coral reef crisis. </w:t>
      </w:r>
      <w:r w:rsidRPr="006B0F06">
        <w:rPr>
          <w:rFonts w:ascii="Times New Roman" w:hAnsi="Times New Roman" w:cs="Times New Roman"/>
          <w:i/>
          <w:iCs/>
          <w:noProof/>
        </w:rPr>
        <w:t>Nature</w:t>
      </w:r>
      <w:r w:rsidRPr="006B0F06">
        <w:rPr>
          <w:rFonts w:ascii="Times New Roman" w:hAnsi="Times New Roman" w:cs="Times New Roman"/>
          <w:noProof/>
        </w:rPr>
        <w:t xml:space="preserve">, </w:t>
      </w:r>
      <w:r w:rsidRPr="006B0F06">
        <w:rPr>
          <w:rFonts w:ascii="Times New Roman" w:hAnsi="Times New Roman" w:cs="Times New Roman"/>
          <w:i/>
          <w:iCs/>
          <w:noProof/>
        </w:rPr>
        <w:t>429</w:t>
      </w:r>
      <w:r w:rsidRPr="006B0F06">
        <w:rPr>
          <w:rFonts w:ascii="Times New Roman" w:hAnsi="Times New Roman" w:cs="Times New Roman"/>
          <w:noProof/>
        </w:rPr>
        <w:t>, 827–833. https://doi.org/https://doi.org/10.1038/nature21707</w:t>
      </w:r>
    </w:p>
    <w:p w14:paraId="6D097927"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Darling, E. S., Graham, N. A. J., Januchowski-Hartley, F. A., Nash, K. L., Pratchett, M. S., &amp; Wilson, S. K. (2017). Relationships between structural complexity, coral traits, and reef fish assemblages. </w:t>
      </w:r>
      <w:r w:rsidRPr="006B0F06">
        <w:rPr>
          <w:rFonts w:ascii="Times New Roman" w:hAnsi="Times New Roman" w:cs="Times New Roman"/>
          <w:i/>
          <w:iCs/>
          <w:noProof/>
        </w:rPr>
        <w:t>Coral Reefs</w:t>
      </w:r>
      <w:r w:rsidRPr="006B0F06">
        <w:rPr>
          <w:rFonts w:ascii="Times New Roman" w:hAnsi="Times New Roman" w:cs="Times New Roman"/>
          <w:noProof/>
        </w:rPr>
        <w:t xml:space="preserve">, </w:t>
      </w:r>
      <w:r w:rsidRPr="006B0F06">
        <w:rPr>
          <w:rFonts w:ascii="Times New Roman" w:hAnsi="Times New Roman" w:cs="Times New Roman"/>
          <w:i/>
          <w:iCs/>
          <w:noProof/>
        </w:rPr>
        <w:t>36</w:t>
      </w:r>
      <w:r w:rsidRPr="006B0F06">
        <w:rPr>
          <w:rFonts w:ascii="Times New Roman" w:hAnsi="Times New Roman" w:cs="Times New Roman"/>
          <w:noProof/>
        </w:rPr>
        <w:t>, 561–575. https://doi.org/10.1007/s00338-017-1539-z</w:t>
      </w:r>
    </w:p>
    <w:p w14:paraId="1F79C29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lastRenderedPageBreak/>
        <w:t xml:space="preserve">Emmett Duffy, J. (2009). Why biodiversity is important to the functioning of real-world ecosystems. </w:t>
      </w:r>
      <w:r w:rsidRPr="006B0F06">
        <w:rPr>
          <w:rFonts w:ascii="Times New Roman" w:hAnsi="Times New Roman" w:cs="Times New Roman"/>
          <w:i/>
          <w:iCs/>
          <w:noProof/>
        </w:rPr>
        <w:t>Frontiers in Ecology and the Environment</w:t>
      </w:r>
      <w:r w:rsidRPr="006B0F06">
        <w:rPr>
          <w:rFonts w:ascii="Times New Roman" w:hAnsi="Times New Roman" w:cs="Times New Roman"/>
          <w:noProof/>
        </w:rPr>
        <w:t xml:space="preserve">, </w:t>
      </w:r>
      <w:r w:rsidRPr="006B0F06">
        <w:rPr>
          <w:rFonts w:ascii="Times New Roman" w:hAnsi="Times New Roman" w:cs="Times New Roman"/>
          <w:i/>
          <w:iCs/>
          <w:noProof/>
        </w:rPr>
        <w:t>7</w:t>
      </w:r>
      <w:r w:rsidRPr="006B0F06">
        <w:rPr>
          <w:rFonts w:ascii="Times New Roman" w:hAnsi="Times New Roman" w:cs="Times New Roman"/>
          <w:noProof/>
        </w:rPr>
        <w:t>(8), 437–444. https://doi.org/10.1890/070195</w:t>
      </w:r>
    </w:p>
    <w:p w14:paraId="1D2A99E2"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Fontaine, A., Devillers, R., Peres-Neto, P. R., &amp; Johnson, L. E. (2015). Delineating marine ecological units: A novel approach for deciding which taxonomic group to use and which taxonomic resolution to choose. </w:t>
      </w:r>
      <w:r w:rsidRPr="006B0F06">
        <w:rPr>
          <w:rFonts w:ascii="Times New Roman" w:hAnsi="Times New Roman" w:cs="Times New Roman"/>
          <w:i/>
          <w:iCs/>
          <w:noProof/>
        </w:rPr>
        <w:t>Diversity and Distributions</w:t>
      </w:r>
      <w:r w:rsidRPr="006B0F06">
        <w:rPr>
          <w:rFonts w:ascii="Times New Roman" w:hAnsi="Times New Roman" w:cs="Times New Roman"/>
          <w:noProof/>
        </w:rPr>
        <w:t>. https://doi.org/10.1111/ddi.12361</w:t>
      </w:r>
    </w:p>
    <w:p w14:paraId="065E3F1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Forrester, G., Baily, P., Conetta, D., Forrester, L., Kintzing, E., &amp; Jarecki, L. (2015). Comparing monitoring data collected by volunteers and professionals shows that citizen scientists can detect long-term change on coral reefs. </w:t>
      </w:r>
      <w:r w:rsidRPr="006B0F06">
        <w:rPr>
          <w:rFonts w:ascii="Times New Roman" w:hAnsi="Times New Roman" w:cs="Times New Roman"/>
          <w:i/>
          <w:iCs/>
          <w:noProof/>
        </w:rPr>
        <w:t>Journal for Nature Conservation</w:t>
      </w:r>
      <w:r w:rsidRPr="006B0F06">
        <w:rPr>
          <w:rFonts w:ascii="Times New Roman" w:hAnsi="Times New Roman" w:cs="Times New Roman"/>
          <w:noProof/>
        </w:rPr>
        <w:t xml:space="preserve">, </w:t>
      </w:r>
      <w:r w:rsidRPr="006B0F06">
        <w:rPr>
          <w:rFonts w:ascii="Times New Roman" w:hAnsi="Times New Roman" w:cs="Times New Roman"/>
          <w:i/>
          <w:iCs/>
          <w:noProof/>
        </w:rPr>
        <w:t>24</w:t>
      </w:r>
      <w:r w:rsidRPr="006B0F06">
        <w:rPr>
          <w:rFonts w:ascii="Times New Roman" w:hAnsi="Times New Roman" w:cs="Times New Roman"/>
          <w:noProof/>
        </w:rPr>
        <w:t>, 1–9. https://doi.org/10.1016/j.jnc.2015.01.002</w:t>
      </w:r>
    </w:p>
    <w:p w14:paraId="68A6C32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Habibi, A., Setiasih, N., &amp; Sartin, J. (2007). A decade of reef check monitoring: Indonesian coral reefs, condition and trends.</w:t>
      </w:r>
    </w:p>
    <w:p w14:paraId="60995D52"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Halpern, B. S., &amp; Floeter, S. R. (2008). Functional diversity responses to changing species richness in reef fish communities. </w:t>
      </w:r>
      <w:r w:rsidRPr="006B0F06">
        <w:rPr>
          <w:rFonts w:ascii="Times New Roman" w:hAnsi="Times New Roman" w:cs="Times New Roman"/>
          <w:i/>
          <w:iCs/>
          <w:noProof/>
        </w:rPr>
        <w:t>Marine Ecology Progress Series</w:t>
      </w:r>
      <w:r w:rsidRPr="006B0F06">
        <w:rPr>
          <w:rFonts w:ascii="Times New Roman" w:hAnsi="Times New Roman" w:cs="Times New Roman"/>
          <w:noProof/>
        </w:rPr>
        <w:t>. https://doi.org/10.3354/meps07553</w:t>
      </w:r>
    </w:p>
    <w:p w14:paraId="769E0ECB"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Hamilton, A. J. (2005). Species diversity or biodiversity? </w:t>
      </w:r>
      <w:r w:rsidRPr="006B0F06">
        <w:rPr>
          <w:rFonts w:ascii="Times New Roman" w:hAnsi="Times New Roman" w:cs="Times New Roman"/>
          <w:i/>
          <w:iCs/>
          <w:noProof/>
        </w:rPr>
        <w:t>Journal of Environmental Management</w:t>
      </w:r>
      <w:r w:rsidRPr="006B0F06">
        <w:rPr>
          <w:rFonts w:ascii="Times New Roman" w:hAnsi="Times New Roman" w:cs="Times New Roman"/>
          <w:noProof/>
        </w:rPr>
        <w:t>. https://doi.org/10.1016/j.jenvman.2004.11.012</w:t>
      </w:r>
    </w:p>
    <w:p w14:paraId="28AA7330"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Hughes, T. P., Kerry, J. T., Álvarez-Noriega, M., Álvarez-Romero, J. G., Anderson, K. D., Baird, A. H., … Wilson, S. K. (2017). Global warming and recurrent mass bleaching of corals. </w:t>
      </w:r>
      <w:r w:rsidRPr="006B0F06">
        <w:rPr>
          <w:rFonts w:ascii="Times New Roman" w:hAnsi="Times New Roman" w:cs="Times New Roman"/>
          <w:i/>
          <w:iCs/>
          <w:noProof/>
        </w:rPr>
        <w:t>Nature</w:t>
      </w:r>
      <w:r w:rsidRPr="006B0F06">
        <w:rPr>
          <w:rFonts w:ascii="Times New Roman" w:hAnsi="Times New Roman" w:cs="Times New Roman"/>
          <w:noProof/>
        </w:rPr>
        <w:t xml:space="preserve">, </w:t>
      </w:r>
      <w:r w:rsidRPr="006B0F06">
        <w:rPr>
          <w:rFonts w:ascii="Times New Roman" w:hAnsi="Times New Roman" w:cs="Times New Roman"/>
          <w:i/>
          <w:iCs/>
          <w:noProof/>
        </w:rPr>
        <w:t>543</w:t>
      </w:r>
      <w:r w:rsidRPr="006B0F06">
        <w:rPr>
          <w:rFonts w:ascii="Times New Roman" w:hAnsi="Times New Roman" w:cs="Times New Roman"/>
          <w:noProof/>
        </w:rPr>
        <w:t>(7645), 373–377. https://doi.org/10.1038/nature21707</w:t>
      </w:r>
    </w:p>
    <w:p w14:paraId="2E11D26E"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Kerry, J. T., &amp; Bellwood, D. R. (2012). The effect of coral morphology on shelter selection by coral reef fishes. </w:t>
      </w:r>
      <w:r w:rsidRPr="006B0F06">
        <w:rPr>
          <w:rFonts w:ascii="Times New Roman" w:hAnsi="Times New Roman" w:cs="Times New Roman"/>
          <w:i/>
          <w:iCs/>
          <w:noProof/>
        </w:rPr>
        <w:t>Coral Reefs</w:t>
      </w:r>
      <w:r w:rsidRPr="006B0F06">
        <w:rPr>
          <w:rFonts w:ascii="Times New Roman" w:hAnsi="Times New Roman" w:cs="Times New Roman"/>
          <w:noProof/>
        </w:rPr>
        <w:t xml:space="preserve">, </w:t>
      </w:r>
      <w:r w:rsidRPr="006B0F06">
        <w:rPr>
          <w:rFonts w:ascii="Times New Roman" w:hAnsi="Times New Roman" w:cs="Times New Roman"/>
          <w:i/>
          <w:iCs/>
          <w:noProof/>
        </w:rPr>
        <w:t>31</w:t>
      </w:r>
      <w:r w:rsidRPr="006B0F06">
        <w:rPr>
          <w:rFonts w:ascii="Times New Roman" w:hAnsi="Times New Roman" w:cs="Times New Roman"/>
          <w:noProof/>
        </w:rPr>
        <w:t>(2), 415–424. https://doi.org/10.1007/s00338-011-0859-7</w:t>
      </w:r>
    </w:p>
    <w:p w14:paraId="7CC27F34"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lastRenderedPageBreak/>
        <w:t xml:space="preserve">Kerry, J. T., &amp; Bellwood, D. R. (2015). Do tabular corals constitute keystone structures for fishes on coral reefs? </w:t>
      </w:r>
      <w:r w:rsidRPr="006B0F06">
        <w:rPr>
          <w:rFonts w:ascii="Times New Roman" w:hAnsi="Times New Roman" w:cs="Times New Roman"/>
          <w:i/>
          <w:iCs/>
          <w:noProof/>
        </w:rPr>
        <w:t>Coral Reefs</w:t>
      </w:r>
      <w:r w:rsidRPr="006B0F06">
        <w:rPr>
          <w:rFonts w:ascii="Times New Roman" w:hAnsi="Times New Roman" w:cs="Times New Roman"/>
          <w:noProof/>
        </w:rPr>
        <w:t xml:space="preserve">, </w:t>
      </w:r>
      <w:r w:rsidRPr="006B0F06">
        <w:rPr>
          <w:rFonts w:ascii="Times New Roman" w:hAnsi="Times New Roman" w:cs="Times New Roman"/>
          <w:i/>
          <w:iCs/>
          <w:noProof/>
        </w:rPr>
        <w:t>34</w:t>
      </w:r>
      <w:r w:rsidRPr="006B0F06">
        <w:rPr>
          <w:rFonts w:ascii="Times New Roman" w:hAnsi="Times New Roman" w:cs="Times New Roman"/>
          <w:noProof/>
        </w:rPr>
        <w:t>(1), 41–50. https://doi.org/10.1007/s00338-014-1232-4</w:t>
      </w:r>
    </w:p>
    <w:p w14:paraId="4C96E567"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Kéry, M., Dorazio, R. M., Soldaat, L., Van Strien, A., Zuiderwijk, A., &amp; Royle, J. A. (2009). Trend estimation in populations with imperfect detection. </w:t>
      </w:r>
      <w:r w:rsidRPr="006B0F06">
        <w:rPr>
          <w:rFonts w:ascii="Times New Roman" w:hAnsi="Times New Roman" w:cs="Times New Roman"/>
          <w:i/>
          <w:iCs/>
          <w:noProof/>
        </w:rPr>
        <w:t>Journal of Applied Ecology</w:t>
      </w:r>
      <w:r w:rsidRPr="006B0F06">
        <w:rPr>
          <w:rFonts w:ascii="Times New Roman" w:hAnsi="Times New Roman" w:cs="Times New Roman"/>
          <w:noProof/>
        </w:rPr>
        <w:t xml:space="preserve">, </w:t>
      </w:r>
      <w:r w:rsidRPr="006B0F06">
        <w:rPr>
          <w:rFonts w:ascii="Times New Roman" w:hAnsi="Times New Roman" w:cs="Times New Roman"/>
          <w:i/>
          <w:iCs/>
          <w:noProof/>
        </w:rPr>
        <w:t>46</w:t>
      </w:r>
      <w:r w:rsidRPr="006B0F06">
        <w:rPr>
          <w:rFonts w:ascii="Times New Roman" w:hAnsi="Times New Roman" w:cs="Times New Roman"/>
          <w:noProof/>
        </w:rPr>
        <w:t>(6), 1163–1172. https://doi.org/10.1111/j.1365-2664.2009.01724.x</w:t>
      </w:r>
    </w:p>
    <w:p w14:paraId="53EB6F77"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Lambeck, R. J. (1997). Focal species: A multi-species umbrella for nature conservation. </w:t>
      </w:r>
      <w:r w:rsidRPr="006B0F06">
        <w:rPr>
          <w:rFonts w:ascii="Times New Roman" w:hAnsi="Times New Roman" w:cs="Times New Roman"/>
          <w:i/>
          <w:iCs/>
          <w:noProof/>
        </w:rPr>
        <w:t>Conservation Biology</w:t>
      </w:r>
      <w:r w:rsidRPr="006B0F06">
        <w:rPr>
          <w:rFonts w:ascii="Times New Roman" w:hAnsi="Times New Roman" w:cs="Times New Roman"/>
          <w:noProof/>
        </w:rPr>
        <w:t>. https://doi.org/10.1046/j.1523-1739.1997.96319.x</w:t>
      </w:r>
    </w:p>
    <w:p w14:paraId="0A201A46"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Magierowski, R. H., &amp; Johnson, C. R. (2006). </w:t>
      </w:r>
      <w:r w:rsidRPr="006B0F06">
        <w:rPr>
          <w:rFonts w:ascii="Times New Roman" w:hAnsi="Times New Roman" w:cs="Times New Roman"/>
          <w:i/>
          <w:iCs/>
          <w:noProof/>
        </w:rPr>
        <w:t>ROBUSTNESS OF SURROGATES OF BIODIVERSITY IN MARINE BENTHIC COMMUNITIES</w:t>
      </w:r>
      <w:r w:rsidRPr="006B0F06">
        <w:rPr>
          <w:rFonts w:ascii="Times New Roman" w:hAnsi="Times New Roman" w:cs="Times New Roman"/>
          <w:noProof/>
        </w:rPr>
        <w:t xml:space="preserve">. </w:t>
      </w:r>
      <w:r w:rsidRPr="006B0F06">
        <w:rPr>
          <w:rFonts w:ascii="Times New Roman" w:hAnsi="Times New Roman" w:cs="Times New Roman"/>
          <w:i/>
          <w:iCs/>
          <w:noProof/>
        </w:rPr>
        <w:t>Ecological Applications</w:t>
      </w:r>
      <w:r w:rsidRPr="006B0F06">
        <w:rPr>
          <w:rFonts w:ascii="Times New Roman" w:hAnsi="Times New Roman" w:cs="Times New Roman"/>
          <w:noProof/>
        </w:rPr>
        <w:t xml:space="preserve"> (Vol. 16).</w:t>
      </w:r>
    </w:p>
    <w:p w14:paraId="0C9CB471"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Margules, C., Pressey, R., &amp; Williams, P. (2002). Representing biodiversity: data and procedures for identifying priority areas for conservation. </w:t>
      </w:r>
      <w:r w:rsidRPr="006B0F06">
        <w:rPr>
          <w:rFonts w:ascii="Times New Roman" w:hAnsi="Times New Roman" w:cs="Times New Roman"/>
          <w:i/>
          <w:iCs/>
          <w:noProof/>
        </w:rPr>
        <w:t>J Biosci</w:t>
      </w:r>
      <w:r w:rsidRPr="006B0F06">
        <w:rPr>
          <w:rFonts w:ascii="Times New Roman" w:hAnsi="Times New Roman" w:cs="Times New Roman"/>
          <w:noProof/>
        </w:rPr>
        <w:t xml:space="preserve">, </w:t>
      </w:r>
      <w:r w:rsidRPr="006B0F06">
        <w:rPr>
          <w:rFonts w:ascii="Times New Roman" w:hAnsi="Times New Roman" w:cs="Times New Roman"/>
          <w:i/>
          <w:iCs/>
          <w:noProof/>
        </w:rPr>
        <w:t>27</w:t>
      </w:r>
      <w:r w:rsidRPr="006B0F06">
        <w:rPr>
          <w:rFonts w:ascii="Times New Roman" w:hAnsi="Times New Roman" w:cs="Times New Roman"/>
          <w:noProof/>
        </w:rPr>
        <w:t>.</w:t>
      </w:r>
    </w:p>
    <w:p w14:paraId="72C311B0"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Musco, L., Mikac, B., Tataranni, M., Giangrande, A., &amp; Terlizzi, A. (2011). The use of coarser taxonomy in the detection of long-term changes in polychaete assemblages. </w:t>
      </w:r>
      <w:r w:rsidRPr="006B0F06">
        <w:rPr>
          <w:rFonts w:ascii="Times New Roman" w:hAnsi="Times New Roman" w:cs="Times New Roman"/>
          <w:i/>
          <w:iCs/>
          <w:noProof/>
        </w:rPr>
        <w:t>Marine Environmental Research</w:t>
      </w:r>
      <w:r w:rsidRPr="006B0F06">
        <w:rPr>
          <w:rFonts w:ascii="Times New Roman" w:hAnsi="Times New Roman" w:cs="Times New Roman"/>
          <w:noProof/>
        </w:rPr>
        <w:t>. https://doi.org/10.1016/j.marenvres.2010.12.004</w:t>
      </w:r>
    </w:p>
    <w:p w14:paraId="408A8772"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Noss, R. (1990). Indicators for monitoring biodiversity - A hierarchical approach. </w:t>
      </w:r>
      <w:r w:rsidRPr="006B0F06">
        <w:rPr>
          <w:rFonts w:ascii="Times New Roman" w:hAnsi="Times New Roman" w:cs="Times New Roman"/>
          <w:i/>
          <w:iCs/>
          <w:noProof/>
        </w:rPr>
        <w:t>Cons Biol</w:t>
      </w:r>
      <w:r w:rsidRPr="006B0F06">
        <w:rPr>
          <w:rFonts w:ascii="Times New Roman" w:hAnsi="Times New Roman" w:cs="Times New Roman"/>
          <w:noProof/>
        </w:rPr>
        <w:t xml:space="preserve">, </w:t>
      </w:r>
      <w:r w:rsidRPr="006B0F06">
        <w:rPr>
          <w:rFonts w:ascii="Times New Roman" w:hAnsi="Times New Roman" w:cs="Times New Roman"/>
          <w:i/>
          <w:iCs/>
          <w:noProof/>
        </w:rPr>
        <w:t>4</w:t>
      </w:r>
      <w:r w:rsidRPr="006B0F06">
        <w:rPr>
          <w:rFonts w:ascii="Times New Roman" w:hAnsi="Times New Roman" w:cs="Times New Roman"/>
          <w:noProof/>
        </w:rPr>
        <w:t>.</w:t>
      </w:r>
    </w:p>
    <w:p w14:paraId="1D7AF9A8"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Nyström, M. (2006). Redundancy and response diversity of functional groups: Implications for the resilience of coral reefs. </w:t>
      </w:r>
      <w:r w:rsidRPr="006B0F06">
        <w:rPr>
          <w:rFonts w:ascii="Times New Roman" w:hAnsi="Times New Roman" w:cs="Times New Roman"/>
          <w:i/>
          <w:iCs/>
          <w:noProof/>
        </w:rPr>
        <w:t>AMBIO: A Journal of the Human Environment</w:t>
      </w:r>
      <w:r w:rsidRPr="006B0F06">
        <w:rPr>
          <w:rFonts w:ascii="Times New Roman" w:hAnsi="Times New Roman" w:cs="Times New Roman"/>
          <w:noProof/>
        </w:rPr>
        <w:t xml:space="preserve">, </w:t>
      </w:r>
      <w:r w:rsidRPr="006B0F06">
        <w:rPr>
          <w:rFonts w:ascii="Times New Roman" w:hAnsi="Times New Roman" w:cs="Times New Roman"/>
          <w:i/>
          <w:iCs/>
          <w:noProof/>
        </w:rPr>
        <w:t>35</w:t>
      </w:r>
      <w:r w:rsidRPr="006B0F06">
        <w:rPr>
          <w:rFonts w:ascii="Times New Roman" w:hAnsi="Times New Roman" w:cs="Times New Roman"/>
          <w:noProof/>
        </w:rPr>
        <w:t>(1), 30–35. https://doi.org/10.1579/0044-7447-35.1.30</w:t>
      </w:r>
    </w:p>
    <w:p w14:paraId="11C86253"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Ohlhorst, S. L., Liddell, W. D., Taylor, R. J., &amp; Taylor, J. M. (1988). EVALUATION OF REEF CENSUS TECHNIQUES. </w:t>
      </w:r>
      <w:r w:rsidRPr="006B0F06">
        <w:rPr>
          <w:rFonts w:ascii="Times New Roman" w:hAnsi="Times New Roman" w:cs="Times New Roman"/>
          <w:i/>
          <w:iCs/>
          <w:noProof/>
        </w:rPr>
        <w:t>Proceedings of the 6th International Coral Reef Symposium, Australia</w:t>
      </w:r>
      <w:r w:rsidRPr="006B0F06">
        <w:rPr>
          <w:rFonts w:ascii="Times New Roman" w:hAnsi="Times New Roman" w:cs="Times New Roman"/>
          <w:noProof/>
        </w:rPr>
        <w:t xml:space="preserve">, </w:t>
      </w:r>
      <w:r w:rsidRPr="006B0F06">
        <w:rPr>
          <w:rFonts w:ascii="Times New Roman" w:hAnsi="Times New Roman" w:cs="Times New Roman"/>
          <w:i/>
          <w:iCs/>
          <w:noProof/>
        </w:rPr>
        <w:t>2</w:t>
      </w:r>
      <w:r w:rsidRPr="006B0F06">
        <w:rPr>
          <w:rFonts w:ascii="Times New Roman" w:hAnsi="Times New Roman" w:cs="Times New Roman"/>
          <w:noProof/>
        </w:rPr>
        <w:t>, 319–324.</w:t>
      </w:r>
    </w:p>
    <w:p w14:paraId="4F70B7C8"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Olsgard, F., &amp; Somerfield, P. (2000). Surrogates in marine benthic investigations: Which </w:t>
      </w:r>
      <w:r w:rsidRPr="006B0F06">
        <w:rPr>
          <w:rFonts w:ascii="Times New Roman" w:hAnsi="Times New Roman" w:cs="Times New Roman"/>
          <w:noProof/>
        </w:rPr>
        <w:lastRenderedPageBreak/>
        <w:t xml:space="preserve">taxonomic unit to target? </w:t>
      </w:r>
      <w:r w:rsidRPr="006B0F06">
        <w:rPr>
          <w:rFonts w:ascii="Times New Roman" w:hAnsi="Times New Roman" w:cs="Times New Roman"/>
          <w:i/>
          <w:iCs/>
          <w:noProof/>
        </w:rPr>
        <w:t>J Aquat Ecosyst Stress Recovery</w:t>
      </w:r>
      <w:r w:rsidRPr="006B0F06">
        <w:rPr>
          <w:rFonts w:ascii="Times New Roman" w:hAnsi="Times New Roman" w:cs="Times New Roman"/>
          <w:noProof/>
        </w:rPr>
        <w:t xml:space="preserve">, </w:t>
      </w:r>
      <w:r w:rsidRPr="006B0F06">
        <w:rPr>
          <w:rFonts w:ascii="Times New Roman" w:hAnsi="Times New Roman" w:cs="Times New Roman"/>
          <w:i/>
          <w:iCs/>
          <w:noProof/>
        </w:rPr>
        <w:t>7</w:t>
      </w:r>
      <w:r w:rsidRPr="006B0F06">
        <w:rPr>
          <w:rFonts w:ascii="Times New Roman" w:hAnsi="Times New Roman" w:cs="Times New Roman"/>
          <w:noProof/>
        </w:rPr>
        <w:t>.</w:t>
      </w:r>
    </w:p>
    <w:p w14:paraId="32476540"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Padoa-Schioppa, E., Baietto, M., Massa, R., &amp; Bottoni, L. (2006). Bird communities as bioindicators: The focal species concept in agricultural landscapes. </w:t>
      </w:r>
      <w:r w:rsidRPr="006B0F06">
        <w:rPr>
          <w:rFonts w:ascii="Times New Roman" w:hAnsi="Times New Roman" w:cs="Times New Roman"/>
          <w:i/>
          <w:iCs/>
          <w:noProof/>
        </w:rPr>
        <w:t>Ecological Indicators</w:t>
      </w:r>
      <w:r w:rsidRPr="006B0F06">
        <w:rPr>
          <w:rFonts w:ascii="Times New Roman" w:hAnsi="Times New Roman" w:cs="Times New Roman"/>
          <w:noProof/>
        </w:rPr>
        <w:t>. https://doi.org/10.1016/j.ecolind.2005.08.006</w:t>
      </w:r>
    </w:p>
    <w:p w14:paraId="780409CF"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Perry, C. T., Murphy, G. N., Graham, N. A. J., Wilson, S. K., Januchowski-Hartley, F. A., &amp; East, H. K. (2015). Remote coral reefs can sustain high growth potential and may match future sea-level trends. </w:t>
      </w:r>
      <w:r w:rsidRPr="006B0F06">
        <w:rPr>
          <w:rFonts w:ascii="Times New Roman" w:hAnsi="Times New Roman" w:cs="Times New Roman"/>
          <w:i/>
          <w:iCs/>
          <w:noProof/>
        </w:rPr>
        <w:t>Scientific Reports</w:t>
      </w:r>
      <w:r w:rsidRPr="006B0F06">
        <w:rPr>
          <w:rFonts w:ascii="Times New Roman" w:hAnsi="Times New Roman" w:cs="Times New Roman"/>
          <w:noProof/>
        </w:rPr>
        <w:t xml:space="preserve">, </w:t>
      </w:r>
      <w:r w:rsidRPr="006B0F06">
        <w:rPr>
          <w:rFonts w:ascii="Times New Roman" w:hAnsi="Times New Roman" w:cs="Times New Roman"/>
          <w:i/>
          <w:iCs/>
          <w:noProof/>
        </w:rPr>
        <w:t>5</w:t>
      </w:r>
      <w:r w:rsidRPr="006B0F06">
        <w:rPr>
          <w:rFonts w:ascii="Times New Roman" w:hAnsi="Times New Roman" w:cs="Times New Roman"/>
          <w:noProof/>
        </w:rPr>
        <w:t>, 4–11. https://doi.org/10.1038/srep18289</w:t>
      </w:r>
    </w:p>
    <w:p w14:paraId="4DF947EE"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Pierson, J. C., Mortelliti, A., Barton, P. S., Lane, P. W., &amp; Lindenmayer, D. B. (2016). Evaluating the effectiveness of overstory cover as a surrogate for bird community diversity and population trends. </w:t>
      </w:r>
      <w:r w:rsidRPr="006B0F06">
        <w:rPr>
          <w:rFonts w:ascii="Times New Roman" w:hAnsi="Times New Roman" w:cs="Times New Roman"/>
          <w:i/>
          <w:iCs/>
          <w:noProof/>
        </w:rPr>
        <w:t>Ecological Indicators</w:t>
      </w:r>
      <w:r w:rsidRPr="006B0F06">
        <w:rPr>
          <w:rFonts w:ascii="Times New Roman" w:hAnsi="Times New Roman" w:cs="Times New Roman"/>
          <w:noProof/>
        </w:rPr>
        <w:t>. https://doi.org/10.1016/j.ecolind.2015.10.031</w:t>
      </w:r>
    </w:p>
    <w:p w14:paraId="6F49475B"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Powell, A., Smith, D. J., Hepburn, L. J., Jones, T., Berman, J., Jompa, J., &amp; Bell, J. J. (2014). Reduced Diversity and High Sponge Abundance on a Sedimented Indo-Pacific Reef System: Implications for Future Changes in Environmental Quality. </w:t>
      </w:r>
      <w:r w:rsidRPr="006B0F06">
        <w:rPr>
          <w:rFonts w:ascii="Times New Roman" w:hAnsi="Times New Roman" w:cs="Times New Roman"/>
          <w:i/>
          <w:iCs/>
          <w:noProof/>
        </w:rPr>
        <w:t>Plos One</w:t>
      </w:r>
      <w:r w:rsidRPr="006B0F06">
        <w:rPr>
          <w:rFonts w:ascii="Times New Roman" w:hAnsi="Times New Roman" w:cs="Times New Roman"/>
          <w:noProof/>
        </w:rPr>
        <w:t xml:space="preserve">, </w:t>
      </w:r>
      <w:r w:rsidRPr="006B0F06">
        <w:rPr>
          <w:rFonts w:ascii="Times New Roman" w:hAnsi="Times New Roman" w:cs="Times New Roman"/>
          <w:i/>
          <w:iCs/>
          <w:noProof/>
        </w:rPr>
        <w:t>9</w:t>
      </w:r>
      <w:r w:rsidRPr="006B0F06">
        <w:rPr>
          <w:rFonts w:ascii="Times New Roman" w:hAnsi="Times New Roman" w:cs="Times New Roman"/>
          <w:noProof/>
        </w:rPr>
        <w:t>. https://doi.org/10.1371/journal.pone.0085253</w:t>
      </w:r>
    </w:p>
    <w:p w14:paraId="69435C5A"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Pratchett, M. S., Hoey, A. S., Wilson, S. K., Messmer, V., &amp; Graham, N. A. J. (2011). Changes in biodiversity and functioning of reef fish assemblages following coral bleaching and coral loss. </w:t>
      </w:r>
      <w:r w:rsidRPr="006B0F06">
        <w:rPr>
          <w:rFonts w:ascii="Times New Roman" w:hAnsi="Times New Roman" w:cs="Times New Roman"/>
          <w:i/>
          <w:iCs/>
          <w:noProof/>
        </w:rPr>
        <w:t>Diversity</w:t>
      </w:r>
      <w:r w:rsidRPr="006B0F06">
        <w:rPr>
          <w:rFonts w:ascii="Times New Roman" w:hAnsi="Times New Roman" w:cs="Times New Roman"/>
          <w:noProof/>
        </w:rPr>
        <w:t xml:space="preserve">, </w:t>
      </w:r>
      <w:r w:rsidRPr="006B0F06">
        <w:rPr>
          <w:rFonts w:ascii="Times New Roman" w:hAnsi="Times New Roman" w:cs="Times New Roman"/>
          <w:i/>
          <w:iCs/>
          <w:noProof/>
        </w:rPr>
        <w:t>3</w:t>
      </w:r>
      <w:r w:rsidRPr="006B0F06">
        <w:rPr>
          <w:rFonts w:ascii="Times New Roman" w:hAnsi="Times New Roman" w:cs="Times New Roman"/>
          <w:noProof/>
        </w:rPr>
        <w:t>(3), 424–452. https://doi.org/10.3390/d3030424</w:t>
      </w:r>
    </w:p>
    <w:p w14:paraId="583AD0EB"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Sarkar, S., &amp; Margules, C. (2002). Operationalizing biodiversity for conservation planning. </w:t>
      </w:r>
      <w:r w:rsidRPr="006B0F06">
        <w:rPr>
          <w:rFonts w:ascii="Times New Roman" w:hAnsi="Times New Roman" w:cs="Times New Roman"/>
          <w:i/>
          <w:iCs/>
          <w:noProof/>
        </w:rPr>
        <w:t>J Biosci</w:t>
      </w:r>
      <w:r w:rsidRPr="006B0F06">
        <w:rPr>
          <w:rFonts w:ascii="Times New Roman" w:hAnsi="Times New Roman" w:cs="Times New Roman"/>
          <w:noProof/>
        </w:rPr>
        <w:t xml:space="preserve">, </w:t>
      </w:r>
      <w:r w:rsidRPr="006B0F06">
        <w:rPr>
          <w:rFonts w:ascii="Times New Roman" w:hAnsi="Times New Roman" w:cs="Times New Roman"/>
          <w:i/>
          <w:iCs/>
          <w:noProof/>
        </w:rPr>
        <w:t>27</w:t>
      </w:r>
      <w:r w:rsidRPr="006B0F06">
        <w:rPr>
          <w:rFonts w:ascii="Times New Roman" w:hAnsi="Times New Roman" w:cs="Times New Roman"/>
          <w:noProof/>
        </w:rPr>
        <w:t>.</w:t>
      </w:r>
    </w:p>
    <w:p w14:paraId="636DBA9C"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Sebek, P., Barnouin, T., Brin, A., Brustel, H., Dufrêne, M., Gosselin, F., … Bouget, C. (2012). A test for assessment of saproxylic beetle biodiversity using subsets of “monitoring species.” </w:t>
      </w:r>
      <w:r w:rsidRPr="006B0F06">
        <w:rPr>
          <w:rFonts w:ascii="Times New Roman" w:hAnsi="Times New Roman" w:cs="Times New Roman"/>
          <w:i/>
          <w:iCs/>
          <w:noProof/>
        </w:rPr>
        <w:t>Ecological Indicators</w:t>
      </w:r>
      <w:r w:rsidRPr="006B0F06">
        <w:rPr>
          <w:rFonts w:ascii="Times New Roman" w:hAnsi="Times New Roman" w:cs="Times New Roman"/>
          <w:noProof/>
        </w:rPr>
        <w:t xml:space="preserve">, </w:t>
      </w:r>
      <w:r w:rsidRPr="006B0F06">
        <w:rPr>
          <w:rFonts w:ascii="Times New Roman" w:hAnsi="Times New Roman" w:cs="Times New Roman"/>
          <w:i/>
          <w:iCs/>
          <w:noProof/>
        </w:rPr>
        <w:t>20</w:t>
      </w:r>
      <w:r w:rsidRPr="006B0F06">
        <w:rPr>
          <w:rFonts w:ascii="Times New Roman" w:hAnsi="Times New Roman" w:cs="Times New Roman"/>
          <w:noProof/>
        </w:rPr>
        <w:t>, 304–315. https://doi.org/10.1016/j.ecolind.2012.02.033</w:t>
      </w:r>
    </w:p>
    <w:p w14:paraId="039CDA74"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Staudinger, M. D., Carter, S. L., Cross, M. S., Dubois, N. S., Duffy, J. E., Enquist, C., … Turner, </w:t>
      </w:r>
      <w:r w:rsidRPr="006B0F06">
        <w:rPr>
          <w:rFonts w:ascii="Times New Roman" w:hAnsi="Times New Roman" w:cs="Times New Roman"/>
          <w:noProof/>
        </w:rPr>
        <w:lastRenderedPageBreak/>
        <w:t xml:space="preserve">W. (2013). Biodiversity in a changing climate : A synthesis of current and projected trends in the US in a nutshell. </w:t>
      </w:r>
      <w:r w:rsidRPr="006B0F06">
        <w:rPr>
          <w:rFonts w:ascii="Times New Roman" w:hAnsi="Times New Roman" w:cs="Times New Roman"/>
          <w:i/>
          <w:iCs/>
          <w:noProof/>
        </w:rPr>
        <w:t>Frontiers in Ecology and the Environment</w:t>
      </w:r>
      <w:r w:rsidRPr="006B0F06">
        <w:rPr>
          <w:rFonts w:ascii="Times New Roman" w:hAnsi="Times New Roman" w:cs="Times New Roman"/>
          <w:noProof/>
        </w:rPr>
        <w:t xml:space="preserve">, </w:t>
      </w:r>
      <w:r w:rsidRPr="006B0F06">
        <w:rPr>
          <w:rFonts w:ascii="Times New Roman" w:hAnsi="Times New Roman" w:cs="Times New Roman"/>
          <w:i/>
          <w:iCs/>
          <w:noProof/>
        </w:rPr>
        <w:t>11</w:t>
      </w:r>
      <w:r w:rsidRPr="006B0F06">
        <w:rPr>
          <w:rFonts w:ascii="Times New Roman" w:hAnsi="Times New Roman" w:cs="Times New Roman"/>
          <w:noProof/>
        </w:rPr>
        <w:t>(9), 465–473. https://doi.org/10.1890/120272</w:t>
      </w:r>
    </w:p>
    <w:p w14:paraId="3375373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Stork, N. E. (2010). Re-assessing current extinction rates. </w:t>
      </w:r>
      <w:r w:rsidRPr="006B0F06">
        <w:rPr>
          <w:rFonts w:ascii="Times New Roman" w:hAnsi="Times New Roman" w:cs="Times New Roman"/>
          <w:i/>
          <w:iCs/>
          <w:noProof/>
        </w:rPr>
        <w:t>Biodiversity and Conservation</w:t>
      </w:r>
      <w:r w:rsidRPr="006B0F06">
        <w:rPr>
          <w:rFonts w:ascii="Times New Roman" w:hAnsi="Times New Roman" w:cs="Times New Roman"/>
          <w:noProof/>
        </w:rPr>
        <w:t xml:space="preserve">, </w:t>
      </w:r>
      <w:r w:rsidRPr="006B0F06">
        <w:rPr>
          <w:rFonts w:ascii="Times New Roman" w:hAnsi="Times New Roman" w:cs="Times New Roman"/>
          <w:i/>
          <w:iCs/>
          <w:noProof/>
        </w:rPr>
        <w:t>19</w:t>
      </w:r>
      <w:r w:rsidRPr="006B0F06">
        <w:rPr>
          <w:rFonts w:ascii="Times New Roman" w:hAnsi="Times New Roman" w:cs="Times New Roman"/>
          <w:noProof/>
        </w:rPr>
        <w:t>(2), 357–371. https://doi.org/10.1007/s10531-009-9761-9</w:t>
      </w:r>
    </w:p>
    <w:p w14:paraId="32D3C665"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Stubler, A. D., Duckworth, A. R., &amp; Peterson, B. J. (2015). The effects of coastal development on sponge abundance, diversity, and community composition on Jamaican coral reefs. </w:t>
      </w:r>
      <w:r w:rsidRPr="006B0F06">
        <w:rPr>
          <w:rFonts w:ascii="Times New Roman" w:hAnsi="Times New Roman" w:cs="Times New Roman"/>
          <w:i/>
          <w:iCs/>
          <w:noProof/>
        </w:rPr>
        <w:t>Marine Pollution Bulletin</w:t>
      </w:r>
      <w:r w:rsidRPr="006B0F06">
        <w:rPr>
          <w:rFonts w:ascii="Times New Roman" w:hAnsi="Times New Roman" w:cs="Times New Roman"/>
          <w:noProof/>
        </w:rPr>
        <w:t xml:space="preserve">, </w:t>
      </w:r>
      <w:r w:rsidRPr="006B0F06">
        <w:rPr>
          <w:rFonts w:ascii="Times New Roman" w:hAnsi="Times New Roman" w:cs="Times New Roman"/>
          <w:i/>
          <w:iCs/>
          <w:noProof/>
        </w:rPr>
        <w:t>96</w:t>
      </w:r>
      <w:r w:rsidRPr="006B0F06">
        <w:rPr>
          <w:rFonts w:ascii="Times New Roman" w:hAnsi="Times New Roman" w:cs="Times New Roman"/>
          <w:noProof/>
        </w:rPr>
        <w:t>, 261–270. https://doi.org/10.1016/j.marpolbul.2015.05.014</w:t>
      </w:r>
    </w:p>
    <w:p w14:paraId="016ED7E1"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Van Der Heijden, M. G. A., Klironomos, J. N., Ursic, M., Moutoglis, P., Streitwolf-Engel, R., Boller, T., … Sanders, I. R. (1998). Mycorrhizal fungal diversity determines plant biodiversity, ecosystem variability and productivity. </w:t>
      </w:r>
      <w:r w:rsidRPr="006B0F06">
        <w:rPr>
          <w:rFonts w:ascii="Times New Roman" w:hAnsi="Times New Roman" w:cs="Times New Roman"/>
          <w:i/>
          <w:iCs/>
          <w:noProof/>
        </w:rPr>
        <w:t>Nature</w:t>
      </w:r>
      <w:r w:rsidRPr="006B0F06">
        <w:rPr>
          <w:rFonts w:ascii="Times New Roman" w:hAnsi="Times New Roman" w:cs="Times New Roman"/>
          <w:noProof/>
        </w:rPr>
        <w:t>. https://doi.org/10.1038/23932</w:t>
      </w:r>
    </w:p>
    <w:p w14:paraId="145C7549"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Ward, D., &amp; Stanley, M. (2004). The value of RTUs and parataxonomy versus taxonomic species. </w:t>
      </w:r>
      <w:r w:rsidRPr="006B0F06">
        <w:rPr>
          <w:rFonts w:ascii="Times New Roman" w:hAnsi="Times New Roman" w:cs="Times New Roman"/>
          <w:i/>
          <w:iCs/>
          <w:noProof/>
        </w:rPr>
        <w:t>New Zealand Entomologist</w:t>
      </w:r>
      <w:r w:rsidRPr="006B0F06">
        <w:rPr>
          <w:rFonts w:ascii="Times New Roman" w:hAnsi="Times New Roman" w:cs="Times New Roman"/>
          <w:noProof/>
        </w:rPr>
        <w:t xml:space="preserve">, </w:t>
      </w:r>
      <w:r w:rsidRPr="006B0F06">
        <w:rPr>
          <w:rFonts w:ascii="Times New Roman" w:hAnsi="Times New Roman" w:cs="Times New Roman"/>
          <w:i/>
          <w:iCs/>
          <w:noProof/>
        </w:rPr>
        <w:t>27</w:t>
      </w:r>
      <w:r w:rsidRPr="006B0F06">
        <w:rPr>
          <w:rFonts w:ascii="Times New Roman" w:hAnsi="Times New Roman" w:cs="Times New Roman"/>
          <w:noProof/>
        </w:rPr>
        <w:t>, 3–9. Retrieved from http://www.tandfonline.com/doi/abs/10.1080/00779962.2004.9722118</w:t>
      </w:r>
    </w:p>
    <w:p w14:paraId="3A0C1AE2"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Ward, T., Vanderklift, M., Nicholls, A., &amp; Kenchington, R. (1999). Selecting marine reserves using habitats and species assemblages as surrogates for biological diversity. </w:t>
      </w:r>
      <w:r w:rsidRPr="006B0F06">
        <w:rPr>
          <w:rFonts w:ascii="Times New Roman" w:hAnsi="Times New Roman" w:cs="Times New Roman"/>
          <w:i/>
          <w:iCs/>
          <w:noProof/>
        </w:rPr>
        <w:t>Ecol Appl</w:t>
      </w:r>
      <w:r w:rsidRPr="006B0F06">
        <w:rPr>
          <w:rFonts w:ascii="Times New Roman" w:hAnsi="Times New Roman" w:cs="Times New Roman"/>
          <w:noProof/>
        </w:rPr>
        <w:t xml:space="preserve">, </w:t>
      </w:r>
      <w:r w:rsidRPr="006B0F06">
        <w:rPr>
          <w:rFonts w:ascii="Times New Roman" w:hAnsi="Times New Roman" w:cs="Times New Roman"/>
          <w:i/>
          <w:iCs/>
          <w:noProof/>
        </w:rPr>
        <w:t>9</w:t>
      </w:r>
      <w:r w:rsidRPr="006B0F06">
        <w:rPr>
          <w:rFonts w:ascii="Times New Roman" w:hAnsi="Times New Roman" w:cs="Times New Roman"/>
          <w:noProof/>
        </w:rPr>
        <w:t>.</w:t>
      </w:r>
    </w:p>
    <w:p w14:paraId="7D701944" w14:textId="77777777" w:rsidR="006B0F06" w:rsidRPr="006B0F06" w:rsidRDefault="006B0F06" w:rsidP="006B0F06">
      <w:pPr>
        <w:widowControl w:val="0"/>
        <w:autoSpaceDE w:val="0"/>
        <w:autoSpaceDN w:val="0"/>
        <w:adjustRightInd w:val="0"/>
        <w:spacing w:line="480" w:lineRule="auto"/>
        <w:ind w:left="480" w:hanging="480"/>
        <w:rPr>
          <w:rFonts w:ascii="Times New Roman" w:hAnsi="Times New Roman" w:cs="Times New Roman"/>
          <w:noProof/>
        </w:rPr>
      </w:pPr>
      <w:r w:rsidRPr="006B0F06">
        <w:rPr>
          <w:rFonts w:ascii="Times New Roman" w:hAnsi="Times New Roman" w:cs="Times New Roman"/>
          <w:noProof/>
        </w:rPr>
        <w:t xml:space="preserve">Weil, E., &amp; Knowlton, N. (1989). A multi-character analysis of the Caribbean coral Montastraea annularis and its two sibling species M. faveolata and M. franksi. </w:t>
      </w:r>
      <w:r w:rsidRPr="006B0F06">
        <w:rPr>
          <w:rFonts w:ascii="Times New Roman" w:hAnsi="Times New Roman" w:cs="Times New Roman"/>
          <w:i/>
          <w:iCs/>
          <w:noProof/>
        </w:rPr>
        <w:t>Smithsonian</w:t>
      </w:r>
      <w:r w:rsidRPr="006B0F06">
        <w:rPr>
          <w:rFonts w:ascii="Times New Roman" w:hAnsi="Times New Roman" w:cs="Times New Roman"/>
          <w:noProof/>
        </w:rPr>
        <w:t xml:space="preserve">, </w:t>
      </w:r>
      <w:r w:rsidRPr="006B0F06">
        <w:rPr>
          <w:rFonts w:ascii="Times New Roman" w:hAnsi="Times New Roman" w:cs="Times New Roman"/>
          <w:i/>
          <w:iCs/>
          <w:noProof/>
        </w:rPr>
        <w:t>55</w:t>
      </w:r>
      <w:r w:rsidRPr="006B0F06">
        <w:rPr>
          <w:rFonts w:ascii="Times New Roman" w:hAnsi="Times New Roman" w:cs="Times New Roman"/>
          <w:noProof/>
        </w:rPr>
        <w:t>(September).</w:t>
      </w:r>
    </w:p>
    <w:p w14:paraId="2C13507A" w14:textId="506C776B" w:rsidR="0084036F" w:rsidRPr="006C38CA" w:rsidRDefault="000560AF" w:rsidP="006B0F06">
      <w:pPr>
        <w:widowControl w:val="0"/>
        <w:autoSpaceDE w:val="0"/>
        <w:autoSpaceDN w:val="0"/>
        <w:adjustRightInd w:val="0"/>
        <w:spacing w:line="480" w:lineRule="auto"/>
        <w:ind w:left="480" w:hanging="480"/>
        <w:rPr>
          <w:rFonts w:ascii="Times New Roman" w:hAnsi="Times New Roman" w:cs="Times New Roman"/>
        </w:rPr>
      </w:pPr>
      <w:r w:rsidRPr="006C38CA">
        <w:rPr>
          <w:rFonts w:ascii="Times New Roman" w:hAnsi="Times New Roman" w:cs="Times New Roman"/>
        </w:rPr>
        <w:fldChar w:fldCharType="end"/>
      </w:r>
    </w:p>
    <w:p w14:paraId="4E6A5E9F" w14:textId="4A8A6974" w:rsidR="00161389" w:rsidRDefault="00161389" w:rsidP="006C38CA">
      <w:pPr>
        <w:widowControl w:val="0"/>
        <w:autoSpaceDE w:val="0"/>
        <w:autoSpaceDN w:val="0"/>
        <w:adjustRightInd w:val="0"/>
        <w:spacing w:line="480" w:lineRule="auto"/>
        <w:ind w:left="480" w:hanging="480"/>
        <w:rPr>
          <w:rFonts w:ascii="Times New Roman" w:hAnsi="Times New Roman" w:cs="Times New Roman"/>
        </w:rPr>
      </w:pPr>
    </w:p>
    <w:p w14:paraId="5E2433CD" w14:textId="77777777" w:rsidR="00B52D94"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DE4248D" w14:textId="77777777" w:rsidR="00B52D94"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45B1056" w14:textId="77777777" w:rsidR="00B52D94" w:rsidRPr="006C38CA" w:rsidRDefault="00B52D94" w:rsidP="006C38CA">
      <w:pPr>
        <w:widowControl w:val="0"/>
        <w:autoSpaceDE w:val="0"/>
        <w:autoSpaceDN w:val="0"/>
        <w:adjustRightInd w:val="0"/>
        <w:spacing w:line="480" w:lineRule="auto"/>
        <w:ind w:left="480" w:hanging="480"/>
        <w:rPr>
          <w:rFonts w:ascii="Times New Roman" w:hAnsi="Times New Roman" w:cs="Times New Roman"/>
        </w:rPr>
      </w:pPr>
    </w:p>
    <w:p w14:paraId="264CB639" w14:textId="53658057" w:rsidR="00161389" w:rsidRPr="006C38CA" w:rsidRDefault="00161389" w:rsidP="006C38CA">
      <w:pPr>
        <w:spacing w:line="480" w:lineRule="auto"/>
        <w:rPr>
          <w:rFonts w:ascii="Times New Roman" w:hAnsi="Times New Roman" w:cs="Times New Roman"/>
        </w:rPr>
      </w:pPr>
      <w:proofErr w:type="gramStart"/>
      <w:r w:rsidRPr="006C38CA">
        <w:rPr>
          <w:rFonts w:ascii="Times New Roman" w:hAnsi="Times New Roman" w:cs="Times New Roman"/>
        </w:rPr>
        <w:t>Figure 1.</w:t>
      </w:r>
      <w:proofErr w:type="gramEnd"/>
      <w:r w:rsidRPr="006C38CA">
        <w:rPr>
          <w:rFonts w:ascii="Times New Roman" w:hAnsi="Times New Roman" w:cs="Times New Roman"/>
        </w:rPr>
        <w:t xml:space="preserve"> A map of </w:t>
      </w:r>
      <w:proofErr w:type="spellStart"/>
      <w:r w:rsidRPr="006C38CA">
        <w:rPr>
          <w:rFonts w:ascii="Times New Roman" w:hAnsi="Times New Roman" w:cs="Times New Roman"/>
        </w:rPr>
        <w:t>Guana</w:t>
      </w:r>
      <w:proofErr w:type="spellEnd"/>
      <w:r w:rsidRPr="006C38CA">
        <w:rPr>
          <w:rFonts w:ascii="Times New Roman" w:hAnsi="Times New Roman" w:cs="Times New Roman"/>
        </w:rPr>
        <w:t xml:space="preserve"> Island, British Virgin Islands, showing the eight study sites: (1) Grand </w:t>
      </w:r>
      <w:proofErr w:type="spellStart"/>
      <w:r w:rsidRPr="006C38CA">
        <w:rPr>
          <w:rFonts w:ascii="Times New Roman" w:hAnsi="Times New Roman" w:cs="Times New Roman"/>
        </w:rPr>
        <w:t>Ghut</w:t>
      </w:r>
      <w:proofErr w:type="spellEnd"/>
      <w:r w:rsidRPr="006C38CA">
        <w:rPr>
          <w:rFonts w:ascii="Times New Roman" w:hAnsi="Times New Roman" w:cs="Times New Roman"/>
        </w:rPr>
        <w:t xml:space="preserve">, (2) Pelican </w:t>
      </w:r>
      <w:proofErr w:type="spellStart"/>
      <w:r w:rsidRPr="006C38CA">
        <w:rPr>
          <w:rFonts w:ascii="Times New Roman" w:hAnsi="Times New Roman" w:cs="Times New Roman"/>
        </w:rPr>
        <w:t>Ghut</w:t>
      </w:r>
      <w:proofErr w:type="spellEnd"/>
      <w:r w:rsidRPr="006C38CA">
        <w:rPr>
          <w:rFonts w:ascii="Times New Roman" w:hAnsi="Times New Roman" w:cs="Times New Roman"/>
        </w:rPr>
        <w:t xml:space="preserve">, (3) Bigelow Beach, (4) Monkey Point, (5) White Bay, (6) Iguana Head, (7) Crab Cove, </w:t>
      </w:r>
      <w:r w:rsidR="00CC32D0" w:rsidRPr="006C38CA">
        <w:rPr>
          <w:rFonts w:ascii="Times New Roman" w:hAnsi="Times New Roman" w:cs="Times New Roman"/>
        </w:rPr>
        <w:t xml:space="preserve">and </w:t>
      </w:r>
      <w:r w:rsidRPr="006C38CA">
        <w:rPr>
          <w:rFonts w:ascii="Times New Roman" w:hAnsi="Times New Roman" w:cs="Times New Roman"/>
        </w:rPr>
        <w:t>(8) Long Point.</w:t>
      </w:r>
    </w:p>
    <w:p w14:paraId="15EFDF48" w14:textId="77777777" w:rsidR="00161389" w:rsidRPr="006C38CA" w:rsidRDefault="00161389" w:rsidP="006C38CA">
      <w:pPr>
        <w:widowControl w:val="0"/>
        <w:autoSpaceDE w:val="0"/>
        <w:autoSpaceDN w:val="0"/>
        <w:adjustRightInd w:val="0"/>
        <w:spacing w:line="480" w:lineRule="auto"/>
        <w:ind w:left="480" w:hanging="480"/>
        <w:rPr>
          <w:rFonts w:ascii="Times New Roman" w:hAnsi="Times New Roman" w:cs="Times New Roman"/>
        </w:rPr>
      </w:pPr>
    </w:p>
    <w:p w14:paraId="444E22DA" w14:textId="12400562" w:rsidR="00161389" w:rsidRPr="006C38CA" w:rsidRDefault="00161389" w:rsidP="006C38CA">
      <w:pPr>
        <w:widowControl w:val="0"/>
        <w:autoSpaceDE w:val="0"/>
        <w:autoSpaceDN w:val="0"/>
        <w:adjustRightInd w:val="0"/>
        <w:spacing w:line="480" w:lineRule="auto"/>
        <w:ind w:left="480" w:hanging="480"/>
        <w:rPr>
          <w:rFonts w:ascii="Times New Roman" w:hAnsi="Times New Roman" w:cs="Times New Roman"/>
          <w:rPrChange w:id="55" w:author="Nicole" w:date="2018-08-22T11:35:00Z">
            <w:rPr/>
          </w:rPrChange>
        </w:rPr>
      </w:pPr>
      <w:r w:rsidRPr="006C38CA">
        <w:rPr>
          <w:rFonts w:ascii="Times New Roman" w:hAnsi="Times New Roman" w:cs="Times New Roman"/>
          <w:noProof/>
        </w:rPr>
        <w:drawing>
          <wp:inline distT="0" distB="0" distL="0" distR="0" wp14:anchorId="3D1B3EDF" wp14:editId="5947B951">
            <wp:extent cx="3200400" cy="2400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 - Guana Island map.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sectPr w:rsidR="00161389" w:rsidRPr="006C38CA" w:rsidSect="0072609A">
      <w:footerReference w:type="default" r:id="rId11"/>
      <w:pgSz w:w="12240" w:h="15840"/>
      <w:pgMar w:top="1440" w:right="1440" w:bottom="1440" w:left="1440" w:header="720" w:footer="720" w:gutter="0"/>
      <w:pgNumType w:fmt="lowerRoman"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Nicole" w:date="2018-11-19T23:43:00Z" w:initials="N">
    <w:p w14:paraId="4D5AB4DD" w14:textId="79F786B6" w:rsidR="00C17E58" w:rsidRDefault="00C17E58">
      <w:pPr>
        <w:pStyle w:val="CommentText"/>
      </w:pPr>
      <w:r>
        <w:rPr>
          <w:rStyle w:val="CommentReference"/>
        </w:rPr>
        <w:annotationRef/>
      </w:r>
      <w:r>
        <w:t>Why do we care about richness? What does it tell us? Used often</w:t>
      </w:r>
    </w:p>
  </w:comment>
  <w:comment w:id="38" w:author="Nicole" w:date="2018-11-19T23:43:00Z" w:initials="N">
    <w:p w14:paraId="089309F2" w14:textId="767B79AB" w:rsidR="00C17E58" w:rsidRDefault="00C17E58">
      <w:pPr>
        <w:pStyle w:val="CommentText"/>
      </w:pPr>
      <w:r>
        <w:rPr>
          <w:rStyle w:val="CommentReference"/>
        </w:rPr>
        <w:annotationRef/>
      </w:r>
      <w:r>
        <w:t>Citation</w:t>
      </w:r>
    </w:p>
  </w:comment>
  <w:comment w:id="41" w:author="Nicole" w:date="2018-11-19T23:43:00Z" w:initials="N">
    <w:p w14:paraId="411AB6D4" w14:textId="59021BDE" w:rsidR="008E58DD" w:rsidRDefault="008E58DD">
      <w:pPr>
        <w:pStyle w:val="CommentText"/>
      </w:pPr>
      <w:r>
        <w:rPr>
          <w:rStyle w:val="CommentReference"/>
        </w:rPr>
        <w:annotationRef/>
      </w:r>
      <w:r>
        <w:t>Why do we 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AD681F" w15:done="0"/>
  <w15:commentEx w15:paraId="14CACBC3" w15:done="0"/>
  <w15:commentEx w15:paraId="749EB5B7" w15:done="0"/>
  <w15:commentEx w15:paraId="004081D4" w15:done="0"/>
  <w15:commentEx w15:paraId="14DFF596" w15:done="0"/>
  <w15:commentEx w15:paraId="75AC933D" w15:paraIdParent="14DFF596" w15:done="0"/>
  <w15:commentEx w15:paraId="6FAD9E6A" w15:done="0"/>
  <w15:commentEx w15:paraId="048932CF" w15:done="0"/>
  <w15:commentEx w15:paraId="4C13A143" w15:paraIdParent="048932CF" w15:done="0"/>
  <w15:commentEx w15:paraId="4403F901" w15:done="0"/>
  <w15:commentEx w15:paraId="69B7AC29" w15:done="0"/>
  <w15:commentEx w15:paraId="06042849" w15:paraIdParent="69B7AC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AD681F" w16cid:durableId="1F266F42"/>
  <w16cid:commentId w16cid:paraId="14CACBC3" w16cid:durableId="1F266EF3"/>
  <w16cid:commentId w16cid:paraId="749EB5B7" w16cid:durableId="1F266D9F"/>
  <w16cid:commentId w16cid:paraId="004081D4" w16cid:durableId="1F266DA0"/>
  <w16cid:commentId w16cid:paraId="14DFF596" w16cid:durableId="1F266DA1"/>
  <w16cid:commentId w16cid:paraId="75AC933D" w16cid:durableId="1F266F82"/>
  <w16cid:commentId w16cid:paraId="6FAD9E6A" w16cid:durableId="1F266DA2"/>
  <w16cid:commentId w16cid:paraId="048932CF" w16cid:durableId="1F266DA3"/>
  <w16cid:commentId w16cid:paraId="4C13A143" w16cid:durableId="1F266F8B"/>
  <w16cid:commentId w16cid:paraId="4403F901" w16cid:durableId="1F266DA4"/>
  <w16cid:commentId w16cid:paraId="69B7AC29" w16cid:durableId="1F266DA5"/>
  <w16cid:commentId w16cid:paraId="06042849" w16cid:durableId="1F266F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FAAA5" w14:textId="77777777" w:rsidR="000D4362" w:rsidRDefault="000D4362">
      <w:r>
        <w:separator/>
      </w:r>
    </w:p>
  </w:endnote>
  <w:endnote w:type="continuationSeparator" w:id="0">
    <w:p w14:paraId="4A29BFE9" w14:textId="77777777" w:rsidR="000D4362" w:rsidRDefault="000D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870803424"/>
      <w:docPartObj>
        <w:docPartGallery w:val="Page Numbers (Bottom of Page)"/>
        <w:docPartUnique/>
      </w:docPartObj>
    </w:sdtPr>
    <w:sdtEndPr>
      <w:rPr>
        <w:noProof/>
      </w:rPr>
    </w:sdtEndPr>
    <w:sdtContent>
      <w:p w14:paraId="1A96472C" w14:textId="77777777" w:rsidR="00F76CCE" w:rsidRPr="006C38CA" w:rsidRDefault="000560AF">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C96844">
          <w:rPr>
            <w:rFonts w:ascii="Times New Roman" w:hAnsi="Times New Roman" w:cs="Times New Roman"/>
            <w:noProof/>
          </w:rPr>
          <w:t>6</w:t>
        </w:r>
        <w:r w:rsidRPr="006C38CA">
          <w:rPr>
            <w:rFonts w:ascii="Times New Roman" w:hAnsi="Times New Roman" w:cs="Times New Roman"/>
            <w:noProof/>
          </w:rPr>
          <w:fldChar w:fldCharType="end"/>
        </w:r>
      </w:p>
    </w:sdtContent>
  </w:sdt>
  <w:p w14:paraId="12351082" w14:textId="77777777" w:rsidR="00F76CCE" w:rsidRPr="006C38CA" w:rsidRDefault="00F76CCE">
    <w:pPr>
      <w:pStyle w:val="Footer"/>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65338597"/>
      <w:docPartObj>
        <w:docPartGallery w:val="Page Numbers (Bottom of Page)"/>
        <w:docPartUnique/>
      </w:docPartObj>
    </w:sdtPr>
    <w:sdtEndPr>
      <w:rPr>
        <w:noProof/>
      </w:rPr>
    </w:sdtEndPr>
    <w:sdtContent>
      <w:p w14:paraId="7003C32A" w14:textId="77777777" w:rsidR="00B52D94" w:rsidRPr="006C38CA" w:rsidRDefault="00B52D94">
        <w:pPr>
          <w:pStyle w:val="Footer"/>
          <w:jc w:val="center"/>
          <w:rPr>
            <w:rFonts w:ascii="Times New Roman" w:hAnsi="Times New Roman" w:cs="Times New Roman"/>
          </w:rPr>
        </w:pPr>
        <w:r w:rsidRPr="006C38CA">
          <w:rPr>
            <w:rFonts w:ascii="Times New Roman" w:hAnsi="Times New Roman" w:cs="Times New Roman"/>
          </w:rPr>
          <w:fldChar w:fldCharType="begin"/>
        </w:r>
        <w:r w:rsidRPr="006C38CA">
          <w:rPr>
            <w:rFonts w:ascii="Times New Roman" w:hAnsi="Times New Roman" w:cs="Times New Roman"/>
          </w:rPr>
          <w:instrText xml:space="preserve"> PAGE   \* MERGEFORMAT </w:instrText>
        </w:r>
        <w:r w:rsidRPr="006C38CA">
          <w:rPr>
            <w:rFonts w:ascii="Times New Roman" w:hAnsi="Times New Roman" w:cs="Times New Roman"/>
          </w:rPr>
          <w:fldChar w:fldCharType="separate"/>
        </w:r>
        <w:r w:rsidR="0026476E">
          <w:rPr>
            <w:rFonts w:ascii="Times New Roman" w:hAnsi="Times New Roman" w:cs="Times New Roman"/>
            <w:noProof/>
          </w:rPr>
          <w:t>vi</w:t>
        </w:r>
        <w:r w:rsidRPr="006C38CA">
          <w:rPr>
            <w:rFonts w:ascii="Times New Roman" w:hAnsi="Times New Roman" w:cs="Times New Roman"/>
            <w:noProof/>
          </w:rPr>
          <w:fldChar w:fldCharType="end"/>
        </w:r>
      </w:p>
    </w:sdtContent>
  </w:sdt>
  <w:p w14:paraId="5B6315F2" w14:textId="77777777" w:rsidR="00B52D94" w:rsidRPr="006C38CA" w:rsidRDefault="00B52D94">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8913FC" w14:textId="77777777" w:rsidR="000D4362" w:rsidRDefault="000D4362">
      <w:r>
        <w:separator/>
      </w:r>
    </w:p>
  </w:footnote>
  <w:footnote w:type="continuationSeparator" w:id="0">
    <w:p w14:paraId="0A67F0A6" w14:textId="77777777" w:rsidR="000D4362" w:rsidRDefault="000D436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aham Forrester">
    <w15:presenceInfo w15:providerId="None" w15:userId="Graham Forrester"/>
  </w15:person>
  <w15:person w15:author="Brian Gerber">
    <w15:presenceInfo w15:providerId="Windows Live" w15:userId="02df47d2a79719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0AF"/>
    <w:rsid w:val="000056FD"/>
    <w:rsid w:val="00015033"/>
    <w:rsid w:val="00040576"/>
    <w:rsid w:val="000454EC"/>
    <w:rsid w:val="000560AF"/>
    <w:rsid w:val="00063837"/>
    <w:rsid w:val="000B29A6"/>
    <w:rsid w:val="000B36F3"/>
    <w:rsid w:val="000C1943"/>
    <w:rsid w:val="000C7138"/>
    <w:rsid w:val="000D4362"/>
    <w:rsid w:val="000E3140"/>
    <w:rsid w:val="000E6FE1"/>
    <w:rsid w:val="00100945"/>
    <w:rsid w:val="00107355"/>
    <w:rsid w:val="00107F9C"/>
    <w:rsid w:val="00121E17"/>
    <w:rsid w:val="001359E6"/>
    <w:rsid w:val="0014500F"/>
    <w:rsid w:val="00150075"/>
    <w:rsid w:val="00161389"/>
    <w:rsid w:val="00166447"/>
    <w:rsid w:val="001669DB"/>
    <w:rsid w:val="0018077E"/>
    <w:rsid w:val="001905E3"/>
    <w:rsid w:val="001B5A05"/>
    <w:rsid w:val="001B7F7A"/>
    <w:rsid w:val="001C54E0"/>
    <w:rsid w:val="001C59C7"/>
    <w:rsid w:val="001D33E7"/>
    <w:rsid w:val="001E31C1"/>
    <w:rsid w:val="00211979"/>
    <w:rsid w:val="00213D75"/>
    <w:rsid w:val="002222F5"/>
    <w:rsid w:val="0022242E"/>
    <w:rsid w:val="0026476E"/>
    <w:rsid w:val="00294D79"/>
    <w:rsid w:val="00297EA0"/>
    <w:rsid w:val="00314DC1"/>
    <w:rsid w:val="00345AA8"/>
    <w:rsid w:val="00365A66"/>
    <w:rsid w:val="00380A89"/>
    <w:rsid w:val="00397CE8"/>
    <w:rsid w:val="003A0710"/>
    <w:rsid w:val="003A3E52"/>
    <w:rsid w:val="003A6AA7"/>
    <w:rsid w:val="003B04C7"/>
    <w:rsid w:val="003B4A9F"/>
    <w:rsid w:val="003B6B73"/>
    <w:rsid w:val="003D38B1"/>
    <w:rsid w:val="003D5B02"/>
    <w:rsid w:val="003E4205"/>
    <w:rsid w:val="00441CA2"/>
    <w:rsid w:val="00447DE7"/>
    <w:rsid w:val="0045141F"/>
    <w:rsid w:val="004560C3"/>
    <w:rsid w:val="004A3292"/>
    <w:rsid w:val="004B5893"/>
    <w:rsid w:val="004B69C8"/>
    <w:rsid w:val="004C3BDB"/>
    <w:rsid w:val="004E7FA9"/>
    <w:rsid w:val="00514541"/>
    <w:rsid w:val="0051515C"/>
    <w:rsid w:val="00521F88"/>
    <w:rsid w:val="00524ABC"/>
    <w:rsid w:val="00532B8F"/>
    <w:rsid w:val="005420AE"/>
    <w:rsid w:val="0057203E"/>
    <w:rsid w:val="00584F78"/>
    <w:rsid w:val="00587583"/>
    <w:rsid w:val="005B1018"/>
    <w:rsid w:val="005E1A0C"/>
    <w:rsid w:val="00605415"/>
    <w:rsid w:val="006165A3"/>
    <w:rsid w:val="00634FF5"/>
    <w:rsid w:val="0063779F"/>
    <w:rsid w:val="00672F8E"/>
    <w:rsid w:val="006757D5"/>
    <w:rsid w:val="006776C7"/>
    <w:rsid w:val="006837B3"/>
    <w:rsid w:val="006B0F06"/>
    <w:rsid w:val="006B3A65"/>
    <w:rsid w:val="006C38CA"/>
    <w:rsid w:val="006C6467"/>
    <w:rsid w:val="006D0EBA"/>
    <w:rsid w:val="006F1C0E"/>
    <w:rsid w:val="006F7259"/>
    <w:rsid w:val="007175A5"/>
    <w:rsid w:val="0072609A"/>
    <w:rsid w:val="007520C9"/>
    <w:rsid w:val="007629C0"/>
    <w:rsid w:val="0076482D"/>
    <w:rsid w:val="00772C15"/>
    <w:rsid w:val="00787565"/>
    <w:rsid w:val="007A2FDE"/>
    <w:rsid w:val="007C093C"/>
    <w:rsid w:val="007C58E3"/>
    <w:rsid w:val="007D7C82"/>
    <w:rsid w:val="0080051B"/>
    <w:rsid w:val="00800ACA"/>
    <w:rsid w:val="00807653"/>
    <w:rsid w:val="0084036F"/>
    <w:rsid w:val="008420BD"/>
    <w:rsid w:val="008667D6"/>
    <w:rsid w:val="00867ABA"/>
    <w:rsid w:val="00894420"/>
    <w:rsid w:val="0089444B"/>
    <w:rsid w:val="0089692F"/>
    <w:rsid w:val="008B3C0F"/>
    <w:rsid w:val="008C011B"/>
    <w:rsid w:val="008E58DD"/>
    <w:rsid w:val="008E6C59"/>
    <w:rsid w:val="008F78F4"/>
    <w:rsid w:val="00906B2D"/>
    <w:rsid w:val="00916D7F"/>
    <w:rsid w:val="009347E3"/>
    <w:rsid w:val="00937694"/>
    <w:rsid w:val="0094103A"/>
    <w:rsid w:val="00982985"/>
    <w:rsid w:val="00987EBE"/>
    <w:rsid w:val="00992B04"/>
    <w:rsid w:val="009C2C39"/>
    <w:rsid w:val="009F1381"/>
    <w:rsid w:val="009F4DAA"/>
    <w:rsid w:val="009F6551"/>
    <w:rsid w:val="00A01F10"/>
    <w:rsid w:val="00A033FB"/>
    <w:rsid w:val="00A12636"/>
    <w:rsid w:val="00A21ED1"/>
    <w:rsid w:val="00A323FD"/>
    <w:rsid w:val="00A37816"/>
    <w:rsid w:val="00A71B3D"/>
    <w:rsid w:val="00A8749F"/>
    <w:rsid w:val="00A90DD3"/>
    <w:rsid w:val="00A91483"/>
    <w:rsid w:val="00AA5262"/>
    <w:rsid w:val="00AD70CA"/>
    <w:rsid w:val="00B14463"/>
    <w:rsid w:val="00B43FC7"/>
    <w:rsid w:val="00B52D94"/>
    <w:rsid w:val="00B62CB5"/>
    <w:rsid w:val="00B70C14"/>
    <w:rsid w:val="00B86EA7"/>
    <w:rsid w:val="00BD47CE"/>
    <w:rsid w:val="00BE2858"/>
    <w:rsid w:val="00BE304F"/>
    <w:rsid w:val="00BF0D2A"/>
    <w:rsid w:val="00C02277"/>
    <w:rsid w:val="00C11D4B"/>
    <w:rsid w:val="00C17E58"/>
    <w:rsid w:val="00C36A5E"/>
    <w:rsid w:val="00C50853"/>
    <w:rsid w:val="00C65FB9"/>
    <w:rsid w:val="00C66B9C"/>
    <w:rsid w:val="00C66D1E"/>
    <w:rsid w:val="00C8148D"/>
    <w:rsid w:val="00C843B7"/>
    <w:rsid w:val="00C96844"/>
    <w:rsid w:val="00CC16AE"/>
    <w:rsid w:val="00CC32D0"/>
    <w:rsid w:val="00CC54A8"/>
    <w:rsid w:val="00CF5CC7"/>
    <w:rsid w:val="00D07EAD"/>
    <w:rsid w:val="00D11E75"/>
    <w:rsid w:val="00D167A1"/>
    <w:rsid w:val="00D20B76"/>
    <w:rsid w:val="00D34A81"/>
    <w:rsid w:val="00D46D6E"/>
    <w:rsid w:val="00D530AE"/>
    <w:rsid w:val="00D57408"/>
    <w:rsid w:val="00D60BE6"/>
    <w:rsid w:val="00D6560C"/>
    <w:rsid w:val="00D72CBD"/>
    <w:rsid w:val="00D9415C"/>
    <w:rsid w:val="00DA779B"/>
    <w:rsid w:val="00DB7BEB"/>
    <w:rsid w:val="00DD6FC1"/>
    <w:rsid w:val="00DF2A2A"/>
    <w:rsid w:val="00E01D7C"/>
    <w:rsid w:val="00E0265F"/>
    <w:rsid w:val="00E60973"/>
    <w:rsid w:val="00EA33EA"/>
    <w:rsid w:val="00EA448A"/>
    <w:rsid w:val="00EB63C7"/>
    <w:rsid w:val="00EB702C"/>
    <w:rsid w:val="00ED45D0"/>
    <w:rsid w:val="00EF29C4"/>
    <w:rsid w:val="00F109D7"/>
    <w:rsid w:val="00F275FA"/>
    <w:rsid w:val="00F414E1"/>
    <w:rsid w:val="00F419E1"/>
    <w:rsid w:val="00F62EFD"/>
    <w:rsid w:val="00F736A3"/>
    <w:rsid w:val="00F76CCE"/>
    <w:rsid w:val="00F918E6"/>
    <w:rsid w:val="00FE14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40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60AF"/>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unhideWhenUsed/>
    <w:rsid w:val="000560AF"/>
    <w:rPr>
      <w:sz w:val="18"/>
      <w:szCs w:val="18"/>
    </w:rPr>
  </w:style>
  <w:style w:type="paragraph" w:styleId="CommentText">
    <w:name w:val="annotation text"/>
    <w:basedOn w:val="Normal"/>
    <w:link w:val="CommentTextChar"/>
    <w:unhideWhenUsed/>
    <w:rsid w:val="000560AF"/>
  </w:style>
  <w:style w:type="character" w:customStyle="1" w:styleId="CommentTextChar">
    <w:name w:val="Comment Text Char"/>
    <w:basedOn w:val="DefaultParagraphFont"/>
    <w:link w:val="CommentText"/>
    <w:uiPriority w:val="99"/>
    <w:rsid w:val="000560AF"/>
    <w:rPr>
      <w:rFonts w:eastAsiaTheme="minorEastAsia"/>
      <w:sz w:val="24"/>
      <w:szCs w:val="24"/>
    </w:rPr>
  </w:style>
  <w:style w:type="paragraph" w:styleId="Footer">
    <w:name w:val="footer"/>
    <w:basedOn w:val="Normal"/>
    <w:link w:val="FooterChar"/>
    <w:uiPriority w:val="99"/>
    <w:unhideWhenUsed/>
    <w:rsid w:val="000560AF"/>
    <w:pPr>
      <w:tabs>
        <w:tab w:val="center" w:pos="4680"/>
        <w:tab w:val="right" w:pos="9360"/>
      </w:tabs>
    </w:pPr>
  </w:style>
  <w:style w:type="character" w:customStyle="1" w:styleId="FooterChar">
    <w:name w:val="Footer Char"/>
    <w:basedOn w:val="DefaultParagraphFont"/>
    <w:link w:val="Footer"/>
    <w:uiPriority w:val="99"/>
    <w:rsid w:val="000560AF"/>
    <w:rPr>
      <w:rFonts w:eastAsiaTheme="minorEastAsia"/>
      <w:sz w:val="24"/>
      <w:szCs w:val="24"/>
    </w:rPr>
  </w:style>
  <w:style w:type="paragraph" w:styleId="BalloonText">
    <w:name w:val="Balloon Text"/>
    <w:basedOn w:val="Normal"/>
    <w:link w:val="BalloonTextChar"/>
    <w:uiPriority w:val="99"/>
    <w:semiHidden/>
    <w:unhideWhenUsed/>
    <w:rsid w:val="000560AF"/>
    <w:rPr>
      <w:rFonts w:ascii="Tahoma" w:hAnsi="Tahoma" w:cs="Tahoma"/>
      <w:sz w:val="16"/>
      <w:szCs w:val="16"/>
    </w:rPr>
  </w:style>
  <w:style w:type="character" w:customStyle="1" w:styleId="BalloonTextChar">
    <w:name w:val="Balloon Text Char"/>
    <w:basedOn w:val="DefaultParagraphFont"/>
    <w:link w:val="BalloonText"/>
    <w:uiPriority w:val="99"/>
    <w:semiHidden/>
    <w:rsid w:val="000560AF"/>
    <w:rPr>
      <w:rFonts w:ascii="Tahoma" w:eastAsiaTheme="minorEastAsia" w:hAnsi="Tahoma" w:cs="Tahoma"/>
      <w:sz w:val="16"/>
      <w:szCs w:val="16"/>
    </w:rPr>
  </w:style>
  <w:style w:type="character" w:styleId="LineNumber">
    <w:name w:val="line number"/>
    <w:basedOn w:val="DefaultParagraphFont"/>
    <w:uiPriority w:val="99"/>
    <w:semiHidden/>
    <w:unhideWhenUsed/>
    <w:rsid w:val="000560AF"/>
  </w:style>
  <w:style w:type="paragraph" w:styleId="CommentSubject">
    <w:name w:val="annotation subject"/>
    <w:basedOn w:val="CommentText"/>
    <w:next w:val="CommentText"/>
    <w:link w:val="CommentSubjectChar"/>
    <w:uiPriority w:val="99"/>
    <w:semiHidden/>
    <w:unhideWhenUsed/>
    <w:rsid w:val="00605415"/>
    <w:rPr>
      <w:b/>
      <w:bCs/>
      <w:sz w:val="20"/>
      <w:szCs w:val="20"/>
    </w:rPr>
  </w:style>
  <w:style w:type="character" w:customStyle="1" w:styleId="CommentSubjectChar">
    <w:name w:val="Comment Subject Char"/>
    <w:basedOn w:val="CommentTextChar"/>
    <w:link w:val="CommentSubject"/>
    <w:uiPriority w:val="99"/>
    <w:semiHidden/>
    <w:rsid w:val="00605415"/>
    <w:rPr>
      <w:rFonts w:eastAsiaTheme="minorEastAsia"/>
      <w:b/>
      <w:bCs/>
      <w:sz w:val="20"/>
      <w:szCs w:val="20"/>
    </w:rPr>
  </w:style>
  <w:style w:type="paragraph" w:styleId="FootnoteText">
    <w:name w:val="footnote text"/>
    <w:basedOn w:val="Normal"/>
    <w:link w:val="FootnoteTextChar"/>
    <w:uiPriority w:val="99"/>
    <w:semiHidden/>
    <w:unhideWhenUsed/>
    <w:rsid w:val="001905E3"/>
    <w:rPr>
      <w:sz w:val="20"/>
      <w:szCs w:val="20"/>
    </w:rPr>
  </w:style>
  <w:style w:type="character" w:customStyle="1" w:styleId="FootnoteTextChar">
    <w:name w:val="Footnote Text Char"/>
    <w:basedOn w:val="DefaultParagraphFont"/>
    <w:link w:val="FootnoteText"/>
    <w:uiPriority w:val="99"/>
    <w:semiHidden/>
    <w:rsid w:val="001905E3"/>
    <w:rPr>
      <w:rFonts w:eastAsiaTheme="minorEastAsia"/>
      <w:sz w:val="20"/>
      <w:szCs w:val="20"/>
    </w:rPr>
  </w:style>
  <w:style w:type="character" w:styleId="FootnoteReference">
    <w:name w:val="footnote reference"/>
    <w:basedOn w:val="DefaultParagraphFont"/>
    <w:uiPriority w:val="99"/>
    <w:semiHidden/>
    <w:unhideWhenUsed/>
    <w:rsid w:val="001905E3"/>
    <w:rPr>
      <w:vertAlign w:val="superscript"/>
    </w:rPr>
  </w:style>
  <w:style w:type="paragraph" w:styleId="Revision">
    <w:name w:val="Revision"/>
    <w:hidden/>
    <w:uiPriority w:val="99"/>
    <w:semiHidden/>
    <w:rsid w:val="004E7FA9"/>
    <w:pPr>
      <w:spacing w:after="0" w:line="240" w:lineRule="auto"/>
    </w:pPr>
    <w:rPr>
      <w:rFonts w:eastAsiaTheme="minorEastAsia"/>
      <w:sz w:val="24"/>
      <w:szCs w:val="24"/>
    </w:rPr>
  </w:style>
  <w:style w:type="paragraph" w:styleId="Header">
    <w:name w:val="header"/>
    <w:basedOn w:val="Normal"/>
    <w:link w:val="HeaderChar"/>
    <w:uiPriority w:val="99"/>
    <w:unhideWhenUsed/>
    <w:rsid w:val="001D33E7"/>
    <w:pPr>
      <w:tabs>
        <w:tab w:val="center" w:pos="4680"/>
        <w:tab w:val="right" w:pos="9360"/>
      </w:tabs>
    </w:pPr>
  </w:style>
  <w:style w:type="character" w:customStyle="1" w:styleId="HeaderChar">
    <w:name w:val="Header Char"/>
    <w:basedOn w:val="DefaultParagraphFont"/>
    <w:link w:val="Header"/>
    <w:uiPriority w:val="99"/>
    <w:rsid w:val="001D33E7"/>
    <w:rPr>
      <w:rFonts w:eastAsiaTheme="minorEastAsia"/>
      <w:sz w:val="24"/>
      <w:szCs w:val="24"/>
    </w:rPr>
  </w:style>
  <w:style w:type="character" w:styleId="Hyperlink">
    <w:name w:val="Hyperlink"/>
    <w:basedOn w:val="DefaultParagraphFont"/>
    <w:uiPriority w:val="99"/>
    <w:unhideWhenUsed/>
    <w:rsid w:val="008403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54D1F40-84AB-43D0-B804-3DF67C8B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15</Pages>
  <Words>21045</Words>
  <Characters>119957</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5</cp:revision>
  <cp:lastPrinted>2018-08-14T16:15:00Z</cp:lastPrinted>
  <dcterms:created xsi:type="dcterms:W3CDTF">2018-08-22T15:24:00Z</dcterms:created>
  <dcterms:modified xsi:type="dcterms:W3CDTF">2018-11-20T04:43:00Z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211e5fc9-3be7-3c76-9f96-a7a85a1dc49e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