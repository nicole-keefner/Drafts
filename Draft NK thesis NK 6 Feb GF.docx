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8E357D" w:rsidRDefault="008E357D" w:rsidP="008E357D">
      <w:pPr>
        <w:pStyle w:val="Title"/>
      </w:pPr>
      <w:r>
        <w:rPr>
          <w:b w:val="0"/>
        </w:rPr>
        <w:br w:type="page"/>
      </w:r>
      <w:r w:rsidR="00C8148D" w:rsidRPr="008E357D">
        <w:lastRenderedPageBreak/>
        <w:t xml:space="preserve">Temporal effectiveness of </w:t>
      </w:r>
      <w:r w:rsidR="00F62EFD" w:rsidRPr="008E357D">
        <w:t xml:space="preserve">biodiversity </w:t>
      </w:r>
      <w:r w:rsidR="00C8148D" w:rsidRPr="008E357D">
        <w:t>surrogates in coral reef</w:t>
      </w:r>
      <w:r w:rsidR="000560AF" w:rsidRPr="008E357D">
        <w:t xml:space="preserve">s </w:t>
      </w:r>
      <w:r w:rsidR="00C8148D" w:rsidRPr="008E357D">
        <w:t>in</w:t>
      </w:r>
      <w:r w:rsidR="000560AF" w:rsidRPr="008E357D">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8E357D" w:rsidRDefault="006B0F06" w:rsidP="008E357D">
      <w:pPr>
        <w:pStyle w:val="Heading1"/>
      </w:pPr>
      <w:r w:rsidRPr="008E357D">
        <w:t>Abstract</w:t>
      </w:r>
    </w:p>
    <w:p w14:paraId="52DBE5EB" w14:textId="7F126E95"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w:t>
      </w:r>
      <w:commentRangeStart w:id="0"/>
      <w:r w:rsidRPr="00084CE8">
        <w:rPr>
          <w:rFonts w:ascii="Times New Roman" w:hAnsi="Times New Roman" w:cs="Times New Roman"/>
          <w:color w:val="333333"/>
          <w:shd w:val="clear" w:color="auto" w:fill="FFFFFF"/>
        </w:rPr>
        <w:t>There is an increasing need for rapid identification of species and biodiversity and conservation hotspots</w:t>
      </w:r>
      <w:commentRangeEnd w:id="0"/>
      <w:r w:rsidR="00441B17">
        <w:rPr>
          <w:rStyle w:val="CommentReference"/>
        </w:rPr>
        <w:commentReference w:id="0"/>
      </w:r>
      <w:r w:rsidRPr="00084CE8">
        <w:rPr>
          <w:rFonts w:ascii="Times New Roman" w:hAnsi="Times New Roman" w:cs="Times New Roman"/>
          <w:color w:val="333333"/>
          <w:shd w:val="clear" w:color="auto" w:fill="FFFFFF"/>
        </w:rPr>
        <w:t xml:space="preserve">.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Guana Island in the British Virgin Islands using data from an ongoing monitoring effort of fishes, corals, and sponges. Of these, corals are the </w:t>
      </w:r>
      <w:del w:id="1" w:author="Graham Forrester" w:date="2019-02-09T11:17:00Z">
        <w:r w:rsidRPr="00084CE8" w:rsidDel="003824FC">
          <w:rPr>
            <w:rFonts w:ascii="Times New Roman" w:hAnsi="Times New Roman" w:cs="Times New Roman"/>
            <w:color w:val="333333"/>
            <w:shd w:val="clear" w:color="auto" w:fill="FFFFFF"/>
          </w:rPr>
          <w:delText>simplest to</w:delText>
        </w:r>
      </w:del>
      <w:proofErr w:type="spellStart"/>
      <w:ins w:id="2" w:author="Graham Forrester" w:date="2019-02-09T11:17:00Z">
        <w:r w:rsidR="003824FC">
          <w:rPr>
            <w:rFonts w:ascii="Times New Roman" w:hAnsi="Times New Roman" w:cs="Times New Roman"/>
            <w:color w:val="333333"/>
            <w:shd w:val="clear" w:color="auto" w:fill="FFFFFF"/>
          </w:rPr>
          <w:t>the</w:t>
        </w:r>
        <w:proofErr w:type="spellEnd"/>
        <w:r w:rsidR="003824FC">
          <w:rPr>
            <w:rFonts w:ascii="Times New Roman" w:hAnsi="Times New Roman" w:cs="Times New Roman"/>
            <w:color w:val="333333"/>
            <w:shd w:val="clear" w:color="auto" w:fill="FFFFFF"/>
          </w:rPr>
          <w:t xml:space="preserve"> most widely</w:t>
        </w:r>
      </w:ins>
      <w:r w:rsidRPr="00084CE8">
        <w:rPr>
          <w:rFonts w:ascii="Times New Roman" w:hAnsi="Times New Roman" w:cs="Times New Roman"/>
          <w:color w:val="333333"/>
          <w:shd w:val="clear" w:color="auto" w:fill="FFFFFF"/>
        </w:rPr>
        <w:t xml:space="preserve"> monitor</w:t>
      </w:r>
      <w:ins w:id="3" w:author="Graham Forrester" w:date="2019-02-09T11:17:00Z">
        <w:r w:rsidR="003824FC">
          <w:rPr>
            <w:rFonts w:ascii="Times New Roman" w:hAnsi="Times New Roman" w:cs="Times New Roman"/>
            <w:color w:val="333333"/>
            <w:shd w:val="clear" w:color="auto" w:fill="FFFFFF"/>
          </w:rPr>
          <w:t>ed and often assumed to be a good surrogate for diversity of other reef-associa</w:t>
        </w:r>
      </w:ins>
      <w:ins w:id="4" w:author="Graham Forrester" w:date="2019-02-09T11:18:00Z">
        <w:r w:rsidR="003824FC">
          <w:rPr>
            <w:rFonts w:ascii="Times New Roman" w:hAnsi="Times New Roman" w:cs="Times New Roman"/>
            <w:color w:val="333333"/>
            <w:shd w:val="clear" w:color="auto" w:fill="FFFFFF"/>
          </w:rPr>
          <w:t xml:space="preserve">ted taxa. </w:t>
        </w:r>
      </w:ins>
      <w:r w:rsidRPr="00084CE8">
        <w:rPr>
          <w:rFonts w:ascii="Times New Roman" w:hAnsi="Times New Roman" w:cs="Times New Roman"/>
          <w:color w:val="333333"/>
          <w:shd w:val="clear" w:color="auto" w:fill="FFFFFF"/>
        </w:rPr>
        <w:t xml:space="preserve"> </w:t>
      </w:r>
      <w:del w:id="5" w:author="Graham Forrester" w:date="2019-02-09T11:18:00Z">
        <w:r w:rsidRPr="00084CE8" w:rsidDel="003824FC">
          <w:rPr>
            <w:rFonts w:ascii="Times New Roman" w:hAnsi="Times New Roman" w:cs="Times New Roman"/>
            <w:color w:val="333333"/>
            <w:shd w:val="clear" w:color="auto" w:fill="FFFFFF"/>
          </w:rPr>
          <w:delText>and w</w:delText>
        </w:r>
      </w:del>
      <w:ins w:id="6" w:author="Graham Forrester" w:date="2019-02-09T11:18:00Z">
        <w:r w:rsidR="003824FC">
          <w:rPr>
            <w:rFonts w:ascii="Times New Roman" w:hAnsi="Times New Roman" w:cs="Times New Roman"/>
            <w:color w:val="333333"/>
            <w:shd w:val="clear" w:color="auto" w:fill="FFFFFF"/>
          </w:rPr>
          <w:t>W</w:t>
        </w:r>
      </w:ins>
      <w:r w:rsidRPr="00084CE8">
        <w:rPr>
          <w:rFonts w:ascii="Times New Roman" w:hAnsi="Times New Roman" w:cs="Times New Roman"/>
          <w:color w:val="333333"/>
          <w:shd w:val="clear" w:color="auto" w:fill="FFFFFF"/>
        </w:rPr>
        <w:t xml:space="preserve">e </w:t>
      </w:r>
      <w:ins w:id="7" w:author="Graham Forrester" w:date="2019-02-09T11:18:00Z">
        <w:r w:rsidR="003824FC">
          <w:rPr>
            <w:rFonts w:ascii="Times New Roman" w:hAnsi="Times New Roman" w:cs="Times New Roman"/>
            <w:color w:val="333333"/>
            <w:shd w:val="clear" w:color="auto" w:fill="FFFFFF"/>
          </w:rPr>
          <w:t xml:space="preserve">thus </w:t>
        </w:r>
      </w:ins>
      <w:r w:rsidRPr="00084CE8">
        <w:rPr>
          <w:rFonts w:ascii="Times New Roman" w:hAnsi="Times New Roman" w:cs="Times New Roman"/>
          <w:color w:val="333333"/>
          <w:shd w:val="clear" w:color="auto" w:fill="FFFFFF"/>
        </w:rPr>
        <w:t xml:space="preserve">hypothesize </w:t>
      </w:r>
      <w:ins w:id="8" w:author="Graham Forrester" w:date="2019-02-09T11:18:00Z">
        <w:r w:rsidR="003824FC">
          <w:rPr>
            <w:rFonts w:ascii="Times New Roman" w:hAnsi="Times New Roman" w:cs="Times New Roman"/>
            <w:color w:val="333333"/>
            <w:shd w:val="clear" w:color="auto" w:fill="FFFFFF"/>
          </w:rPr>
          <w:t xml:space="preserve">that </w:t>
        </w:r>
      </w:ins>
      <w:r w:rsidRPr="00084CE8">
        <w:rPr>
          <w:rFonts w:ascii="Times New Roman" w:hAnsi="Times New Roman" w:cs="Times New Roman"/>
          <w:color w:val="333333"/>
          <w:shd w:val="clear" w:color="auto" w:fill="FFFFFF"/>
        </w:rPr>
        <w:t xml:space="preserve">coral richness will be a good surrogate for fish richness and sponge richness. We quantified sponges, corals, and fishes </w:t>
      </w:r>
      <w:del w:id="9" w:author="Graham Forrester" w:date="2019-02-09T11:18:00Z">
        <w:r w:rsidRPr="00084CE8" w:rsidDel="003824FC">
          <w:rPr>
            <w:rFonts w:ascii="Times New Roman" w:hAnsi="Times New Roman" w:cs="Times New Roman"/>
            <w:color w:val="333333"/>
            <w:shd w:val="clear" w:color="auto" w:fill="FFFFFF"/>
          </w:rPr>
          <w:delText>using transect methods for</w:delText>
        </w:r>
      </w:del>
      <w:ins w:id="10" w:author="Graham Forrester" w:date="2019-02-09T11:18:00Z">
        <w:r w:rsidR="003824FC">
          <w:rPr>
            <w:rFonts w:ascii="Times New Roman" w:hAnsi="Times New Roman" w:cs="Times New Roman"/>
            <w:color w:val="333333"/>
            <w:shd w:val="clear" w:color="auto" w:fill="FFFFFF"/>
          </w:rPr>
          <w:t>at</w:t>
        </w:r>
      </w:ins>
      <w:r w:rsidRPr="00084CE8">
        <w:rPr>
          <w:rFonts w:ascii="Times New Roman" w:hAnsi="Times New Roman" w:cs="Times New Roman"/>
          <w:color w:val="333333"/>
          <w:shd w:val="clear" w:color="auto" w:fill="FFFFFF"/>
        </w:rPr>
        <w:t xml:space="preserve"> eight different sites </w:t>
      </w:r>
      <w:del w:id="11" w:author="Graham Forrester" w:date="2019-02-09T11:18:00Z">
        <w:r w:rsidRPr="00084CE8" w:rsidDel="003824FC">
          <w:rPr>
            <w:rFonts w:ascii="Times New Roman" w:hAnsi="Times New Roman" w:cs="Times New Roman"/>
            <w:color w:val="333333"/>
            <w:shd w:val="clear" w:color="auto" w:fill="FFFFFF"/>
          </w:rPr>
          <w:delText>around the island</w:delText>
        </w:r>
      </w:del>
      <w:ins w:id="12" w:author="Graham Forrester" w:date="2019-02-09T11:18:00Z">
        <w:r w:rsidR="003824FC">
          <w:rPr>
            <w:rFonts w:ascii="Times New Roman" w:hAnsi="Times New Roman" w:cs="Times New Roman"/>
            <w:color w:val="333333"/>
            <w:shd w:val="clear" w:color="auto" w:fill="FFFFFF"/>
          </w:rPr>
          <w:t>over 26 years</w:t>
        </w:r>
      </w:ins>
      <w:r w:rsidRPr="00084CE8">
        <w:rPr>
          <w:rFonts w:ascii="Times New Roman" w:hAnsi="Times New Roman" w:cs="Times New Roman"/>
          <w:color w:val="333333"/>
          <w:shd w:val="clear" w:color="auto" w:fill="FFFFFF"/>
        </w:rPr>
        <w:t xml:space="preserve">.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w:t>
      </w:r>
      <w:commentRangeStart w:id="13"/>
      <w:r w:rsidRPr="00084CE8">
        <w:rPr>
          <w:rFonts w:ascii="Times New Roman" w:hAnsi="Times New Roman" w:cs="Times New Roman"/>
          <w:color w:val="333333"/>
          <w:shd w:val="clear" w:color="auto" w:fill="FFFFFF"/>
        </w:rPr>
        <w:t xml:space="preserve">The identification of effective surrogates can inform the allocation of limited resources for conservation planning including decisions regarding existing data from monitoring studies and collection of future </w:t>
      </w:r>
      <w:commentRangeEnd w:id="13"/>
      <w:r w:rsidR="005035A1">
        <w:rPr>
          <w:rStyle w:val="CommentReference"/>
        </w:rPr>
        <w:commentReference w:id="13"/>
      </w:r>
      <w:r w:rsidRPr="00084CE8">
        <w:rPr>
          <w:rFonts w:ascii="Times New Roman" w:hAnsi="Times New Roman" w:cs="Times New Roman"/>
          <w:color w:val="333333"/>
          <w:shd w:val="clear" w:color="auto" w:fill="FFFFFF"/>
        </w:rPr>
        <w:t>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8E357D">
      <w:pPr>
        <w:pStyle w:val="Heading1"/>
      </w:pPr>
      <w:r w:rsidRPr="00084CE8">
        <w:t>Introduction</w:t>
      </w:r>
      <w:r w:rsidR="000560AF" w:rsidRPr="00084CE8">
        <w:t xml:space="preserve"> </w:t>
      </w:r>
    </w:p>
    <w:p w14:paraId="0D176F6C" w14:textId="57C0CE47" w:rsidR="001E5A07" w:rsidRDefault="0094103A" w:rsidP="001E5A07">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r w:rsidR="00B95998">
        <w:rPr>
          <w:rFonts w:ascii="Times New Roman" w:eastAsia="Calibri" w:hAnsi="Times New Roman" w:cs="Times New Roman"/>
        </w:rPr>
        <w:t xml:space="preserve"> There</w:t>
      </w:r>
      <w:r w:rsidR="00254A2A">
        <w:rPr>
          <w:rFonts w:ascii="Times New Roman" w:eastAsia="Calibri" w:hAnsi="Times New Roman" w:cs="Times New Roman"/>
        </w:rPr>
        <w:t xml:space="preserve"> are many </w:t>
      </w:r>
      <w:r w:rsidR="00045783">
        <w:rPr>
          <w:rFonts w:ascii="Times New Roman" w:eastAsia="Calibri" w:hAnsi="Times New Roman" w:cs="Times New Roman"/>
        </w:rPr>
        <w:t>aspect</w:t>
      </w:r>
      <w:r w:rsidR="00254A2A">
        <w:rPr>
          <w:rFonts w:ascii="Times New Roman" w:eastAsia="Calibri" w:hAnsi="Times New Roman" w:cs="Times New Roman"/>
        </w:rPr>
        <w:t>s of biodiversity</w:t>
      </w:r>
      <w:r w:rsidR="00045783">
        <w:rPr>
          <w:rFonts w:ascii="Times New Roman" w:eastAsia="Calibri" w:hAnsi="Times New Roman" w:cs="Times New Roman"/>
        </w:rPr>
        <w:t>:</w:t>
      </w:r>
      <w:r w:rsidR="00254A2A">
        <w:rPr>
          <w:rFonts w:ascii="Times New Roman" w:eastAsia="Calibri" w:hAnsi="Times New Roman" w:cs="Times New Roman"/>
        </w:rPr>
        <w:t xml:space="preserve"> </w:t>
      </w:r>
      <w:r w:rsidR="00045783" w:rsidRPr="00F2392C">
        <w:rPr>
          <w:rFonts w:ascii="Times New Roman" w:eastAsia="Calibri" w:hAnsi="Times New Roman" w:cs="Times New Roman"/>
        </w:rPr>
        <w:t xml:space="preserve">landscape, ecosystem, </w:t>
      </w:r>
      <w:r w:rsidR="00F93C4B">
        <w:rPr>
          <w:rFonts w:ascii="Times New Roman" w:eastAsia="Calibri" w:hAnsi="Times New Roman" w:cs="Times New Roman"/>
        </w:rPr>
        <w:t>taxonomic</w:t>
      </w:r>
      <w:r w:rsidR="00A54502">
        <w:rPr>
          <w:rFonts w:ascii="Times New Roman" w:eastAsia="Calibri" w:hAnsi="Times New Roman" w:cs="Times New Roman"/>
        </w:rPr>
        <w:t>,</w:t>
      </w:r>
      <w:r w:rsidR="00045783" w:rsidRPr="00F2392C">
        <w:rPr>
          <w:rFonts w:ascii="Times New Roman" w:eastAsia="Calibri" w:hAnsi="Times New Roman" w:cs="Times New Roman"/>
        </w:rPr>
        <w:t xml:space="preserve"> and genetic diversity </w:t>
      </w:r>
      <w:r w:rsidR="00045783" w:rsidRPr="00F2392C">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F2392C">
        <w:rPr>
          <w:rFonts w:ascii="Times New Roman" w:eastAsia="Calibri" w:hAnsi="Times New Roman" w:cs="Times New Roman"/>
        </w:rPr>
        <w:fldChar w:fldCharType="separate"/>
      </w:r>
      <w:r w:rsidR="00F71518" w:rsidRPr="00F71518">
        <w:rPr>
          <w:rFonts w:ascii="Times New Roman" w:eastAsia="Calibri" w:hAnsi="Times New Roman" w:cs="Times New Roman"/>
          <w:noProof/>
        </w:rPr>
        <w:t>(Duelli &amp; Obrist, 2003; Noss, 1990)</w:t>
      </w:r>
      <w:r w:rsidR="00045783" w:rsidRPr="00F2392C">
        <w:rPr>
          <w:rFonts w:ascii="Times New Roman" w:eastAsia="Calibri" w:hAnsi="Times New Roman" w:cs="Times New Roman"/>
        </w:rPr>
        <w:fldChar w:fldCharType="end"/>
      </w:r>
      <w:r w:rsidR="00045783" w:rsidRPr="00F2392C">
        <w:rPr>
          <w:rFonts w:ascii="Times New Roman" w:eastAsia="Calibri" w:hAnsi="Times New Roman" w:cs="Times New Roman"/>
        </w:rPr>
        <w:t xml:space="preserve">. </w:t>
      </w:r>
      <w:r w:rsidR="00F93C4B">
        <w:rPr>
          <w:rFonts w:ascii="Times New Roman" w:eastAsia="Calibri" w:hAnsi="Times New Roman" w:cs="Times New Roman"/>
        </w:rPr>
        <w:t>Taxonomic diversity, particularly the diversity of s</w:t>
      </w:r>
      <w:r w:rsidR="00F2392C" w:rsidRPr="00F2392C">
        <w:rPr>
          <w:rFonts w:ascii="Times New Roman" w:eastAsia="Calibri" w:hAnsi="Times New Roman" w:cs="Times New Roman"/>
        </w:rPr>
        <w:t>pecies</w:t>
      </w:r>
      <w:r w:rsidR="00F93C4B">
        <w:rPr>
          <w:rFonts w:ascii="Times New Roman" w:eastAsia="Calibri" w:hAnsi="Times New Roman" w:cs="Times New Roman"/>
        </w:rPr>
        <w:t xml:space="preserve">, </w:t>
      </w:r>
      <w:r w:rsidR="00F2392C" w:rsidRPr="00F2392C">
        <w:rPr>
          <w:rFonts w:ascii="Times New Roman" w:eastAsia="Calibri" w:hAnsi="Times New Roman" w:cs="Times New Roman"/>
        </w:rPr>
        <w:t xml:space="preserve">is </w:t>
      </w:r>
      <w:r w:rsidR="00F2392C">
        <w:rPr>
          <w:rFonts w:ascii="Times New Roman" w:eastAsia="Calibri" w:hAnsi="Times New Roman" w:cs="Times New Roman"/>
        </w:rPr>
        <w:t>fundamental to</w:t>
      </w:r>
      <w:r w:rsidR="00045783" w:rsidRPr="00F2392C">
        <w:rPr>
          <w:rFonts w:ascii="Times New Roman" w:eastAsia="Calibri" w:hAnsi="Times New Roman" w:cs="Times New Roman"/>
        </w:rPr>
        <w:t xml:space="preserve"> understanding </w:t>
      </w:r>
      <w:r w:rsidR="007D7937" w:rsidRPr="00F2392C">
        <w:rPr>
          <w:rFonts w:ascii="Times New Roman" w:eastAsia="Calibri" w:hAnsi="Times New Roman" w:cs="Times New Roman"/>
        </w:rPr>
        <w:t>evolutionary patterns of distributions, in</w:t>
      </w:r>
      <w:r w:rsidR="00F2392C" w:rsidRPr="00F2392C">
        <w:rPr>
          <w:rFonts w:ascii="Times New Roman" w:eastAsia="Calibri" w:hAnsi="Times New Roman" w:cs="Times New Roman"/>
        </w:rPr>
        <w:t>terspecific interactions, and</w:t>
      </w:r>
      <w:ins w:id="14" w:author="Graham Forrester" w:date="2019-02-09T11:21:00Z">
        <w:r w:rsidR="00424E54">
          <w:rPr>
            <w:rFonts w:ascii="Times New Roman" w:eastAsia="Calibri" w:hAnsi="Times New Roman" w:cs="Times New Roman"/>
          </w:rPr>
          <w:t xml:space="preserve"> as an</w:t>
        </w:r>
      </w:ins>
      <w:r w:rsidR="007D7937" w:rsidRPr="00F2392C">
        <w:rPr>
          <w:rFonts w:ascii="Times New Roman" w:eastAsia="Calibri" w:hAnsi="Times New Roman" w:cs="Times New Roman"/>
        </w:rPr>
        <w:t xml:space="preserve"> </w:t>
      </w:r>
      <w:commentRangeStart w:id="15"/>
      <w:r w:rsidR="007D7937" w:rsidRPr="00F2392C">
        <w:rPr>
          <w:rFonts w:ascii="Times New Roman" w:eastAsia="Calibri" w:hAnsi="Times New Roman" w:cs="Times New Roman"/>
        </w:rPr>
        <w:t>indicat</w:t>
      </w:r>
      <w:r w:rsidR="00F2392C" w:rsidRPr="00F2392C">
        <w:rPr>
          <w:rFonts w:ascii="Times New Roman" w:eastAsia="Calibri" w:hAnsi="Times New Roman" w:cs="Times New Roman"/>
        </w:rPr>
        <w:t>or</w:t>
      </w:r>
      <w:del w:id="16" w:author="Graham Forrester" w:date="2019-02-09T11:21:00Z">
        <w:r w:rsidR="00F2392C" w:rsidRPr="00F2392C" w:rsidDel="00424E54">
          <w:rPr>
            <w:rFonts w:ascii="Times New Roman" w:eastAsia="Calibri" w:hAnsi="Times New Roman" w:cs="Times New Roman"/>
          </w:rPr>
          <w:delText>s</w:delText>
        </w:r>
      </w:del>
      <w:r w:rsidR="00F2392C" w:rsidRPr="00F2392C">
        <w:rPr>
          <w:rFonts w:ascii="Times New Roman" w:eastAsia="Calibri" w:hAnsi="Times New Roman" w:cs="Times New Roman"/>
        </w:rPr>
        <w:t xml:space="preserve"> of environmental conditions</w:t>
      </w:r>
      <w:commentRangeEnd w:id="15"/>
      <w:r w:rsidR="0023269C">
        <w:rPr>
          <w:rStyle w:val="CommentReference"/>
        </w:rPr>
        <w:commentReference w:id="15"/>
      </w:r>
      <w:r w:rsidR="007D7937" w:rsidRPr="00F2392C">
        <w:rPr>
          <w:rFonts w:ascii="Times New Roman" w:eastAsia="Calibri" w:hAnsi="Times New Roman" w:cs="Times New Roman"/>
        </w:rPr>
        <w:t>.</w:t>
      </w:r>
      <w:r w:rsidR="007D7937" w:rsidRPr="00F2392C">
        <w:rPr>
          <w:rFonts w:ascii="Times New Roman" w:eastAsia="Calibri" w:hAnsi="Times New Roman" w:cs="Times New Roman"/>
          <w:i/>
        </w:rPr>
        <w:t xml:space="preserve"> </w:t>
      </w:r>
      <w:r w:rsidR="00045783">
        <w:rPr>
          <w:rFonts w:ascii="Times New Roman" w:eastAsia="Calibri" w:hAnsi="Times New Roman" w:cs="Times New Roman"/>
        </w:rPr>
        <w:t>Species diversity is</w:t>
      </w:r>
      <w:r w:rsidR="00F93C4B">
        <w:rPr>
          <w:rFonts w:ascii="Times New Roman" w:eastAsia="Calibri" w:hAnsi="Times New Roman" w:cs="Times New Roman"/>
        </w:rPr>
        <w:t>, consequently,</w:t>
      </w:r>
      <w:r w:rsidR="00045783">
        <w:rPr>
          <w:rFonts w:ascii="Times New Roman" w:eastAsia="Calibri" w:hAnsi="Times New Roman" w:cs="Times New Roman"/>
        </w:rPr>
        <w:t xml:space="preserve"> </w:t>
      </w:r>
      <w:r w:rsidR="00F93C4B">
        <w:rPr>
          <w:rFonts w:ascii="Times New Roman" w:eastAsia="Calibri" w:hAnsi="Times New Roman" w:cs="Times New Roman"/>
        </w:rPr>
        <w:t>the most commonly measured component of biodiversity in ecological and conservation-related field</w:t>
      </w:r>
      <w:r w:rsidR="00F93C4B" w:rsidRPr="00F2392C">
        <w:rPr>
          <w:rFonts w:ascii="Times New Roman" w:eastAsia="Calibri" w:hAnsi="Times New Roman" w:cs="Times New Roman"/>
        </w:rPr>
        <w:t xml:space="preserve"> studies</w:t>
      </w:r>
      <w:r w:rsidR="00F93C4B">
        <w:rPr>
          <w:rFonts w:ascii="Times New Roman" w:eastAsia="Calibri" w:hAnsi="Times New Roman" w:cs="Times New Roman"/>
        </w:rPr>
        <w:t>.</w:t>
      </w:r>
      <w:r w:rsidR="00F93C4B" w:rsidRPr="00F2392C">
        <w:rPr>
          <w:rFonts w:ascii="Times New Roman" w:eastAsia="Calibri" w:hAnsi="Times New Roman" w:cs="Times New Roman"/>
        </w:rPr>
        <w:t xml:space="preserve"> </w:t>
      </w:r>
      <w:r w:rsidR="00F93C4B">
        <w:rPr>
          <w:rFonts w:ascii="Times New Roman" w:eastAsia="Calibri" w:hAnsi="Times New Roman" w:cs="Times New Roman"/>
        </w:rPr>
        <w:t xml:space="preserve">Species </w:t>
      </w:r>
      <w:r w:rsidR="00F93C4B">
        <w:rPr>
          <w:rFonts w:ascii="Times New Roman" w:eastAsia="Calibri" w:hAnsi="Times New Roman" w:cs="Times New Roman"/>
        </w:rPr>
        <w:lastRenderedPageBreak/>
        <w:t xml:space="preserve">diversity is usually </w:t>
      </w:r>
      <w:r w:rsidR="00045783">
        <w:rPr>
          <w:rFonts w:ascii="Times New Roman" w:eastAsia="Calibri" w:hAnsi="Times New Roman" w:cs="Times New Roman"/>
        </w:rPr>
        <w:t xml:space="preserve">estimated in </w:t>
      </w:r>
      <w:r w:rsidR="00F93C4B">
        <w:rPr>
          <w:rFonts w:ascii="Times New Roman" w:eastAsia="Calibri" w:hAnsi="Times New Roman" w:cs="Times New Roman"/>
        </w:rPr>
        <w:t xml:space="preserve">the </w:t>
      </w:r>
      <w:r w:rsidR="00045783">
        <w:rPr>
          <w:rFonts w:ascii="Times New Roman" w:eastAsia="Calibri" w:hAnsi="Times New Roman" w:cs="Times New Roman"/>
        </w:rPr>
        <w:t>f</w:t>
      </w:r>
      <w:commentRangeStart w:id="17"/>
      <w:r w:rsidR="00045783">
        <w:rPr>
          <w:rFonts w:ascii="Times New Roman" w:eastAsia="Calibri" w:hAnsi="Times New Roman" w:cs="Times New Roman"/>
        </w:rPr>
        <w:t xml:space="preserve">ield </w:t>
      </w:r>
      <w:commentRangeEnd w:id="17"/>
      <w:r w:rsidR="00A460E1">
        <w:rPr>
          <w:rStyle w:val="CommentReference"/>
        </w:rPr>
        <w:commentReference w:id="17"/>
      </w:r>
      <w:r w:rsidR="00045783">
        <w:rPr>
          <w:rFonts w:ascii="Times New Roman" w:eastAsia="Calibri" w:hAnsi="Times New Roman" w:cs="Times New Roman"/>
        </w:rPr>
        <w:t xml:space="preserve">using measures such as species richness, species evenness, and diversity indices </w:t>
      </w:r>
      <w:ins w:id="18" w:author="Graham Forrester" w:date="2019-02-09T11:23:00Z">
        <w:r w:rsidR="00B01C69">
          <w:rPr>
            <w:rFonts w:ascii="Times New Roman" w:eastAsia="Calibri" w:hAnsi="Times New Roman" w:cs="Times New Roman"/>
          </w:rPr>
          <w:t xml:space="preserve">- </w:t>
        </w:r>
      </w:ins>
      <w:commentRangeStart w:id="19"/>
      <w:r w:rsidR="007D09EE">
        <w:rPr>
          <w:rFonts w:ascii="Times New Roman" w:eastAsia="Calibri" w:hAnsi="Times New Roman" w:cs="Times New Roman"/>
        </w:rPr>
        <w:t>where</w:t>
      </w:r>
      <w:commentRangeEnd w:id="19"/>
      <w:r w:rsidR="00B01C69">
        <w:rPr>
          <w:rStyle w:val="CommentReference"/>
        </w:rPr>
        <w:commentReference w:id="19"/>
      </w:r>
      <w:r w:rsidR="007D09EE">
        <w:rPr>
          <w:rFonts w:ascii="Times New Roman" w:eastAsia="Calibri" w:hAnsi="Times New Roman" w:cs="Times New Roman"/>
        </w:rPr>
        <w:t xml:space="preserve"> r</w:t>
      </w:r>
      <w:r w:rsidR="00B43FC7" w:rsidRPr="00084CE8">
        <w:rPr>
          <w:rFonts w:ascii="Times New Roman" w:eastAsia="Calibri" w:hAnsi="Times New Roman" w:cs="Times New Roman"/>
        </w:rPr>
        <w:t>ichness is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7D09EE">
        <w:rPr>
          <w:rFonts w:ascii="Times New Roman" w:eastAsia="Calibri" w:hAnsi="Times New Roman" w:cs="Times New Roman"/>
        </w:rPr>
        <w:t>, e</w:t>
      </w:r>
      <w:r w:rsidR="00B43FC7" w:rsidRPr="00B36635">
        <w:rPr>
          <w:rFonts w:ascii="Times New Roman" w:eastAsia="Calibri" w:hAnsi="Times New Roman" w:cs="Times New Roman"/>
        </w:rPr>
        <w:t xml:space="preserve">venness </w:t>
      </w:r>
      <w:r w:rsidR="00C17E58" w:rsidRPr="0093430E">
        <w:rPr>
          <w:rFonts w:ascii="Times New Roman" w:eastAsia="Calibri" w:hAnsi="Times New Roman" w:cs="Times New Roman"/>
        </w:rPr>
        <w:t xml:space="preserve">is a measure of </w:t>
      </w:r>
      <w:r w:rsidR="008844D0">
        <w:rPr>
          <w:rFonts w:ascii="Times New Roman" w:eastAsia="Calibri" w:hAnsi="Times New Roman" w:cs="Times New Roman"/>
        </w:rPr>
        <w:t>the relative abundance of each species in an area,</w:t>
      </w:r>
      <w:r w:rsidR="00C17E58" w:rsidRPr="0093430E">
        <w:rPr>
          <w:rFonts w:ascii="Times New Roman" w:eastAsia="Calibri" w:hAnsi="Times New Roman" w:cs="Times New Roman"/>
        </w:rPr>
        <w:t xml:space="preserve"> </w:t>
      </w:r>
      <w:r w:rsidR="008844D0">
        <w:rPr>
          <w:rFonts w:ascii="Times New Roman" w:eastAsia="Calibri" w:hAnsi="Times New Roman" w:cs="Times New Roman"/>
        </w:rPr>
        <w:t xml:space="preserve">which </w:t>
      </w:r>
      <w:r w:rsidR="00C17E58" w:rsidRPr="0093430E">
        <w:rPr>
          <w:rFonts w:ascii="Times New Roman" w:eastAsia="Calibri" w:hAnsi="Times New Roman" w:cs="Times New Roman"/>
        </w:rPr>
        <w:t>provide</w:t>
      </w:r>
      <w:r w:rsidR="008844D0">
        <w:rPr>
          <w:rFonts w:ascii="Times New Roman" w:eastAsia="Calibri" w:hAnsi="Times New Roman" w:cs="Times New Roman"/>
        </w:rPr>
        <w:t>s</w:t>
      </w:r>
      <w:r w:rsidR="00C17E58" w:rsidRPr="00084CE8">
        <w:rPr>
          <w:rFonts w:ascii="Times New Roman" w:eastAsia="Calibri" w:hAnsi="Times New Roman" w:cs="Times New Roman"/>
        </w:rPr>
        <w:t xml:space="preserve"> information </w:t>
      </w:r>
      <w:r w:rsidR="008844D0">
        <w:rPr>
          <w:rFonts w:ascii="Times New Roman" w:eastAsia="Calibri" w:hAnsi="Times New Roman" w:cs="Times New Roman"/>
        </w:rPr>
        <w:t>on</w:t>
      </w:r>
      <w:r w:rsidR="00C17E58" w:rsidRPr="00084CE8">
        <w:rPr>
          <w:rFonts w:ascii="Times New Roman" w:eastAsia="Calibri" w:hAnsi="Times New Roman" w:cs="Times New Roman"/>
        </w:rPr>
        <w:t xml:space="preserve"> </w:t>
      </w:r>
      <w:del w:id="20" w:author="Graham Forrester" w:date="2019-02-09T11:23:00Z">
        <w:r w:rsidR="00C17E58" w:rsidRPr="00084CE8" w:rsidDel="00B01C69">
          <w:rPr>
            <w:rFonts w:ascii="Times New Roman" w:eastAsia="Calibri" w:hAnsi="Times New Roman" w:cs="Times New Roman"/>
          </w:rPr>
          <w:delText>dominance-related patterns</w:delText>
        </w:r>
        <w:r w:rsidR="008844D0" w:rsidDel="00B01C69">
          <w:rPr>
            <w:rFonts w:ascii="Times New Roman" w:eastAsia="Calibri" w:hAnsi="Times New Roman" w:cs="Times New Roman"/>
          </w:rPr>
          <w:delText xml:space="preserve"> and species rarity</w:delText>
        </w:r>
      </w:del>
      <w:ins w:id="21" w:author="Graham Forrester" w:date="2019-02-09T11:23:00Z">
        <w:r w:rsidR="00B01C69">
          <w:rPr>
            <w:rFonts w:ascii="Times New Roman" w:eastAsia="Calibri" w:hAnsi="Times New Roman" w:cs="Times New Roman"/>
          </w:rPr>
          <w:t>relative abundance</w:t>
        </w:r>
      </w:ins>
      <w:r w:rsidR="007D09EE">
        <w:rPr>
          <w:rFonts w:ascii="Times New Roman" w:eastAsia="Calibri" w:hAnsi="Times New Roman" w:cs="Times New Roman"/>
        </w:rPr>
        <w:t xml:space="preserve">, and diversity indices express a combination of richness and evenness </w:t>
      </w:r>
      <w:r w:rsidR="007D09EE" w:rsidRPr="00B36635">
        <w:rPr>
          <w:rFonts w:ascii="Times New Roman" w:eastAsia="Calibri" w:hAnsi="Times New Roman" w:cs="Times New Roman"/>
        </w:rPr>
        <w:fldChar w:fldCharType="begin" w:fldLock="1"/>
      </w:r>
      <w:r w:rsidR="007D09EE"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B36635">
        <w:rPr>
          <w:rFonts w:ascii="Times New Roman" w:eastAsia="Calibri" w:hAnsi="Times New Roman" w:cs="Times New Roman"/>
        </w:rPr>
        <w:fldChar w:fldCharType="separate"/>
      </w:r>
      <w:r w:rsidR="007D09EE" w:rsidRPr="00B36635">
        <w:rPr>
          <w:rFonts w:ascii="Times New Roman" w:eastAsia="Calibri" w:hAnsi="Times New Roman" w:cs="Times New Roman"/>
          <w:noProof/>
        </w:rPr>
        <w:t>(Hamilton, 2005)</w:t>
      </w:r>
      <w:r w:rsidR="007D09EE" w:rsidRPr="00B36635">
        <w:rPr>
          <w:rFonts w:ascii="Times New Roman" w:eastAsia="Calibri" w:hAnsi="Times New Roman" w:cs="Times New Roman"/>
        </w:rPr>
        <w:fldChar w:fldCharType="end"/>
      </w:r>
      <w:r w:rsidR="007D09EE">
        <w:rPr>
          <w:rFonts w:ascii="Times New Roman" w:eastAsia="Calibri" w:hAnsi="Times New Roman" w:cs="Times New Roman"/>
        </w:rPr>
        <w:t>.</w:t>
      </w:r>
    </w:p>
    <w:p w14:paraId="3FAFCA97" w14:textId="3AAD7331" w:rsidR="00710062" w:rsidRDefault="00FE148D" w:rsidP="00670678">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Unfortunately, </w:t>
      </w:r>
      <w:r w:rsidR="004636C8">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Pr>
          <w:rFonts w:ascii="Times New Roman" w:eastAsia="Calibri" w:hAnsi="Times New Roman" w:cs="Times New Roman"/>
        </w:rPr>
        <w:t>monitoring</w:t>
      </w:r>
      <w:r w:rsidR="00294D79" w:rsidRPr="00B36635">
        <w:rPr>
          <w:rFonts w:ascii="Times New Roman" w:eastAsia="Calibri" w:hAnsi="Times New Roman" w:cs="Times New Roman"/>
        </w:rPr>
        <w:t xml:space="preserve"> </w:t>
      </w:r>
      <w:r w:rsidR="004636C8">
        <w:rPr>
          <w:rFonts w:ascii="Times New Roman" w:eastAsia="Calibri" w:hAnsi="Times New Roman" w:cs="Times New Roman"/>
        </w:rPr>
        <w:t xml:space="preserve">that could detect </w:t>
      </w:r>
      <w:r w:rsidR="00294D79" w:rsidRPr="00B36635">
        <w:rPr>
          <w:rFonts w:ascii="Times New Roman" w:eastAsia="Calibri" w:hAnsi="Times New Roman" w:cs="Times New Roman"/>
        </w:rPr>
        <w:t>all species</w:t>
      </w:r>
      <w:r w:rsidRPr="00B36635">
        <w:rPr>
          <w:rFonts w:ascii="Times New Roman" w:eastAsia="Calibri" w:hAnsi="Times New Roman" w:cs="Times New Roman"/>
        </w:rPr>
        <w:t xml:space="preserve"> </w:t>
      </w:r>
      <w:r w:rsidR="004636C8">
        <w:rPr>
          <w:rFonts w:ascii="Times New Roman" w:eastAsia="Calibri" w:hAnsi="Times New Roman" w:cs="Times New Roman"/>
        </w:rPr>
        <w:t xml:space="preserve">in a given habitat </w:t>
      </w:r>
      <w:r w:rsidR="001E5A07">
        <w:rPr>
          <w:rFonts w:ascii="Times New Roman" w:eastAsia="Calibri" w:hAnsi="Times New Roman" w:cs="Times New Roman"/>
        </w:rPr>
        <w:t>is</w:t>
      </w:r>
      <w:r w:rsidRPr="00B36635">
        <w:rPr>
          <w:rFonts w:ascii="Times New Roman" w:eastAsia="Calibri" w:hAnsi="Times New Roman" w:cs="Times New Roman"/>
        </w:rPr>
        <w:t xml:space="preserve"> often prohibitively expensive</w:t>
      </w:r>
      <w:r w:rsidR="004636C8">
        <w:rPr>
          <w:rFonts w:ascii="Times New Roman" w:eastAsia="Calibri" w:hAnsi="Times New Roman" w:cs="Times New Roman"/>
        </w:rPr>
        <w:t xml:space="preserve"> and time-consuming </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(Kati et al., 2004)</w:t>
      </w:r>
      <w:r w:rsidR="006776C7" w:rsidRPr="00B36635">
        <w:rPr>
          <w:rFonts w:ascii="Times New Roman" w:eastAsia="Calibri" w:hAnsi="Times New Roman" w:cs="Times New Roman"/>
        </w:rPr>
        <w:fldChar w:fldCharType="end"/>
      </w:r>
      <w:r w:rsidR="001E5A07">
        <w:rPr>
          <w:rFonts w:ascii="Times New Roman" w:eastAsia="Calibri" w:hAnsi="Times New Roman" w:cs="Times New Roman"/>
        </w:rPr>
        <w:t xml:space="preserve">. </w:t>
      </w:r>
      <w:r w:rsidR="00D6128A">
        <w:rPr>
          <w:rFonts w:ascii="Times New Roman" w:eastAsia="Calibri" w:hAnsi="Times New Roman" w:cs="Times New Roman"/>
        </w:rPr>
        <w:t xml:space="preserve"> </w:t>
      </w:r>
      <w:r w:rsidR="00586402">
        <w:rPr>
          <w:rFonts w:ascii="Times New Roman" w:eastAsia="Calibri" w:hAnsi="Times New Roman" w:cs="Times New Roman"/>
        </w:rPr>
        <w:t>In practice, s</w:t>
      </w:r>
      <w:r w:rsidR="00E0265F" w:rsidRPr="00084CE8">
        <w:rPr>
          <w:rFonts w:ascii="Times New Roman" w:eastAsia="Calibri" w:hAnsi="Times New Roman" w:cs="Times New Roman"/>
        </w:rPr>
        <w:t xml:space="preserve">urrogates are </w:t>
      </w:r>
      <w:r w:rsidR="00586402">
        <w:rPr>
          <w:rFonts w:ascii="Times New Roman" w:eastAsia="Calibri" w:hAnsi="Times New Roman" w:cs="Times New Roman"/>
        </w:rPr>
        <w:t xml:space="preserve">often used as </w:t>
      </w:r>
      <w:r w:rsidR="001E5A07">
        <w:rPr>
          <w:rFonts w:ascii="Times New Roman" w:eastAsia="Calibri" w:hAnsi="Times New Roman" w:cs="Times New Roman"/>
        </w:rPr>
        <w:t>simple indicators</w:t>
      </w:r>
      <w:r w:rsidR="00E0265F" w:rsidRPr="00084CE8">
        <w:rPr>
          <w:rFonts w:ascii="Times New Roman" w:eastAsia="Calibri" w:hAnsi="Times New Roman" w:cs="Times New Roman"/>
        </w:rPr>
        <w:t xml:space="preserve"> that provide an estimate of a </w:t>
      </w:r>
      <w:r w:rsidR="001E5A07">
        <w:rPr>
          <w:rFonts w:ascii="Times New Roman" w:eastAsia="Calibri" w:hAnsi="Times New Roman" w:cs="Times New Roman"/>
        </w:rPr>
        <w:t xml:space="preserve">target </w:t>
      </w:r>
      <w:r w:rsidR="004B69C8" w:rsidRPr="00084CE8">
        <w:rPr>
          <w:rFonts w:ascii="Times New Roman" w:eastAsia="Calibri" w:hAnsi="Times New Roman" w:cs="Times New Roman"/>
        </w:rPr>
        <w:t>component</w:t>
      </w:r>
      <w:r w:rsidR="00E0265F"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C37A5B">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E0265F"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An effective surrogate takes less time, money, and experience to measure than the target</w:t>
      </w:r>
      <w:r w:rsidR="00C37A5B">
        <w:rPr>
          <w:rFonts w:ascii="Times New Roman" w:eastAsia="Calibri" w:hAnsi="Times New Roman" w:cs="Times New Roman"/>
        </w:rPr>
        <w:t xml:space="preserve"> and</w:t>
      </w:r>
      <w:r w:rsidR="001E5A07">
        <w:rPr>
          <w:rFonts w:ascii="Times New Roman" w:eastAsia="Calibri" w:hAnsi="Times New Roman" w:cs="Times New Roman"/>
        </w:rPr>
        <w:t xml:space="preserve"> maintains a consistently strong correlation with the target </w:t>
      </w:r>
      <w:r w:rsidR="006B3A65" w:rsidRPr="00B36635">
        <w:rPr>
          <w:rFonts w:ascii="Times New Roman" w:eastAsia="Calibri" w:hAnsi="Times New Roman" w:cs="Times New Roman"/>
        </w:rPr>
        <w:t>over time and space</w:t>
      </w:r>
      <w:r w:rsidR="00C37A5B">
        <w:rPr>
          <w:rFonts w:ascii="Times New Roman" w:eastAsia="Calibri" w:hAnsi="Times New Roman" w:cs="Times New Roman"/>
        </w:rPr>
        <w:t xml:space="preserve"> </w:t>
      </w:r>
      <w:r w:rsidR="00C37A5B">
        <w:rPr>
          <w:rFonts w:ascii="Times New Roman" w:eastAsia="Calibri" w:hAnsi="Times New Roman" w:cs="Times New Roman"/>
        </w:rPr>
        <w:fldChar w:fldCharType="begin" w:fldLock="1"/>
      </w:r>
      <w:r w:rsidR="0067067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Pr>
          <w:rFonts w:ascii="Times New Roman" w:eastAsia="Calibri" w:hAnsi="Times New Roman" w:cs="Times New Roman"/>
        </w:rPr>
        <w:fldChar w:fldCharType="separate"/>
      </w:r>
      <w:r w:rsidR="00C37A5B" w:rsidRPr="00C37A5B">
        <w:rPr>
          <w:rFonts w:ascii="Times New Roman" w:eastAsia="Calibri" w:hAnsi="Times New Roman" w:cs="Times New Roman"/>
          <w:noProof/>
        </w:rPr>
        <w:t>(Magierowski &amp; Johnson, 2006)</w:t>
      </w:r>
      <w:r w:rsidR="00C37A5B">
        <w:rPr>
          <w:rFonts w:ascii="Times New Roman" w:eastAsia="Calibri" w:hAnsi="Times New Roman" w:cs="Times New Roman"/>
        </w:rPr>
        <w:fldChar w:fldCharType="end"/>
      </w:r>
      <w:r w:rsidR="006B3A65" w:rsidRPr="00B36635">
        <w:rPr>
          <w:rFonts w:ascii="Times New Roman" w:eastAsia="Calibri" w:hAnsi="Times New Roman" w:cs="Times New Roman"/>
        </w:rPr>
        <w:t xml:space="preserve">. </w:t>
      </w:r>
    </w:p>
    <w:p w14:paraId="6C83F85E" w14:textId="4AD74646" w:rsidR="00670678" w:rsidRPr="00084CE8" w:rsidRDefault="00670678" w:rsidP="00670678">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surrogate studies to date have investigated the effectiveness of </w:t>
      </w:r>
      <w:r>
        <w:rPr>
          <w:rFonts w:ascii="Times New Roman" w:eastAsia="Calibri" w:hAnsi="Times New Roman" w:cs="Times New Roman"/>
        </w:rPr>
        <w:t xml:space="preserve">a </w:t>
      </w:r>
      <w:r w:rsidRPr="00B36635">
        <w:rPr>
          <w:rFonts w:ascii="Times New Roman" w:eastAsia="Calibri" w:hAnsi="Times New Roman" w:cs="Times New Roman"/>
        </w:rPr>
        <w:t xml:space="preserve">surrogate </w:t>
      </w:r>
      <w:r>
        <w:rPr>
          <w:rFonts w:ascii="Times New Roman" w:eastAsia="Calibri" w:hAnsi="Times New Roman" w:cs="Times New Roman"/>
        </w:rPr>
        <w:t xml:space="preserve">to predict a target </w:t>
      </w:r>
      <w:r w:rsidRPr="00B36635">
        <w:rPr>
          <w:rFonts w:ascii="Times New Roman" w:eastAsia="Calibri" w:hAnsi="Times New Roman" w:cs="Times New Roman"/>
        </w:rPr>
        <w:t xml:space="preserve">at different </w:t>
      </w:r>
      <w:r w:rsidRPr="00084CE8">
        <w:rPr>
          <w:rFonts w:ascii="Times New Roman" w:eastAsia="Calibri" w:hAnsi="Times New Roman" w:cs="Times New Roman"/>
        </w:rPr>
        <w:t xml:space="preserve">spatial scales, perhaps because of their widespread use to identify priority conservation </w:t>
      </w:r>
      <w:commentRangeStart w:id="22"/>
      <w:r w:rsidRPr="00084CE8">
        <w:rPr>
          <w:rFonts w:ascii="Times New Roman" w:eastAsia="Calibri" w:hAnsi="Times New Roman" w:cs="Times New Roman"/>
        </w:rPr>
        <w:t>areas</w:t>
      </w:r>
      <w:commentRangeEnd w:id="22"/>
      <w:r w:rsidR="00F57DB0">
        <w:rPr>
          <w:rStyle w:val="CommentReference"/>
        </w:rPr>
        <w:commentReference w:id="22"/>
      </w:r>
      <w:r w:rsidRPr="00084CE8">
        <w:rPr>
          <w:rFonts w:ascii="Times New Roman" w:eastAsia="Calibri" w:hAnsi="Times New Roman" w:cs="Times New Roman"/>
        </w:rPr>
        <w:t xml:space="preserve"> </w:t>
      </w:r>
      <w:r w:rsidRPr="00B36635">
        <w:rPr>
          <w:rFonts w:ascii="Times New Roman" w:eastAsia="Calibri" w:hAnsi="Times New Roman" w:cs="Times New Roman"/>
        </w:rPr>
        <w:fldChar w:fldCharType="begin" w:fldLock="1"/>
      </w:r>
      <w:r w:rsidR="0087425D">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Pr="00B36635">
        <w:rPr>
          <w:rFonts w:ascii="Times New Roman" w:eastAsia="Calibri" w:hAnsi="Times New Roman" w:cs="Times New Roman"/>
        </w:rPr>
        <w:fldChar w:fldCharType="separate"/>
      </w:r>
      <w:r w:rsidRPr="00670678">
        <w:rPr>
          <w:rFonts w:ascii="Times New Roman" w:eastAsia="Calibri" w:hAnsi="Times New Roman" w:cs="Times New Roman"/>
          <w:noProof/>
        </w:rPr>
        <w:t>(Margules, Pressey, &amp; Williams, 2002; Padoa-Schioppa, Baietto, Massa, &amp; Bottoni, 2006; Sarkar &amp; Margules, 2002; T. Ward, Vanderklift, Nicholls, &amp; Kenchington, 1999)</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w:t>
      </w:r>
      <w:r w:rsidR="00DA23FD">
        <w:rPr>
          <w:rFonts w:ascii="Times New Roman" w:eastAsia="Calibri" w:hAnsi="Times New Roman" w:cs="Times New Roman"/>
        </w:rPr>
        <w:t>The</w:t>
      </w:r>
      <w:r>
        <w:rPr>
          <w:rFonts w:ascii="Times New Roman" w:eastAsia="Calibri" w:hAnsi="Times New Roman" w:cs="Times New Roman"/>
        </w:rPr>
        <w:t xml:space="preserve"> few studies that explicitly investigate the </w:t>
      </w:r>
      <w:r w:rsidRPr="00B36635">
        <w:rPr>
          <w:rFonts w:ascii="Times New Roman" w:eastAsia="Calibri" w:hAnsi="Times New Roman" w:cs="Times New Roman"/>
        </w:rPr>
        <w:t xml:space="preserve">effectiveness of </w:t>
      </w:r>
      <w:r>
        <w:rPr>
          <w:rFonts w:ascii="Times New Roman" w:eastAsia="Calibri" w:hAnsi="Times New Roman" w:cs="Times New Roman"/>
        </w:rPr>
        <w:t xml:space="preserve">a </w:t>
      </w:r>
      <w:r w:rsidRPr="00B36635">
        <w:rPr>
          <w:rFonts w:ascii="Times New Roman" w:eastAsia="Calibri" w:hAnsi="Times New Roman" w:cs="Times New Roman"/>
        </w:rPr>
        <w:t xml:space="preserve">surrogate </w:t>
      </w:r>
      <w:r>
        <w:rPr>
          <w:rFonts w:ascii="Times New Roman" w:eastAsia="Calibri" w:hAnsi="Times New Roman" w:cs="Times New Roman"/>
        </w:rPr>
        <w:t xml:space="preserve">to predict a target </w:t>
      </w:r>
      <w:r w:rsidRPr="00B36635">
        <w:rPr>
          <w:rFonts w:ascii="Times New Roman" w:eastAsia="Calibri" w:hAnsi="Times New Roman" w:cs="Times New Roman"/>
        </w:rPr>
        <w:t xml:space="preserve">at different </w:t>
      </w:r>
      <w:r>
        <w:rPr>
          <w:rFonts w:ascii="Times New Roman" w:eastAsia="Calibri" w:hAnsi="Times New Roman" w:cs="Times New Roman"/>
        </w:rPr>
        <w:t>tempora</w:t>
      </w:r>
      <w:r w:rsidRPr="00084CE8">
        <w:rPr>
          <w:rFonts w:ascii="Times New Roman" w:eastAsia="Calibri" w:hAnsi="Times New Roman" w:cs="Times New Roman"/>
        </w:rPr>
        <w:t>l scales</w:t>
      </w:r>
      <w:r w:rsidR="00DA23FD">
        <w:rPr>
          <w:rFonts w:ascii="Times New Roman" w:eastAsia="Calibri" w:hAnsi="Times New Roman" w:cs="Times New Roman"/>
        </w:rPr>
        <w:t xml:space="preserve"> often take place in less than two years</w:t>
      </w:r>
      <w:r w:rsidRPr="00B36635" w:rsidDel="00831168">
        <w:rPr>
          <w:rFonts w:ascii="Times New Roman" w:eastAsia="Calibri" w:hAnsi="Times New Roman" w:cs="Times New Roman"/>
        </w:rPr>
        <w:t xml:space="preserve"> </w:t>
      </w:r>
      <w:r w:rsidR="0087425D">
        <w:rPr>
          <w:rFonts w:ascii="Times New Roman" w:eastAsia="Calibri" w:hAnsi="Times New Roman" w:cs="Times New Roman"/>
        </w:rPr>
        <w:fldChar w:fldCharType="begin" w:fldLock="1"/>
      </w:r>
      <w:r w:rsidR="00285A29">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Pr>
          <w:rFonts w:ascii="Times New Roman" w:eastAsia="Calibri" w:hAnsi="Times New Roman" w:cs="Times New Roman"/>
        </w:rPr>
        <w:fldChar w:fldCharType="separate"/>
      </w:r>
      <w:r w:rsidR="005722DF" w:rsidRPr="005722DF">
        <w:rPr>
          <w:rFonts w:ascii="Times New Roman" w:eastAsia="Calibri" w:hAnsi="Times New Roman" w:cs="Times New Roman"/>
          <w:noProof/>
        </w:rPr>
        <w:t>(Magierowski &amp; Johnson, 2006; Rubal, Veiga, Vieira, &amp; Sousa-Pinto, 2011)</w:t>
      </w:r>
      <w:r w:rsidR="0087425D">
        <w:rPr>
          <w:rFonts w:ascii="Times New Roman" w:eastAsia="Calibri" w:hAnsi="Times New Roman" w:cs="Times New Roman"/>
        </w:rPr>
        <w:fldChar w:fldCharType="end"/>
      </w:r>
      <w:r w:rsidRPr="00084CE8">
        <w:rPr>
          <w:rFonts w:ascii="Times New Roman" w:eastAsia="Calibri" w:hAnsi="Times New Roman" w:cs="Times New Roman"/>
        </w:rPr>
        <w:t xml:space="preserve">. </w:t>
      </w:r>
      <w:r w:rsidR="00DA23FD">
        <w:rPr>
          <w:rFonts w:ascii="Times New Roman" w:eastAsia="Calibri" w:hAnsi="Times New Roman" w:cs="Times New Roman"/>
        </w:rPr>
        <w:t xml:space="preserve">One of the few longer studies </w:t>
      </w:r>
      <w:r w:rsidR="0087425D">
        <w:rPr>
          <w:rFonts w:ascii="Times New Roman" w:eastAsia="Calibri" w:hAnsi="Times New Roman" w:cs="Times New Roman"/>
        </w:rPr>
        <w:t xml:space="preserve">of ten years included </w:t>
      </w:r>
      <w:r w:rsidR="0087425D" w:rsidRPr="00084CE8">
        <w:rPr>
          <w:rFonts w:ascii="Times New Roman" w:eastAsia="Calibri" w:hAnsi="Times New Roman" w:cs="Times New Roman"/>
        </w:rPr>
        <w:t>different geographic regions</w:t>
      </w:r>
      <w:r w:rsidR="005722DF">
        <w:rPr>
          <w:rFonts w:ascii="Times New Roman" w:eastAsia="Calibri" w:hAnsi="Times New Roman" w:cs="Times New Roman"/>
        </w:rPr>
        <w:t xml:space="preserve">, but </w:t>
      </w:r>
      <w:r w:rsidR="00DA23FD">
        <w:rPr>
          <w:rFonts w:ascii="Times New Roman" w:eastAsia="Calibri" w:hAnsi="Times New Roman" w:cs="Times New Roman"/>
        </w:rPr>
        <w:t xml:space="preserve">concluded that </w:t>
      </w:r>
      <w:r w:rsidR="00DA23FD" w:rsidRPr="00084CE8">
        <w:rPr>
          <w:rFonts w:ascii="Times New Roman" w:eastAsia="Calibri" w:hAnsi="Times New Roman" w:cs="Times New Roman"/>
        </w:rPr>
        <w:t xml:space="preserve">percent canopy cover was a poor surrogate for bird richness (Pierson, </w:t>
      </w:r>
      <w:proofErr w:type="spellStart"/>
      <w:r w:rsidR="00DA23FD" w:rsidRPr="00084CE8">
        <w:rPr>
          <w:rFonts w:ascii="Times New Roman" w:eastAsia="Calibri" w:hAnsi="Times New Roman" w:cs="Times New Roman"/>
        </w:rPr>
        <w:t>Mortelliti</w:t>
      </w:r>
      <w:proofErr w:type="spellEnd"/>
      <w:r w:rsidR="00DA23FD" w:rsidRPr="00084CE8">
        <w:rPr>
          <w:rFonts w:ascii="Times New Roman" w:eastAsia="Calibri" w:hAnsi="Times New Roman" w:cs="Times New Roman"/>
        </w:rPr>
        <w:t xml:space="preserve">, Barton, Lane, &amp; </w:t>
      </w:r>
      <w:proofErr w:type="spellStart"/>
      <w:r w:rsidR="00DA23FD" w:rsidRPr="00084CE8">
        <w:rPr>
          <w:rFonts w:ascii="Times New Roman" w:eastAsia="Calibri" w:hAnsi="Times New Roman" w:cs="Times New Roman"/>
        </w:rPr>
        <w:t>Lindenmayer</w:t>
      </w:r>
      <w:proofErr w:type="spellEnd"/>
      <w:r w:rsidR="00DA23FD" w:rsidRPr="00084CE8">
        <w:rPr>
          <w:rFonts w:ascii="Times New Roman" w:eastAsia="Calibri" w:hAnsi="Times New Roman" w:cs="Times New Roman"/>
        </w:rPr>
        <w:t xml:space="preserve">, 2016). </w:t>
      </w:r>
      <w:r w:rsidR="00DA23FD">
        <w:rPr>
          <w:rFonts w:ascii="Times New Roman" w:eastAsia="Calibri" w:hAnsi="Times New Roman" w:cs="Times New Roman"/>
        </w:rPr>
        <w:t xml:space="preserve">Another </w:t>
      </w:r>
      <w:r w:rsidR="0087425D">
        <w:rPr>
          <w:rFonts w:ascii="Times New Roman" w:eastAsia="Calibri" w:hAnsi="Times New Roman" w:cs="Times New Roman"/>
        </w:rPr>
        <w:t>ten year study identifi</w:t>
      </w:r>
      <w:r w:rsidR="00DA23FD">
        <w:rPr>
          <w:rFonts w:ascii="Times New Roman" w:eastAsia="Calibri" w:hAnsi="Times New Roman" w:cs="Times New Roman"/>
        </w:rPr>
        <w:t>ed</w:t>
      </w:r>
      <w:r w:rsidRPr="00B36635">
        <w:rPr>
          <w:rFonts w:ascii="Times New Roman" w:eastAsia="Calibri" w:hAnsi="Times New Roman" w:cs="Times New Roman"/>
        </w:rPr>
        <w:t xml:space="preserve"> a group of 35</w:t>
      </w:r>
      <w:r w:rsidR="00DB7F4E">
        <w:rPr>
          <w:rFonts w:ascii="Times New Roman" w:eastAsia="Calibri" w:hAnsi="Times New Roman" w:cs="Times New Roman"/>
        </w:rPr>
        <w:t xml:space="preserve"> </w:t>
      </w:r>
      <w:r w:rsidRPr="00B36635">
        <w:rPr>
          <w:rFonts w:ascii="Times New Roman" w:eastAsia="Calibri" w:hAnsi="Times New Roman" w:cs="Times New Roman"/>
        </w:rPr>
        <w:t>surrogates</w:t>
      </w:r>
      <w:r w:rsidRPr="0093430E">
        <w:rPr>
          <w:rFonts w:ascii="Times New Roman" w:eastAsia="Calibri" w:hAnsi="Times New Roman" w:cs="Times New Roman"/>
        </w:rPr>
        <w:t xml:space="preserve"> </w:t>
      </w:r>
      <w:r w:rsidR="0087425D">
        <w:rPr>
          <w:rFonts w:ascii="Times New Roman" w:eastAsia="Calibri" w:hAnsi="Times New Roman" w:cs="Times New Roman"/>
        </w:rPr>
        <w:t>t</w:t>
      </w:r>
      <w:r w:rsidR="005722DF">
        <w:rPr>
          <w:rFonts w:ascii="Times New Roman" w:eastAsia="Calibri" w:hAnsi="Times New Roman" w:cs="Times New Roman"/>
        </w:rPr>
        <w:t>hat</w:t>
      </w:r>
      <w:r w:rsidR="0087425D">
        <w:rPr>
          <w:rFonts w:ascii="Times New Roman" w:eastAsia="Calibri" w:hAnsi="Times New Roman" w:cs="Times New Roman"/>
        </w:rPr>
        <w:t xml:space="preserve"> </w:t>
      </w:r>
      <w:r w:rsidRPr="00084CE8">
        <w:rPr>
          <w:rFonts w:ascii="Times New Roman" w:eastAsia="Calibri" w:hAnsi="Times New Roman" w:cs="Times New Roman"/>
        </w:rPr>
        <w:t xml:space="preserve">successfully </w:t>
      </w:r>
      <w:r w:rsidR="0087425D">
        <w:rPr>
          <w:rFonts w:ascii="Times New Roman" w:eastAsia="Calibri" w:hAnsi="Times New Roman" w:cs="Times New Roman"/>
        </w:rPr>
        <w:t>predict</w:t>
      </w:r>
      <w:r w:rsidR="005722DF">
        <w:rPr>
          <w:rFonts w:ascii="Times New Roman" w:eastAsia="Calibri" w:hAnsi="Times New Roman" w:cs="Times New Roman"/>
        </w:rPr>
        <w:t>ed</w:t>
      </w:r>
      <w:r w:rsidR="0087425D" w:rsidRPr="00084CE8">
        <w:rPr>
          <w:rFonts w:ascii="Times New Roman" w:eastAsia="Calibri" w:hAnsi="Times New Roman" w:cs="Times New Roman"/>
        </w:rPr>
        <w:t xml:space="preserve"> </w:t>
      </w:r>
      <w:r w:rsidRPr="00084CE8">
        <w:rPr>
          <w:rFonts w:ascii="Times New Roman" w:eastAsia="Calibri" w:hAnsi="Times New Roman" w:cs="Times New Roman"/>
        </w:rPr>
        <w:t xml:space="preserve">changes in the </w:t>
      </w:r>
      <w:r w:rsidR="005722DF">
        <w:rPr>
          <w:rFonts w:ascii="Times New Roman" w:eastAsia="Calibri" w:hAnsi="Times New Roman" w:cs="Times New Roman"/>
        </w:rPr>
        <w:t xml:space="preserve">target </w:t>
      </w:r>
      <w:r w:rsidR="0087425D">
        <w:rPr>
          <w:rFonts w:ascii="Times New Roman" w:eastAsia="Calibri" w:hAnsi="Times New Roman" w:cs="Times New Roman"/>
        </w:rPr>
        <w:t xml:space="preserve">assemblage </w:t>
      </w:r>
      <w:r w:rsidR="005722DF">
        <w:rPr>
          <w:rFonts w:ascii="Times New Roman" w:eastAsia="Calibri" w:hAnsi="Times New Roman" w:cs="Times New Roman"/>
        </w:rPr>
        <w:t xml:space="preserve">of </w:t>
      </w:r>
      <w:r w:rsidR="0087425D">
        <w:rPr>
          <w:rFonts w:ascii="Times New Roman" w:eastAsia="Calibri" w:hAnsi="Times New Roman" w:cs="Times New Roman"/>
        </w:rPr>
        <w:t xml:space="preserve">98 species </w:t>
      </w:r>
      <w:r w:rsidR="005722DF">
        <w:rPr>
          <w:rFonts w:ascii="Times New Roman" w:eastAsia="Calibri" w:hAnsi="Times New Roman" w:cs="Times New Roman"/>
        </w:rPr>
        <w:t>i</w:t>
      </w:r>
      <w:r w:rsidRPr="00084CE8">
        <w:rPr>
          <w:rFonts w:ascii="Times New Roman" w:eastAsia="Calibri" w:hAnsi="Times New Roman" w:cs="Times New Roman"/>
        </w:rPr>
        <w:t xml:space="preserve">n a temperate brackish system (Bevilacqua et al., 2018). </w:t>
      </w:r>
    </w:p>
    <w:p w14:paraId="133762FD" w14:textId="01EC6CF9" w:rsidR="00166447" w:rsidRPr="00084CE8" w:rsidRDefault="00483DA8" w:rsidP="00C94857">
      <w:pPr>
        <w:spacing w:line="480" w:lineRule="auto"/>
        <w:ind w:firstLine="720"/>
        <w:rPr>
          <w:rFonts w:ascii="Times New Roman" w:eastAsia="Calibri" w:hAnsi="Times New Roman" w:cs="Times New Roman"/>
        </w:rPr>
      </w:pPr>
      <w:r>
        <w:rPr>
          <w:rFonts w:ascii="Times New Roman" w:eastAsia="Calibri" w:hAnsi="Times New Roman" w:cs="Times New Roman"/>
        </w:rPr>
        <w:lastRenderedPageBreak/>
        <w:t xml:space="preserve">A widespread feature of surrogates </w:t>
      </w:r>
      <w:r w:rsidR="005F4AF6">
        <w:rPr>
          <w:rFonts w:ascii="Times New Roman" w:eastAsia="Calibri" w:hAnsi="Times New Roman" w:cs="Times New Roman"/>
        </w:rPr>
        <w:t xml:space="preserve">for species diversity </w:t>
      </w:r>
      <w:r>
        <w:rPr>
          <w:rFonts w:ascii="Times New Roman" w:eastAsia="Calibri" w:hAnsi="Times New Roman" w:cs="Times New Roman"/>
        </w:rPr>
        <w:t xml:space="preserve">is </w:t>
      </w:r>
      <w:r w:rsidR="00181F9C">
        <w:rPr>
          <w:rFonts w:ascii="Times New Roman" w:eastAsia="Calibri" w:hAnsi="Times New Roman" w:cs="Times New Roman"/>
        </w:rPr>
        <w:t xml:space="preserve">a </w:t>
      </w:r>
      <w:r w:rsidR="005F4AF6">
        <w:rPr>
          <w:rFonts w:ascii="Times New Roman" w:eastAsia="Calibri" w:hAnsi="Times New Roman" w:cs="Times New Roman"/>
        </w:rPr>
        <w:t>reduc</w:t>
      </w:r>
      <w:r w:rsidR="00181F9C">
        <w:rPr>
          <w:rFonts w:ascii="Times New Roman" w:eastAsia="Calibri" w:hAnsi="Times New Roman" w:cs="Times New Roman"/>
        </w:rPr>
        <w:t>tion of</w:t>
      </w:r>
      <w:r w:rsidR="005F4AF6">
        <w:rPr>
          <w:rFonts w:ascii="Times New Roman" w:eastAsia="Calibri" w:hAnsi="Times New Roman" w:cs="Times New Roman"/>
        </w:rPr>
        <w:t xml:space="preserve"> taxonomic resolution. </w:t>
      </w:r>
      <w:r w:rsidR="00D6128A">
        <w:rPr>
          <w:rFonts w:ascii="Times New Roman" w:eastAsia="Calibri" w:hAnsi="Times New Roman" w:cs="Times New Roman"/>
        </w:rPr>
        <w:t>Monitoring</w:t>
      </w:r>
      <w:r w:rsidR="00D6128A" w:rsidRPr="00B36635">
        <w:rPr>
          <w:rFonts w:ascii="Times New Roman" w:eastAsia="Calibri" w:hAnsi="Times New Roman" w:cs="Times New Roman"/>
        </w:rPr>
        <w:t xml:space="preserve"> </w:t>
      </w:r>
      <w:r w:rsidR="00353059">
        <w:rPr>
          <w:rFonts w:ascii="Times New Roman" w:eastAsia="Calibri" w:hAnsi="Times New Roman" w:cs="Times New Roman"/>
        </w:rPr>
        <w:t>at the species</w:t>
      </w:r>
      <w:r w:rsidR="007D09EE">
        <w:rPr>
          <w:rFonts w:ascii="Times New Roman" w:eastAsia="Calibri" w:hAnsi="Times New Roman" w:cs="Times New Roman"/>
        </w:rPr>
        <w:t xml:space="preserve"> </w:t>
      </w:r>
      <w:r w:rsidR="00353059">
        <w:rPr>
          <w:rFonts w:ascii="Times New Roman" w:eastAsia="Calibri" w:hAnsi="Times New Roman" w:cs="Times New Roman"/>
        </w:rPr>
        <w:t>level</w:t>
      </w:r>
      <w:r w:rsidR="00D6128A" w:rsidRPr="00B36635">
        <w:rPr>
          <w:rFonts w:ascii="Times New Roman" w:eastAsia="Calibri" w:hAnsi="Times New Roman" w:cs="Times New Roman"/>
        </w:rPr>
        <w:t xml:space="preserve"> </w:t>
      </w:r>
      <w:r w:rsidR="006860B3">
        <w:rPr>
          <w:rFonts w:ascii="Times New Roman" w:eastAsia="Calibri" w:hAnsi="Times New Roman" w:cs="Times New Roman"/>
        </w:rPr>
        <w:t xml:space="preserve">to estimate biodiversity </w:t>
      </w:r>
      <w:r w:rsidR="0001340B">
        <w:rPr>
          <w:rFonts w:ascii="Times New Roman" w:eastAsia="Calibri" w:hAnsi="Times New Roman" w:cs="Times New Roman"/>
        </w:rPr>
        <w:t xml:space="preserve">often </w:t>
      </w:r>
      <w:r w:rsidR="00D6128A" w:rsidRPr="00B36635">
        <w:rPr>
          <w:rFonts w:ascii="Times New Roman" w:eastAsia="Calibri" w:hAnsi="Times New Roman" w:cs="Times New Roman"/>
        </w:rPr>
        <w:t>require</w:t>
      </w:r>
      <w:r w:rsidR="00D6128A">
        <w:rPr>
          <w:rFonts w:ascii="Times New Roman" w:eastAsia="Calibri" w:hAnsi="Times New Roman" w:cs="Times New Roman"/>
        </w:rPr>
        <w:t>s</w:t>
      </w:r>
      <w:r w:rsidR="00D6128A" w:rsidRPr="00B36635">
        <w:rPr>
          <w:rFonts w:ascii="Times New Roman" w:eastAsia="Calibri" w:hAnsi="Times New Roman" w:cs="Times New Roman"/>
        </w:rPr>
        <w:t xml:space="preserve"> </w:t>
      </w:r>
      <w:r w:rsidR="0001340B">
        <w:rPr>
          <w:rFonts w:ascii="Times New Roman" w:eastAsia="Calibri" w:hAnsi="Times New Roman" w:cs="Times New Roman"/>
        </w:rPr>
        <w:t xml:space="preserve">substantial </w:t>
      </w:r>
      <w:r w:rsidR="00D6128A" w:rsidRPr="00B36635">
        <w:rPr>
          <w:rFonts w:ascii="Times New Roman" w:eastAsia="Calibri" w:hAnsi="Times New Roman" w:cs="Times New Roman"/>
        </w:rPr>
        <w:t xml:space="preserve">taxonomic expertise </w:t>
      </w:r>
      <w:r w:rsidR="00D6128A"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B36635">
        <w:rPr>
          <w:rFonts w:ascii="Times New Roman" w:eastAsia="Calibri" w:hAnsi="Times New Roman" w:cs="Times New Roman"/>
        </w:rPr>
        <w:fldChar w:fldCharType="separate"/>
      </w:r>
      <w:r w:rsidR="0087685F" w:rsidRPr="0087685F">
        <w:rPr>
          <w:rFonts w:ascii="Times New Roman" w:eastAsia="Calibri" w:hAnsi="Times New Roman" w:cs="Times New Roman"/>
          <w:noProof/>
        </w:rPr>
        <w:t>(Hirst, 2008; Sebek et al., 2012)</w:t>
      </w:r>
      <w:r w:rsidR="00D6128A" w:rsidRPr="00B36635">
        <w:rPr>
          <w:rFonts w:ascii="Times New Roman" w:eastAsia="Calibri" w:hAnsi="Times New Roman" w:cs="Times New Roman"/>
        </w:rPr>
        <w:fldChar w:fldCharType="end"/>
      </w:r>
      <w:r w:rsidR="00D6128A">
        <w:rPr>
          <w:rFonts w:ascii="Times New Roman" w:eastAsia="Calibri" w:hAnsi="Times New Roman" w:cs="Times New Roman"/>
        </w:rPr>
        <w:t xml:space="preserve">. </w:t>
      </w:r>
      <w:r w:rsidR="00E81EDF" w:rsidRPr="00E81EDF">
        <w:rPr>
          <w:rFonts w:ascii="Times New Roman" w:eastAsia="Calibri" w:hAnsi="Times New Roman" w:cs="Times New Roman"/>
        </w:rPr>
        <w:t xml:space="preserve"> </w:t>
      </w:r>
      <w:r w:rsidR="00E81EDF">
        <w:rPr>
          <w:rFonts w:ascii="Times New Roman" w:eastAsia="Calibri" w:hAnsi="Times New Roman" w:cs="Times New Roman"/>
        </w:rPr>
        <w:t xml:space="preserve">Some </w:t>
      </w:r>
      <w:r w:rsidR="00BF5781">
        <w:rPr>
          <w:rFonts w:ascii="Times New Roman" w:eastAsia="Calibri" w:hAnsi="Times New Roman" w:cs="Times New Roman"/>
        </w:rPr>
        <w:t xml:space="preserve">biodiversity </w:t>
      </w:r>
      <w:r w:rsidR="00E81EDF">
        <w:rPr>
          <w:rFonts w:ascii="Times New Roman" w:eastAsia="Calibri" w:hAnsi="Times New Roman" w:cs="Times New Roman"/>
        </w:rPr>
        <w:t xml:space="preserve">studies </w:t>
      </w:r>
      <w:r w:rsidR="00CE338C">
        <w:rPr>
          <w:rFonts w:ascii="Times New Roman" w:eastAsia="Calibri" w:hAnsi="Times New Roman" w:cs="Times New Roman"/>
        </w:rPr>
        <w:t xml:space="preserve">have </w:t>
      </w:r>
      <w:r w:rsidR="006860B3">
        <w:rPr>
          <w:rFonts w:ascii="Times New Roman" w:eastAsia="Calibri" w:hAnsi="Times New Roman" w:cs="Times New Roman"/>
        </w:rPr>
        <w:t>investigate</w:t>
      </w:r>
      <w:r w:rsidR="00CE338C">
        <w:rPr>
          <w:rFonts w:ascii="Times New Roman" w:eastAsia="Calibri" w:hAnsi="Times New Roman" w:cs="Times New Roman"/>
        </w:rPr>
        <w:t>d</w:t>
      </w:r>
      <w:r w:rsidR="006860B3">
        <w:rPr>
          <w:rFonts w:ascii="Times New Roman" w:eastAsia="Calibri" w:hAnsi="Times New Roman" w:cs="Times New Roman"/>
        </w:rPr>
        <w:t xml:space="preserve"> the use of higher levels of taxonomic organization </w:t>
      </w:r>
      <w:r w:rsidR="001676BC">
        <w:rPr>
          <w:rFonts w:ascii="Times New Roman" w:eastAsia="Calibri" w:hAnsi="Times New Roman" w:cs="Times New Roman"/>
        </w:rPr>
        <w:t>(such as genera, families</w:t>
      </w:r>
      <w:r w:rsidR="007D09EE">
        <w:rPr>
          <w:rFonts w:ascii="Times New Roman" w:eastAsia="Calibri" w:hAnsi="Times New Roman" w:cs="Times New Roman"/>
        </w:rPr>
        <w:t>,</w:t>
      </w:r>
      <w:r w:rsidR="001676BC">
        <w:rPr>
          <w:rFonts w:ascii="Times New Roman" w:eastAsia="Calibri" w:hAnsi="Times New Roman" w:cs="Times New Roman"/>
        </w:rPr>
        <w:t xml:space="preserve"> or orders) </w:t>
      </w:r>
      <w:r w:rsidR="006860B3">
        <w:rPr>
          <w:rFonts w:ascii="Times New Roman" w:eastAsia="Calibri" w:hAnsi="Times New Roman" w:cs="Times New Roman"/>
        </w:rPr>
        <w:t xml:space="preserve">as </w:t>
      </w:r>
      <w:r w:rsidR="001676BC">
        <w:rPr>
          <w:rFonts w:ascii="Times New Roman" w:eastAsia="Calibri" w:hAnsi="Times New Roman" w:cs="Times New Roman"/>
        </w:rPr>
        <w:t>surrogates for</w:t>
      </w:r>
      <w:r w:rsidR="006860B3">
        <w:rPr>
          <w:rFonts w:ascii="Times New Roman" w:eastAsia="Calibri" w:hAnsi="Times New Roman" w:cs="Times New Roman"/>
        </w:rPr>
        <w:t xml:space="preserve"> species </w:t>
      </w:r>
      <w:r w:rsidR="001676BC">
        <w:rPr>
          <w:rFonts w:ascii="Times New Roman" w:eastAsia="Calibri" w:hAnsi="Times New Roman" w:cs="Times New Roman"/>
        </w:rPr>
        <w:t>diversity</w:t>
      </w:r>
      <w:r w:rsidR="00E81EDF">
        <w:rPr>
          <w:rFonts w:ascii="Times New Roman" w:eastAsia="Calibri" w:hAnsi="Times New Roman" w:cs="Times New Roman"/>
        </w:rPr>
        <w:t xml:space="preserve"> </w:t>
      </w:r>
      <w:r w:rsidR="00BF5781">
        <w:rPr>
          <w:rFonts w:ascii="Times New Roman" w:eastAsia="Calibri" w:hAnsi="Times New Roman" w:cs="Times New Roman"/>
        </w:rPr>
        <w:t xml:space="preserve">to compensate for the difficulties of </w:t>
      </w:r>
      <w:r w:rsidR="006860B3">
        <w:rPr>
          <w:rFonts w:ascii="Times New Roman" w:eastAsia="Calibri" w:hAnsi="Times New Roman" w:cs="Times New Roman"/>
        </w:rPr>
        <w:t>specie</w:t>
      </w:r>
      <w:r w:rsidR="005F6E07">
        <w:rPr>
          <w:rFonts w:ascii="Times New Roman" w:eastAsia="Calibri" w:hAnsi="Times New Roman" w:cs="Times New Roman"/>
        </w:rPr>
        <w:t>s-</w:t>
      </w:r>
      <w:r w:rsidR="006860B3">
        <w:rPr>
          <w:rFonts w:ascii="Times New Roman" w:eastAsia="Calibri" w:hAnsi="Times New Roman" w:cs="Times New Roman"/>
        </w:rPr>
        <w:t>level identification</w:t>
      </w:r>
      <w:r w:rsidR="00BF5781">
        <w:rPr>
          <w:rFonts w:ascii="Times New Roman" w:eastAsia="Calibri" w:hAnsi="Times New Roman" w:cs="Times New Roman"/>
        </w:rPr>
        <w:t xml:space="preserve"> </w:t>
      </w:r>
      <w:r w:rsidR="000B36F3" w:rsidRPr="00B36635">
        <w:rPr>
          <w:rFonts w:ascii="Times New Roman" w:eastAsia="Calibri" w:hAnsi="Times New Roman" w:cs="Times New Roman"/>
        </w:rPr>
        <w:fldChar w:fldCharType="begin" w:fldLock="1"/>
      </w:r>
      <w:r w:rsidR="008768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B36635">
        <w:rPr>
          <w:rFonts w:ascii="Times New Roman" w:eastAsia="Calibri" w:hAnsi="Times New Roman" w:cs="Times New Roman"/>
        </w:rPr>
        <w:fldChar w:fldCharType="separate"/>
      </w:r>
      <w:r w:rsidR="00F71518" w:rsidRPr="00F71518">
        <w:rPr>
          <w:rFonts w:ascii="Times New Roman" w:eastAsia="Calibri" w:hAnsi="Times New Roman" w:cs="Times New Roman"/>
          <w:noProof/>
        </w:rPr>
        <w:t>(Fontaine, Devillers, Peres-Neto, &amp; Johnson, 2015; Musco, Mikac, Tataranni, Giangrande, &amp; Terlizzi, 2011;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001C54E0" w:rsidRPr="00B36635">
        <w:rPr>
          <w:rFonts w:ascii="Times New Roman" w:eastAsia="Calibri" w:hAnsi="Times New Roman" w:cs="Times New Roman"/>
        </w:rPr>
        <w:t xml:space="preserve"> </w:t>
      </w:r>
      <w:commentRangeStart w:id="23"/>
      <w:r w:rsidR="00BF5781">
        <w:rPr>
          <w:rFonts w:ascii="Times New Roman" w:eastAsia="Calibri" w:hAnsi="Times New Roman" w:cs="Times New Roman"/>
        </w:rPr>
        <w:t xml:space="preserve">Using higher levels of taxonomic organization </w:t>
      </w:r>
      <w:r w:rsidR="001676BC">
        <w:rPr>
          <w:rFonts w:ascii="Times New Roman" w:eastAsia="Calibri" w:hAnsi="Times New Roman" w:cs="Times New Roman"/>
        </w:rPr>
        <w:t xml:space="preserve">(taxonomic sufficiency) </w:t>
      </w:r>
      <w:r w:rsidR="00BF5781">
        <w:rPr>
          <w:rFonts w:ascii="Times New Roman" w:eastAsia="Calibri" w:hAnsi="Times New Roman" w:cs="Times New Roman"/>
        </w:rPr>
        <w:t>may work for studies where individuals are distinguishable between taxonomic groups, but sometimes this is not the case, either due to morphological similarities across taxonomic</w:t>
      </w:r>
      <w:r w:rsidR="006860B3">
        <w:rPr>
          <w:rFonts w:ascii="Times New Roman" w:eastAsia="Calibri" w:hAnsi="Times New Roman" w:cs="Times New Roman"/>
        </w:rPr>
        <w:t>ally</w:t>
      </w:r>
      <w:r w:rsidR="00BF5781">
        <w:rPr>
          <w:rFonts w:ascii="Times New Roman" w:eastAsia="Calibri" w:hAnsi="Times New Roman" w:cs="Times New Roman"/>
        </w:rPr>
        <w:t xml:space="preserve"> disparate species or due to changes in taxonomic classification from lumping or splitting</w:t>
      </w:r>
      <w:commentRangeEnd w:id="23"/>
      <w:r w:rsidR="001676BC">
        <w:rPr>
          <w:rStyle w:val="CommentReference"/>
        </w:rPr>
        <w:commentReference w:id="23"/>
      </w:r>
      <w:r w:rsidR="00BF5781">
        <w:rPr>
          <w:rFonts w:ascii="Times New Roman" w:eastAsia="Calibri" w:hAnsi="Times New Roman" w:cs="Times New Roman"/>
        </w:rPr>
        <w:t>. When using higher levels of taxonomic organization cannot be employed for these reasons, studies sometimes employ</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bookmarkStart w:id="24" w:name="OLE_LINK1"/>
      <w:bookmarkStart w:id="25" w:name="OLE_LINK2"/>
      <w:r w:rsidR="00C11D4B" w:rsidRPr="00084CE8">
        <w:rPr>
          <w:rFonts w:ascii="Times New Roman" w:eastAsia="Calibri" w:hAnsi="Times New Roman" w:cs="Times New Roman"/>
        </w:rPr>
        <w:t xml:space="preserve">recognizable taxonomic units </w:t>
      </w:r>
      <w:bookmarkEnd w:id="24"/>
      <w:bookmarkEnd w:id="25"/>
      <w:r w:rsidR="00C11D4B" w:rsidRPr="00084CE8">
        <w:rPr>
          <w:rFonts w:ascii="Times New Roman" w:eastAsia="Calibri" w:hAnsi="Times New Roman" w:cs="Times New Roman"/>
        </w:rPr>
        <w:t xml:space="preserve">(i.e.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8078C8">
        <w:rPr>
          <w:rFonts w:ascii="Times New Roman" w:eastAsia="Calibri" w:hAnsi="Times New Roman" w:cs="Times New Roman"/>
        </w:rPr>
        <w:t xml:space="preserve"> </w:t>
      </w:r>
      <w:r w:rsidR="00BF5781">
        <w:rPr>
          <w:rFonts w:ascii="Times New Roman" w:eastAsia="Calibri" w:hAnsi="Times New Roman" w:cs="Times New Roman"/>
        </w:rPr>
        <w:t>that are</w:t>
      </w:r>
      <w:r w:rsidR="00CC32D0" w:rsidRPr="00084CE8">
        <w:rPr>
          <w:rFonts w:ascii="Times New Roman" w:hAnsi="Times New Roman" w:cs="Times New Roman"/>
        </w:rPr>
        <w:t xml:space="preserve"> defined by readily identifiable characteristics in the field </w:t>
      </w:r>
      <w:r w:rsidR="00CC32D0" w:rsidRPr="00B36635">
        <w:rPr>
          <w:rFonts w:ascii="Times New Roman" w:hAnsi="Times New Roman" w:cs="Times New Roman"/>
        </w:rPr>
        <w:fldChar w:fldCharType="begin" w:fldLock="1"/>
      </w:r>
      <w:r w:rsidR="00285A29">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Closs, …, &amp; 2002, n.d.)"},"properties":{"noteIndex":0},"schema":"https://github.com/citation-style-language/schema/raw/master/csl-citation.json"}</w:instrText>
      </w:r>
      <w:r w:rsidR="00CC32D0" w:rsidRPr="00B36635">
        <w:rPr>
          <w:rFonts w:ascii="Times New Roman" w:hAnsi="Times New Roman" w:cs="Times New Roman"/>
        </w:rPr>
        <w:fldChar w:fldCharType="separate"/>
      </w:r>
      <w:r w:rsidR="00285A29" w:rsidRPr="00285A29">
        <w:rPr>
          <w:rFonts w:ascii="Times New Roman" w:hAnsi="Times New Roman" w:cs="Times New Roman"/>
          <w:noProof/>
        </w:rPr>
        <w:t>(Derraik et al., 2002)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p>
    <w:p w14:paraId="430E37A2" w14:textId="77777777" w:rsidR="00C94857" w:rsidRPr="00C94857" w:rsidRDefault="00C94857" w:rsidP="00C94857">
      <w:pPr>
        <w:spacing w:line="480" w:lineRule="auto"/>
        <w:ind w:firstLine="720"/>
        <w:rPr>
          <w:rFonts w:ascii="Times New Roman" w:eastAsia="Calibri" w:hAnsi="Times New Roman" w:cs="Times New Roman"/>
        </w:rPr>
      </w:pPr>
      <w:r w:rsidRPr="00C94857">
        <w:rPr>
          <w:rFonts w:ascii="Times New Roman" w:eastAsia="Calibri" w:hAnsi="Times New Roman" w:cs="Times New Roman"/>
        </w:rPr>
        <w:t xml:space="preserve">The </w:t>
      </w:r>
      <w:commentRangeStart w:id="26"/>
      <w:r w:rsidRPr="00C94857">
        <w:rPr>
          <w:rFonts w:ascii="Times New Roman" w:eastAsia="Calibri" w:hAnsi="Times New Roman" w:cs="Times New Roman"/>
        </w:rPr>
        <w:t>most</w:t>
      </w:r>
      <w:commentRangeEnd w:id="26"/>
      <w:r w:rsidR="008D6C02">
        <w:rPr>
          <w:rStyle w:val="CommentReference"/>
        </w:rPr>
        <w:commentReference w:id="26"/>
      </w:r>
      <w:r w:rsidRPr="00C94857">
        <w:rPr>
          <w:rFonts w:ascii="Times New Roman" w:eastAsia="Calibri" w:hAnsi="Times New Roman" w:cs="Times New Roman"/>
        </w:rPr>
        <w:t xml:space="preserve"> commonly measured features of coral reefs are hard coral cover and structural complexity (rugosity), presumably because they are simple and affordable to measure. The temporal decline of these reef features is widely documented because they are so frequently measured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(Habibi, Setiasih, &amp; Sartin, 2007; Hughes et al., 2017; Stubler, Duckworth, &amp; Peterson, 2015)</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and they are often used as surrogates for reef biodiversity. Coral cover and rugosity are good surrogates because they are simple to measure, but here I test whether they act as effective surrogates to predict measures of species diversity for major taxonomic groups on coral reefs over time.</w:t>
      </w:r>
    </w:p>
    <w:p w14:paraId="13790E6E" w14:textId="77777777" w:rsidR="00C94857" w:rsidRPr="00C94857" w:rsidRDefault="00C94857" w:rsidP="00C94857">
      <w:pPr>
        <w:spacing w:line="480" w:lineRule="auto"/>
        <w:ind w:firstLine="720"/>
        <w:rPr>
          <w:rFonts w:ascii="Times New Roman" w:eastAsia="Calibri" w:hAnsi="Times New Roman" w:cs="Times New Roman"/>
        </w:rPr>
      </w:pPr>
      <w:r w:rsidRPr="00C94857">
        <w:rPr>
          <w:rFonts w:ascii="Times New Roman" w:eastAsia="Calibri" w:hAnsi="Times New Roman" w:cs="Times New Roman"/>
        </w:rPr>
        <w:lastRenderedPageBreak/>
        <w:t xml:space="preserve">I will use percent live hard coral cover and rugosity as surrogates to predict species richness of corals, fishes and sponges using monitoring data from eight sites around Guana Island in the British Virgin Islands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(Forrester et al., 2015)</w:t>
      </w:r>
      <w:r w:rsidRPr="00C94857">
        <w:rPr>
          <w:rFonts w:ascii="Times New Roman" w:eastAsia="Calibri" w:hAnsi="Times New Roman" w:cs="Times New Roman"/>
        </w:rPr>
        <w:fldChar w:fldCharType="end"/>
      </w:r>
      <w:r w:rsidRPr="00C94857">
        <w:rPr>
          <w:rFonts w:ascii="Times New Roman" w:eastAsia="Calibri" w:hAnsi="Times New Roman" w:cs="Times New Roman"/>
        </w:rPr>
        <w:t>. Reef fishes, hard corals (</w:t>
      </w:r>
      <w:proofErr w:type="spellStart"/>
      <w:r w:rsidRPr="00C94857">
        <w:rPr>
          <w:rFonts w:ascii="Times New Roman" w:eastAsia="Calibri" w:hAnsi="Times New Roman" w:cs="Times New Roman"/>
        </w:rPr>
        <w:t>Scleractinia</w:t>
      </w:r>
      <w:proofErr w:type="spellEnd"/>
      <w:r w:rsidRPr="00C94857">
        <w:rPr>
          <w:rFonts w:ascii="Times New Roman" w:eastAsia="Calibri" w:hAnsi="Times New Roman" w:cs="Times New Roman"/>
        </w:rPr>
        <w:t xml:space="preserve">), and sponges are dominant coral reef organisms that establish and maintain biodiversity by filling multiple functional roles in coral reef systems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(Angelini, Altieri, Silliman, &amp; Bertness, 2018)</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w:t>
      </w:r>
      <w:commentRangeStart w:id="28"/>
      <w:r w:rsidRPr="00C94857">
        <w:rPr>
          <w:rFonts w:ascii="Times New Roman" w:eastAsia="Calibri" w:hAnsi="Times New Roman" w:cs="Times New Roman"/>
        </w:rPr>
        <w:t xml:space="preserve">I hypothesize that coral cover will be an effective surrogate for coral species richness because declines in coral cover have been associated with declines in coral diversity. </w:t>
      </w:r>
      <w:commentRangeStart w:id="29"/>
      <w:r w:rsidRPr="00C94857">
        <w:rPr>
          <w:rFonts w:ascii="Times New Roman" w:eastAsia="Calibri" w:hAnsi="Times New Roman" w:cs="Times New Roman"/>
        </w:rPr>
        <w:t xml:space="preserve">Similarly, I hypothesize that coral cover will be an effective surrogate for sponge species richness because declines in coral cover have been associated with an increase in sponge cover, most likely due to  competitive interactions between sponges and corals, and may therefore be able to predict </w:t>
      </w:r>
      <w:commentRangeEnd w:id="29"/>
      <w:r w:rsidR="002261CF">
        <w:rPr>
          <w:rStyle w:val="CommentReference"/>
        </w:rPr>
        <w:commentReference w:id="29"/>
      </w:r>
      <w:r w:rsidRPr="00C94857">
        <w:rPr>
          <w:rFonts w:ascii="Times New Roman" w:eastAsia="Calibri" w:hAnsi="Times New Roman" w:cs="Times New Roman"/>
        </w:rPr>
        <w:t xml:space="preserve">sponge species richness. </w:t>
      </w:r>
      <w:commentRangeEnd w:id="28"/>
      <w:r w:rsidRPr="00C94857">
        <w:rPr>
          <w:rFonts w:eastAsiaTheme="minorHAnsi"/>
          <w:sz w:val="18"/>
          <w:szCs w:val="18"/>
        </w:rPr>
        <w:commentReference w:id="28"/>
      </w:r>
      <w:commentRangeStart w:id="30"/>
      <w:r w:rsidRPr="00C94857">
        <w:rPr>
          <w:rFonts w:ascii="Times New Roman" w:eastAsia="Calibri" w:hAnsi="Times New Roman" w:cs="Times New Roman"/>
        </w:rPr>
        <w:t xml:space="preserve">Coral cover is often positively associated with fish species richness </w:t>
      </w:r>
      <w:commentRangeEnd w:id="30"/>
      <w:r w:rsidRPr="00C94857">
        <w:rPr>
          <w:rFonts w:eastAsiaTheme="minorHAnsi"/>
          <w:sz w:val="18"/>
          <w:szCs w:val="18"/>
        </w:rPr>
        <w:commentReference w:id="30"/>
      </w:r>
      <w:commentRangeStart w:id="31"/>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(Jones, McCormick, Srinivasan, &amp; Eagle, 2004; Pratchett, Hoey, Wilson, Messmer, &amp; Graham, 2011)</w:t>
      </w:r>
      <w:r w:rsidRPr="00C94857">
        <w:rPr>
          <w:rFonts w:ascii="Times New Roman" w:eastAsia="Calibri" w:hAnsi="Times New Roman" w:cs="Times New Roman"/>
        </w:rPr>
        <w:fldChar w:fldCharType="end"/>
      </w:r>
      <w:r w:rsidRPr="00C94857">
        <w:rPr>
          <w:rFonts w:ascii="Times New Roman" w:eastAsia="Calibri" w:hAnsi="Times New Roman" w:cs="Times New Roman"/>
        </w:rPr>
        <w:t>,</w:t>
      </w:r>
      <w:commentRangeEnd w:id="31"/>
      <w:r w:rsidRPr="00C94857">
        <w:rPr>
          <w:rFonts w:eastAsiaTheme="minorHAnsi"/>
          <w:sz w:val="18"/>
          <w:szCs w:val="18"/>
        </w:rPr>
        <w:commentReference w:id="31"/>
      </w:r>
      <w:r w:rsidRPr="00C94857">
        <w:rPr>
          <w:rFonts w:ascii="Times New Roman" w:eastAsia="Calibri" w:hAnsi="Times New Roman" w:cs="Times New Roman"/>
        </w:rPr>
        <w:t xml:space="preserve"> </w:t>
      </w:r>
      <w:commentRangeStart w:id="32"/>
      <w:r w:rsidRPr="00C94857">
        <w:rPr>
          <w:rFonts w:ascii="Times New Roman" w:eastAsia="Calibri" w:hAnsi="Times New Roman" w:cs="Times New Roman"/>
        </w:rPr>
        <w:t xml:space="preserve">most likely because larger reefs provide more habitat for fishes </w:t>
      </w:r>
      <w:commentRangeStart w:id="33"/>
      <w:r w:rsidRPr="00C94857">
        <w:rPr>
          <w:rFonts w:ascii="Times New Roman" w:eastAsia="Calibri" w:hAnsi="Times New Roman" w:cs="Times New Roman"/>
        </w:rPr>
        <w:t>and because of the numerous interspecific interactions between these taxonomic group</w:t>
      </w:r>
      <w:commentRangeEnd w:id="33"/>
      <w:r w:rsidR="002261CF">
        <w:rPr>
          <w:rStyle w:val="CommentReference"/>
        </w:rPr>
        <w:commentReference w:id="33"/>
      </w:r>
      <w:r w:rsidRPr="00C94857">
        <w:rPr>
          <w:rFonts w:ascii="Times New Roman" w:eastAsia="Calibri" w:hAnsi="Times New Roman" w:cs="Times New Roman"/>
        </w:rPr>
        <w:t xml:space="preserve">s, </w:t>
      </w:r>
      <w:commentRangeEnd w:id="32"/>
      <w:r w:rsidRPr="00C94857">
        <w:rPr>
          <w:rFonts w:eastAsiaTheme="minorHAnsi"/>
          <w:sz w:val="18"/>
          <w:szCs w:val="18"/>
        </w:rPr>
        <w:commentReference w:id="32"/>
      </w:r>
      <w:r w:rsidRPr="00C94857">
        <w:rPr>
          <w:rFonts w:ascii="Times New Roman" w:eastAsia="Calibri" w:hAnsi="Times New Roman" w:cs="Times New Roman"/>
        </w:rPr>
        <w:t xml:space="preserve">so I hypothesize that coral 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commentRangeStart w:id="34"/>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Graham et al., 2006; Newman et al., 2015)","plainTextFormattedCitation":"(Darling et al., 2017; Graham et al., 2006; Newman et al., 2015)","previouslyFormattedCitation":"(Graham et al., 2006; Newman et al.,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(Darling et al., 2017; Graham et al., 2006; Newman et al., 2015)</w:t>
      </w:r>
      <w:r w:rsidRPr="00C94857">
        <w:rPr>
          <w:rFonts w:ascii="Times New Roman" w:eastAsia="Calibri" w:hAnsi="Times New Roman" w:cs="Times New Roman"/>
        </w:rPr>
        <w:fldChar w:fldCharType="end"/>
      </w:r>
      <w:r w:rsidRPr="00C94857">
        <w:rPr>
          <w:rFonts w:eastAsiaTheme="minorHAnsi"/>
          <w:sz w:val="22"/>
          <w:szCs w:val="22"/>
        </w:rPr>
        <w:t xml:space="preserve"> </w:t>
      </w:r>
      <w:commentRangeEnd w:id="34"/>
      <w:r w:rsidRPr="00C94857">
        <w:rPr>
          <w:rFonts w:eastAsiaTheme="minorHAnsi"/>
          <w:sz w:val="18"/>
          <w:szCs w:val="18"/>
        </w:rPr>
        <w:commentReference w:id="34"/>
      </w:r>
      <w:r w:rsidRPr="00C94857">
        <w:rPr>
          <w:rFonts w:eastAsiaTheme="minorHAnsi"/>
          <w:sz w:val="22"/>
          <w:szCs w:val="22"/>
        </w:rPr>
        <w:t xml:space="preserve">and fish respond primarily to the structure of the reef rather than its biological features </w:t>
      </w:r>
      <w:commentRangeStart w:id="35"/>
      <w:r w:rsidRPr="00C94857">
        <w:rPr>
          <w:rFonts w:eastAsiaTheme="minorHAnsi"/>
          <w:sz w:val="22"/>
          <w:szCs w:val="22"/>
        </w:rPr>
        <w:fldChar w:fldCharType="begin" w:fldLock="1"/>
      </w:r>
      <w:r w:rsidRPr="00C94857">
        <w:rPr>
          <w:rFonts w:eastAsiaTheme="minorHAnsi"/>
          <w:sz w:val="22"/>
          <w:szCs w:val="22"/>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Pr="00C94857">
        <w:rPr>
          <w:rFonts w:eastAsiaTheme="minorHAnsi"/>
          <w:sz w:val="22"/>
          <w:szCs w:val="22"/>
        </w:rPr>
        <w:fldChar w:fldCharType="separate"/>
      </w:r>
      <w:r w:rsidRPr="00C94857">
        <w:rPr>
          <w:rFonts w:eastAsiaTheme="minorHAnsi"/>
          <w:noProof/>
          <w:sz w:val="22"/>
          <w:szCs w:val="22"/>
        </w:rPr>
        <w:t>(Wilson, Graham, Pratchett, Jones, &amp; Polunin, 2006)</w:t>
      </w:r>
      <w:r w:rsidRPr="00C94857">
        <w:rPr>
          <w:rFonts w:eastAsiaTheme="minorHAnsi"/>
          <w:sz w:val="22"/>
          <w:szCs w:val="22"/>
        </w:rPr>
        <w:fldChar w:fldCharType="end"/>
      </w:r>
      <w:commentRangeEnd w:id="35"/>
      <w:r w:rsidRPr="00C94857">
        <w:rPr>
          <w:rFonts w:eastAsiaTheme="minorHAnsi"/>
          <w:sz w:val="18"/>
          <w:szCs w:val="18"/>
        </w:rPr>
        <w:commentReference w:id="35"/>
      </w:r>
      <w:r w:rsidRPr="00C94857">
        <w:rPr>
          <w:rFonts w:ascii="Times New Roman" w:eastAsia="Calibri" w:hAnsi="Times New Roman" w:cs="Times New Roman"/>
        </w:rPr>
        <w:t xml:space="preserve">. Finally, I hypothesize that rugosity will be an effective surrogate for coral species richness because a greater diversity of coral species should increase the diversity of coral morphological types and increase rugosity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(Alvarez-Filip, Dulvy, Côteé, Watkinson, &amp; Gill, 2011; Newman et al., 2015)</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w:t>
      </w:r>
    </w:p>
    <w:p w14:paraId="2C4C9A2B" w14:textId="5C23D002" w:rsidR="00C94857" w:rsidRPr="00C94857" w:rsidRDefault="00C94857" w:rsidP="00C94857">
      <w:pPr>
        <w:spacing w:line="480" w:lineRule="auto"/>
        <w:ind w:firstLine="720"/>
        <w:rPr>
          <w:rFonts w:eastAsiaTheme="minorHAnsi"/>
          <w:sz w:val="22"/>
          <w:szCs w:val="22"/>
        </w:rPr>
      </w:pPr>
      <w:commentRangeStart w:id="36"/>
      <w:r w:rsidRPr="00C94857">
        <w:rPr>
          <w:rFonts w:ascii="Times New Roman" w:eastAsia="Calibri" w:hAnsi="Times New Roman" w:cs="Times New Roman"/>
        </w:rPr>
        <w:lastRenderedPageBreak/>
        <w:t>Reef</w:t>
      </w:r>
      <w:commentRangeEnd w:id="36"/>
      <w:r>
        <w:rPr>
          <w:rStyle w:val="CommentReference"/>
        </w:rPr>
        <w:commentReference w:id="36"/>
      </w:r>
      <w:r w:rsidRPr="00C94857">
        <w:rPr>
          <w:rFonts w:ascii="Times New Roman" w:eastAsia="Calibri" w:hAnsi="Times New Roman" w:cs="Times New Roman"/>
        </w:rPr>
        <w:t xml:space="preserve"> fish richness has been found to be a better surrogate than coral richness for estimating the pooled diversity of </w:t>
      </w:r>
      <w:commentRangeStart w:id="37"/>
      <w:r w:rsidRPr="00C94857">
        <w:rPr>
          <w:rFonts w:ascii="Times New Roman" w:eastAsia="Calibri" w:hAnsi="Times New Roman" w:cs="Times New Roman"/>
        </w:rPr>
        <w:t>corals</w:t>
      </w:r>
      <w:commentRangeEnd w:id="37"/>
      <w:r w:rsidRPr="00C94857">
        <w:rPr>
          <w:rFonts w:ascii="Times New Roman" w:hAnsi="Times New Roman" w:cs="Times New Roman"/>
        </w:rPr>
        <w:commentReference w:id="37"/>
      </w:r>
      <w:r w:rsidRPr="00C94857">
        <w:rPr>
          <w:rFonts w:ascii="Times New Roman" w:eastAsia="Calibri" w:hAnsi="Times New Roman" w:cs="Times New Roman"/>
        </w:rPr>
        <w:t xml:space="preserve"> and fishes when deciding on areas to become marine reserves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(Beger, Jones, &amp; Munday, 2003)</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However, this finding was not investigated over time. Understanding whether these </w:t>
      </w:r>
      <w:commentRangeStart w:id="38"/>
      <w:r w:rsidRPr="00C94857">
        <w:rPr>
          <w:rFonts w:ascii="Times New Roman" w:eastAsia="Calibri" w:hAnsi="Times New Roman" w:cs="Times New Roman"/>
        </w:rPr>
        <w:t xml:space="preserve">groups can be used as surrogates for other taxonomic groups, </w:t>
      </w:r>
      <w:commentRangeEnd w:id="38"/>
      <w:r w:rsidRPr="00C94857">
        <w:rPr>
          <w:rFonts w:ascii="Times New Roman" w:hAnsi="Times New Roman" w:cs="Times New Roman"/>
        </w:rPr>
        <w:commentReference w:id="38"/>
      </w:r>
      <w:r w:rsidRPr="00C94857">
        <w:rPr>
          <w:rFonts w:ascii="Times New Roman" w:eastAsia="Calibri" w:hAnsi="Times New Roman" w:cs="Times New Roman"/>
        </w:rPr>
        <w:t xml:space="preserve">would provide valuable information to managers with </w:t>
      </w:r>
      <w:commentRangeStart w:id="39"/>
      <w:r w:rsidRPr="00C94857">
        <w:rPr>
          <w:rFonts w:ascii="Times New Roman" w:eastAsia="Calibri" w:hAnsi="Times New Roman" w:cs="Times New Roman"/>
        </w:rPr>
        <w:t>limited monitoring resources</w:t>
      </w:r>
      <w:commentRangeEnd w:id="39"/>
      <w:r w:rsidRPr="00C94857">
        <w:rPr>
          <w:rFonts w:ascii="Times New Roman" w:hAnsi="Times New Roman" w:cs="Times New Roman"/>
        </w:rPr>
        <w:commentReference w:id="39"/>
      </w:r>
      <w:r w:rsidRPr="00C94857">
        <w:rPr>
          <w:rFonts w:ascii="Times New Roman" w:eastAsia="Calibri" w:hAnsi="Times New Roman" w:cs="Times New Roman"/>
        </w:rPr>
        <w:t xml:space="preserve">. </w:t>
      </w:r>
      <w:commentRangeStart w:id="40"/>
      <w:r w:rsidRPr="00C94857">
        <w:rPr>
          <w:rFonts w:ascii="Times New Roman" w:eastAsia="Calibri" w:hAnsi="Times New Roman" w:cs="Times New Roman"/>
        </w:rPr>
        <w:t>I will test the hypothesis that reef fish richness will be a good surrogate for the richness of corals and sponges over time</w:t>
      </w:r>
      <w:commentRangeEnd w:id="40"/>
      <w:r w:rsidRPr="00C94857">
        <w:rPr>
          <w:rFonts w:ascii="Times New Roman" w:hAnsi="Times New Roman" w:cs="Times New Roman"/>
        </w:rPr>
        <w:commentReference w:id="40"/>
      </w:r>
      <w:r w:rsidRPr="00C94857">
        <w:rPr>
          <w:rFonts w:ascii="Times New Roman" w:eastAsia="Calibri" w:hAnsi="Times New Roman" w:cs="Times New Roman"/>
        </w:rPr>
        <w:t xml:space="preserve">. </w:t>
      </w:r>
      <w:r w:rsidRPr="00C94857">
        <w:rPr>
          <w:rFonts w:ascii="Times New Roman" w:eastAsiaTheme="minorHAnsi" w:hAnsi="Times New Roman" w:cs="Times New Roman"/>
          <w:noProof/>
        </w:rPr>
        <w:t>Sites with the highest reef fish richness are not necessarily the same as those with the highest coral richness</w:t>
      </w:r>
      <w:r w:rsidRPr="00C94857">
        <w:rPr>
          <w:rFonts w:ascii="Times New Roman" w:eastAsia="Calibri" w:hAnsi="Times New Roman" w:cs="Times New Roman"/>
        </w:rPr>
        <w:t xml:space="preserve"> </w:t>
      </w:r>
      <w:r w:rsidRPr="00C94857">
        <w:rPr>
          <w:rFonts w:ascii="Times New Roman" w:eastAsia="Calibri" w:hAnsi="Times New Roman" w:cs="Times New Roman"/>
        </w:rPr>
        <w:fldChar w:fldCharType="begin" w:fldLock="1"/>
      </w:r>
      <w:r w:rsidRPr="00C94857">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94857">
        <w:rPr>
          <w:rFonts w:ascii="Times New Roman" w:eastAsia="Calibri" w:hAnsi="Times New Roman" w:cs="Times New Roman"/>
        </w:rPr>
        <w:fldChar w:fldCharType="separate"/>
      </w:r>
      <w:r w:rsidRPr="00C94857">
        <w:rPr>
          <w:rFonts w:ascii="Times New Roman" w:eastAsia="Calibri" w:hAnsi="Times New Roman" w:cs="Times New Roman"/>
          <w:noProof/>
        </w:rPr>
        <w:t>(Beger et al., 2003)</w:t>
      </w:r>
      <w:r w:rsidRPr="00C94857">
        <w:rPr>
          <w:rFonts w:ascii="Times New Roman" w:eastAsia="Calibri" w:hAnsi="Times New Roman" w:cs="Times New Roman"/>
        </w:rPr>
        <w:fldChar w:fldCharType="end"/>
      </w:r>
      <w:r w:rsidRPr="00C94857">
        <w:rPr>
          <w:rFonts w:ascii="Times New Roman" w:eastAsia="Calibri" w:hAnsi="Times New Roman" w:cs="Times New Roman"/>
        </w:rPr>
        <w:t xml:space="preserve">. </w:t>
      </w:r>
    </w:p>
    <w:p w14:paraId="43750421" w14:textId="4A467D6F" w:rsidR="000560AF" w:rsidRPr="00B36635" w:rsidRDefault="000560AF" w:rsidP="00C94857">
      <w:pPr>
        <w:pStyle w:val="Heading1"/>
      </w:pPr>
      <w:r w:rsidRPr="00B36635">
        <w:t>Method</w:t>
      </w:r>
      <w:r w:rsidR="008E58DD" w:rsidRPr="00B36635">
        <w:t>s</w:t>
      </w:r>
    </w:p>
    <w:p w14:paraId="25CD2CBF" w14:textId="1B829095" w:rsidR="006837B3" w:rsidRPr="008E357D" w:rsidRDefault="009F1381" w:rsidP="00C94857">
      <w:pPr>
        <w:pStyle w:val="Heading2"/>
      </w:pPr>
      <w:r w:rsidRPr="008E357D">
        <w:t>Field study design</w:t>
      </w:r>
    </w:p>
    <w:p w14:paraId="762F15CF" w14:textId="4B19126E" w:rsidR="00D60BE6" w:rsidRPr="00B36635" w:rsidRDefault="00CC54A8" w:rsidP="008E357D">
      <w:pPr>
        <w:spacing w:line="480" w:lineRule="auto"/>
        <w:ind w:firstLine="720"/>
        <w:outlineLvl w:val="0"/>
        <w:rPr>
          <w:rFonts w:ascii="Times New Roman" w:eastAsia="Calibri" w:hAnsi="Times New Roman" w:cs="Times New Roman"/>
        </w:rPr>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Guana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8E357D">
      <w:pPr>
        <w:pStyle w:val="Heading2"/>
      </w:pPr>
      <w:r w:rsidRPr="00B36635">
        <w:t>Survey</w:t>
      </w:r>
      <w:r w:rsidR="009F1381" w:rsidRPr="00B36635">
        <w:t xml:space="preserve"> methods</w:t>
      </w:r>
    </w:p>
    <w:p w14:paraId="0E8A9CB7" w14:textId="64FF4E2F" w:rsidR="00D57408" w:rsidRPr="00084CE8" w:rsidRDefault="0050253C" w:rsidP="008E357D">
      <w:pPr>
        <w:spacing w:line="480" w:lineRule="auto"/>
        <w:ind w:firstLine="720"/>
        <w:rPr>
          <w:rFonts w:ascii="Times New Roman" w:hAnsi="Times New Roman" w:cs="Times New Roman"/>
        </w:rPr>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 xml:space="preserve">Fishes were counted within a belt transect 30 m long x 1.5 m wide, and a T-shaped bar was used to determine the transect width as the diver swam </w:t>
      </w:r>
      <w:r w:rsidR="006265F1" w:rsidRPr="00B36635">
        <w:rPr>
          <w:rFonts w:ascii="Times New Roman" w:hAnsi="Times New Roman" w:cs="Times New Roman"/>
        </w:rPr>
        <w:lastRenderedPageBreak/>
        <w:t>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8E357D">
      <w:pPr>
        <w:pStyle w:val="Heading2"/>
      </w:pPr>
      <w:r w:rsidRPr="00B36635">
        <w:t xml:space="preserve">Different survey </w:t>
      </w:r>
      <w:commentRangeStart w:id="41"/>
      <w:r w:rsidRPr="00B36635">
        <w:t>techniques</w:t>
      </w:r>
      <w:commentRangeEnd w:id="41"/>
      <w:r w:rsidR="00A40B98">
        <w:rPr>
          <w:rStyle w:val="CommentReference"/>
        </w:rPr>
        <w:commentReference w:id="41"/>
      </w:r>
    </w:p>
    <w:p w14:paraId="0997B39D" w14:textId="657D2B6B" w:rsidR="005B205E" w:rsidRPr="00084CE8" w:rsidRDefault="005B205E" w:rsidP="008E357D">
      <w:pPr>
        <w:spacing w:line="480" w:lineRule="auto"/>
        <w:ind w:firstLine="720"/>
        <w:rPr>
          <w:rFonts w:ascii="Times New Roman" w:hAnsi="Times New Roman" w:cs="Times New Roman"/>
        </w:rPr>
      </w:pPr>
      <w:r w:rsidRPr="00084CE8">
        <w:rPr>
          <w:rFonts w:ascii="Times New Roman" w:hAnsi="Times New Roman" w:cs="Times New Roman"/>
        </w:rPr>
        <w:lastRenderedPageBreak/>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8E357D">
      <w:pPr>
        <w:pStyle w:val="Heading2"/>
      </w:pPr>
      <w:r w:rsidRPr="00B36635">
        <w:t>Measures of diversity</w:t>
      </w:r>
    </w:p>
    <w:p w14:paraId="388471F8" w14:textId="1539325B" w:rsidR="00815822"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8E357D">
      <w:pPr>
        <w:pStyle w:val="Heading2"/>
      </w:pPr>
      <w:r w:rsidRPr="00B36635">
        <w:t>Sampling effort</w:t>
      </w:r>
    </w:p>
    <w:p w14:paraId="0E0AC27B" w14:textId="22C9CA15" w:rsidR="00D92176"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8E357D">
      <w:pPr>
        <w:spacing w:line="480" w:lineRule="auto"/>
        <w:rPr>
          <w:rFonts w:ascii="Times New Roman" w:hAnsi="Times New Roman" w:cs="Times New Roman"/>
        </w:rPr>
      </w:pPr>
      <w:r w:rsidRPr="00084CE8">
        <w:rPr>
          <w:rFonts w:ascii="Times New Roman" w:hAnsi="Times New Roman" w:cs="Times New Roman"/>
        </w:rPr>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8E357D">
      <w:pPr>
        <w:spacing w:line="480" w:lineRule="auto"/>
        <w:rPr>
          <w:rFonts w:ascii="Times New Roman" w:hAnsi="Times New Roman" w:cs="Times New Roman"/>
        </w:rPr>
      </w:pPr>
      <w:r w:rsidRPr="00084CE8">
        <w:rPr>
          <w:rFonts w:ascii="Times New Roman" w:hAnsi="Times New Roman" w:cs="Times New Roman"/>
        </w:rPr>
        <w:lastRenderedPageBreak/>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8E357D">
      <w:pPr>
        <w:pStyle w:val="ListParagraph"/>
        <w:spacing w:after="0" w:line="480" w:lineRule="auto"/>
        <w:rPr>
          <w:rFonts w:ascii="Times New Roman" w:hAnsi="Times New Roman" w:cs="Times New Roman"/>
          <w:sz w:val="24"/>
          <w:szCs w:val="24"/>
        </w:rPr>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8E357D">
      <w:pPr>
        <w:spacing w:line="480" w:lineRule="auto"/>
        <w:ind w:firstLine="720"/>
        <w:rPr>
          <w:rFonts w:ascii="Times New Roman" w:hAnsi="Times New Roman" w:cs="Times New Roman"/>
        </w:rPr>
      </w:pPr>
    </w:p>
    <w:p w14:paraId="760953DA" w14:textId="3555D998" w:rsidR="005D27E4" w:rsidRPr="00084CE8" w:rsidRDefault="005B205E" w:rsidP="008E357D">
      <w:pPr>
        <w:spacing w:line="480" w:lineRule="auto"/>
        <w:rPr>
          <w:rFonts w:ascii="Times New Roman" w:hAnsi="Times New Roman" w:cs="Times New Roman"/>
        </w:rPr>
      </w:pPr>
      <w:r w:rsidRPr="00084CE8">
        <w:rPr>
          <w:rFonts w:ascii="Times New Roman" w:hAnsi="Times New Roman" w:cs="Times New Roman"/>
        </w:rPr>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8E357D">
      <w:pPr>
        <w:pStyle w:val="Heading2"/>
      </w:pPr>
      <w:r w:rsidRPr="00B36635">
        <w:t>Recognizable taxonomic units</w:t>
      </w:r>
    </w:p>
    <w:p w14:paraId="1390AC2A" w14:textId="7165B459" w:rsidR="000560AF" w:rsidRDefault="007175A5" w:rsidP="008E357D">
      <w:pPr>
        <w:spacing w:line="480" w:lineRule="auto"/>
        <w:ind w:firstLine="720"/>
        <w:rPr>
          <w:ins w:id="42" w:author="Nicole" w:date="2019-01-23T08:33:00Z"/>
          <w:rFonts w:ascii="Times New Roman" w:eastAsia="Calibri" w:hAnsi="Times New Roman" w:cs="Times New Roman"/>
        </w:rPr>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proofErr w:type="spellStart"/>
      <w:r w:rsidR="000560AF" w:rsidRPr="00084CE8">
        <w:rPr>
          <w:rFonts w:ascii="Times New Roman" w:eastAsia="Calibri" w:hAnsi="Times New Roman" w:cs="Times New Roman"/>
          <w:i/>
        </w:rPr>
        <w:t>Montastraea</w:t>
      </w:r>
      <w:proofErr w:type="spellEnd"/>
      <w:r w:rsidR="000560AF" w:rsidRPr="00084CE8">
        <w:rPr>
          <w:rFonts w:ascii="Times New Roman" w:eastAsia="Calibri" w:hAnsi="Times New Roman" w:cs="Times New Roman"/>
          <w:i/>
        </w:rPr>
        <w:t xml:space="preserve"> </w:t>
      </w:r>
      <w:proofErr w:type="spellStart"/>
      <w:r w:rsidR="000560AF" w:rsidRPr="00084CE8">
        <w:rPr>
          <w:rFonts w:ascii="Times New Roman" w:eastAsia="Calibri" w:hAnsi="Times New Roman" w:cs="Times New Roman"/>
          <w:i/>
        </w:rPr>
        <w:t>annularis</w:t>
      </w:r>
      <w:proofErr w:type="spellEnd"/>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t>three separate species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annularis</w:t>
      </w:r>
      <w:proofErr w:type="spellEnd"/>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faveolata</w:t>
      </w:r>
      <w:proofErr w:type="spellEnd"/>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franksi</w:t>
      </w:r>
      <w:proofErr w:type="spellEnd"/>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8E357D">
      <w:pPr>
        <w:spacing w:line="480" w:lineRule="auto"/>
        <w:ind w:firstLine="720"/>
        <w:rPr>
          <w:ins w:id="43" w:author="Nicole" w:date="2019-01-23T01:53:00Z"/>
          <w:rFonts w:ascii="Times New Roman" w:eastAsia="Calibri" w:hAnsi="Times New Roman" w:cs="Times New Roman"/>
        </w:rPr>
      </w:pPr>
    </w:p>
    <w:p w14:paraId="0805B60C" w14:textId="77777777" w:rsidR="00D92176" w:rsidRPr="00B36635" w:rsidRDefault="00D92176" w:rsidP="008E357D">
      <w:pPr>
        <w:spacing w:line="480" w:lineRule="auto"/>
        <w:ind w:firstLine="720"/>
        <w:rPr>
          <w:ins w:id="44" w:author="Nicole" w:date="2019-01-23T01:53:00Z"/>
          <w:rFonts w:ascii="Times New Roman" w:eastAsia="Calibri" w:hAnsi="Times New Roman" w:cs="Times New Roman"/>
        </w:rPr>
      </w:pPr>
      <w:commentRangeStart w:id="45"/>
      <w:ins w:id="46"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8E357D">
      <w:pPr>
        <w:spacing w:line="480" w:lineRule="auto"/>
        <w:ind w:firstLine="720"/>
        <w:rPr>
          <w:ins w:id="47" w:author="Nicole" w:date="2019-01-23T01:53:00Z"/>
          <w:rFonts w:ascii="Times New Roman" w:eastAsia="Calibri" w:hAnsi="Times New Roman" w:cs="Times New Roman"/>
        </w:rPr>
      </w:pPr>
      <w:ins w:id="48" w:author="Nicole" w:date="2019-01-23T01:53:00Z">
        <w:r w:rsidRPr="00B36635">
          <w:rPr>
            <w:rFonts w:ascii="Times New Roman" w:eastAsia="Calibri" w:hAnsi="Times New Roman" w:cs="Times New Roman"/>
          </w:rPr>
          <w:lastRenderedPageBreak/>
          <w:t>1)***Changing taxonomy (e.g. lumping, splitting) Our study aims to investigate how changes in taxonomic groupings may affect estimates of richness</w:t>
        </w:r>
      </w:ins>
    </w:p>
    <w:p w14:paraId="6230C2EA" w14:textId="77777777" w:rsidR="00D92176" w:rsidRPr="00B36635" w:rsidRDefault="00D92176" w:rsidP="008E357D">
      <w:pPr>
        <w:spacing w:line="480" w:lineRule="auto"/>
        <w:ind w:firstLine="720"/>
        <w:rPr>
          <w:ins w:id="49" w:author="Nicole" w:date="2019-01-23T01:53:00Z"/>
          <w:rFonts w:ascii="Times New Roman" w:eastAsia="Calibri" w:hAnsi="Times New Roman" w:cs="Times New Roman"/>
        </w:rPr>
      </w:pPr>
      <w:ins w:id="50"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8E357D">
      <w:pPr>
        <w:spacing w:line="480" w:lineRule="auto"/>
        <w:ind w:firstLine="720"/>
        <w:rPr>
          <w:ins w:id="51" w:author="Nicole" w:date="2019-01-23T01:53:00Z"/>
          <w:rFonts w:ascii="Times New Roman" w:eastAsia="Calibri" w:hAnsi="Times New Roman" w:cs="Times New Roman"/>
        </w:rPr>
      </w:pPr>
      <w:ins w:id="52"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53" w:author="Nicole" w:date="2019-01-23T01:59:00Z"/>
          <w:rFonts w:ascii="Times New Roman" w:eastAsia="Calibri" w:hAnsi="Times New Roman" w:cs="Times New Roman"/>
        </w:rPr>
      </w:pPr>
      <w:ins w:id="54" w:author="Nicole" w:date="2019-01-23T01:53:00Z">
        <w:r w:rsidRPr="00B36635">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55" w:author="Nicole" w:date="2019-01-23T01:59:00Z"/>
          <w:rFonts w:ascii="Times New Roman" w:eastAsia="Calibri" w:hAnsi="Times New Roman" w:cs="Times New Roman"/>
        </w:rPr>
      </w:pPr>
    </w:p>
    <w:p w14:paraId="4E5255DB" w14:textId="77777777" w:rsidR="005D27E4" w:rsidRPr="00D719EB" w:rsidRDefault="005D27E4" w:rsidP="00D719EB">
      <w:pPr>
        <w:spacing w:line="480" w:lineRule="auto"/>
        <w:rPr>
          <w:ins w:id="56" w:author="Nicole" w:date="2019-01-23T01:59:00Z"/>
          <w:rFonts w:ascii="Times New Roman" w:hAnsi="Times New Roman" w:cs="Times New Roman"/>
        </w:rPr>
      </w:pPr>
      <w:ins w:id="57" w:author="Nicole" w:date="2019-01-23T01:59:00Z">
        <w:r w:rsidRPr="00D719EB">
          <w:rPr>
            <w:rFonts w:ascii="Times New Roman" w:hAnsi="Times New Roman" w:cs="Times New Roman"/>
          </w:rPr>
          <w:t xml:space="preserve">***look up similarities and differences between taxonomic levels studies comparing biological </w:t>
        </w:r>
        <w:proofErr w:type="spellStart"/>
        <w:r w:rsidRPr="00D719EB">
          <w:rPr>
            <w:rFonts w:ascii="Times New Roman" w:hAnsi="Times New Roman" w:cs="Times New Roman"/>
          </w:rPr>
          <w:t>traist</w:t>
        </w:r>
        <w:proofErr w:type="spellEnd"/>
        <w:r w:rsidRPr="00D719EB">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D719EB" w:rsidRDefault="005D27E4" w:rsidP="00D719EB">
      <w:pPr>
        <w:spacing w:line="480" w:lineRule="auto"/>
        <w:ind w:firstLine="720"/>
        <w:rPr>
          <w:ins w:id="58" w:author="Nicole" w:date="2019-01-23T02:11:00Z"/>
          <w:rFonts w:ascii="Times New Roman" w:hAnsi="Times New Roman" w:cs="Times New Roman"/>
        </w:rPr>
      </w:pPr>
      <w:ins w:id="59" w:author="Nicole" w:date="2019-01-23T02:03:00Z">
        <w:r w:rsidRPr="00D719EB">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D719EB">
          <w:rPr>
            <w:rFonts w:ascii="Times New Roman" w:hAnsi="Times New Roman" w:cs="Times New Roman"/>
          </w:rPr>
          <w:sym w:font="Wingdings" w:char="F0E0"/>
        </w:r>
        <w:r w:rsidRPr="00D719EB">
          <w:rPr>
            <w:rFonts w:ascii="Times New Roman" w:hAnsi="Times New Roman" w:cs="Times New Roman"/>
          </w:rPr>
          <w:t xml:space="preserve">taxonomic richness and taxonomic richness </w:t>
        </w:r>
        <w:r w:rsidRPr="00D719EB">
          <w:rPr>
            <w:rFonts w:ascii="Times New Roman" w:hAnsi="Times New Roman" w:cs="Times New Roman"/>
          </w:rPr>
          <w:sym w:font="Wingdings" w:char="F0E0"/>
        </w:r>
        <w:r w:rsidRPr="00D719EB">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D719EB" w:rsidRDefault="0056182E" w:rsidP="00D719EB">
      <w:pPr>
        <w:spacing w:line="480" w:lineRule="auto"/>
        <w:ind w:firstLine="720"/>
        <w:rPr>
          <w:ins w:id="60" w:author="Nicole" w:date="2019-01-23T02:11:00Z"/>
          <w:rFonts w:ascii="Times New Roman" w:hAnsi="Times New Roman" w:cs="Times New Roman"/>
        </w:rPr>
      </w:pPr>
    </w:p>
    <w:p w14:paraId="7D8DA2C8" w14:textId="77777777" w:rsidR="0056182E" w:rsidRPr="00D719EB" w:rsidRDefault="0056182E" w:rsidP="00D719EB">
      <w:pPr>
        <w:spacing w:line="480" w:lineRule="auto"/>
        <w:ind w:firstLine="720"/>
        <w:rPr>
          <w:ins w:id="61" w:author="Nicole" w:date="2019-01-23T02:11:00Z"/>
          <w:rFonts w:ascii="Times New Roman" w:hAnsi="Times New Roman" w:cs="Times New Roman"/>
        </w:rPr>
      </w:pPr>
      <w:ins w:id="62" w:author="Nicole" w:date="2019-01-23T02:11:00Z">
        <w:r w:rsidRPr="00D719EB">
          <w:rPr>
            <w:rFonts w:ascii="Times New Roman" w:hAnsi="Times New Roman" w:cs="Times New Roman"/>
          </w:rPr>
          <w:lastRenderedPageBreak/>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D719EB" w:rsidRDefault="0056182E" w:rsidP="0093430E">
      <w:pPr>
        <w:spacing w:line="480" w:lineRule="auto"/>
        <w:ind w:firstLine="720"/>
        <w:rPr>
          <w:rFonts w:ascii="Times New Roman" w:hAnsi="Times New Roman" w:cs="Times New Roman"/>
        </w:rPr>
      </w:pPr>
      <w:ins w:id="63" w:author="Nicole" w:date="2019-01-23T02:11:00Z">
        <w:r w:rsidRPr="00D719EB">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r^2 from 0.5-1 good, but may range from 0-1); what might lead you to predict that this relationship is distorted between groups? Different may be due to close relationships, mimicry, or convergent evolution (see notes in red book)</w:t>
        </w:r>
      </w:ins>
      <w:commentRangeEnd w:id="45"/>
      <w:ins w:id="64" w:author="Nicole" w:date="2019-01-23T08:35:00Z">
        <w:r w:rsidR="00B36635">
          <w:rPr>
            <w:rStyle w:val="CommentReference"/>
          </w:rPr>
          <w:commentReference w:id="45"/>
        </w:r>
      </w:ins>
    </w:p>
    <w:p w14:paraId="30299004" w14:textId="1F261EF1" w:rsidR="000560AF" w:rsidRPr="00D719EB" w:rsidRDefault="009F1381" w:rsidP="00D719EB">
      <w:pPr>
        <w:pStyle w:val="Heading2"/>
      </w:pPr>
      <w:r w:rsidRPr="00D719EB">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For sponges, the major functional roles consist of erosion, stabilization (accretion),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8E357D" w:rsidRDefault="00D92176" w:rsidP="00D719EB">
      <w:pPr>
        <w:pStyle w:val="Heading2"/>
      </w:pPr>
      <w:r w:rsidRPr="008E357D">
        <w:lastRenderedPageBreak/>
        <w:t>Modeling</w:t>
      </w:r>
    </w:p>
    <w:p w14:paraId="27F70DF8" w14:textId="66BCB183" w:rsidR="00D92176" w:rsidRPr="00084CE8" w:rsidRDefault="00D92176" w:rsidP="00D719EB">
      <w:pPr>
        <w:spacing w:line="480" w:lineRule="auto"/>
        <w:rPr>
          <w:rFonts w:ascii="Times New Roman" w:hAnsi="Times New Roman" w:cs="Times New Roman"/>
        </w:rPr>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D719EB">
      <w:pPr>
        <w:spacing w:line="480" w:lineRule="auto"/>
        <w:ind w:firstLine="720"/>
        <w:rPr>
          <w:rFonts w:ascii="Times New Roman" w:hAnsi="Times New Roman" w:cs="Times New Roman"/>
        </w:rPr>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Default="004B0021">
      <w:pPr>
        <w:spacing w:after="200" w:line="276" w:lineRule="auto"/>
        <w:rPr>
          <w:rFonts w:ascii="Times New Roman" w:hAnsi="Times New Roman" w:cs="Times New Roman"/>
          <w:b/>
        </w:rPr>
      </w:pPr>
      <w:r>
        <w:br w:type="page"/>
      </w:r>
    </w:p>
    <w:p w14:paraId="599B18FD" w14:textId="1B5C5F64" w:rsidR="000560AF" w:rsidRPr="00084CE8" w:rsidRDefault="000560AF" w:rsidP="00D719EB">
      <w:pPr>
        <w:pStyle w:val="Heading1"/>
      </w:pPr>
      <w:r w:rsidRPr="00084CE8">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084CE8">
        <w:rPr>
          <w:rFonts w:ascii="Times New Roman" w:eastAsia="Times New Roman" w:hAnsi="Times New Roman" w:cs="Times New Roman"/>
        </w:rPr>
        <w:t xml:space="preserve">R Core Team (2017).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33474046" w14:textId="6CBA3959" w:rsidR="00285A29" w:rsidRPr="00285A29" w:rsidRDefault="000560AF" w:rsidP="00285A29">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285A29" w:rsidRPr="00285A29">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285A29" w:rsidRPr="00285A29">
        <w:rPr>
          <w:rFonts w:ascii="Times New Roman" w:hAnsi="Times New Roman" w:cs="Times New Roman"/>
          <w:i/>
          <w:iCs/>
          <w:noProof/>
        </w:rPr>
        <w:t>Scientific Reports</w:t>
      </w:r>
      <w:r w:rsidR="00285A29" w:rsidRPr="00285A29">
        <w:rPr>
          <w:rFonts w:ascii="Times New Roman" w:hAnsi="Times New Roman" w:cs="Times New Roman"/>
          <w:noProof/>
        </w:rPr>
        <w:t xml:space="preserve">, </w:t>
      </w:r>
      <w:r w:rsidR="00285A29" w:rsidRPr="00285A29">
        <w:rPr>
          <w:rFonts w:ascii="Times New Roman" w:hAnsi="Times New Roman" w:cs="Times New Roman"/>
          <w:i/>
          <w:iCs/>
          <w:noProof/>
        </w:rPr>
        <w:t>3</w:t>
      </w:r>
      <w:r w:rsidR="00285A29" w:rsidRPr="00285A29">
        <w:rPr>
          <w:rFonts w:ascii="Times New Roman" w:hAnsi="Times New Roman" w:cs="Times New Roman"/>
          <w:noProof/>
        </w:rPr>
        <w:t>, 1–5. https://doi.org/10.1038/srep03486</w:t>
      </w:r>
    </w:p>
    <w:p w14:paraId="4F797F1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285A29">
        <w:rPr>
          <w:rFonts w:ascii="Times New Roman" w:hAnsi="Times New Roman" w:cs="Times New Roman"/>
          <w:i/>
          <w:iCs/>
          <w:noProof/>
        </w:rPr>
        <w:t>61</w:t>
      </w:r>
      <w:r w:rsidRPr="00285A29">
        <w:rPr>
          <w:rFonts w:ascii="Times New Roman" w:hAnsi="Times New Roman" w:cs="Times New Roman"/>
          <w:noProof/>
        </w:rPr>
        <w:t>(10). https://doi.org/10.1525/bio.2011.61.10.8</w:t>
      </w:r>
    </w:p>
    <w:p w14:paraId="030C8D8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285A29">
        <w:rPr>
          <w:rFonts w:ascii="Times New Roman" w:hAnsi="Times New Roman" w:cs="Times New Roman"/>
          <w:i/>
          <w:iCs/>
          <w:noProof/>
        </w:rPr>
        <w:t>Marine Biology</w:t>
      </w:r>
      <w:r w:rsidRPr="00285A29">
        <w:rPr>
          <w:rFonts w:ascii="Times New Roman" w:hAnsi="Times New Roman" w:cs="Times New Roman"/>
          <w:noProof/>
        </w:rPr>
        <w:t xml:space="preserve">, </w:t>
      </w:r>
      <w:r w:rsidRPr="00285A29">
        <w:rPr>
          <w:rFonts w:ascii="Times New Roman" w:hAnsi="Times New Roman" w:cs="Times New Roman"/>
          <w:i/>
          <w:iCs/>
          <w:noProof/>
        </w:rPr>
        <w:t>54</w:t>
      </w:r>
      <w:r w:rsidRPr="00285A29">
        <w:rPr>
          <w:rFonts w:ascii="Times New Roman" w:hAnsi="Times New Roman" w:cs="Times New Roman"/>
          <w:noProof/>
        </w:rPr>
        <w:t>, 341–352.</w:t>
      </w:r>
    </w:p>
    <w:p w14:paraId="139DA85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Beger, M., Jones, G., &amp; Munday, P. (2003). Conservation of coral reef biodiversity: a comparison of reserve selection procedures for corals and fishes.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111</w:t>
      </w:r>
      <w:r w:rsidRPr="00285A29">
        <w:rPr>
          <w:rFonts w:ascii="Times New Roman" w:hAnsi="Times New Roman" w:cs="Times New Roman"/>
          <w:noProof/>
        </w:rPr>
        <w:t>.</w:t>
      </w:r>
    </w:p>
    <w:p w14:paraId="2250E67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 J. J. (2008). The functional roles of marine sponges. </w:t>
      </w:r>
      <w:r w:rsidRPr="00285A29">
        <w:rPr>
          <w:rFonts w:ascii="Times New Roman" w:hAnsi="Times New Roman" w:cs="Times New Roman"/>
          <w:i/>
          <w:iCs/>
          <w:noProof/>
        </w:rPr>
        <w:t>Estuarine, Coastal and Shelf Science</w:t>
      </w:r>
      <w:r w:rsidRPr="00285A29">
        <w:rPr>
          <w:rFonts w:ascii="Times New Roman" w:hAnsi="Times New Roman" w:cs="Times New Roman"/>
          <w:noProof/>
        </w:rPr>
        <w:t xml:space="preserve">, </w:t>
      </w:r>
      <w:r w:rsidRPr="00285A29">
        <w:rPr>
          <w:rFonts w:ascii="Times New Roman" w:hAnsi="Times New Roman" w:cs="Times New Roman"/>
          <w:i/>
          <w:iCs/>
          <w:noProof/>
        </w:rPr>
        <w:t>79</w:t>
      </w:r>
      <w:r w:rsidRPr="00285A29">
        <w:rPr>
          <w:rFonts w:ascii="Times New Roman" w:hAnsi="Times New Roman" w:cs="Times New Roman"/>
          <w:noProof/>
        </w:rPr>
        <w:t>, 341–353. https://doi.org/10.1016/j.ecss.2008.05.002</w:t>
      </w:r>
    </w:p>
    <w:p w14:paraId="14A5EBD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&amp; Hughes, T. P. (2001). Regional-Scale Assembly Rules and Biodiversty of Coral Reefs. </w:t>
      </w:r>
      <w:r w:rsidRPr="00285A29">
        <w:rPr>
          <w:rFonts w:ascii="Times New Roman" w:hAnsi="Times New Roman" w:cs="Times New Roman"/>
          <w:i/>
          <w:iCs/>
          <w:noProof/>
        </w:rPr>
        <w:t>Science</w:t>
      </w:r>
      <w:r w:rsidRPr="00285A29">
        <w:rPr>
          <w:rFonts w:ascii="Times New Roman" w:hAnsi="Times New Roman" w:cs="Times New Roman"/>
          <w:noProof/>
        </w:rPr>
        <w:t xml:space="preserve">, </w:t>
      </w:r>
      <w:r w:rsidRPr="00285A29">
        <w:rPr>
          <w:rFonts w:ascii="Times New Roman" w:hAnsi="Times New Roman" w:cs="Times New Roman"/>
          <w:i/>
          <w:iCs/>
          <w:noProof/>
        </w:rPr>
        <w:t>292</w:t>
      </w:r>
      <w:r w:rsidRPr="00285A29">
        <w:rPr>
          <w:rFonts w:ascii="Times New Roman" w:hAnsi="Times New Roman" w:cs="Times New Roman"/>
          <w:noProof/>
        </w:rPr>
        <w:t>(May), 1532–1534. https://doi.org/Doi 10.1126/Science.1058635</w:t>
      </w:r>
    </w:p>
    <w:p w14:paraId="3C55B9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Bellwood, D. R., Hughes, T. P., Folke, C., &amp; Nyström, M. (2004). Confronting the coral reef crisis.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429</w:t>
      </w:r>
      <w:r w:rsidRPr="00285A29">
        <w:rPr>
          <w:rFonts w:ascii="Times New Roman" w:hAnsi="Times New Roman" w:cs="Times New Roman"/>
          <w:noProof/>
        </w:rPr>
        <w:t>, 827–833. https://doi.org/https://doi.org/10.1038/nature21707</w:t>
      </w:r>
    </w:p>
    <w:p w14:paraId="3FB6688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36</w:t>
      </w:r>
      <w:r w:rsidRPr="00285A29">
        <w:rPr>
          <w:rFonts w:ascii="Times New Roman" w:hAnsi="Times New Roman" w:cs="Times New Roman"/>
          <w:noProof/>
        </w:rPr>
        <w:t>, 561–575. https://doi.org/10.1007/s00338-017-1539-z</w:t>
      </w:r>
    </w:p>
    <w:p w14:paraId="53D4E12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Derraik, J. G. B., Closs, G. P., Dickinson, K. J. M., Sirvid, P., Barratt, B. I. P., &amp; Patrick, B. H. (2002). Arthropod Morphospecies versus Taxonomic Species:a Case Study with Araneae, Coleoptera,and Lepidoptera.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16</w:t>
      </w:r>
      <w:r w:rsidRPr="00285A29">
        <w:rPr>
          <w:rFonts w:ascii="Times New Roman" w:hAnsi="Times New Roman" w:cs="Times New Roman"/>
          <w:noProof/>
        </w:rPr>
        <w:t>(4), 1015–1023. https://doi.org/10.1046/j.1523-1739.2002.00358.x</w:t>
      </w:r>
    </w:p>
    <w:p w14:paraId="28CE746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Duelli, P., &amp; Obrist, M. K. (2003). Biodiversity indicators: The choice of values and measures. </w:t>
      </w:r>
      <w:r w:rsidRPr="00285A29">
        <w:rPr>
          <w:rFonts w:ascii="Times New Roman" w:hAnsi="Times New Roman" w:cs="Times New Roman"/>
          <w:i/>
          <w:iCs/>
          <w:noProof/>
        </w:rPr>
        <w:t>Agriculture, Ecosystems and Environment</w:t>
      </w:r>
      <w:r w:rsidRPr="00285A29">
        <w:rPr>
          <w:rFonts w:ascii="Times New Roman" w:hAnsi="Times New Roman" w:cs="Times New Roman"/>
          <w:noProof/>
        </w:rPr>
        <w:t xml:space="preserve">, </w:t>
      </w:r>
      <w:r w:rsidRPr="00285A29">
        <w:rPr>
          <w:rFonts w:ascii="Times New Roman" w:hAnsi="Times New Roman" w:cs="Times New Roman"/>
          <w:i/>
          <w:iCs/>
          <w:noProof/>
        </w:rPr>
        <w:t>98</w:t>
      </w:r>
      <w:r w:rsidRPr="00285A29">
        <w:rPr>
          <w:rFonts w:ascii="Times New Roman" w:hAnsi="Times New Roman" w:cs="Times New Roman"/>
          <w:noProof/>
        </w:rPr>
        <w:t>(1–3), 87–98. https://doi.org/10.1016/S0167-8809(03)00072-0</w:t>
      </w:r>
    </w:p>
    <w:p w14:paraId="13546817"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Emmett Duffy, J. (2009). Why biodiversity is important to the functioning of real-world ecosystems.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(8), 437–444. https://doi.org/10.1890/070195</w:t>
      </w:r>
    </w:p>
    <w:p w14:paraId="2829F79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Emslie, M. J., Cheal, A. J., MacNeil, M. A., Miller, I. R., &amp; Sweatman, H. P. A. (2018). Reef fish communities are spooked by scuba surveys and may take hours to recover. </w:t>
      </w:r>
      <w:r w:rsidRPr="00285A29">
        <w:rPr>
          <w:rFonts w:ascii="Times New Roman" w:hAnsi="Times New Roman" w:cs="Times New Roman"/>
          <w:i/>
          <w:iCs/>
          <w:noProof/>
        </w:rPr>
        <w:t>PeerJ</w:t>
      </w:r>
      <w:r w:rsidRPr="00285A29">
        <w:rPr>
          <w:rFonts w:ascii="Times New Roman" w:hAnsi="Times New Roman" w:cs="Times New Roman"/>
          <w:noProof/>
        </w:rPr>
        <w:t xml:space="preserve">, </w:t>
      </w:r>
      <w:r w:rsidRPr="00285A29">
        <w:rPr>
          <w:rFonts w:ascii="Times New Roman" w:hAnsi="Times New Roman" w:cs="Times New Roman"/>
          <w:i/>
          <w:iCs/>
          <w:noProof/>
        </w:rPr>
        <w:t>6</w:t>
      </w:r>
      <w:r w:rsidRPr="00285A29">
        <w:rPr>
          <w:rFonts w:ascii="Times New Roman" w:hAnsi="Times New Roman" w:cs="Times New Roman"/>
          <w:noProof/>
        </w:rPr>
        <w:t>, e4886. https://doi.org/10.7717/peerj.4886</w:t>
      </w:r>
    </w:p>
    <w:p w14:paraId="6D0B853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285A29">
        <w:rPr>
          <w:rFonts w:ascii="Times New Roman" w:hAnsi="Times New Roman" w:cs="Times New Roman"/>
          <w:i/>
          <w:iCs/>
          <w:noProof/>
        </w:rPr>
        <w:t>Diversity and Distributions</w:t>
      </w:r>
      <w:r w:rsidRPr="00285A29">
        <w:rPr>
          <w:rFonts w:ascii="Times New Roman" w:hAnsi="Times New Roman" w:cs="Times New Roman"/>
          <w:noProof/>
        </w:rPr>
        <w:t>. https://doi.org/10.1111/ddi.12361</w:t>
      </w:r>
    </w:p>
    <w:p w14:paraId="6E034FE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285A29">
        <w:rPr>
          <w:rFonts w:ascii="Times New Roman" w:hAnsi="Times New Roman" w:cs="Times New Roman"/>
          <w:i/>
          <w:iCs/>
          <w:noProof/>
        </w:rPr>
        <w:t>Journal for Nature Conservation</w:t>
      </w:r>
      <w:r w:rsidRPr="00285A29">
        <w:rPr>
          <w:rFonts w:ascii="Times New Roman" w:hAnsi="Times New Roman" w:cs="Times New Roman"/>
          <w:noProof/>
        </w:rPr>
        <w:t xml:space="preserve">, </w:t>
      </w:r>
      <w:r w:rsidRPr="00285A29">
        <w:rPr>
          <w:rFonts w:ascii="Times New Roman" w:hAnsi="Times New Roman" w:cs="Times New Roman"/>
          <w:i/>
          <w:iCs/>
          <w:noProof/>
        </w:rPr>
        <w:t>24</w:t>
      </w:r>
      <w:r w:rsidRPr="00285A29">
        <w:rPr>
          <w:rFonts w:ascii="Times New Roman" w:hAnsi="Times New Roman" w:cs="Times New Roman"/>
          <w:noProof/>
        </w:rPr>
        <w:t>, 1–9. https://doi.org/10.1016/j.jnc.2015.01.002</w:t>
      </w:r>
    </w:p>
    <w:p w14:paraId="101D033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Habibi, A., Setiasih, N., &amp; Sartin, J. (2007). A decade of reef check monitoring: Indonesian coral reefs, condition and trends.</w:t>
      </w:r>
    </w:p>
    <w:p w14:paraId="44106A8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lastRenderedPageBreak/>
        <w:t xml:space="preserve">Halpern, B. S., &amp; Floeter, S. R. (2008). Functional diversity responses to changing species richness in reef fish communities. </w:t>
      </w:r>
      <w:r w:rsidRPr="00285A29">
        <w:rPr>
          <w:rFonts w:ascii="Times New Roman" w:hAnsi="Times New Roman" w:cs="Times New Roman"/>
          <w:i/>
          <w:iCs/>
          <w:noProof/>
        </w:rPr>
        <w:t>Marine Ecology Progress Series</w:t>
      </w:r>
      <w:r w:rsidRPr="00285A29">
        <w:rPr>
          <w:rFonts w:ascii="Times New Roman" w:hAnsi="Times New Roman" w:cs="Times New Roman"/>
          <w:noProof/>
        </w:rPr>
        <w:t>. https://doi.org/10.3354/meps07553</w:t>
      </w:r>
    </w:p>
    <w:p w14:paraId="44D2D2C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Hamilton, A. J. (2005). Species diversity or biodiversity? </w:t>
      </w:r>
      <w:r w:rsidRPr="00285A29">
        <w:rPr>
          <w:rFonts w:ascii="Times New Roman" w:hAnsi="Times New Roman" w:cs="Times New Roman"/>
          <w:i/>
          <w:iCs/>
          <w:noProof/>
        </w:rPr>
        <w:t>Journal of Environmental Management</w:t>
      </w:r>
      <w:r w:rsidRPr="00285A29">
        <w:rPr>
          <w:rFonts w:ascii="Times New Roman" w:hAnsi="Times New Roman" w:cs="Times New Roman"/>
          <w:noProof/>
        </w:rPr>
        <w:t>. https://doi.org/10.1016/j.jenvman.2004.11.012</w:t>
      </w:r>
    </w:p>
    <w:p w14:paraId="66EDA038"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Hirst, A. (2008). Surrogate measures for assessing cryptic faunal biodiversity on macroalgal-dominated subtidal reefs. </w:t>
      </w:r>
      <w:r w:rsidRPr="00285A29">
        <w:rPr>
          <w:rFonts w:ascii="Times New Roman" w:hAnsi="Times New Roman" w:cs="Times New Roman"/>
          <w:i/>
          <w:iCs/>
          <w:noProof/>
        </w:rPr>
        <w:t>Biol Cons</w:t>
      </w:r>
      <w:r w:rsidRPr="00285A29">
        <w:rPr>
          <w:rFonts w:ascii="Times New Roman" w:hAnsi="Times New Roman" w:cs="Times New Roman"/>
          <w:noProof/>
        </w:rPr>
        <w:t xml:space="preserve">, </w:t>
      </w:r>
      <w:r w:rsidRPr="00285A29">
        <w:rPr>
          <w:rFonts w:ascii="Times New Roman" w:hAnsi="Times New Roman" w:cs="Times New Roman"/>
          <w:i/>
          <w:iCs/>
          <w:noProof/>
        </w:rPr>
        <w:t>141</w:t>
      </w:r>
      <w:r w:rsidRPr="00285A29">
        <w:rPr>
          <w:rFonts w:ascii="Times New Roman" w:hAnsi="Times New Roman" w:cs="Times New Roman"/>
          <w:noProof/>
        </w:rPr>
        <w:t>.</w:t>
      </w:r>
    </w:p>
    <w:p w14:paraId="45286274"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285A29">
        <w:rPr>
          <w:rFonts w:ascii="Times New Roman" w:hAnsi="Times New Roman" w:cs="Times New Roman"/>
          <w:i/>
          <w:iCs/>
          <w:noProof/>
        </w:rPr>
        <w:t>Nature</w:t>
      </w:r>
      <w:r w:rsidRPr="00285A29">
        <w:rPr>
          <w:rFonts w:ascii="Times New Roman" w:hAnsi="Times New Roman" w:cs="Times New Roman"/>
          <w:noProof/>
        </w:rPr>
        <w:t xml:space="preserve">, </w:t>
      </w:r>
      <w:r w:rsidRPr="00285A29">
        <w:rPr>
          <w:rFonts w:ascii="Times New Roman" w:hAnsi="Times New Roman" w:cs="Times New Roman"/>
          <w:i/>
          <w:iCs/>
          <w:noProof/>
        </w:rPr>
        <w:t>543</w:t>
      </w:r>
      <w:r w:rsidRPr="00285A29">
        <w:rPr>
          <w:rFonts w:ascii="Times New Roman" w:hAnsi="Times New Roman" w:cs="Times New Roman"/>
          <w:noProof/>
        </w:rPr>
        <w:t>(7645), 373–377. https://doi.org/10.1038/nature21707</w:t>
      </w:r>
    </w:p>
    <w:p w14:paraId="3955DB6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Kati, V., Devillers, P., Dufrˆene, M., Dufrˆene, D., Legakis, A., Vokou, D., &amp; Lebrun, P. (2004). </w:t>
      </w:r>
      <w:r w:rsidRPr="00285A29">
        <w:rPr>
          <w:rFonts w:ascii="Times New Roman" w:hAnsi="Times New Roman" w:cs="Times New Roman"/>
          <w:i/>
          <w:iCs/>
          <w:noProof/>
        </w:rPr>
        <w:t>Testing the Value of Six Taxonomic Groups as Biodiversity Indicators at a Local Scale</w:t>
      </w:r>
      <w:r w:rsidRPr="00285A29">
        <w:rPr>
          <w:rFonts w:ascii="Times New Roman" w:hAnsi="Times New Roman" w:cs="Times New Roman"/>
          <w:noProof/>
        </w:rPr>
        <w:t xml:space="preserve">.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(Vol. 18).</w:t>
      </w:r>
    </w:p>
    <w:p w14:paraId="2DCDC68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(2012). The effect of coral morphology on shelter selection by coral reef fishes.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31</w:t>
      </w:r>
      <w:r w:rsidRPr="00285A29">
        <w:rPr>
          <w:rFonts w:ascii="Times New Roman" w:hAnsi="Times New Roman" w:cs="Times New Roman"/>
          <w:noProof/>
        </w:rPr>
        <w:t>(2), 415–424. https://doi.org/10.1007/s00338-011-0859-7</w:t>
      </w:r>
    </w:p>
    <w:p w14:paraId="4A46A61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Kerry, J. T., &amp; Bellwood, D. R. (2015). Do tabular corals constitute keystone structures for fishes on coral reefs? </w:t>
      </w:r>
      <w:r w:rsidRPr="00285A29">
        <w:rPr>
          <w:rFonts w:ascii="Times New Roman" w:hAnsi="Times New Roman" w:cs="Times New Roman"/>
          <w:i/>
          <w:iCs/>
          <w:noProof/>
        </w:rPr>
        <w:t>Coral Reefs</w:t>
      </w:r>
      <w:r w:rsidRPr="00285A29">
        <w:rPr>
          <w:rFonts w:ascii="Times New Roman" w:hAnsi="Times New Roman" w:cs="Times New Roman"/>
          <w:noProof/>
        </w:rPr>
        <w:t xml:space="preserve">, </w:t>
      </w:r>
      <w:r w:rsidRPr="00285A29">
        <w:rPr>
          <w:rFonts w:ascii="Times New Roman" w:hAnsi="Times New Roman" w:cs="Times New Roman"/>
          <w:i/>
          <w:iCs/>
          <w:noProof/>
        </w:rPr>
        <w:t>34</w:t>
      </w:r>
      <w:r w:rsidRPr="00285A29">
        <w:rPr>
          <w:rFonts w:ascii="Times New Roman" w:hAnsi="Times New Roman" w:cs="Times New Roman"/>
          <w:noProof/>
        </w:rPr>
        <w:t>(1), 41–50. https://doi.org/10.1007/s00338-014-1232-4</w:t>
      </w:r>
    </w:p>
    <w:p w14:paraId="135E101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Magierowski, R. H., &amp; Johnson, C. R. (2006). </w:t>
      </w:r>
      <w:r w:rsidRPr="00285A29">
        <w:rPr>
          <w:rFonts w:ascii="Times New Roman" w:hAnsi="Times New Roman" w:cs="Times New Roman"/>
          <w:i/>
          <w:iCs/>
          <w:noProof/>
        </w:rPr>
        <w:t>Robustness of surrogates of Biodiversity in Marine Benthic Communities</w:t>
      </w:r>
      <w:r w:rsidRPr="00285A29">
        <w:rPr>
          <w:rFonts w:ascii="Times New Roman" w:hAnsi="Times New Roman" w:cs="Times New Roman"/>
          <w:noProof/>
        </w:rPr>
        <w:t xml:space="preserve">. </w:t>
      </w:r>
      <w:r w:rsidRPr="00285A29">
        <w:rPr>
          <w:rFonts w:ascii="Times New Roman" w:hAnsi="Times New Roman" w:cs="Times New Roman"/>
          <w:i/>
          <w:iCs/>
          <w:noProof/>
        </w:rPr>
        <w:t>Ecological Applications</w:t>
      </w:r>
      <w:r w:rsidRPr="00285A29">
        <w:rPr>
          <w:rFonts w:ascii="Times New Roman" w:hAnsi="Times New Roman" w:cs="Times New Roman"/>
          <w:noProof/>
        </w:rPr>
        <w:t xml:space="preserve"> (Vol. 16).</w:t>
      </w:r>
    </w:p>
    <w:p w14:paraId="1A9C9030"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Margules, C., Pressey, R., &amp; Williams, P. (2002). Representing biodiversity: data and procedures for identifying priority areas for conservation.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35433A5"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285A29">
        <w:rPr>
          <w:rFonts w:ascii="Times New Roman" w:hAnsi="Times New Roman" w:cs="Times New Roman"/>
          <w:i/>
          <w:iCs/>
          <w:noProof/>
        </w:rPr>
        <w:t xml:space="preserve">Marine </w:t>
      </w:r>
      <w:r w:rsidRPr="00285A29">
        <w:rPr>
          <w:rFonts w:ascii="Times New Roman" w:hAnsi="Times New Roman" w:cs="Times New Roman"/>
          <w:i/>
          <w:iCs/>
          <w:noProof/>
        </w:rPr>
        <w:lastRenderedPageBreak/>
        <w:t>Environmental Research</w:t>
      </w:r>
      <w:r w:rsidRPr="00285A29">
        <w:rPr>
          <w:rFonts w:ascii="Times New Roman" w:hAnsi="Times New Roman" w:cs="Times New Roman"/>
          <w:noProof/>
        </w:rPr>
        <w:t>. https://doi.org/10.1016/j.marenvres.2010.12.004</w:t>
      </w:r>
    </w:p>
    <w:p w14:paraId="504DE8E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Noss, R. F. (1990). Indicators for monitoring biodiversity: A hierarchical approach. </w:t>
      </w:r>
      <w:r w:rsidRPr="00285A29">
        <w:rPr>
          <w:rFonts w:ascii="Times New Roman" w:hAnsi="Times New Roman" w:cs="Times New Roman"/>
          <w:i/>
          <w:iCs/>
          <w:noProof/>
        </w:rPr>
        <w:t>Conservation Biology</w:t>
      </w:r>
      <w:r w:rsidRPr="00285A29">
        <w:rPr>
          <w:rFonts w:ascii="Times New Roman" w:hAnsi="Times New Roman" w:cs="Times New Roman"/>
          <w:noProof/>
        </w:rPr>
        <w:t xml:space="preserve">, </w:t>
      </w:r>
      <w:r w:rsidRPr="00285A29">
        <w:rPr>
          <w:rFonts w:ascii="Times New Roman" w:hAnsi="Times New Roman" w:cs="Times New Roman"/>
          <w:i/>
          <w:iCs/>
          <w:noProof/>
        </w:rPr>
        <w:t>4</w:t>
      </w:r>
      <w:r w:rsidRPr="00285A29">
        <w:rPr>
          <w:rFonts w:ascii="Times New Roman" w:hAnsi="Times New Roman" w:cs="Times New Roman"/>
          <w:noProof/>
        </w:rPr>
        <w:t>(4), 355–364.</w:t>
      </w:r>
    </w:p>
    <w:p w14:paraId="57EBD27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Nyström, M. (2006). Redundancy and response diversity of functional groups: Implications for the resilience of coral reefs. </w:t>
      </w:r>
      <w:r w:rsidRPr="00285A29">
        <w:rPr>
          <w:rFonts w:ascii="Times New Roman" w:hAnsi="Times New Roman" w:cs="Times New Roman"/>
          <w:i/>
          <w:iCs/>
          <w:noProof/>
        </w:rPr>
        <w:t>AMBIO: A Journal of the Human Environment</w:t>
      </w:r>
      <w:r w:rsidRPr="00285A29">
        <w:rPr>
          <w:rFonts w:ascii="Times New Roman" w:hAnsi="Times New Roman" w:cs="Times New Roman"/>
          <w:noProof/>
        </w:rPr>
        <w:t xml:space="preserve">, </w:t>
      </w:r>
      <w:r w:rsidRPr="00285A29">
        <w:rPr>
          <w:rFonts w:ascii="Times New Roman" w:hAnsi="Times New Roman" w:cs="Times New Roman"/>
          <w:i/>
          <w:iCs/>
          <w:noProof/>
        </w:rPr>
        <w:t>35</w:t>
      </w:r>
      <w:r w:rsidRPr="00285A29">
        <w:rPr>
          <w:rFonts w:ascii="Times New Roman" w:hAnsi="Times New Roman" w:cs="Times New Roman"/>
          <w:noProof/>
        </w:rPr>
        <w:t>(1), 30–35. https://doi.org/10.1579/0044-7447-35.1.30</w:t>
      </w:r>
    </w:p>
    <w:p w14:paraId="0CF5D7BB"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Ohlhorst, S. L., Liddell, W. D., Taylor, R. J., &amp; Taylor, J. M. (1988). EVALUATION OF REEF CENSUS TECHNIQUES. </w:t>
      </w:r>
      <w:r w:rsidRPr="00285A29">
        <w:rPr>
          <w:rFonts w:ascii="Times New Roman" w:hAnsi="Times New Roman" w:cs="Times New Roman"/>
          <w:i/>
          <w:iCs/>
          <w:noProof/>
        </w:rPr>
        <w:t>Proceedings of the 6th International Coral Reef Symposium, Australia</w:t>
      </w:r>
      <w:r w:rsidRPr="00285A29">
        <w:rPr>
          <w:rFonts w:ascii="Times New Roman" w:hAnsi="Times New Roman" w:cs="Times New Roman"/>
          <w:noProof/>
        </w:rPr>
        <w:t xml:space="preserve">, </w:t>
      </w:r>
      <w:r w:rsidRPr="00285A29">
        <w:rPr>
          <w:rFonts w:ascii="Times New Roman" w:hAnsi="Times New Roman" w:cs="Times New Roman"/>
          <w:i/>
          <w:iCs/>
          <w:noProof/>
        </w:rPr>
        <w:t>2</w:t>
      </w:r>
      <w:r w:rsidRPr="00285A29">
        <w:rPr>
          <w:rFonts w:ascii="Times New Roman" w:hAnsi="Times New Roman" w:cs="Times New Roman"/>
          <w:noProof/>
        </w:rPr>
        <w:t>, 319–324.</w:t>
      </w:r>
    </w:p>
    <w:p w14:paraId="4E61D2C3"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Olsgard, F., &amp; Somerfield, P. (2000). Surrogates in marine benthic investigations: Which taxonomic unit to target? </w:t>
      </w:r>
      <w:r w:rsidRPr="00285A29">
        <w:rPr>
          <w:rFonts w:ascii="Times New Roman" w:hAnsi="Times New Roman" w:cs="Times New Roman"/>
          <w:i/>
          <w:iCs/>
          <w:noProof/>
        </w:rPr>
        <w:t>J Aquat Ecosyst Stress Recovery</w:t>
      </w:r>
      <w:r w:rsidRPr="00285A29">
        <w:rPr>
          <w:rFonts w:ascii="Times New Roman" w:hAnsi="Times New Roman" w:cs="Times New Roman"/>
          <w:noProof/>
        </w:rPr>
        <w:t xml:space="preserve">, </w:t>
      </w:r>
      <w:r w:rsidRPr="00285A29">
        <w:rPr>
          <w:rFonts w:ascii="Times New Roman" w:hAnsi="Times New Roman" w:cs="Times New Roman"/>
          <w:i/>
          <w:iCs/>
          <w:noProof/>
        </w:rPr>
        <w:t>7</w:t>
      </w:r>
      <w:r w:rsidRPr="00285A29">
        <w:rPr>
          <w:rFonts w:ascii="Times New Roman" w:hAnsi="Times New Roman" w:cs="Times New Roman"/>
          <w:noProof/>
        </w:rPr>
        <w:t>.</w:t>
      </w:r>
    </w:p>
    <w:p w14:paraId="19DF54A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Padoa-Schioppa, E., Baietto, M., Massa, R., &amp; Bottoni, L. (2006). Bird communities as bioindicators: The focal species concept in agricultural landscapes. </w:t>
      </w:r>
      <w:r w:rsidRPr="00285A29">
        <w:rPr>
          <w:rFonts w:ascii="Times New Roman" w:hAnsi="Times New Roman" w:cs="Times New Roman"/>
          <w:i/>
          <w:iCs/>
          <w:noProof/>
        </w:rPr>
        <w:t>Ecological Indicators</w:t>
      </w:r>
      <w:r w:rsidRPr="00285A29">
        <w:rPr>
          <w:rFonts w:ascii="Times New Roman" w:hAnsi="Times New Roman" w:cs="Times New Roman"/>
          <w:noProof/>
        </w:rPr>
        <w:t>. https://doi.org/10.1016/j.ecolind.2005.08.006</w:t>
      </w:r>
    </w:p>
    <w:p w14:paraId="27BFBEB9"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285A29">
        <w:rPr>
          <w:rFonts w:ascii="Times New Roman" w:hAnsi="Times New Roman" w:cs="Times New Roman"/>
          <w:i/>
          <w:iCs/>
          <w:noProof/>
        </w:rPr>
        <w:t>Scientific Reports</w:t>
      </w:r>
      <w:r w:rsidRPr="00285A29">
        <w:rPr>
          <w:rFonts w:ascii="Times New Roman" w:hAnsi="Times New Roman" w:cs="Times New Roman"/>
          <w:noProof/>
        </w:rPr>
        <w:t xml:space="preserve">, </w:t>
      </w:r>
      <w:r w:rsidRPr="00285A29">
        <w:rPr>
          <w:rFonts w:ascii="Times New Roman" w:hAnsi="Times New Roman" w:cs="Times New Roman"/>
          <w:i/>
          <w:iCs/>
          <w:noProof/>
        </w:rPr>
        <w:t>5</w:t>
      </w:r>
      <w:r w:rsidRPr="00285A29">
        <w:rPr>
          <w:rFonts w:ascii="Times New Roman" w:hAnsi="Times New Roman" w:cs="Times New Roman"/>
          <w:noProof/>
        </w:rPr>
        <w:t>, 4–11. https://doi.org/10.1038/srep18289</w:t>
      </w:r>
    </w:p>
    <w:p w14:paraId="02048532"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285A29">
        <w:rPr>
          <w:rFonts w:ascii="Times New Roman" w:hAnsi="Times New Roman" w:cs="Times New Roman"/>
          <w:i/>
          <w:iCs/>
          <w:noProof/>
        </w:rPr>
        <w:t>Plos One</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 https://doi.org/10.1371/journal.pone.0085253</w:t>
      </w:r>
    </w:p>
    <w:p w14:paraId="0276754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Pratchett, M. S., Hoey, A. S., Wilson, S. K., Messmer, V., &amp; Graham, N. A. J. (2011). Changes in biodiversity and functioning of reef fish assemblages following coral bleaching and coral </w:t>
      </w:r>
      <w:r w:rsidRPr="00285A29">
        <w:rPr>
          <w:rFonts w:ascii="Times New Roman" w:hAnsi="Times New Roman" w:cs="Times New Roman"/>
          <w:noProof/>
        </w:rPr>
        <w:lastRenderedPageBreak/>
        <w:t xml:space="preserve">loss. </w:t>
      </w:r>
      <w:r w:rsidRPr="00285A29">
        <w:rPr>
          <w:rFonts w:ascii="Times New Roman" w:hAnsi="Times New Roman" w:cs="Times New Roman"/>
          <w:i/>
          <w:iCs/>
          <w:noProof/>
        </w:rPr>
        <w:t>Diversity</w:t>
      </w:r>
      <w:r w:rsidRPr="00285A29">
        <w:rPr>
          <w:rFonts w:ascii="Times New Roman" w:hAnsi="Times New Roman" w:cs="Times New Roman"/>
          <w:noProof/>
        </w:rPr>
        <w:t xml:space="preserve">, </w:t>
      </w:r>
      <w:r w:rsidRPr="00285A29">
        <w:rPr>
          <w:rFonts w:ascii="Times New Roman" w:hAnsi="Times New Roman" w:cs="Times New Roman"/>
          <w:i/>
          <w:iCs/>
          <w:noProof/>
        </w:rPr>
        <w:t>3</w:t>
      </w:r>
      <w:r w:rsidRPr="00285A29">
        <w:rPr>
          <w:rFonts w:ascii="Times New Roman" w:hAnsi="Times New Roman" w:cs="Times New Roman"/>
          <w:noProof/>
        </w:rPr>
        <w:t>(3), 424–452. https://doi.org/10.3390/d3030424</w:t>
      </w:r>
    </w:p>
    <w:p w14:paraId="157EF64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Rubal, M., Veiga, P., Vieira, R., &amp; Sousa-Pinto, I. (2011). Seasonal patterns of tidepool macroalgal assemblages in the North of Portugal. Consistence between species and functional group approaches. </w:t>
      </w:r>
      <w:r w:rsidRPr="00285A29">
        <w:rPr>
          <w:rFonts w:ascii="Times New Roman" w:hAnsi="Times New Roman" w:cs="Times New Roman"/>
          <w:i/>
          <w:iCs/>
          <w:noProof/>
        </w:rPr>
        <w:t>Journal of Sea Research</w:t>
      </w:r>
      <w:r w:rsidRPr="00285A29">
        <w:rPr>
          <w:rFonts w:ascii="Times New Roman" w:hAnsi="Times New Roman" w:cs="Times New Roman"/>
          <w:noProof/>
        </w:rPr>
        <w:t>. https://doi.org/10.1016/j.seares.2011.07.003</w:t>
      </w:r>
    </w:p>
    <w:p w14:paraId="42BAAA1A"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Sarkar, S., &amp; Margules, C. (2002). Operationalizing biodiversity for conservation planning. </w:t>
      </w:r>
      <w:r w:rsidRPr="00285A29">
        <w:rPr>
          <w:rFonts w:ascii="Times New Roman" w:hAnsi="Times New Roman" w:cs="Times New Roman"/>
          <w:i/>
          <w:iCs/>
          <w:noProof/>
        </w:rPr>
        <w:t>J Biosci</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w:t>
      </w:r>
    </w:p>
    <w:p w14:paraId="0E1C6F06"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285A29">
        <w:rPr>
          <w:rFonts w:ascii="Times New Roman" w:hAnsi="Times New Roman" w:cs="Times New Roman"/>
          <w:i/>
          <w:iCs/>
          <w:noProof/>
        </w:rPr>
        <w:t>Ecological Indicators</w:t>
      </w:r>
      <w:r w:rsidRPr="00285A29">
        <w:rPr>
          <w:rFonts w:ascii="Times New Roman" w:hAnsi="Times New Roman" w:cs="Times New Roman"/>
          <w:noProof/>
        </w:rPr>
        <w:t xml:space="preserve">, </w:t>
      </w:r>
      <w:r w:rsidRPr="00285A29">
        <w:rPr>
          <w:rFonts w:ascii="Times New Roman" w:hAnsi="Times New Roman" w:cs="Times New Roman"/>
          <w:i/>
          <w:iCs/>
          <w:noProof/>
        </w:rPr>
        <w:t>20</w:t>
      </w:r>
      <w:r w:rsidRPr="00285A29">
        <w:rPr>
          <w:rFonts w:ascii="Times New Roman" w:hAnsi="Times New Roman" w:cs="Times New Roman"/>
          <w:noProof/>
        </w:rPr>
        <w:t>, 304–315. https://doi.org/10.1016/j.ecolind.2012.02.033</w:t>
      </w:r>
    </w:p>
    <w:p w14:paraId="73DBF6B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285A29">
        <w:rPr>
          <w:rFonts w:ascii="Times New Roman" w:hAnsi="Times New Roman" w:cs="Times New Roman"/>
          <w:i/>
          <w:iCs/>
          <w:noProof/>
        </w:rPr>
        <w:t>Frontiers in Ecology and the Environment</w:t>
      </w:r>
      <w:r w:rsidRPr="00285A29">
        <w:rPr>
          <w:rFonts w:ascii="Times New Roman" w:hAnsi="Times New Roman" w:cs="Times New Roman"/>
          <w:noProof/>
        </w:rPr>
        <w:t xml:space="preserve">, </w:t>
      </w:r>
      <w:r w:rsidRPr="00285A29">
        <w:rPr>
          <w:rFonts w:ascii="Times New Roman" w:hAnsi="Times New Roman" w:cs="Times New Roman"/>
          <w:i/>
          <w:iCs/>
          <w:noProof/>
        </w:rPr>
        <w:t>11</w:t>
      </w:r>
      <w:r w:rsidRPr="00285A29">
        <w:rPr>
          <w:rFonts w:ascii="Times New Roman" w:hAnsi="Times New Roman" w:cs="Times New Roman"/>
          <w:noProof/>
        </w:rPr>
        <w:t>(9), 465–473. https://doi.org/10.1890/120272</w:t>
      </w:r>
    </w:p>
    <w:p w14:paraId="5893E95F"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Stork, N. E. (2010). Re-assessing current extinction rates. </w:t>
      </w:r>
      <w:r w:rsidRPr="00285A29">
        <w:rPr>
          <w:rFonts w:ascii="Times New Roman" w:hAnsi="Times New Roman" w:cs="Times New Roman"/>
          <w:i/>
          <w:iCs/>
          <w:noProof/>
        </w:rPr>
        <w:t>Biodiversity and Conservation</w:t>
      </w:r>
      <w:r w:rsidRPr="00285A29">
        <w:rPr>
          <w:rFonts w:ascii="Times New Roman" w:hAnsi="Times New Roman" w:cs="Times New Roman"/>
          <w:noProof/>
        </w:rPr>
        <w:t xml:space="preserve">, </w:t>
      </w:r>
      <w:r w:rsidRPr="00285A29">
        <w:rPr>
          <w:rFonts w:ascii="Times New Roman" w:hAnsi="Times New Roman" w:cs="Times New Roman"/>
          <w:i/>
          <w:iCs/>
          <w:noProof/>
        </w:rPr>
        <w:t>19</w:t>
      </w:r>
      <w:r w:rsidRPr="00285A29">
        <w:rPr>
          <w:rFonts w:ascii="Times New Roman" w:hAnsi="Times New Roman" w:cs="Times New Roman"/>
          <w:noProof/>
        </w:rPr>
        <w:t>(2), 357–371. https://doi.org/10.1007/s10531-009-9761-9</w:t>
      </w:r>
    </w:p>
    <w:p w14:paraId="3D6CD22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285A29">
        <w:rPr>
          <w:rFonts w:ascii="Times New Roman" w:hAnsi="Times New Roman" w:cs="Times New Roman"/>
          <w:i/>
          <w:iCs/>
          <w:noProof/>
        </w:rPr>
        <w:t>Marine Pollution Bulletin</w:t>
      </w:r>
      <w:r w:rsidRPr="00285A29">
        <w:rPr>
          <w:rFonts w:ascii="Times New Roman" w:hAnsi="Times New Roman" w:cs="Times New Roman"/>
          <w:noProof/>
        </w:rPr>
        <w:t xml:space="preserve">, </w:t>
      </w:r>
      <w:r w:rsidRPr="00285A29">
        <w:rPr>
          <w:rFonts w:ascii="Times New Roman" w:hAnsi="Times New Roman" w:cs="Times New Roman"/>
          <w:i/>
          <w:iCs/>
          <w:noProof/>
        </w:rPr>
        <w:t>96</w:t>
      </w:r>
      <w:r w:rsidRPr="00285A29">
        <w:rPr>
          <w:rFonts w:ascii="Times New Roman" w:hAnsi="Times New Roman" w:cs="Times New Roman"/>
          <w:noProof/>
        </w:rPr>
        <w:t>, 261–270. https://doi.org/10.1016/j.marpolbul.2015.05.014</w:t>
      </w:r>
    </w:p>
    <w:p w14:paraId="12C6160E"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D., &amp; Stanley, M. (2004). The value of RTUs and parataxonomy versus taxonomic species. </w:t>
      </w:r>
      <w:r w:rsidRPr="00285A29">
        <w:rPr>
          <w:rFonts w:ascii="Times New Roman" w:hAnsi="Times New Roman" w:cs="Times New Roman"/>
          <w:i/>
          <w:iCs/>
          <w:noProof/>
        </w:rPr>
        <w:t>New Zealand Entomologist</w:t>
      </w:r>
      <w:r w:rsidRPr="00285A29">
        <w:rPr>
          <w:rFonts w:ascii="Times New Roman" w:hAnsi="Times New Roman" w:cs="Times New Roman"/>
          <w:noProof/>
        </w:rPr>
        <w:t xml:space="preserve">, </w:t>
      </w:r>
      <w:r w:rsidRPr="00285A29">
        <w:rPr>
          <w:rFonts w:ascii="Times New Roman" w:hAnsi="Times New Roman" w:cs="Times New Roman"/>
          <w:i/>
          <w:iCs/>
          <w:noProof/>
        </w:rPr>
        <w:t>27</w:t>
      </w:r>
      <w:r w:rsidRPr="00285A29">
        <w:rPr>
          <w:rFonts w:ascii="Times New Roman" w:hAnsi="Times New Roman" w:cs="Times New Roman"/>
          <w:noProof/>
        </w:rPr>
        <w:t>, 3–9. Retrieved from http://www.tandfonline.com/doi/abs/10.1080/00779962.2004.9722118</w:t>
      </w:r>
    </w:p>
    <w:p w14:paraId="5448D74C"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Ward, T., Vanderklift, M., Nicholls, A., &amp; Kenchington, R. (1999). Selecting marine reserves </w:t>
      </w:r>
      <w:r w:rsidRPr="00285A29">
        <w:rPr>
          <w:rFonts w:ascii="Times New Roman" w:hAnsi="Times New Roman" w:cs="Times New Roman"/>
          <w:noProof/>
        </w:rPr>
        <w:lastRenderedPageBreak/>
        <w:t xml:space="preserve">using habitats and species assemblages as surrogates for biological diversity. </w:t>
      </w:r>
      <w:r w:rsidRPr="00285A29">
        <w:rPr>
          <w:rFonts w:ascii="Times New Roman" w:hAnsi="Times New Roman" w:cs="Times New Roman"/>
          <w:i/>
          <w:iCs/>
          <w:noProof/>
        </w:rPr>
        <w:t>Ecol Appl</w:t>
      </w:r>
      <w:r w:rsidRPr="00285A29">
        <w:rPr>
          <w:rFonts w:ascii="Times New Roman" w:hAnsi="Times New Roman" w:cs="Times New Roman"/>
          <w:noProof/>
        </w:rPr>
        <w:t xml:space="preserve">, </w:t>
      </w:r>
      <w:r w:rsidRPr="00285A29">
        <w:rPr>
          <w:rFonts w:ascii="Times New Roman" w:hAnsi="Times New Roman" w:cs="Times New Roman"/>
          <w:i/>
          <w:iCs/>
          <w:noProof/>
        </w:rPr>
        <w:t>9</w:t>
      </w:r>
      <w:r w:rsidRPr="00285A29">
        <w:rPr>
          <w:rFonts w:ascii="Times New Roman" w:hAnsi="Times New Roman" w:cs="Times New Roman"/>
          <w:noProof/>
        </w:rPr>
        <w:t>.</w:t>
      </w:r>
    </w:p>
    <w:p w14:paraId="09787201" w14:textId="77777777" w:rsidR="00285A29" w:rsidRPr="00285A29" w:rsidRDefault="00285A29" w:rsidP="00285A29">
      <w:pPr>
        <w:widowControl w:val="0"/>
        <w:autoSpaceDE w:val="0"/>
        <w:autoSpaceDN w:val="0"/>
        <w:adjustRightInd w:val="0"/>
        <w:spacing w:line="480" w:lineRule="auto"/>
        <w:ind w:left="480" w:hanging="480"/>
        <w:rPr>
          <w:rFonts w:ascii="Times New Roman" w:hAnsi="Times New Roman" w:cs="Times New Roman"/>
          <w:noProof/>
        </w:rPr>
      </w:pPr>
      <w:r w:rsidRPr="00285A29">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285A29">
        <w:rPr>
          <w:rFonts w:ascii="Times New Roman" w:hAnsi="Times New Roman" w:cs="Times New Roman"/>
          <w:i/>
          <w:iCs/>
          <w:noProof/>
        </w:rPr>
        <w:t>Smithsonian</w:t>
      </w:r>
      <w:r w:rsidRPr="00285A29">
        <w:rPr>
          <w:rFonts w:ascii="Times New Roman" w:hAnsi="Times New Roman" w:cs="Times New Roman"/>
          <w:noProof/>
        </w:rPr>
        <w:t xml:space="preserve">, </w:t>
      </w:r>
      <w:r w:rsidRPr="00285A29">
        <w:rPr>
          <w:rFonts w:ascii="Times New Roman" w:hAnsi="Times New Roman" w:cs="Times New Roman"/>
          <w:i/>
          <w:iCs/>
          <w:noProof/>
        </w:rPr>
        <w:t>55</w:t>
      </w:r>
      <w:r w:rsidRPr="00285A29">
        <w:rPr>
          <w:rFonts w:ascii="Times New Roman" w:hAnsi="Times New Roman" w:cs="Times New Roman"/>
          <w:noProof/>
        </w:rPr>
        <w:t>(September).</w:t>
      </w:r>
    </w:p>
    <w:p w14:paraId="444E22DA" w14:textId="6962DB40" w:rsidR="00161389" w:rsidRPr="00084CE8" w:rsidRDefault="000560AF" w:rsidP="00285A29">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Guana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raham Forrester" w:date="2019-02-09T11:16:00Z" w:initials="GF">
    <w:p w14:paraId="37365605" w14:textId="2388F0AB" w:rsidR="00441B17" w:rsidRDefault="00441B17">
      <w:pPr>
        <w:pStyle w:val="CommentText"/>
      </w:pPr>
      <w:r>
        <w:rPr>
          <w:rStyle w:val="CommentReference"/>
        </w:rPr>
        <w:annotationRef/>
      </w:r>
      <w:r>
        <w:t xml:space="preserve">This is vague, and needs rewriting to refer more directly to the study - i.e. </w:t>
      </w:r>
      <w:r w:rsidR="00F7596C">
        <w:t>surrogates over time.</w:t>
      </w:r>
    </w:p>
  </w:comment>
  <w:comment w:id="13" w:author="Graham Forrester" w:date="2019-02-09T11:19:00Z" w:initials="GF">
    <w:p w14:paraId="23166258" w14:textId="4ECCAA1D" w:rsidR="005035A1" w:rsidRDefault="005035A1">
      <w:pPr>
        <w:pStyle w:val="CommentText"/>
      </w:pPr>
      <w:r>
        <w:rPr>
          <w:rStyle w:val="CommentReference"/>
        </w:rPr>
        <w:annotationRef/>
      </w:r>
      <w:r>
        <w:t>Same comment as before - relate this more directly to the study objective</w:t>
      </w:r>
    </w:p>
  </w:comment>
  <w:comment w:id="15" w:author="Graham Forrester" w:date="2019-02-09T11:20:00Z" w:initials="GF">
    <w:p w14:paraId="660B2374" w14:textId="09EFAC7F" w:rsidR="0023269C" w:rsidRDefault="0023269C">
      <w:pPr>
        <w:pStyle w:val="CommentText"/>
      </w:pPr>
      <w:r>
        <w:rPr>
          <w:rStyle w:val="CommentReference"/>
        </w:rPr>
        <w:annotationRef/>
      </w:r>
      <w:r>
        <w:t>???</w:t>
      </w:r>
    </w:p>
  </w:comment>
  <w:comment w:id="17" w:author="Graham Forrester" w:date="2019-02-05T06:42:00Z" w:initials="GF">
    <w:p w14:paraId="5CB9E37B" w14:textId="0AD54ED4" w:rsidR="005D3012" w:rsidRDefault="005D3012">
      <w:pPr>
        <w:pStyle w:val="CommentText"/>
      </w:pPr>
      <w:r>
        <w:rPr>
          <w:rStyle w:val="CommentReference"/>
        </w:rPr>
        <w:annotationRef/>
      </w:r>
      <w:r>
        <w:t>Not critical, but once the intro is pretty tight we can decide if a sentence or phrase about eDNA as a new method for monitoring species richness is warranted</w:t>
      </w:r>
    </w:p>
  </w:comment>
  <w:comment w:id="19" w:author="Graham Forrester" w:date="2019-02-09T11:23:00Z" w:initials="GF">
    <w:p w14:paraId="1AB65E0D" w14:textId="31AE087A" w:rsidR="00B01C69" w:rsidRDefault="00B01C69">
      <w:pPr>
        <w:pStyle w:val="CommentText"/>
      </w:pPr>
      <w:r>
        <w:rPr>
          <w:rStyle w:val="CommentReference"/>
        </w:rPr>
        <w:annotationRef/>
      </w:r>
      <w:r>
        <w:t>There is a natural break here.  I thought it was OK as a full stop.</w:t>
      </w:r>
    </w:p>
  </w:comment>
  <w:comment w:id="22" w:author="Graham Forrester" w:date="2019-02-05T06:34:00Z" w:initials="GF">
    <w:p w14:paraId="2B7713D3" w14:textId="5383E49A" w:rsidR="005D3012" w:rsidRDefault="005D3012">
      <w:pPr>
        <w:pStyle w:val="CommentText"/>
      </w:pPr>
      <w:r>
        <w:rPr>
          <w:rStyle w:val="CommentReference"/>
        </w:rPr>
        <w:annotationRef/>
      </w:r>
      <w:r>
        <w:t>It’s important to clarify why spatial scaling is important to identify conservation sites</w:t>
      </w:r>
    </w:p>
  </w:comment>
  <w:comment w:id="23" w:author="Graham Forrester" w:date="2019-02-05T07:03:00Z" w:initials="GF">
    <w:p w14:paraId="6B7A6DD4" w14:textId="5084F7E3" w:rsidR="005D3012" w:rsidRDefault="005D3012">
      <w:pPr>
        <w:pStyle w:val="CommentText"/>
      </w:pPr>
      <w:r>
        <w:rPr>
          <w:rStyle w:val="CommentReference"/>
        </w:rPr>
        <w:annotationRef/>
      </w:r>
      <w:r>
        <w:rPr>
          <w:noProof/>
        </w:rPr>
        <w:t>This sentence needs to be split up and rewrittten for clarity</w:t>
      </w:r>
    </w:p>
  </w:comment>
  <w:comment w:id="26" w:author="Graham Forrester" w:date="2019-02-09T12:15:00Z" w:initials="GF">
    <w:p w14:paraId="58F4A04A" w14:textId="51EBC38B" w:rsidR="008D6C02" w:rsidRDefault="008D6C02">
      <w:pPr>
        <w:pStyle w:val="CommentText"/>
      </w:pPr>
      <w:r>
        <w:rPr>
          <w:rStyle w:val="CommentReference"/>
        </w:rPr>
        <w:annotationRef/>
      </w:r>
      <w:r>
        <w:t>You need a better topic sentence, which should make the transition from diversity and surrogates to coral reefs as the test system.</w:t>
      </w:r>
      <w:bookmarkStart w:id="27" w:name="_GoBack"/>
      <w:bookmarkEnd w:id="27"/>
    </w:p>
  </w:comment>
  <w:comment w:id="29" w:author="Graham Forrester" w:date="2019-02-09T11:44:00Z" w:initials="GF">
    <w:p w14:paraId="10243B87" w14:textId="43B7D585" w:rsidR="002261CF" w:rsidRDefault="002261CF">
      <w:pPr>
        <w:pStyle w:val="CommentText"/>
      </w:pPr>
      <w:r>
        <w:rPr>
          <w:rStyle w:val="CommentReference"/>
        </w:rPr>
        <w:annotationRef/>
      </w:r>
      <w:r>
        <w:t>If so, this means that it is OK for a surrogate to be negatively correlated with the target, i.e. less coral means more sponge species.  All of the preceding introduction assumes implicitly that the correlations are always positive, i.e. more surrogate = more target species.</w:t>
      </w:r>
      <w:r w:rsidR="00BD24CE">
        <w:t xml:space="preserve">  I would reverse this prediction - and say a predicted -</w:t>
      </w:r>
      <w:proofErr w:type="spellStart"/>
      <w:r w:rsidR="00BD24CE">
        <w:t>ve</w:t>
      </w:r>
      <w:proofErr w:type="spellEnd"/>
      <w:r w:rsidR="00BD24CE">
        <w:t xml:space="preserve"> correlation means we predict a poor surrogate</w:t>
      </w:r>
    </w:p>
  </w:comment>
  <w:comment w:id="28" w:author="Nicole" w:date="2019-02-07T00:02:00Z" w:initials="N">
    <w:p w14:paraId="11C338E5" w14:textId="77777777" w:rsidR="00C94857" w:rsidRDefault="00C94857" w:rsidP="00C94857">
      <w:pPr>
        <w:pStyle w:val="CommentText"/>
      </w:pPr>
      <w:r>
        <w:rPr>
          <w:rStyle w:val="CommentReference"/>
        </w:rPr>
        <w:annotationRef/>
      </w:r>
      <w:r>
        <w:t>Need citations</w:t>
      </w:r>
    </w:p>
  </w:comment>
  <w:comment w:id="30" w:author="Nicole" w:date="2019-02-07T00:02:00Z" w:initials="N">
    <w:p w14:paraId="096A516E" w14:textId="77777777" w:rsidR="00C94857" w:rsidRDefault="00C94857"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 constant. However, they do cite Graham et al. 2006 and Jones et al. 2004 as examples of this positive association.</w:t>
      </w:r>
    </w:p>
  </w:comment>
  <w:comment w:id="31" w:author="Nicole" w:date="2019-02-07T00:02:00Z" w:initials="N">
    <w:p w14:paraId="4EC2B131" w14:textId="77777777" w:rsidR="00C94857" w:rsidRDefault="00C94857" w:rsidP="00C94857">
      <w:pPr>
        <w:pStyle w:val="CommentText"/>
      </w:pPr>
      <w:r>
        <w:rPr>
          <w:rStyle w:val="CommentReference"/>
        </w:rPr>
        <w:annotationRef/>
      </w:r>
      <w:proofErr w:type="spellStart"/>
      <w:r>
        <w:t>Garpe</w:t>
      </w:r>
      <w:proofErr w:type="spellEnd"/>
      <w:r>
        <w:t xml:space="preserve"> et al. 2006? (Tanzania) Cited by </w:t>
      </w:r>
      <w:proofErr w:type="spellStart"/>
      <w:r>
        <w:t>Cheal</w:t>
      </w:r>
      <w:proofErr w:type="spellEnd"/>
      <w:r>
        <w:t xml:space="preserve"> et al 2008</w:t>
      </w:r>
    </w:p>
  </w:comment>
  <w:comment w:id="33" w:author="Graham Forrester" w:date="2019-02-09T11:47:00Z" w:initials="GF">
    <w:p w14:paraId="20EB675E" w14:textId="1F81289E" w:rsidR="002261CF" w:rsidRDefault="002261CF">
      <w:pPr>
        <w:pStyle w:val="CommentText"/>
      </w:pPr>
      <w:r>
        <w:rPr>
          <w:rStyle w:val="CommentReference"/>
        </w:rPr>
        <w:annotationRef/>
      </w:r>
      <w:r>
        <w:t xml:space="preserve">This is too vague - it doesn’t tell us why the association </w:t>
      </w:r>
      <w:r w:rsidR="008D6C02">
        <w:t xml:space="preserve">b/w fish and corals </w:t>
      </w:r>
      <w:r>
        <w:t xml:space="preserve">is </w:t>
      </w:r>
      <w:r w:rsidR="008D6C02">
        <w:t xml:space="preserve">assumed to be </w:t>
      </w:r>
      <w:r>
        <w:t>positive.</w:t>
      </w:r>
    </w:p>
  </w:comment>
  <w:comment w:id="32" w:author="Nicole" w:date="2019-02-07T00:02:00Z" w:initials="N">
    <w:p w14:paraId="1E14828A" w14:textId="77777777" w:rsidR="00C94857" w:rsidRDefault="00C94857" w:rsidP="00C94857">
      <w:pPr>
        <w:pStyle w:val="CommentText"/>
      </w:pPr>
      <w:r>
        <w:rPr>
          <w:rStyle w:val="CommentReference"/>
        </w:rPr>
        <w:annotationRef/>
      </w:r>
      <w:r>
        <w:t>Need citation of interspecific interactions between corals and fishes</w:t>
      </w:r>
    </w:p>
  </w:comment>
  <w:comment w:id="34" w:author="Nicole" w:date="2019-02-07T00:02:00Z" w:initials="N">
    <w:p w14:paraId="13E0A487" w14:textId="77777777" w:rsidR="00C94857" w:rsidRDefault="00C94857" w:rsidP="00C94857">
      <w:pPr>
        <w:pStyle w:val="CommentText"/>
      </w:pPr>
      <w:r>
        <w:rPr>
          <w:rStyle w:val="CommentReference"/>
        </w:rPr>
        <w:annotationRef/>
      </w:r>
      <w:proofErr w:type="spellStart"/>
      <w:r>
        <w:t>Gratwicke</w:t>
      </w:r>
      <w:proofErr w:type="spellEnd"/>
      <w:r>
        <w:t xml:space="preserve"> &amp; Speight </w:t>
      </w:r>
      <w:r w:rsidRPr="00C3672B">
        <w:t>(2005)</w:t>
      </w:r>
      <w:r>
        <w:t>?</w:t>
      </w:r>
    </w:p>
  </w:comment>
  <w:comment w:id="35" w:author="Nicole" w:date="2019-02-07T00:02:00Z" w:initials="N">
    <w:p w14:paraId="2C1491F5" w14:textId="77777777" w:rsidR="00C94857" w:rsidRDefault="00C94857" w:rsidP="00C94857">
      <w:pPr>
        <w:pStyle w:val="CommentText"/>
      </w:pPr>
      <w:r>
        <w:rPr>
          <w:rStyle w:val="CommentReference"/>
        </w:rPr>
        <w:annotationRef/>
      </w:r>
      <w:r>
        <w:t>Also Wilson et al. 2009 and</w:t>
      </w:r>
      <w:r w:rsidRPr="00F32438">
        <w:t xml:space="preserve"> Graham et al. 2015</w:t>
      </w:r>
      <w:r>
        <w:t>? Cited by Darling et al 2017, but need to double-check</w:t>
      </w:r>
    </w:p>
  </w:comment>
  <w:comment w:id="36" w:author="Nicole" w:date="2019-02-07T00:05:00Z" w:initials="N">
    <w:p w14:paraId="39BF3DE7" w14:textId="11E2FCE9" w:rsidR="00C94857" w:rsidRDefault="00C94857">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37" w:author="Graham Forrester" w:date="2019-02-07T00:02:00Z" w:initials="GF">
    <w:p w14:paraId="2C301F59" w14:textId="77777777" w:rsidR="00C94857" w:rsidRDefault="00C94857"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38" w:author="Brian Gerber" w:date="2019-02-07T00:02:00Z" w:initials="BG">
    <w:p w14:paraId="4D2F6DC7" w14:textId="77777777" w:rsidR="00C94857" w:rsidRDefault="00C94857" w:rsidP="00C94857">
      <w:pPr>
        <w:pStyle w:val="CommentText"/>
      </w:pPr>
      <w:r>
        <w:rPr>
          <w:rStyle w:val="CommentReference"/>
        </w:rPr>
        <w:annotationRef/>
      </w:r>
      <w:r>
        <w:t>This doesn’t follow the previous sentence, which is about time.</w:t>
      </w:r>
    </w:p>
  </w:comment>
  <w:comment w:id="39" w:author="Graham Forrester" w:date="2019-02-07T00:02:00Z" w:initials="GF">
    <w:p w14:paraId="2F9339F8" w14:textId="77777777" w:rsidR="00C94857" w:rsidRDefault="00C94857"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40" w:author="Graham Forrester" w:date="2019-02-07T00:02:00Z" w:initials="GF">
    <w:p w14:paraId="3E23AE4B" w14:textId="77777777" w:rsidR="00C94857" w:rsidRDefault="00C94857"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41" w:author="Graham Forrester" w:date="2019-02-04T11:23:00Z" w:initials="GF">
    <w:p w14:paraId="08A1B1F5" w14:textId="4798450A" w:rsidR="005D3012" w:rsidRDefault="005D3012">
      <w:pPr>
        <w:pStyle w:val="CommentText"/>
      </w:pPr>
      <w:r>
        <w:rPr>
          <w:rStyle w:val="CommentReference"/>
        </w:rPr>
        <w:annotationRef/>
      </w:r>
      <w:r>
        <w:t xml:space="preserve">From here on, this feels like a sequence of notes more than a polished draft, so </w:t>
      </w:r>
      <w:proofErr w:type="spellStart"/>
      <w:r>
        <w:t>lets</w:t>
      </w:r>
      <w:proofErr w:type="spellEnd"/>
      <w:r>
        <w:t xml:space="preserve"> talk about what bits should be included and what sequence they should be presented in.</w:t>
      </w:r>
    </w:p>
  </w:comment>
  <w:comment w:id="45" w:author="Nicole" w:date="2019-02-04T11:23:00Z" w:initials="N">
    <w:p w14:paraId="587561B4" w14:textId="192D6F0C" w:rsidR="005D3012" w:rsidRDefault="005D3012">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365605" w15:done="0"/>
  <w15:commentEx w15:paraId="23166258" w15:done="0"/>
  <w15:commentEx w15:paraId="660B2374" w15:done="0"/>
  <w15:commentEx w15:paraId="5CB9E37B" w15:done="0"/>
  <w15:commentEx w15:paraId="1AB65E0D" w15:done="0"/>
  <w15:commentEx w15:paraId="2B7713D3" w15:done="0"/>
  <w15:commentEx w15:paraId="6B7A6DD4" w15:done="0"/>
  <w15:commentEx w15:paraId="58F4A04A" w15:done="0"/>
  <w15:commentEx w15:paraId="10243B87" w15:done="0"/>
  <w15:commentEx w15:paraId="11C338E5" w15:done="0"/>
  <w15:commentEx w15:paraId="096A516E" w15:done="0"/>
  <w15:commentEx w15:paraId="4EC2B131" w15:done="0"/>
  <w15:commentEx w15:paraId="20EB675E" w15:done="0"/>
  <w15:commentEx w15:paraId="1E14828A" w15:done="0"/>
  <w15:commentEx w15:paraId="13E0A487" w15:done="0"/>
  <w15:commentEx w15:paraId="2C1491F5" w15:done="0"/>
  <w15:commentEx w15:paraId="39BF3DE7" w15:done="0"/>
  <w15:commentEx w15:paraId="2C301F59" w15:done="0"/>
  <w15:commentEx w15:paraId="4D2F6DC7" w15:done="0"/>
  <w15:commentEx w15:paraId="2F9339F8" w15:done="0"/>
  <w15:commentEx w15:paraId="3E23AE4B"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365605" w16cid:durableId="200934FB"/>
  <w16cid:commentId w16cid:paraId="23166258" w16cid:durableId="200935A5"/>
  <w16cid:commentId w16cid:paraId="660B2374" w16cid:durableId="200935EA"/>
  <w16cid:commentId w16cid:paraId="5CB9E37B" w16cid:durableId="2003AEC4"/>
  <w16cid:commentId w16cid:paraId="1AB65E0D" w16cid:durableId="200936C1"/>
  <w16cid:commentId w16cid:paraId="2B7713D3" w16cid:durableId="2003AD06"/>
  <w16cid:commentId w16cid:paraId="6B7A6DD4" w16cid:durableId="2003B3CA"/>
  <w16cid:commentId w16cid:paraId="58F4A04A" w16cid:durableId="200942FC"/>
  <w16cid:commentId w16cid:paraId="10243B87" w16cid:durableId="20093BB6"/>
  <w16cid:commentId w16cid:paraId="11C338E5" w16cid:durableId="2009324D"/>
  <w16cid:commentId w16cid:paraId="096A516E" w16cid:durableId="2009324E"/>
  <w16cid:commentId w16cid:paraId="4EC2B131" w16cid:durableId="2009324F"/>
  <w16cid:commentId w16cid:paraId="20EB675E" w16cid:durableId="20093C3A"/>
  <w16cid:commentId w16cid:paraId="1E14828A" w16cid:durableId="20093250"/>
  <w16cid:commentId w16cid:paraId="13E0A487" w16cid:durableId="20093251"/>
  <w16cid:commentId w16cid:paraId="2C1491F5" w16cid:durableId="20093252"/>
  <w16cid:commentId w16cid:paraId="39BF3DE7" w16cid:durableId="20093253"/>
  <w16cid:commentId w16cid:paraId="2C301F59" w16cid:durableId="20093254"/>
  <w16cid:commentId w16cid:paraId="4D2F6DC7" w16cid:durableId="20093255"/>
  <w16cid:commentId w16cid:paraId="2F9339F8" w16cid:durableId="20093256"/>
  <w16cid:commentId w16cid:paraId="3E23AE4B" w16cid:durableId="20093257"/>
  <w16cid:commentId w16cid:paraId="08A1B1F5" w16cid:durableId="1FF9C9B7"/>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46C41" w14:textId="77777777" w:rsidR="00A41DAF" w:rsidRDefault="00A41DAF">
      <w:r>
        <w:separator/>
      </w:r>
    </w:p>
  </w:endnote>
  <w:endnote w:type="continuationSeparator" w:id="0">
    <w:p w14:paraId="0175A4CA" w14:textId="77777777" w:rsidR="00A41DAF" w:rsidRDefault="00A4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5D3012" w:rsidRPr="006C38CA" w:rsidRDefault="005D3012">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C94857">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5D3012" w:rsidRPr="006C38CA" w:rsidRDefault="005D3012">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59450" w14:textId="77777777" w:rsidR="00A41DAF" w:rsidRDefault="00A41DAF">
      <w:r>
        <w:separator/>
      </w:r>
    </w:p>
  </w:footnote>
  <w:footnote w:type="continuationSeparator" w:id="0">
    <w:p w14:paraId="3C2E9340" w14:textId="77777777" w:rsidR="00A41DAF" w:rsidRDefault="00A41D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0AF"/>
    <w:rsid w:val="000056FD"/>
    <w:rsid w:val="0001340B"/>
    <w:rsid w:val="00015033"/>
    <w:rsid w:val="00017B77"/>
    <w:rsid w:val="00025B2B"/>
    <w:rsid w:val="00040576"/>
    <w:rsid w:val="000454EC"/>
    <w:rsid w:val="00045783"/>
    <w:rsid w:val="000560AF"/>
    <w:rsid w:val="00063837"/>
    <w:rsid w:val="00066945"/>
    <w:rsid w:val="00084CE8"/>
    <w:rsid w:val="0009402B"/>
    <w:rsid w:val="00097BD6"/>
    <w:rsid w:val="000A53A5"/>
    <w:rsid w:val="000B29A6"/>
    <w:rsid w:val="000B36F3"/>
    <w:rsid w:val="000C1943"/>
    <w:rsid w:val="000C7138"/>
    <w:rsid w:val="000D4362"/>
    <w:rsid w:val="000E0E6D"/>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6BC"/>
    <w:rsid w:val="00167A08"/>
    <w:rsid w:val="0018077E"/>
    <w:rsid w:val="00181F9C"/>
    <w:rsid w:val="00185875"/>
    <w:rsid w:val="001905E3"/>
    <w:rsid w:val="00195431"/>
    <w:rsid w:val="001B5A05"/>
    <w:rsid w:val="001B7F7A"/>
    <w:rsid w:val="001C54E0"/>
    <w:rsid w:val="001C59C7"/>
    <w:rsid w:val="001D33E7"/>
    <w:rsid w:val="001E31C1"/>
    <w:rsid w:val="001E5A07"/>
    <w:rsid w:val="00211979"/>
    <w:rsid w:val="00213D75"/>
    <w:rsid w:val="002222F5"/>
    <w:rsid w:val="0022242E"/>
    <w:rsid w:val="002261CF"/>
    <w:rsid w:val="0023269C"/>
    <w:rsid w:val="002358EB"/>
    <w:rsid w:val="002437DF"/>
    <w:rsid w:val="00254A2A"/>
    <w:rsid w:val="0026476E"/>
    <w:rsid w:val="00276981"/>
    <w:rsid w:val="00285A29"/>
    <w:rsid w:val="00294D79"/>
    <w:rsid w:val="00297EA0"/>
    <w:rsid w:val="002F44C3"/>
    <w:rsid w:val="00314DC1"/>
    <w:rsid w:val="00345AA8"/>
    <w:rsid w:val="00353059"/>
    <w:rsid w:val="00365A66"/>
    <w:rsid w:val="00380A89"/>
    <w:rsid w:val="003824FC"/>
    <w:rsid w:val="00397CE8"/>
    <w:rsid w:val="003A0710"/>
    <w:rsid w:val="003A1FEA"/>
    <w:rsid w:val="003A3E52"/>
    <w:rsid w:val="003A6AA7"/>
    <w:rsid w:val="003B04C7"/>
    <w:rsid w:val="003B4A9F"/>
    <w:rsid w:val="003B4B67"/>
    <w:rsid w:val="003B6B73"/>
    <w:rsid w:val="003D38B1"/>
    <w:rsid w:val="003D49B8"/>
    <w:rsid w:val="003D5B02"/>
    <w:rsid w:val="003E3121"/>
    <w:rsid w:val="003E4205"/>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3BDB"/>
    <w:rsid w:val="004C4967"/>
    <w:rsid w:val="004D7967"/>
    <w:rsid w:val="004E7FA9"/>
    <w:rsid w:val="0050253C"/>
    <w:rsid w:val="005035A1"/>
    <w:rsid w:val="00514541"/>
    <w:rsid w:val="0051515C"/>
    <w:rsid w:val="00521F88"/>
    <w:rsid w:val="00524ABC"/>
    <w:rsid w:val="00532B8F"/>
    <w:rsid w:val="005420AE"/>
    <w:rsid w:val="0056182E"/>
    <w:rsid w:val="0057203E"/>
    <w:rsid w:val="005722DF"/>
    <w:rsid w:val="00584F78"/>
    <w:rsid w:val="00586402"/>
    <w:rsid w:val="00587583"/>
    <w:rsid w:val="00587641"/>
    <w:rsid w:val="00595E92"/>
    <w:rsid w:val="0059757C"/>
    <w:rsid w:val="005B1018"/>
    <w:rsid w:val="005B205E"/>
    <w:rsid w:val="005D27E4"/>
    <w:rsid w:val="005D3012"/>
    <w:rsid w:val="005E0B12"/>
    <w:rsid w:val="005E1A0C"/>
    <w:rsid w:val="005F4AF6"/>
    <w:rsid w:val="005F6E07"/>
    <w:rsid w:val="00605415"/>
    <w:rsid w:val="006165A3"/>
    <w:rsid w:val="006265F1"/>
    <w:rsid w:val="00634FF5"/>
    <w:rsid w:val="0063779F"/>
    <w:rsid w:val="00670678"/>
    <w:rsid w:val="00672E86"/>
    <w:rsid w:val="00672F8E"/>
    <w:rsid w:val="006757D5"/>
    <w:rsid w:val="006776C7"/>
    <w:rsid w:val="006837B3"/>
    <w:rsid w:val="0068439C"/>
    <w:rsid w:val="006860B3"/>
    <w:rsid w:val="006B00A9"/>
    <w:rsid w:val="006B0F06"/>
    <w:rsid w:val="006B3A65"/>
    <w:rsid w:val="006C38CA"/>
    <w:rsid w:val="006C584E"/>
    <w:rsid w:val="006C6467"/>
    <w:rsid w:val="006D0EBA"/>
    <w:rsid w:val="006E0A21"/>
    <w:rsid w:val="006F1C0E"/>
    <w:rsid w:val="006F2382"/>
    <w:rsid w:val="006F7259"/>
    <w:rsid w:val="00710062"/>
    <w:rsid w:val="007175A5"/>
    <w:rsid w:val="0072609A"/>
    <w:rsid w:val="007474DA"/>
    <w:rsid w:val="007520C9"/>
    <w:rsid w:val="007629C0"/>
    <w:rsid w:val="0076482D"/>
    <w:rsid w:val="00772C15"/>
    <w:rsid w:val="00787565"/>
    <w:rsid w:val="007A2FDE"/>
    <w:rsid w:val="007B447B"/>
    <w:rsid w:val="007C093C"/>
    <w:rsid w:val="007C58E3"/>
    <w:rsid w:val="007D09EE"/>
    <w:rsid w:val="007D7937"/>
    <w:rsid w:val="007D7C82"/>
    <w:rsid w:val="007E28F5"/>
    <w:rsid w:val="007E5A90"/>
    <w:rsid w:val="007F5EDB"/>
    <w:rsid w:val="0080051B"/>
    <w:rsid w:val="00800ACA"/>
    <w:rsid w:val="00807653"/>
    <w:rsid w:val="008078C8"/>
    <w:rsid w:val="0081110B"/>
    <w:rsid w:val="00815822"/>
    <w:rsid w:val="00831168"/>
    <w:rsid w:val="0084036F"/>
    <w:rsid w:val="008420BD"/>
    <w:rsid w:val="00852B65"/>
    <w:rsid w:val="008562BE"/>
    <w:rsid w:val="0085706D"/>
    <w:rsid w:val="008667D6"/>
    <w:rsid w:val="00867ABA"/>
    <w:rsid w:val="0087425D"/>
    <w:rsid w:val="0087685F"/>
    <w:rsid w:val="008844D0"/>
    <w:rsid w:val="00894420"/>
    <w:rsid w:val="0089444B"/>
    <w:rsid w:val="0089692F"/>
    <w:rsid w:val="008B3C0F"/>
    <w:rsid w:val="008C011B"/>
    <w:rsid w:val="008D6C02"/>
    <w:rsid w:val="008E357D"/>
    <w:rsid w:val="008E58DD"/>
    <w:rsid w:val="008E6C59"/>
    <w:rsid w:val="008F5690"/>
    <w:rsid w:val="008F78F4"/>
    <w:rsid w:val="00906B2D"/>
    <w:rsid w:val="00916D7F"/>
    <w:rsid w:val="0093430E"/>
    <w:rsid w:val="009347E3"/>
    <w:rsid w:val="00937694"/>
    <w:rsid w:val="0094103A"/>
    <w:rsid w:val="00964A60"/>
    <w:rsid w:val="00966DDB"/>
    <w:rsid w:val="00982985"/>
    <w:rsid w:val="00987EBE"/>
    <w:rsid w:val="00992B04"/>
    <w:rsid w:val="00997AF4"/>
    <w:rsid w:val="009C14A6"/>
    <w:rsid w:val="009C2C39"/>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11F9"/>
    <w:rsid w:val="00A8749F"/>
    <w:rsid w:val="00A905B3"/>
    <w:rsid w:val="00A90DD3"/>
    <w:rsid w:val="00A91483"/>
    <w:rsid w:val="00AA4410"/>
    <w:rsid w:val="00AA5262"/>
    <w:rsid w:val="00AD70CA"/>
    <w:rsid w:val="00AE704C"/>
    <w:rsid w:val="00B01C69"/>
    <w:rsid w:val="00B102E8"/>
    <w:rsid w:val="00B14463"/>
    <w:rsid w:val="00B36635"/>
    <w:rsid w:val="00B43FC7"/>
    <w:rsid w:val="00B52D94"/>
    <w:rsid w:val="00B57E26"/>
    <w:rsid w:val="00B62CB5"/>
    <w:rsid w:val="00B70C14"/>
    <w:rsid w:val="00B714A3"/>
    <w:rsid w:val="00B825D7"/>
    <w:rsid w:val="00B86EA7"/>
    <w:rsid w:val="00B86ED2"/>
    <w:rsid w:val="00B935FF"/>
    <w:rsid w:val="00B95998"/>
    <w:rsid w:val="00BA6EAF"/>
    <w:rsid w:val="00BB0E57"/>
    <w:rsid w:val="00BD24CE"/>
    <w:rsid w:val="00BD47CE"/>
    <w:rsid w:val="00BE2858"/>
    <w:rsid w:val="00BE304F"/>
    <w:rsid w:val="00BF0D2A"/>
    <w:rsid w:val="00BF5781"/>
    <w:rsid w:val="00C02277"/>
    <w:rsid w:val="00C0453E"/>
    <w:rsid w:val="00C11D4B"/>
    <w:rsid w:val="00C17E58"/>
    <w:rsid w:val="00C20F6B"/>
    <w:rsid w:val="00C23FD5"/>
    <w:rsid w:val="00C36A5E"/>
    <w:rsid w:val="00C37A5B"/>
    <w:rsid w:val="00C50853"/>
    <w:rsid w:val="00C65FB9"/>
    <w:rsid w:val="00C66B9C"/>
    <w:rsid w:val="00C66D1E"/>
    <w:rsid w:val="00C803C5"/>
    <w:rsid w:val="00C8148D"/>
    <w:rsid w:val="00C843B7"/>
    <w:rsid w:val="00C8570D"/>
    <w:rsid w:val="00C930DE"/>
    <w:rsid w:val="00C94857"/>
    <w:rsid w:val="00C96844"/>
    <w:rsid w:val="00CC16AE"/>
    <w:rsid w:val="00CC32D0"/>
    <w:rsid w:val="00CC54A8"/>
    <w:rsid w:val="00CD4C98"/>
    <w:rsid w:val="00CE338C"/>
    <w:rsid w:val="00CF5CC7"/>
    <w:rsid w:val="00D07EAD"/>
    <w:rsid w:val="00D11E75"/>
    <w:rsid w:val="00D1656C"/>
    <w:rsid w:val="00D167A1"/>
    <w:rsid w:val="00D20B76"/>
    <w:rsid w:val="00D275F6"/>
    <w:rsid w:val="00D3006B"/>
    <w:rsid w:val="00D34A81"/>
    <w:rsid w:val="00D41483"/>
    <w:rsid w:val="00D46D6E"/>
    <w:rsid w:val="00D52C11"/>
    <w:rsid w:val="00D530AE"/>
    <w:rsid w:val="00D57408"/>
    <w:rsid w:val="00D60462"/>
    <w:rsid w:val="00D60BE6"/>
    <w:rsid w:val="00D6128A"/>
    <w:rsid w:val="00D6560C"/>
    <w:rsid w:val="00D719EB"/>
    <w:rsid w:val="00D72CBD"/>
    <w:rsid w:val="00D92176"/>
    <w:rsid w:val="00D925D6"/>
    <w:rsid w:val="00D92813"/>
    <w:rsid w:val="00D9415C"/>
    <w:rsid w:val="00D957D8"/>
    <w:rsid w:val="00DA23FD"/>
    <w:rsid w:val="00DA779B"/>
    <w:rsid w:val="00DB7BEB"/>
    <w:rsid w:val="00DB7F4E"/>
    <w:rsid w:val="00DD157E"/>
    <w:rsid w:val="00DD6FC1"/>
    <w:rsid w:val="00DF2A2A"/>
    <w:rsid w:val="00E01D7C"/>
    <w:rsid w:val="00E0265F"/>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7C7B"/>
    <w:rsid w:val="00F918E6"/>
    <w:rsid w:val="00F93C4B"/>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90A2D860-6A87-CB4B-AD28-58D34A7E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C718001-B909-2747-953F-9F119294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18</Pages>
  <Words>21187</Words>
  <Characters>120766</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22</cp:revision>
  <cp:lastPrinted>2018-08-14T16:15:00Z</cp:lastPrinted>
  <dcterms:created xsi:type="dcterms:W3CDTF">2019-02-06T16:47:00Z</dcterms:created>
  <dcterms:modified xsi:type="dcterms:W3CDTF">2019-02-09T17:17:00Z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