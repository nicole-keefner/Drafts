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5154312"/>
      <w:r w:rsidRPr="00E74719">
        <w:lastRenderedPageBreak/>
        <w:t>ABSTRACT</w:t>
      </w:r>
      <w:bookmarkEnd w:id="0"/>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9"/>
          <w:footerReference w:type="default" r:id="rId10"/>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1" w:name="_Toc25154313"/>
      <w:r w:rsidRPr="003C14EE">
        <w:lastRenderedPageBreak/>
        <w:t>ACKNOWLEDGEMENTS</w:t>
      </w:r>
      <w:bookmarkEnd w:id="1"/>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2" w:name="_Toc25154314"/>
      <w:r>
        <w:lastRenderedPageBreak/>
        <w:t>DEDICATION</w:t>
      </w:r>
      <w:bookmarkEnd w:id="2"/>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3" w:name="_Toc25154315"/>
      <w:r w:rsidR="00655D6A">
        <w:lastRenderedPageBreak/>
        <w:t>PREFACE</w:t>
      </w:r>
      <w:bookmarkEnd w:id="3"/>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4" w:name="_Toc25154316"/>
      <w:r w:rsidRPr="007D1B38">
        <w:lastRenderedPageBreak/>
        <w:t>TABLE OF CONTENTS</w:t>
      </w:r>
      <w:bookmarkEnd w:id="4"/>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EA64CC">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EA64CC">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5" w:name="_Toc25154317"/>
      <w:r w:rsidR="007D1B38">
        <w:lastRenderedPageBreak/>
        <w:t>LIST OF TABLES</w:t>
      </w:r>
      <w:bookmarkEnd w:id="5"/>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6" w:name="_Toc25154318"/>
      <w:r>
        <w:lastRenderedPageBreak/>
        <w:t>LIST OF FIGURES</w:t>
      </w:r>
      <w:bookmarkEnd w:id="6"/>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7" w:name="_Toc25154319"/>
      <w:r w:rsidR="007F25E6">
        <w:lastRenderedPageBreak/>
        <w:t>LIST OF APPENDICES</w:t>
      </w:r>
      <w:bookmarkEnd w:id="7"/>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1"/>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8" w:name="_Toc25154320"/>
      <w:r w:rsidRPr="003474A6">
        <w:lastRenderedPageBreak/>
        <w:t>CHAPTER 1</w:t>
      </w:r>
      <w:bookmarkEnd w:id="8"/>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9" w:name="_Toc25154321"/>
      <w:r w:rsidRPr="00B42A1E">
        <w:lastRenderedPageBreak/>
        <w:t>Abstract</w:t>
      </w:r>
      <w:bookmarkEnd w:id="9"/>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0" w:name="_Toc25154322"/>
      <w:r>
        <w:lastRenderedPageBreak/>
        <w:t>Introduction</w:t>
      </w:r>
      <w:bookmarkEnd w:id="10"/>
      <w:r>
        <w:t xml:space="preserve"> </w:t>
      </w:r>
    </w:p>
    <w:p w14:paraId="44C1DF3E" w14:textId="6492CF78" w:rsidR="00A679EA" w:rsidRDefault="00A679EA" w:rsidP="00CC386C">
      <w:bookmarkStart w:id="11" w:name="_gjdgxs" w:colFirst="0" w:colLast="0"/>
      <w:bookmarkEnd w:id="11"/>
      <w:commentRangeStart w:id="12"/>
      <w:r>
        <w:t>Biodiversity</w:t>
      </w:r>
      <w:commentRangeEnd w:id="12"/>
      <w:r>
        <w:rPr>
          <w:rStyle w:val="CommentReference"/>
        </w:rPr>
        <w:commentReference w:id="12"/>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3"/>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3"/>
      <w:r w:rsidR="00CD5F38">
        <w:rPr>
          <w:rStyle w:val="CommentReference"/>
        </w:rPr>
        <w:commentReference w:id="13"/>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4"/>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4"/>
      <w:r w:rsidR="00CD5F38">
        <w:rPr>
          <w:rStyle w:val="CommentReference"/>
        </w:rPr>
        <w:commentReference w:id="14"/>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5"/>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5"/>
      <w:r w:rsidR="00CD5F38">
        <w:rPr>
          <w:rStyle w:val="CommentReference"/>
        </w:rPr>
        <w:commentReference w:id="15"/>
      </w:r>
      <w:r>
        <w:t>.</w:t>
      </w:r>
    </w:p>
    <w:p w14:paraId="5C9E366C" w14:textId="3CD1B092" w:rsidR="00A679EA" w:rsidRDefault="00A679EA" w:rsidP="00CC386C">
      <w:bookmarkStart w:id="16" w:name="_q2hepsd6fli" w:colFirst="0" w:colLast="0"/>
      <w:bookmarkEnd w:id="16"/>
      <w:commentRangeStart w:id="17"/>
      <w:r>
        <w:t>Coral</w:t>
      </w:r>
      <w:commentRangeEnd w:id="17"/>
      <w:r>
        <w:rPr>
          <w:rStyle w:val="CommentReference"/>
        </w:rPr>
        <w:commentReference w:id="17"/>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18"/>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18"/>
      <w:r w:rsidR="00CD5F38">
        <w:rPr>
          <w:rStyle w:val="CommentReference"/>
        </w:rPr>
        <w:commentReference w:id="18"/>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19"/>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19"/>
      <w:r w:rsidR="00460D4B">
        <w:rPr>
          <w:rStyle w:val="CommentReference"/>
        </w:rPr>
        <w:commentReference w:id="19"/>
      </w:r>
      <w:r>
        <w:t xml:space="preserve">. They are also economically valuable because they attract tourists and fish serve as a valuable food source </w:t>
      </w:r>
      <w:commentRangeStart w:id="20"/>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0"/>
      <w:r w:rsidR="00460D4B">
        <w:rPr>
          <w:rStyle w:val="CommentReference"/>
        </w:rPr>
        <w:commentReference w:id="20"/>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1"/>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1"/>
      <w:r w:rsidR="00697406">
        <w:rPr>
          <w:rStyle w:val="CommentReference"/>
        </w:rPr>
        <w:commentReference w:id="21"/>
      </w:r>
      <w:r>
        <w:t>.</w:t>
      </w:r>
    </w:p>
    <w:p w14:paraId="71F36EF8" w14:textId="27D6E62B" w:rsidR="004D5430" w:rsidRDefault="004D5430" w:rsidP="00CC386C">
      <w:commentRangeStart w:id="22"/>
      <w:r>
        <w:t>In</w:t>
      </w:r>
      <w:commentRangeEnd w:id="22"/>
      <w:r>
        <w:rPr>
          <w:rStyle w:val="CommentReference"/>
        </w:rPr>
        <w:commentReference w:id="22"/>
      </w:r>
      <w:r>
        <w:t xml:space="preserve"> an 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3"/>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3"/>
      <w:r>
        <w:rPr>
          <w:rStyle w:val="CommentReference"/>
        </w:rPr>
        <w:commentReference w:id="23"/>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4"/>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4"/>
      <w:r>
        <w:t>.</w:t>
      </w:r>
      <w:r>
        <w:rPr>
          <w:rStyle w:val="CommentReference"/>
        </w:rPr>
        <w:commentReference w:id="24"/>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25"/>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25"/>
      <w:r>
        <w:rPr>
          <w:rStyle w:val="CommentReference"/>
        </w:rPr>
        <w:commentReference w:id="25"/>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target </w:t>
      </w:r>
      <w:commentRangeStart w:id="26"/>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26"/>
      <w:r>
        <w:rPr>
          <w:rStyle w:val="CommentReference"/>
        </w:rPr>
        <w:commentReference w:id="26"/>
      </w:r>
      <w:r>
        <w:t xml:space="preserve">. However, few studies have explicitly </w:t>
      </w:r>
      <w:r>
        <w:lastRenderedPageBreak/>
        <w:t>investigated surrogate effectiveness across temporal scales, and those that have are typically quite short</w:t>
      </w:r>
      <w:r w:rsidR="00EF0E81">
        <w:t xml:space="preserve"> </w:t>
      </w:r>
      <w:commentRangeStart w:id="27"/>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27"/>
      <w:r>
        <w:rPr>
          <w:rStyle w:val="CommentReference"/>
        </w:rPr>
        <w:commentReference w:id="27"/>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Start w:id="28"/>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28"/>
      <w:r>
        <w:rPr>
          <w:rStyle w:val="CommentReference"/>
        </w:rPr>
        <w:commentReference w:id="28"/>
      </w:r>
      <w:r>
        <w:t>. The need for more studies that investigate the effectiveness of surrogates over time is evident.</w:t>
      </w:r>
    </w:p>
    <w:p w14:paraId="139CF7E8" w14:textId="09A0AFA4" w:rsidR="00495A89" w:rsidRDefault="004D5430" w:rsidP="004D5430">
      <w:commentRangeStart w:id="29"/>
      <w:r>
        <w:t>Surrogates</w:t>
      </w:r>
      <w:commentRangeEnd w:id="29"/>
      <w:r w:rsidR="00FB2624">
        <w:rPr>
          <w:rStyle w:val="CommentReference"/>
        </w:rPr>
        <w:commentReference w:id="29"/>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0"/>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0"/>
      <w:r w:rsidR="008D6764">
        <w:rPr>
          <w:rStyle w:val="CommentReference"/>
        </w:rPr>
        <w:commentReference w:id="30"/>
      </w:r>
      <w:r w:rsidR="00A679EA">
        <w:t xml:space="preserve">. Monitoring species richness requires substantial taxonomic expertise </w:t>
      </w:r>
      <w:commentRangeStart w:id="31"/>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1"/>
      <w:r w:rsidR="008D6764">
        <w:rPr>
          <w:rStyle w:val="CommentReference"/>
        </w:rPr>
        <w:commentReference w:id="31"/>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2"/>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2"/>
      <w:r w:rsidR="009933F1">
        <w:rPr>
          <w:rStyle w:val="CommentReference"/>
        </w:rPr>
        <w:commentReference w:id="32"/>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33"/>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33"/>
      <w:r w:rsidR="00495A89">
        <w:rPr>
          <w:rStyle w:val="CommentReference"/>
        </w:rPr>
        <w:commentReference w:id="33"/>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34"/>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34"/>
      <w:r w:rsidR="00925C48">
        <w:rPr>
          <w:rStyle w:val="CommentReference"/>
        </w:rPr>
        <w:commentReference w:id="34"/>
      </w:r>
      <w:r w:rsidR="00495A89">
        <w:t>.</w:t>
      </w:r>
    </w:p>
    <w:p w14:paraId="4DADD199" w14:textId="3D01F8A3" w:rsidR="001F3420" w:rsidRDefault="00495A89" w:rsidP="003B5B34">
      <w:commentRangeStart w:id="35"/>
      <w:r>
        <w:t>Corals</w:t>
      </w:r>
      <w:commentRangeEnd w:id="35"/>
      <w:r w:rsidR="003B5B34">
        <w:rPr>
          <w:rStyle w:val="CommentReference"/>
        </w:rPr>
        <w:commentReference w:id="35"/>
      </w:r>
      <w:r>
        <w:t xml:space="preserve"> and fish are such conspicuous, well-studied taxonomic groups that the richnesses of these groups are often extrapolated to represent the richness of all taxonomic groups on coral reefs</w:t>
      </w:r>
      <w:r w:rsidR="00B95EAD">
        <w:t xml:space="preserve"> </w:t>
      </w:r>
      <w:commentRangeStart w:id="36"/>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36"/>
      <w:r w:rsidR="00B95EAD">
        <w:rPr>
          <w:rStyle w:val="CommentReference"/>
        </w:rPr>
        <w:commentReference w:id="36"/>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37"/>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37"/>
      <w:r w:rsidR="009933F1">
        <w:rPr>
          <w:rStyle w:val="CommentReference"/>
        </w:rPr>
        <w:commentReference w:id="37"/>
      </w:r>
      <w:r w:rsidR="001F3420">
        <w:t xml:space="preserve">, </w:t>
      </w:r>
      <w:r w:rsidR="00A679EA">
        <w:t xml:space="preserve">yet </w:t>
      </w:r>
      <w:r w:rsidR="00BA73F0">
        <w:t xml:space="preserve">few studies have investigated sponge dynamics </w:t>
      </w:r>
      <w:commentRangeStart w:id="38"/>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38"/>
      <w:r w:rsidR="009933F1">
        <w:rPr>
          <w:rStyle w:val="CommentReference"/>
        </w:rPr>
        <w:commentReference w:id="38"/>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39" w:name="_Toc25154323"/>
      <w:r>
        <w:lastRenderedPageBreak/>
        <w:t>Material and Methods</w:t>
      </w:r>
      <w:bookmarkEnd w:id="39"/>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0" w:name="_fwntfdganz29" w:colFirst="0" w:colLast="0"/>
      <w:bookmarkEnd w:id="40"/>
      <w:r>
        <w:t>Survey methods</w:t>
      </w:r>
    </w:p>
    <w:p w14:paraId="3E96246D" w14:textId="22FA7C8A" w:rsidR="00A679EA" w:rsidRDefault="00A679EA" w:rsidP="00DE59B9">
      <w:r>
        <w:t>Corals, sponges, fishes, and rugosity were sampled using well-established visual survey methods. 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xml:space="preserve">. Nocturnal species, highly mobile groups such as mackerels (Scombridae) and jacks (Carangidae) that are transient visitors to the sites, and small cryptic groups like gobies (Gobiidae) and blennies (Blennioidei) that often </w:t>
      </w:r>
      <w:r>
        <w:lastRenderedPageBreak/>
        <w:t>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14:paraId="55210239" w14:textId="5675058D" w:rsidR="00A679EA" w:rsidRDefault="00A679EA" w:rsidP="00CC386C">
      <w:r>
        <w:lastRenderedPageBreak/>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1" w:name="_j2rsg1phwf4n" w:colFirst="0" w:colLast="0"/>
      <w:bookmarkEnd w:id="41"/>
      <w:r>
        <w:t>Statistical Analysis</w:t>
      </w:r>
    </w:p>
    <w:p w14:paraId="69364A06" w14:textId="51D0A22B" w:rsidR="00A679EA" w:rsidRDefault="00A679EA" w:rsidP="00EB5354">
      <w: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w:t>
      </w:r>
      <w:r w:rsidR="00DE59B9">
        <w:t>ies richness, we pooled the</w:t>
      </w:r>
      <w:r>
        <w:t xml:space="preserve"> 3 randomly-</w:t>
      </w:r>
      <w:r>
        <w:lastRenderedPageBreak/>
        <w:t xml:space="preserve">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w:t>
      </w:r>
      <w:r w:rsidR="00F72F1A">
        <w:rPr>
          <w:highlight w:val="white"/>
        </w:rPr>
        <w:lastRenderedPageBreak/>
        <w:t>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complex models were supported, the relationship between the candidate surrogate and the target would not be valuable for monitoring purposes. In other words, the </w:t>
      </w:r>
      <w:r w:rsidR="00C63DF1">
        <w:rPr>
          <w:highlight w:val="white"/>
        </w:rPr>
        <w:lastRenderedPageBreak/>
        <w:t xml:space="preserve">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42" w:name="_6921849kdo93" w:colFirst="0" w:colLast="0"/>
      <w:bookmarkStart w:id="43" w:name="_Toc25154324"/>
      <w:bookmarkEnd w:id="42"/>
      <w:r>
        <w:lastRenderedPageBreak/>
        <w:t>Results</w:t>
      </w:r>
      <w:bookmarkEnd w:id="43"/>
    </w:p>
    <w:p w14:paraId="55BAC720" w14:textId="77777777" w:rsidR="00A679EA" w:rsidRPr="00E74719" w:rsidRDefault="00A679EA" w:rsidP="00E74719">
      <w:pPr>
        <w:pStyle w:val="Heading3"/>
      </w:pPr>
      <w:bookmarkStart w:id="44" w:name="_6wnt1lhf96oq" w:colFirst="0" w:colLast="0"/>
      <w:bookmarkEnd w:id="44"/>
      <w:r w:rsidRPr="00E74719">
        <w:t>Summary statistics</w:t>
      </w:r>
    </w:p>
    <w:p w14:paraId="7975FA0D" w14:textId="4162276B" w:rsidR="00A679EA" w:rsidRDefault="00A679EA" w:rsidP="00E74719">
      <w:bookmarkStart w:id="45" w:name="_uzg2digyln7d" w:colFirst="0" w:colLast="0"/>
      <w:bookmarkEnd w:id="45"/>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46" w:name="_nujrgjx5taud" w:colFirst="0" w:colLast="0"/>
      <w:bookmarkStart w:id="47" w:name="_h6w7xsrogjxa" w:colFirst="0" w:colLast="0"/>
      <w:bookmarkEnd w:id="46"/>
      <w:bookmarkEnd w:id="47"/>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48" w:name="_rmzz1zfdvwy1" w:colFirst="0" w:colLast="0"/>
      <w:bookmarkEnd w:id="48"/>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 xml:space="preserve">re likely </w:t>
      </w:r>
      <w:proofErr w:type="gramStart"/>
      <w:r>
        <w:t>due to the fact that</w:t>
      </w:r>
      <w:proofErr w:type="gramEnd"/>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49" w:name="_wewp8zkd7499" w:colFirst="0" w:colLast="0"/>
      <w:bookmarkEnd w:id="49"/>
      <w:r>
        <w:br w:type="page"/>
      </w:r>
    </w:p>
    <w:p w14:paraId="402E7EAF" w14:textId="000DC76A" w:rsidR="00A679EA" w:rsidRDefault="00A679EA" w:rsidP="00E74719">
      <w:pPr>
        <w:pStyle w:val="Heading2"/>
      </w:pPr>
      <w:bookmarkStart w:id="50" w:name="_Toc25154325"/>
      <w:r>
        <w:lastRenderedPageBreak/>
        <w:t>Discussion</w:t>
      </w:r>
      <w:bookmarkEnd w:id="50"/>
    </w:p>
    <w:p w14:paraId="55940E9F" w14:textId="45E6812B" w:rsidR="00456F8B" w:rsidRPr="002E560A" w:rsidRDefault="00A9579D" w:rsidP="00E74719">
      <w:pPr>
        <w:pStyle w:val="Heading3"/>
      </w:pPr>
      <w:commentRangeStart w:id="51"/>
      <w:r>
        <w:t>A</w:t>
      </w:r>
      <w:r w:rsidR="00456F8B" w:rsidRPr="002E560A">
        <w:t>ss</w:t>
      </w:r>
      <w:r>
        <w:t>essing surrogate effectiveness over space and time</w:t>
      </w:r>
      <w:commentRangeEnd w:id="51"/>
      <w:r w:rsidR="00F23266">
        <w:rPr>
          <w:rStyle w:val="CommentReference"/>
          <w:b w:val="0"/>
          <w:i w:val="0"/>
        </w:rPr>
        <w:commentReference w:id="51"/>
      </w:r>
    </w:p>
    <w:p w14:paraId="1613C916" w14:textId="710760FC" w:rsidR="001429E5" w:rsidRDefault="00173B03" w:rsidP="002E560A">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52"/>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52"/>
      <w:r w:rsidR="001429E5">
        <w:rPr>
          <w:rStyle w:val="CommentReference"/>
        </w:rPr>
        <w:commentReference w:id="52"/>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53"/>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53"/>
      <w:r w:rsidR="001429E5">
        <w:rPr>
          <w:rStyle w:val="CommentReference"/>
        </w:rPr>
        <w:commentReference w:id="53"/>
      </w:r>
      <w:r w:rsidR="001429E5">
        <w:t xml:space="preserve">. </w:t>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54"/>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54"/>
      <w:r w:rsidR="00030BAE">
        <w:rPr>
          <w:rStyle w:val="CommentReference"/>
        </w:rPr>
        <w:commentReference w:id="54"/>
      </w:r>
      <w:r>
        <w:t xml:space="preserve">. </w:t>
      </w:r>
      <w:r w:rsidR="006D3306">
        <w:t>Although we did</w:t>
      </w:r>
      <w:r w:rsidR="00B55564">
        <w:t xml:space="preserve"> not </w:t>
      </w:r>
      <w:r w:rsidR="006D3306">
        <w:t>include</w:t>
      </w:r>
      <w:r w:rsidR="00B55564">
        <w:t xml:space="preserve"> fish abundance </w:t>
      </w:r>
      <w:r w:rsidR="006D3306">
        <w:t xml:space="preserve">as a target </w:t>
      </w:r>
      <w:r w:rsidR="00B55564">
        <w:t xml:space="preserve">in our results, we </w:t>
      </w:r>
      <w:r w:rsidR="006D3306">
        <w:t>did observe</w:t>
      </w:r>
      <w:r w:rsidR="00B55564">
        <w:t xml:space="preserve"> a reduction in the number of fish species</w:t>
      </w:r>
      <w:r w:rsidR="00F011E0">
        <w:t xml:space="preserve"> and overall species</w:t>
      </w:r>
      <w:r w:rsidR="00B55564">
        <w:t xml:space="preserve"> present at lower 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55"/>
      <w:r w:rsidR="00F011E0">
        <w:t xml:space="preserve">factor affecting rugosity at </w:t>
      </w:r>
      <w:commentRangeEnd w:id="55"/>
      <w:r w:rsidR="00786229">
        <w:rPr>
          <w:rStyle w:val="CommentReference"/>
        </w:rPr>
        <w:commentReference w:id="55"/>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56"/>
      <w:r>
        <w:t xml:space="preserve">Competition over space </w:t>
      </w:r>
      <w:commentRangeEnd w:id="56"/>
      <w:r w:rsidR="00110693">
        <w:rPr>
          <w:rStyle w:val="CommentReference"/>
        </w:rPr>
        <w:commentReference w:id="56"/>
      </w:r>
      <w:r>
        <w:t xml:space="preserve">has been shown to be related to chemical inhibition, or allelopathy, in interspecific relationships between sponges and corals. These relationships may explain why coral cover </w:t>
      </w:r>
      <w:r w:rsidR="003A6E6C">
        <w:t xml:space="preserve">was the top candidate surrogate for sponge richness and also why sponge cover and sponge richness are negatively correlated with coral cover and coral richness respectively. </w:t>
      </w:r>
      <w:r w:rsidR="00007F93">
        <w:t xml:space="preserve">Allelopathic sponges, may reduce coral cover at local scales </w:t>
      </w:r>
      <w:commentRangeStart w:id="57"/>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57"/>
      <w:r w:rsidR="00030BAE">
        <w:rPr>
          <w:rStyle w:val="CommentReference"/>
        </w:rPr>
        <w:commentReference w:id="57"/>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58"/>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58"/>
      <w:r w:rsidR="00030BAE">
        <w:rPr>
          <w:rStyle w:val="CommentReference"/>
        </w:rPr>
        <w:commentReference w:id="58"/>
      </w:r>
      <w:r w:rsidR="00B6152E">
        <w:t xml:space="preserve">. Despite some potential benefits sponges can have on coral structures and reef nutrient cycles, even palatable sponges can outcompete corals for space by overgrowing coral structures </w:t>
      </w:r>
      <w:commentRangeStart w:id="59"/>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59"/>
      <w:r w:rsidR="00030BAE">
        <w:rPr>
          <w:rStyle w:val="CommentReference"/>
        </w:rPr>
        <w:commentReference w:id="59"/>
      </w:r>
      <w:r w:rsidR="00B6152E">
        <w:t xml:space="preserve">. Over time, the abundance of these palatable sponges has increased with the reduced abundance of spongivorous fish due to overfishing </w:t>
      </w:r>
      <w:commentRangeStart w:id="60"/>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60"/>
      <w:r w:rsidR="00030BAE">
        <w:rPr>
          <w:rStyle w:val="CommentReference"/>
        </w:rPr>
        <w:commentReference w:id="60"/>
      </w:r>
      <w:r w:rsidR="00B6152E">
        <w:t>.</w:t>
      </w:r>
      <w:r w:rsidR="00CF03EC">
        <w:t xml:space="preserve"> </w:t>
      </w:r>
    </w:p>
    <w:p w14:paraId="4016FBAF" w14:textId="3C99E920" w:rsidR="002E560A" w:rsidRDefault="00CF03EC" w:rsidP="000C2B77">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p>
    <w:p w14:paraId="19C69C7D" w14:textId="77777777" w:rsidR="00B06EB3" w:rsidRPr="002E560A" w:rsidRDefault="00B06EB3" w:rsidP="00B06EB3">
      <w:pPr>
        <w:pStyle w:val="Heading3"/>
      </w:pPr>
      <w:commentRangeStart w:id="61"/>
      <w:r w:rsidRPr="002E560A">
        <w:t>Value of sponge monitoring</w:t>
      </w:r>
      <w:commentRangeEnd w:id="61"/>
      <w:r w:rsidR="00F23266">
        <w:rPr>
          <w:rStyle w:val="CommentReference"/>
          <w:b w:val="0"/>
          <w:i w:val="0"/>
        </w:rPr>
        <w:commentReference w:id="61"/>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windward reefs had higher coral and fish diversity than leeward reefs,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62"/>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62"/>
      <w:r w:rsidR="003D629E">
        <w:rPr>
          <w:rStyle w:val="CommentReference"/>
        </w:rPr>
        <w:commentReference w:id="62"/>
      </w:r>
      <w:r w:rsidR="003D629E">
        <w:t xml:space="preserve"> and it is unlikely that all of these taxonomic groups will be adequately predicted by rugosity or coral cover alone.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“non-umbrella” species can provide insight into overall site biodiversity at local scales in terrestrial ecosystems </w:t>
      </w:r>
      <w:commentRangeStart w:id="63"/>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63"/>
      <w:r w:rsidR="003D174D">
        <w:rPr>
          <w:rStyle w:val="CommentReference"/>
        </w:rPr>
        <w:commentReference w:id="63"/>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64"/>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64"/>
      <w:r w:rsidR="005A23E3">
        <w:rPr>
          <w:rStyle w:val="CommentReference"/>
        </w:rPr>
        <w:commentReference w:id="64"/>
      </w:r>
      <w:r w:rsidR="005A23E3">
        <w:t xml:space="preserve">. Therefore, diversity of these 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they include in their estimates. </w:t>
      </w:r>
    </w:p>
    <w:p w14:paraId="438C0587" w14:textId="77777777" w:rsidR="00446A88" w:rsidRDefault="00456F8B" w:rsidP="00446A88">
      <w:commentRangeStart w:id="65"/>
      <w:r>
        <w:t>In conclusion</w:t>
      </w:r>
      <w:commentRangeEnd w:id="65"/>
      <w:r w:rsidR="00A9579D">
        <w:rPr>
          <w:rStyle w:val="CommentReference"/>
        </w:rPr>
        <w:commentReference w:id="65"/>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66" w:name="_Toc25154326"/>
      <w:r>
        <w:lastRenderedPageBreak/>
        <w:t>Acknowledgements</w:t>
      </w:r>
      <w:bookmarkEnd w:id="66"/>
    </w:p>
    <w:p w14:paraId="70C75AA5" w14:textId="5D66BAFC" w:rsidR="00695E29" w:rsidRPr="00695E29" w:rsidRDefault="00695E29" w:rsidP="004208D9">
      <w:pPr>
        <w:pPrChange w:id="67" w:author="Graham Forrester" w:date="2019-11-26T16:17:00Z">
          <w:pPr>
            <w:ind w:firstLine="0"/>
          </w:pPr>
        </w:pPrChange>
      </w:pPr>
      <w:r>
        <w:tab/>
      </w:r>
      <w:r w:rsidR="00E31749">
        <w:t xml:space="preserve">Thanks to </w:t>
      </w:r>
      <w:r>
        <w:t>Dr. Brian Gerber, Dr. Gavino Puggioni</w:t>
      </w:r>
      <w:r w:rsidR="0015137A">
        <w:t>,</w:t>
      </w:r>
      <w:r>
        <w:t xml:space="preserve"> and Dr. Carlos Prada</w:t>
      </w:r>
      <w:r w:rsidR="00E31749">
        <w:t xml:space="preserve"> for their assistance in the development and review of this study</w:t>
      </w:r>
      <w:r>
        <w:t xml:space="preserve">. </w:t>
      </w:r>
      <w:r w:rsidR="008746A9">
        <w:t>We are grateful</w:t>
      </w:r>
      <w:r>
        <w:t xml:space="preserve"> to </w:t>
      </w:r>
      <w:r w:rsidRPr="004208D9">
        <w:rPr>
          <w:rPrChange w:id="68" w:author="Graham Forrester" w:date="2019-11-26T16:17:00Z">
            <w:rPr>
              <w:lang w:val="en"/>
            </w:rPr>
          </w:rPrChange>
        </w:rPr>
        <w:t xml:space="preserve">Dr. Lianna Jarecki and Linda Forrester who collected </w:t>
      </w:r>
      <w:r w:rsidR="00E31749" w:rsidRPr="004208D9">
        <w:rPr>
          <w:rPrChange w:id="69" w:author="Graham Forrester" w:date="2019-11-26T16:17:00Z">
            <w:rPr>
              <w:lang w:val="en"/>
            </w:rPr>
          </w:rPrChange>
        </w:rPr>
        <w:t xml:space="preserve">much of the </w:t>
      </w:r>
      <w:r w:rsidRPr="004208D9">
        <w:rPr>
          <w:rPrChange w:id="70" w:author="Graham Forrester" w:date="2019-11-26T16:17:00Z">
            <w:rPr>
              <w:lang w:val="en"/>
            </w:rPr>
          </w:rPrChange>
        </w:rPr>
        <w:t xml:space="preserve">data </w:t>
      </w:r>
      <w:r w:rsidR="00E31749" w:rsidRPr="004208D9">
        <w:rPr>
          <w:rPrChange w:id="71" w:author="Graham Forrester" w:date="2019-11-26T16:17:00Z">
            <w:rPr>
              <w:lang w:val="en"/>
            </w:rPr>
          </w:rPrChange>
        </w:rPr>
        <w:t>on sponges and corals</w:t>
      </w:r>
      <w:r w:rsidRPr="004208D9">
        <w:rPr>
          <w:rPrChange w:id="72" w:author="Graham Forrester" w:date="2019-11-26T16:17:00Z">
            <w:rPr>
              <w:lang w:val="en"/>
            </w:rPr>
          </w:rPrChange>
        </w:rPr>
        <w:t>.</w:t>
      </w:r>
      <w:r>
        <w:t xml:space="preserve"> We also thank </w:t>
      </w:r>
      <w:ins w:id="73" w:author="Graham Forrester" w:date="2019-11-26T16:16:00Z">
        <w:r w:rsidR="004208D9">
          <w:t xml:space="preserve">Dive BVI, UBS Divers and </w:t>
        </w:r>
      </w:ins>
      <w:r>
        <w:t xml:space="preserve">the </w:t>
      </w:r>
      <w:proofErr w:type="spellStart"/>
      <w:r>
        <w:t>Guana</w:t>
      </w:r>
      <w:proofErr w:type="spellEnd"/>
      <w:r>
        <w:t xml:space="preserve"> Island staff for logistical support.</w:t>
      </w:r>
      <w:ins w:id="74" w:author="Graham Forrester" w:date="2019-11-26T16:17:00Z">
        <w:r w:rsidR="004208D9">
          <w:t xml:space="preserve"> </w:t>
        </w:r>
        <w:r w:rsidR="004208D9" w:rsidRPr="004208D9">
          <w:rPr>
            <w:rPrChange w:id="75" w:author="Graham Forrester" w:date="2019-11-26T16:17:00Z">
              <w:rPr>
                <w:rFonts w:eastAsiaTheme="minorHAnsi"/>
                <w:sz w:val="18"/>
                <w:szCs w:val="18"/>
              </w:rPr>
            </w:rPrChange>
          </w:rPr>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4208D9">
          <w:rPr>
            <w:rPrChange w:id="76" w:author="Graham Forrester" w:date="2019-11-26T16:17:00Z">
              <w:rPr>
                <w:rFonts w:eastAsiaTheme="minorHAnsi"/>
                <w:sz w:val="18"/>
                <w:szCs w:val="18"/>
              </w:rPr>
            </w:rPrChange>
          </w:rPr>
          <w:t>the National Science Foundation (OCE 0096061 and</w:t>
        </w:r>
        <w:r w:rsidR="004208D9">
          <w:t xml:space="preserve"> </w:t>
        </w:r>
        <w:r w:rsidR="004208D9" w:rsidRPr="004208D9">
          <w:rPr>
            <w:rPrChange w:id="77" w:author="Graham Forrester" w:date="2019-11-26T16:17:00Z">
              <w:rPr>
                <w:rFonts w:eastAsiaTheme="minorHAnsi"/>
                <w:sz w:val="18"/>
                <w:szCs w:val="18"/>
              </w:rPr>
            </w:rPrChange>
          </w:rPr>
          <w:t>OCE 0222087)</w:t>
        </w:r>
        <w:r w:rsidR="004208D9">
          <w:t>.</w:t>
        </w:r>
        <w:bookmarkStart w:id="78" w:name="_GoBack"/>
        <w:bookmarkEnd w:id="78"/>
        <w:r w:rsidR="004208D9" w:rsidRPr="004208D9">
          <w:rPr>
            <w:rPrChange w:id="79" w:author="Graham Forrester" w:date="2019-11-26T16:17:00Z">
              <w:rPr>
                <w:rFonts w:eastAsiaTheme="minorHAnsi"/>
                <w:sz w:val="18"/>
                <w:szCs w:val="18"/>
              </w:rPr>
            </w:rPrChange>
          </w:rPr>
          <w:t xml:space="preserve"> </w:t>
        </w:r>
      </w:ins>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80" w:name="_Toc25154327"/>
      <w:commentRangeStart w:id="81"/>
      <w:r>
        <w:lastRenderedPageBreak/>
        <w:t>Literature Cited</w:t>
      </w:r>
      <w:commentRangeEnd w:id="81"/>
      <w:r w:rsidR="00EC48F2">
        <w:rPr>
          <w:rStyle w:val="CommentReference"/>
          <w:b w:val="0"/>
        </w:rPr>
        <w:commentReference w:id="81"/>
      </w:r>
      <w:bookmarkEnd w:id="80"/>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82" w:name="_Toc25154328"/>
      <w:r>
        <w:lastRenderedPageBreak/>
        <w:t>Tables</w:t>
      </w:r>
      <w:bookmarkEnd w:id="82"/>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83" w:name="_Toc25154329"/>
      <w:r w:rsidR="008A47B3">
        <w:lastRenderedPageBreak/>
        <w:t>Figures</w:t>
      </w:r>
      <w:bookmarkEnd w:id="83"/>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21">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Spatial variation of fish richness as it varies with rugosity </w:t>
      </w:r>
      <w:r w:rsidR="00115801">
        <w:t xml:space="preserve">(in cm) </w:t>
      </w:r>
      <w:r>
        <w:t>across 8 monitoring sites.</w:t>
      </w:r>
      <w:r w:rsidR="00115801">
        <w:t xml:space="preserve"> Points represent observed values and lines represent predicted values. Lines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variation of combined richness as it varies with rugosity </w:t>
      </w:r>
      <w:r w:rsidR="00115801">
        <w:t xml:space="preserve">(in cm) </w:t>
      </w:r>
      <w:r>
        <w:t>across 8 monitoring sites, where combined richness is the sum of richnesses of corals, fishes, and sponges.</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84" w:name="_Toc25154330"/>
      <w:r>
        <w:lastRenderedPageBreak/>
        <w:t>Appendices</w:t>
      </w:r>
      <w:bookmarkEnd w:id="84"/>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fulva,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ferox,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coccinea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5">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r w:rsidR="00C11451">
        <w:t>Traditional r-squared 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6">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Nicole" w:date="2019-11-18T00:11:00Z" w:initials="N">
    <w:p w14:paraId="2DE7AC69" w14:textId="1975A548" w:rsidR="007568F4" w:rsidRDefault="007568F4" w:rsidP="00A679EA">
      <w:pPr>
        <w:pStyle w:val="CommentText"/>
        <w:ind w:firstLine="0"/>
      </w:pPr>
      <w:r>
        <w:rPr>
          <w:rStyle w:val="CommentReference"/>
        </w:rPr>
        <w:annotationRef/>
      </w:r>
      <w:r>
        <w:t>Main Point: Biodiversity is declining globally and that’s bad. We use richness to study these declines.</w:t>
      </w:r>
    </w:p>
  </w:comment>
  <w:comment w:id="13" w:author="Nicole" w:date="2019-11-18T00:11:00Z" w:initials="N">
    <w:p w14:paraId="2D513D92" w14:textId="2C2C4F19" w:rsidR="007568F4" w:rsidRDefault="007568F4">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4" w:author="Nicole" w:date="2019-11-18T00:11:00Z" w:initials="N">
    <w:p w14:paraId="3AE34301" w14:textId="30B9D9EB" w:rsidR="007568F4" w:rsidRDefault="007568F4">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7568F4" w:rsidRDefault="007568F4">
      <w:pPr>
        <w:pStyle w:val="CommentText"/>
      </w:pPr>
    </w:p>
    <w:p w14:paraId="535203B4" w14:textId="1A92ABAD" w:rsidR="007568F4" w:rsidRDefault="007568F4">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15" w:author="Nicole" w:date="2019-11-18T00:11:00Z" w:initials="N">
    <w:p w14:paraId="22EFE346" w14:textId="4FA2BD8C" w:rsidR="007568F4" w:rsidRDefault="007568F4">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17" w:author="Nicole" w:date="2019-11-18T00:11:00Z" w:initials="N">
    <w:p w14:paraId="479E64AE" w14:textId="6388C4D8" w:rsidR="007568F4" w:rsidRDefault="007568F4"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18" w:author="Nicole" w:date="2019-11-18T00:11:00Z" w:initials="N">
    <w:p w14:paraId="3B7CAA05" w14:textId="1C437E20" w:rsidR="007568F4" w:rsidRDefault="007568F4">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7568F4" w:rsidRDefault="007568F4">
      <w:pPr>
        <w:pStyle w:val="CommentText"/>
      </w:pPr>
    </w:p>
    <w:p w14:paraId="134665B8" w14:textId="22EAF5FA" w:rsidR="007568F4" w:rsidRDefault="007568F4">
      <w:pPr>
        <w:pStyle w:val="CommentText"/>
      </w:pPr>
      <w:r>
        <w:t>Takeaway from Hughes 1994: Coral reefs are threatened by overfishing (Caribbean)</w:t>
      </w:r>
    </w:p>
    <w:p w14:paraId="1FE20F0B" w14:textId="77777777" w:rsidR="007568F4" w:rsidRDefault="007568F4">
      <w:pPr>
        <w:pStyle w:val="CommentText"/>
      </w:pPr>
    </w:p>
    <w:p w14:paraId="3E67DCA8" w14:textId="272390D1" w:rsidR="007568F4" w:rsidRDefault="007568F4" w:rsidP="00CD5F38">
      <w:pPr>
        <w:pStyle w:val="CommentText"/>
      </w:pPr>
      <w:r>
        <w:rPr>
          <w:rStyle w:val="CommentReference"/>
        </w:rPr>
        <w:annotationRef/>
      </w:r>
      <w:r>
        <w:t>Takeaway from Hughes 2017: Coral reefs are threatened by higher temperatures (</w:t>
      </w:r>
      <w:r w:rsidRPr="00FD7426">
        <w:t>Great Barrier Reef</w:t>
      </w:r>
      <w:r>
        <w:t>)</w:t>
      </w:r>
    </w:p>
  </w:comment>
  <w:comment w:id="19" w:author="Nicole" w:date="2019-11-18T00:11:00Z" w:initials="N">
    <w:p w14:paraId="4AAC37F0" w14:textId="11D6840E" w:rsidR="007568F4" w:rsidRDefault="007568F4"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0" w:author="Nicole" w:date="2019-11-18T00:11:00Z" w:initials="N">
    <w:p w14:paraId="5A679D1C" w14:textId="3671066B" w:rsidR="007568F4" w:rsidRDefault="007568F4">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7568F4" w:rsidRDefault="007568F4">
      <w:pPr>
        <w:pStyle w:val="CommentText"/>
      </w:pPr>
    </w:p>
    <w:p w14:paraId="72C826D2" w14:textId="42CD8BDD" w:rsidR="007568F4" w:rsidRDefault="007568F4"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1" w:author="Nicole" w:date="2019-11-18T00:11:00Z" w:initials="N">
    <w:p w14:paraId="7814FD76" w14:textId="77777777" w:rsidR="007568F4" w:rsidRDefault="007568F4"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7568F4" w:rsidRDefault="007568F4" w:rsidP="00697406">
      <w:pPr>
        <w:pStyle w:val="CommentText"/>
      </w:pPr>
    </w:p>
    <w:p w14:paraId="5334DAB2" w14:textId="1D197F4F" w:rsidR="007568F4" w:rsidRDefault="007568F4"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2" w:author="Nicole" w:date="2019-11-18T00:11:00Z" w:initials="N">
    <w:p w14:paraId="34AC5E9D" w14:textId="1C760878" w:rsidR="007568F4" w:rsidRDefault="007568F4"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3" w:author="Nicole" w:date="2019-11-18T00:11:00Z" w:initials="N">
    <w:p w14:paraId="77409D28" w14:textId="77777777" w:rsidR="007568F4" w:rsidRDefault="007568F4"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4" w:author="Nicole" w:date="2019-11-18T00:11:00Z" w:initials="N">
    <w:p w14:paraId="04D9F8FA"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5" w:author="Nicole" w:date="2019-11-18T00:11:00Z" w:initials="N">
    <w:p w14:paraId="39314272" w14:textId="77777777" w:rsidR="007568F4" w:rsidRDefault="007568F4"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6" w:author="Nicole" w:date="2019-11-18T00:11:00Z" w:initials="N">
    <w:p w14:paraId="31CEEF06" w14:textId="77777777" w:rsidR="007568F4" w:rsidRDefault="007568F4"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27" w:author="Nicole" w:date="2019-11-18T00:11:00Z" w:initials="N">
    <w:p w14:paraId="2B2B877E" w14:textId="77777777" w:rsidR="007568F4" w:rsidRDefault="007568F4"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28" w:author="Nicole" w:date="2019-11-18T00:11:00Z" w:initials="N">
    <w:p w14:paraId="3FF9B17C" w14:textId="77777777" w:rsidR="007568F4" w:rsidRDefault="007568F4"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7568F4" w:rsidRDefault="007568F4" w:rsidP="004D5430">
      <w:pPr>
        <w:pStyle w:val="CommentText"/>
      </w:pPr>
    </w:p>
    <w:p w14:paraId="3F25C1FA" w14:textId="77777777" w:rsidR="007568F4" w:rsidRDefault="007568F4"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7568F4" w:rsidRDefault="007568F4" w:rsidP="004D5430">
      <w:pPr>
        <w:pStyle w:val="CommentText"/>
      </w:pPr>
    </w:p>
    <w:p w14:paraId="671B61D1" w14:textId="77777777" w:rsidR="007568F4" w:rsidRDefault="007568F4"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7568F4" w:rsidRDefault="007568F4" w:rsidP="004D5430">
      <w:pPr>
        <w:pStyle w:val="CommentText"/>
      </w:pPr>
    </w:p>
    <w:p w14:paraId="134C5206" w14:textId="77777777" w:rsidR="007568F4" w:rsidRDefault="007568F4"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29" w:author="Nicole" w:date="2019-11-18T00:11:00Z" w:initials="N">
    <w:p w14:paraId="6C529CCD" w14:textId="3FFE60C5" w:rsidR="007568F4" w:rsidRDefault="007568F4"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0" w:author="Nicole" w:date="2019-11-18T00:11:00Z" w:initials="N">
    <w:p w14:paraId="124E32E4" w14:textId="012AA482" w:rsidR="007568F4" w:rsidRDefault="007568F4"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1" w:author="Nicole" w:date="2019-11-18T00:11:00Z" w:initials="N">
    <w:p w14:paraId="7F126762" w14:textId="68490EF7" w:rsidR="007568F4" w:rsidRDefault="007568F4" w:rsidP="008D6764">
      <w:pPr>
        <w:pStyle w:val="CommentText"/>
        <w:rPr>
          <w:rStyle w:val="CommentReference"/>
        </w:rPr>
      </w:pPr>
      <w:r>
        <w:rPr>
          <w:rStyle w:val="CommentReference"/>
        </w:rPr>
        <w:annotationRef/>
      </w:r>
      <w:r>
        <w:t xml:space="preserve">Takeaway from </w:t>
      </w:r>
      <w:proofErr w:type="spellStart"/>
      <w:r>
        <w:t>Derraik</w:t>
      </w:r>
      <w:proofErr w:type="spellEnd"/>
      <w:r>
        <w:t>: inverts are hard to id to species, so authors compared morphospecies to professional species id’s to see if they were comparable</w:t>
      </w:r>
      <w:r>
        <w:rPr>
          <w:rStyle w:val="CommentReference"/>
        </w:rPr>
        <w:t xml:space="preserve"> </w:t>
      </w:r>
      <w:r>
        <w:rPr>
          <w:rStyle w:val="CommentReference"/>
        </w:rPr>
        <w:annotationRef/>
      </w:r>
    </w:p>
    <w:p w14:paraId="45A0B7C6" w14:textId="77777777" w:rsidR="007568F4" w:rsidRDefault="007568F4" w:rsidP="008D6764">
      <w:pPr>
        <w:pStyle w:val="CommentText"/>
        <w:rPr>
          <w:rStyle w:val="CommentReference"/>
        </w:rPr>
      </w:pPr>
    </w:p>
    <w:p w14:paraId="1DBF5CB5" w14:textId="00152107" w:rsidR="007568F4" w:rsidRDefault="007568F4"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7568F4" w:rsidRDefault="007568F4" w:rsidP="008D6764">
      <w:pPr>
        <w:pStyle w:val="CommentText"/>
      </w:pPr>
      <w:r>
        <w:rPr>
          <w:rStyle w:val="CommentReference"/>
        </w:rPr>
        <w:annotationRef/>
      </w:r>
    </w:p>
    <w:p w14:paraId="7BBD76AB" w14:textId="19CCAE75" w:rsidR="007568F4" w:rsidRDefault="007568F4" w:rsidP="008D6764">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32" w:author="Nicole" w:date="2019-11-18T00:11:00Z" w:initials="N">
    <w:p w14:paraId="346559B4" w14:textId="63019B03" w:rsidR="007568F4" w:rsidRDefault="007568F4"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3" w:author="Nicole" w:date="2019-11-18T00:11:00Z" w:initials="N">
    <w:p w14:paraId="563200BC" w14:textId="77777777" w:rsidR="007568F4" w:rsidRDefault="007568F4"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7568F4" w:rsidRDefault="007568F4" w:rsidP="00495A89">
      <w:pPr>
        <w:pStyle w:val="CommentText"/>
      </w:pPr>
    </w:p>
    <w:p w14:paraId="288C4DF7" w14:textId="77777777" w:rsidR="007568F4" w:rsidRDefault="007568F4"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7568F4" w:rsidRDefault="007568F4" w:rsidP="00495A89">
      <w:pPr>
        <w:pStyle w:val="CommentText"/>
      </w:pPr>
    </w:p>
    <w:p w14:paraId="3D4C7C09" w14:textId="77777777" w:rsidR="007568F4" w:rsidRDefault="007568F4"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7568F4" w:rsidRDefault="007568F4" w:rsidP="00495A89">
      <w:pPr>
        <w:pStyle w:val="CommentText"/>
        <w:ind w:firstLine="0"/>
      </w:pPr>
    </w:p>
    <w:p w14:paraId="273F8887" w14:textId="77777777" w:rsidR="007568F4" w:rsidRDefault="007568F4"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34" w:author="Nicole" w:date="2019-11-18T00:11:00Z" w:initials="N">
    <w:p w14:paraId="051BA6B2" w14:textId="77777777" w:rsidR="007568F4" w:rsidRDefault="007568F4"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35" w:author="Nicole" w:date="2019-11-18T00:11:00Z" w:initials="N">
    <w:p w14:paraId="261FEDD3" w14:textId="51B08C58" w:rsidR="007568F4" w:rsidRDefault="007568F4">
      <w:pPr>
        <w:pStyle w:val="CommentText"/>
      </w:pPr>
      <w:r>
        <w:rPr>
          <w:rStyle w:val="CommentReference"/>
        </w:rPr>
        <w:annotationRef/>
      </w:r>
      <w:r>
        <w:t>Main Point: Corals and fish might not be representative of changes in reef diversity, so we use sponges to test this.</w:t>
      </w:r>
    </w:p>
  </w:comment>
  <w:comment w:id="36" w:author="Nicole" w:date="2019-11-18T00:11:00Z" w:initials="N">
    <w:p w14:paraId="68DD9017" w14:textId="08CFC335" w:rsidR="007568F4" w:rsidRDefault="007568F4"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37" w:author="Nicole" w:date="2019-11-18T00:11:00Z" w:initials="N">
    <w:p w14:paraId="67E2C70F" w14:textId="581920A1" w:rsidR="007568F4" w:rsidRDefault="007568F4"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38" w:author="Nicole" w:date="2019-11-18T00:11:00Z" w:initials="N">
    <w:p w14:paraId="01417F9B" w14:textId="2CB8BE60" w:rsidR="007568F4" w:rsidRDefault="007568F4"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7568F4" w:rsidRDefault="007568F4">
      <w:pPr>
        <w:pStyle w:val="CommentText"/>
      </w:pPr>
    </w:p>
    <w:p w14:paraId="410086E5" w14:textId="46ED1E2F" w:rsidR="007568F4" w:rsidRDefault="007568F4"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1" w:author="Nicole" w:date="2019-11-20T05:17:00Z" w:initials="N">
    <w:p w14:paraId="7A99DDE6" w14:textId="02E046C3" w:rsidR="007568F4" w:rsidRDefault="007568F4"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52" w:author="Nicole" w:date="2019-11-20T03:58:00Z" w:initials="N">
    <w:p w14:paraId="1751A14C" w14:textId="04DEAC62" w:rsidR="007568F4" w:rsidRDefault="007568F4">
      <w:pPr>
        <w:pStyle w:val="CommentText"/>
      </w:pPr>
      <w:r>
        <w:rPr>
          <w:rStyle w:val="CommentReference"/>
        </w:rPr>
        <w:annotationRef/>
      </w:r>
      <w:r>
        <w:t>Takeaway from this paper:</w:t>
      </w:r>
    </w:p>
    <w:p w14:paraId="7348AD77" w14:textId="71E8B641" w:rsidR="007568F4" w:rsidRDefault="007568F4">
      <w:pPr>
        <w:pStyle w:val="CommentText"/>
      </w:pPr>
      <w:r>
        <w:t>Descriptions of the high variability of mechanisms of and distances for dispersal</w:t>
      </w:r>
    </w:p>
  </w:comment>
  <w:comment w:id="53" w:author="Nicole" w:date="2019-11-20T03:57:00Z" w:initials="N">
    <w:p w14:paraId="6D87EA04" w14:textId="437ED1F0" w:rsidR="007568F4" w:rsidRDefault="007568F4">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54" w:author="Nicole" w:date="2019-11-20T05:22:00Z" w:initials="N">
    <w:p w14:paraId="7F3B3A69" w14:textId="3F7E3502" w:rsidR="007568F4" w:rsidRDefault="007568F4"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55" w:author="Graham Forrester" w:date="2019-11-20T11:25:00Z" w:initials="GF">
    <w:p w14:paraId="552ED08E" w14:textId="2E34F0E4" w:rsidR="007568F4" w:rsidRDefault="007568F4">
      <w:pPr>
        <w:pStyle w:val="CommentText"/>
      </w:pPr>
      <w:r>
        <w:rPr>
          <w:rStyle w:val="CommentReference"/>
        </w:rPr>
        <w:annotationRef/>
      </w:r>
      <w:r>
        <w:t>I know that it was boat anchoring, but leave this aside for now.</w:t>
      </w:r>
    </w:p>
  </w:comment>
  <w:comment w:id="56" w:author="Nicole" w:date="2019-11-26T13:50:00Z" w:initials="N">
    <w:p w14:paraId="535B8D36" w14:textId="6BFF9915" w:rsidR="00110693" w:rsidRDefault="00110693">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57" w:author="Nicole" w:date="2019-11-20T05:24:00Z" w:initials="N">
    <w:p w14:paraId="5600C804" w14:textId="0C3BB952" w:rsidR="007568F4" w:rsidRDefault="007568F4">
      <w:pPr>
        <w:pStyle w:val="CommentText"/>
      </w:pPr>
      <w:r>
        <w:rPr>
          <w:rStyle w:val="CommentReference"/>
        </w:rPr>
        <w:annotationRef/>
      </w:r>
      <w:r>
        <w:t>Takeaway from this paper: Allelopathic sponges, may reduce coral cover at local scales</w:t>
      </w:r>
    </w:p>
  </w:comment>
  <w:comment w:id="58" w:author="Nicole" w:date="2019-11-20T05:31:00Z" w:initials="N">
    <w:p w14:paraId="7EF80EBE" w14:textId="2F1AAE55" w:rsidR="007568F4" w:rsidRDefault="007568F4">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59" w:author="Nicole" w:date="2019-11-20T05:31:00Z" w:initials="N">
    <w:p w14:paraId="64414C51" w14:textId="79221A7E" w:rsidR="007568F4" w:rsidRDefault="007568F4">
      <w:pPr>
        <w:pStyle w:val="CommentText"/>
      </w:pPr>
      <w:r>
        <w:rPr>
          <w:rStyle w:val="CommentReference"/>
        </w:rPr>
        <w:annotationRef/>
      </w:r>
      <w:r>
        <w:t xml:space="preserve">Takeaway from </w:t>
      </w:r>
      <w:proofErr w:type="spellStart"/>
      <w:r>
        <w:t>Loh</w:t>
      </w:r>
      <w:proofErr w:type="spellEnd"/>
      <w:r>
        <w:t xml:space="preserve"> 2014: palatable sponges are fast-growing and compete with reef-building corals for space (Caribbean)</w:t>
      </w:r>
    </w:p>
    <w:p w14:paraId="3807ED00" w14:textId="77777777" w:rsidR="007568F4" w:rsidRDefault="007568F4">
      <w:pPr>
        <w:pStyle w:val="CommentText"/>
      </w:pPr>
    </w:p>
    <w:p w14:paraId="231BFA09" w14:textId="32C87A94" w:rsidR="007568F4" w:rsidRDefault="007568F4">
      <w:pPr>
        <w:pStyle w:val="CommentText"/>
      </w:pPr>
      <w:r>
        <w:t>Takeaway from Stella 2011: sponges can hold reef together and play important role in cycling of some nutrients; sponges can be allelopathic and overgrow corals</w:t>
      </w:r>
    </w:p>
  </w:comment>
  <w:comment w:id="60" w:author="Nicole" w:date="2019-11-20T05:31:00Z" w:initials="N">
    <w:p w14:paraId="4E0D3E57" w14:textId="5D125270" w:rsidR="007568F4" w:rsidRDefault="007568F4">
      <w:pPr>
        <w:pStyle w:val="CommentText"/>
      </w:pPr>
      <w:r>
        <w:rPr>
          <w:rStyle w:val="CommentReference"/>
        </w:rPr>
        <w:annotationRef/>
      </w:r>
      <w:r>
        <w:t xml:space="preserve">Takeaway from </w:t>
      </w:r>
      <w:proofErr w:type="spellStart"/>
      <w:r>
        <w:t>Loh</w:t>
      </w:r>
      <w:proofErr w:type="spellEnd"/>
      <w:r>
        <w:t xml:space="preserve"> 2014: lower N of spongivorous fish leads to higher N of palatable sponges which leads to increased competition for space between these sponges and corals (Caribbean)</w:t>
      </w:r>
    </w:p>
    <w:p w14:paraId="0924922F" w14:textId="77777777" w:rsidR="007568F4" w:rsidRDefault="007568F4">
      <w:pPr>
        <w:pStyle w:val="CommentText"/>
      </w:pPr>
    </w:p>
    <w:p w14:paraId="5B08DD87" w14:textId="134B209E" w:rsidR="007568F4" w:rsidRDefault="007568F4">
      <w:pPr>
        <w:pStyle w:val="CommentText"/>
      </w:pPr>
      <w:r>
        <w:t>Takeaway from Powell 2014: decrease in spongivorous fish has led to increase in sponge N in the Indo-Pacific region</w:t>
      </w:r>
    </w:p>
  </w:comment>
  <w:comment w:id="61" w:author="Nicole" w:date="2019-11-19T00:49:00Z" w:initials="N">
    <w:p w14:paraId="0BEDB636" w14:textId="30FE15A8" w:rsidR="007568F4" w:rsidRDefault="007568F4">
      <w:pPr>
        <w:pStyle w:val="CommentText"/>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62" w:author="Nicole" w:date="2019-11-20T06:00:00Z" w:initials="N">
    <w:p w14:paraId="2A37DF65" w14:textId="1C5B04B7" w:rsidR="007568F4" w:rsidRDefault="007568F4">
      <w:pPr>
        <w:pStyle w:val="CommentText"/>
      </w:pPr>
      <w:r>
        <w:rPr>
          <w:rStyle w:val="CommentReference"/>
        </w:rPr>
        <w:annotationRef/>
      </w:r>
      <w:r>
        <w:t>Takeaway from this paper: there are many understudied invert groups that can inform our understanding of biodiversity changes on coral reefs</w:t>
      </w:r>
    </w:p>
  </w:comment>
  <w:comment w:id="63" w:author="Nicole" w:date="2019-11-20T06:10:00Z" w:initials="N">
    <w:p w14:paraId="756AB600" w14:textId="4739D5BC" w:rsidR="007568F4" w:rsidRDefault="007568F4"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64" w:author="Nicole" w:date="2019-11-20T06:19:00Z" w:initials="N">
    <w:p w14:paraId="19047493" w14:textId="0C55BC5B" w:rsidR="007568F4" w:rsidRDefault="007568F4">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65" w:author="Nicole" w:date="2019-11-19T00:49:00Z" w:initials="N">
    <w:p w14:paraId="20F72326" w14:textId="1C015801" w:rsidR="007568F4" w:rsidRDefault="007568F4">
      <w:pPr>
        <w:pStyle w:val="CommentText"/>
      </w:pPr>
      <w:r>
        <w:rPr>
          <w:rStyle w:val="CommentReference"/>
        </w:rPr>
        <w:annotationRef/>
      </w:r>
      <w:r>
        <w:t>Main Point: Conclusions and takeaways</w:t>
      </w:r>
    </w:p>
  </w:comment>
  <w:comment w:id="81" w:author="Nicole" w:date="2019-11-20T06:30:00Z" w:initials="N">
    <w:p w14:paraId="1FB370F7" w14:textId="7F24F168" w:rsidR="007568F4" w:rsidRPr="00EA3C4D" w:rsidRDefault="007568F4">
      <w:pPr>
        <w:pStyle w:val="CommentText"/>
      </w:pPr>
      <w:r>
        <w:rPr>
          <w:rStyle w:val="CommentReference"/>
        </w:rPr>
        <w:annotationRef/>
      </w:r>
      <w:r>
        <w:rPr>
          <w:rFonts w:eastAsia="Arial"/>
          <w:color w:val="000000"/>
          <w:szCs w:val="22"/>
        </w:rPr>
        <w:t>$Will need to remove reference manager field codes before submitting to JNC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2B2B877E" w15:done="0"/>
  <w15:commentEx w15:paraId="134C5206" w15:done="0"/>
  <w15:commentEx w15:paraId="6C529CCD" w15:done="0"/>
  <w15:commentEx w15:paraId="124E32E4" w15:done="0"/>
  <w15:commentEx w15:paraId="7BBD76AB" w15:done="0"/>
  <w15:commentEx w15:paraId="346559B4" w15:done="0"/>
  <w15:commentEx w15:paraId="273F8887" w15:done="0"/>
  <w15:commentEx w15:paraId="051BA6B2" w15:done="0"/>
  <w15:commentEx w15:paraId="261FEDD3" w15:done="0"/>
  <w15:commentEx w15:paraId="68DD9017" w15:done="0"/>
  <w15:commentEx w15:paraId="67E2C70F" w15:done="0"/>
  <w15:commentEx w15:paraId="410086E5" w15:done="0"/>
  <w15:commentEx w15:paraId="7A99DDE6" w15:done="0"/>
  <w15:commentEx w15:paraId="7348AD77" w15:done="0"/>
  <w15:commentEx w15:paraId="6D87EA04" w15:done="0"/>
  <w15:commentEx w15:paraId="7F3B3A69" w15:done="0"/>
  <w15:commentEx w15:paraId="552ED08E" w15:done="0"/>
  <w15:commentEx w15:paraId="535B8D36" w15:done="0"/>
  <w15:commentEx w15:paraId="5600C804" w15:done="0"/>
  <w15:commentEx w15:paraId="7EF80EBE" w15:done="0"/>
  <w15:commentEx w15:paraId="231BFA09" w15:done="0"/>
  <w15:commentEx w15:paraId="5B08DD87" w15:done="0"/>
  <w15:commentEx w15:paraId="0BEDB636" w15:done="0"/>
  <w15:commentEx w15:paraId="2A37DF65" w15:done="0"/>
  <w15:commentEx w15:paraId="756AB600" w15:done="0"/>
  <w15:commentEx w15:paraId="19047493" w15:done="0"/>
  <w15:commentEx w15:paraId="20F72326" w15:done="0"/>
  <w15:commentEx w15:paraId="1FB37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FA135" w16cex:dateUtc="2019-11-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7F3B3A69" w16cid:durableId="217F81EB"/>
  <w16cid:commentId w16cid:paraId="552ED08E" w16cid:durableId="217FA135"/>
  <w16cid:commentId w16cid:paraId="535B8D36" w16cid:durableId="2187CD11"/>
  <w16cid:commentId w16cid:paraId="5600C804" w16cid:durableId="217F81EC"/>
  <w16cid:commentId w16cid:paraId="7EF80EBE" w16cid:durableId="217F81ED"/>
  <w16cid:commentId w16cid:paraId="231BFA09" w16cid:durableId="217F81EE"/>
  <w16cid:commentId w16cid:paraId="5B08DD87" w16cid:durableId="217F81EF"/>
  <w16cid:commentId w16cid:paraId="0BEDB636" w16cid:durableId="217F81F0"/>
  <w16cid:commentId w16cid:paraId="2A37DF65" w16cid:durableId="217F81F1"/>
  <w16cid:commentId w16cid:paraId="756AB600" w16cid:durableId="217F81F2"/>
  <w16cid:commentId w16cid:paraId="19047493" w16cid:durableId="217F81F3"/>
  <w16cid:commentId w16cid:paraId="20F72326" w16cid:durableId="217F81F4"/>
  <w16cid:commentId w16cid:paraId="1FB370F7" w16cid:durableId="21757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E7CBB" w14:textId="77777777" w:rsidR="00EA64CC" w:rsidRDefault="00EA64CC">
      <w:pPr>
        <w:spacing w:line="240" w:lineRule="auto"/>
      </w:pPr>
      <w:r>
        <w:separator/>
      </w:r>
    </w:p>
  </w:endnote>
  <w:endnote w:type="continuationSeparator" w:id="0">
    <w:p w14:paraId="7E8E0941" w14:textId="77777777" w:rsidR="00EA64CC" w:rsidRDefault="00EA64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7568F4" w:rsidRDefault="007568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7568F4" w:rsidRDefault="007568F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517871">
      <w:rPr>
        <w:noProof/>
        <w:color w:val="000000"/>
      </w:rPr>
      <w:t>33</w:t>
    </w:r>
    <w:r>
      <w:rPr>
        <w:color w:val="000000"/>
      </w:rPr>
      <w:fldChar w:fldCharType="end"/>
    </w:r>
  </w:p>
  <w:p w14:paraId="2EB2665D" w14:textId="77777777" w:rsidR="007568F4" w:rsidRDefault="007568F4">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21CD3" w14:textId="77777777" w:rsidR="00EA64CC" w:rsidRDefault="00EA64CC">
      <w:pPr>
        <w:spacing w:line="240" w:lineRule="auto"/>
      </w:pPr>
      <w:r>
        <w:separator/>
      </w:r>
    </w:p>
  </w:footnote>
  <w:footnote w:type="continuationSeparator" w:id="0">
    <w:p w14:paraId="20774976" w14:textId="77777777" w:rsidR="00EA64CC" w:rsidRDefault="00EA64CC">
      <w:pPr>
        <w:spacing w:line="240" w:lineRule="auto"/>
      </w:pPr>
      <w:r>
        <w:continuationSeparator/>
      </w:r>
    </w:p>
  </w:footnote>
  <w:footnote w:id="1">
    <w:p w14:paraId="208BD1FC" w14:textId="61E8DDD0" w:rsidR="007568F4" w:rsidRPr="00512A9A" w:rsidRDefault="007568F4">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7568F4" w:rsidRDefault="007568F4">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8469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7C04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402B1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1C09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4213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C24"/>
    <w:rsid w:val="00001DF2"/>
    <w:rsid w:val="00004BE1"/>
    <w:rsid w:val="00007B3E"/>
    <w:rsid w:val="00007F93"/>
    <w:rsid w:val="00016AF6"/>
    <w:rsid w:val="00025E9B"/>
    <w:rsid w:val="00030BAE"/>
    <w:rsid w:val="000404AE"/>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48D9"/>
    <w:rsid w:val="002573BD"/>
    <w:rsid w:val="0026468B"/>
    <w:rsid w:val="002834B8"/>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36D95"/>
    <w:rsid w:val="003474A6"/>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46A88"/>
    <w:rsid w:val="004546B1"/>
    <w:rsid w:val="00456F8B"/>
    <w:rsid w:val="004570C5"/>
    <w:rsid w:val="00460D4B"/>
    <w:rsid w:val="00462773"/>
    <w:rsid w:val="00467068"/>
    <w:rsid w:val="00484C29"/>
    <w:rsid w:val="00491AE8"/>
    <w:rsid w:val="00495A89"/>
    <w:rsid w:val="00496D7A"/>
    <w:rsid w:val="004A70C4"/>
    <w:rsid w:val="004B44E7"/>
    <w:rsid w:val="004B606E"/>
    <w:rsid w:val="004C0B21"/>
    <w:rsid w:val="004C29E0"/>
    <w:rsid w:val="004C5F85"/>
    <w:rsid w:val="004D1FD5"/>
    <w:rsid w:val="004D5430"/>
    <w:rsid w:val="004D705A"/>
    <w:rsid w:val="004E1061"/>
    <w:rsid w:val="004E18DC"/>
    <w:rsid w:val="004F7586"/>
    <w:rsid w:val="00502CD3"/>
    <w:rsid w:val="00507D84"/>
    <w:rsid w:val="00512A9A"/>
    <w:rsid w:val="00517871"/>
    <w:rsid w:val="00533169"/>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21DFC"/>
    <w:rsid w:val="0073571E"/>
    <w:rsid w:val="0074148C"/>
    <w:rsid w:val="007568F4"/>
    <w:rsid w:val="00756F1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8F0"/>
    <w:rsid w:val="009D7B5F"/>
    <w:rsid w:val="009F0A28"/>
    <w:rsid w:val="00A00425"/>
    <w:rsid w:val="00A04752"/>
    <w:rsid w:val="00A15ABA"/>
    <w:rsid w:val="00A324C5"/>
    <w:rsid w:val="00A40D26"/>
    <w:rsid w:val="00A42AA5"/>
    <w:rsid w:val="00A6553C"/>
    <w:rsid w:val="00A67532"/>
    <w:rsid w:val="00A679EA"/>
    <w:rsid w:val="00A75CAA"/>
    <w:rsid w:val="00A80577"/>
    <w:rsid w:val="00A82E79"/>
    <w:rsid w:val="00A85AC7"/>
    <w:rsid w:val="00A9484B"/>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F35E9"/>
    <w:rsid w:val="00BF3A1C"/>
    <w:rsid w:val="00BF406D"/>
    <w:rsid w:val="00BF55D9"/>
    <w:rsid w:val="00BF730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B02B2"/>
    <w:rsid w:val="00CB0AD7"/>
    <w:rsid w:val="00CB33FC"/>
    <w:rsid w:val="00CB745A"/>
    <w:rsid w:val="00CC386C"/>
    <w:rsid w:val="00CC70C6"/>
    <w:rsid w:val="00CD5F38"/>
    <w:rsid w:val="00CF03EC"/>
    <w:rsid w:val="00CF1C06"/>
    <w:rsid w:val="00CF2C3B"/>
    <w:rsid w:val="00CF3FA2"/>
    <w:rsid w:val="00D03E44"/>
    <w:rsid w:val="00D0553C"/>
    <w:rsid w:val="00D145C2"/>
    <w:rsid w:val="00D14CCA"/>
    <w:rsid w:val="00D361F1"/>
    <w:rsid w:val="00D409A1"/>
    <w:rsid w:val="00D4600D"/>
    <w:rsid w:val="00D46872"/>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14149"/>
    <w:rsid w:val="00E31749"/>
    <w:rsid w:val="00E31DE6"/>
    <w:rsid w:val="00E60A40"/>
    <w:rsid w:val="00E6241A"/>
    <w:rsid w:val="00E63A92"/>
    <w:rsid w:val="00E74719"/>
    <w:rsid w:val="00EA001C"/>
    <w:rsid w:val="00EA3C4D"/>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F011E0"/>
    <w:rsid w:val="00F10BD7"/>
    <w:rsid w:val="00F12891"/>
    <w:rsid w:val="00F17D8A"/>
    <w:rsid w:val="00F23266"/>
    <w:rsid w:val="00F25817"/>
    <w:rsid w:val="00F264AE"/>
    <w:rsid w:val="00F26D3D"/>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2A006333-3E2C-D447-9DAF-E39C72A5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jp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g"/><Relationship Id="rId28" Type="http://schemas.microsoft.com/office/2011/relationships/people" Target="people.xml"/><Relationship Id="rId10" Type="http://schemas.openxmlformats.org/officeDocument/2006/relationships/footer" Target="footer3.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0647FD2B-6D46-7F44-B1F9-6C0FCF80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3073</TotalTime>
  <Pages>61</Pages>
  <Words>40349</Words>
  <Characters>229993</Characters>
  <Application>Microsoft Office Word</Application>
  <DocSecurity>0</DocSecurity>
  <Lines>1916</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243</cp:revision>
  <cp:lastPrinted>2019-11-26T17:35:00Z</cp:lastPrinted>
  <dcterms:created xsi:type="dcterms:W3CDTF">2019-11-08T05:18:00Z</dcterms:created>
  <dcterms:modified xsi:type="dcterms:W3CDTF">2019-11-26T21:18:00Z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