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proofErr w:type="gramStart"/>
      <w:r w:rsidRPr="00C4735F">
        <w:rPr>
          <w:rFonts w:ascii="Times New Roman" w:hAnsi="Times New Roman" w:cs="Times New Roman"/>
          <w:b/>
        </w:rPr>
        <w:t>coral</w:t>
      </w:r>
      <w:proofErr w:type="gramEnd"/>
      <w:r w:rsidRPr="00C4735F">
        <w:rPr>
          <w:rFonts w:ascii="Times New Roman" w:hAnsi="Times New Roman" w:cs="Times New Roman"/>
          <w:b/>
        </w:rPr>
        <w:t xml:space="preserve">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 xml:space="preserve">Nicole B. </w:t>
      </w:r>
      <w:proofErr w:type="spellStart"/>
      <w:r w:rsidRPr="00C4735F">
        <w:rPr>
          <w:rFonts w:ascii="Times New Roman" w:hAnsi="Times New Roman" w:cs="Times New Roman"/>
        </w:rPr>
        <w:t>Keefner</w:t>
      </w:r>
      <w:proofErr w:type="spellEnd"/>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proofErr w:type="gramStart"/>
      <w:r w:rsidRPr="00C4735F">
        <w:rPr>
          <w:rFonts w:ascii="Times New Roman" w:hAnsi="Times New Roman" w:cs="Times New Roman"/>
          <w:vertAlign w:val="superscript"/>
        </w:rPr>
        <w:t>1</w:t>
      </w:r>
      <w:r w:rsidRPr="00C4735F">
        <w:rPr>
          <w:rFonts w:ascii="Times New Roman" w:hAnsi="Times New Roman" w:cs="Times New Roman"/>
        </w:rPr>
        <w:t>Department of Natural Resources Science, University of Rhode Island, Kingston, RI 02881, USA.</w:t>
      </w:r>
      <w:proofErr w:type="gramEnd"/>
      <w:r w:rsidRPr="00C4735F">
        <w:rPr>
          <w:rFonts w:ascii="Times New Roman" w:hAnsi="Times New Roman" w:cs="Times New Roman"/>
        </w:rPr>
        <w:t xml:space="preserve"> </w:t>
      </w:r>
    </w:p>
    <w:p w14:paraId="5E481B60" w14:textId="6095CCDA" w:rsidR="000560AF" w:rsidRPr="00C4735F" w:rsidRDefault="006B0F06" w:rsidP="008E357D">
      <w:pPr>
        <w:pStyle w:val="Heading1"/>
      </w:pPr>
      <w:r w:rsidRPr="00C4735F">
        <w:t>Abstract</w:t>
      </w:r>
    </w:p>
    <w:p w14:paraId="52DBE5EB" w14:textId="2FE1A7DE"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commentRangeStart w:id="0"/>
      <w:ins w:id="1" w:author="Brian Gerber" w:date="2019-02-12T09:06:00Z">
        <w:r w:rsidR="00DB17EF">
          <w:rPr>
            <w:rFonts w:ascii="Times New Roman" w:hAnsi="Times New Roman" w:cs="Times New Roman"/>
            <w:color w:val="333333"/>
            <w:shd w:val="clear" w:color="auto" w:fill="FFFFFF"/>
          </w:rPr>
          <w:t xml:space="preserve">, necessitating </w:t>
        </w:r>
      </w:ins>
      <w:ins w:id="2" w:author="Brian Gerber" w:date="2019-02-12T09:07:00Z">
        <w:r w:rsidR="00DB17EF">
          <w:rPr>
            <w:rFonts w:ascii="Times New Roman" w:hAnsi="Times New Roman" w:cs="Times New Roman"/>
            <w:color w:val="333333"/>
            <w:shd w:val="clear" w:color="auto" w:fill="FFFFFF"/>
          </w:rPr>
          <w:t xml:space="preserve">rapid identification of species </w:t>
        </w:r>
      </w:ins>
      <w:ins w:id="3" w:author="Brian Gerber" w:date="2019-02-12T09:08:00Z">
        <w:r w:rsidR="00DB17EF">
          <w:rPr>
            <w:rFonts w:ascii="Times New Roman" w:hAnsi="Times New Roman" w:cs="Times New Roman"/>
            <w:color w:val="333333"/>
            <w:shd w:val="clear" w:color="auto" w:fill="FFFFFF"/>
          </w:rPr>
          <w:t>distribution</w:t>
        </w:r>
      </w:ins>
      <w:ins w:id="4" w:author="Brian Gerber" w:date="2019-02-12T09:09:00Z">
        <w:r w:rsidR="00DB17EF">
          <w:rPr>
            <w:rFonts w:ascii="Times New Roman" w:hAnsi="Times New Roman" w:cs="Times New Roman"/>
            <w:color w:val="333333"/>
            <w:shd w:val="clear" w:color="auto" w:fill="FFFFFF"/>
          </w:rPr>
          <w:t xml:space="preserve"> contractions and </w:t>
        </w:r>
      </w:ins>
      <w:ins w:id="5" w:author="Brian Gerber" w:date="2019-02-12T09:10:00Z">
        <w:r w:rsidR="00DB17EF">
          <w:rPr>
            <w:rFonts w:ascii="Times New Roman" w:hAnsi="Times New Roman" w:cs="Times New Roman"/>
            <w:color w:val="333333"/>
            <w:shd w:val="clear" w:color="auto" w:fill="FFFFFF"/>
          </w:rPr>
          <w:t xml:space="preserve">population </w:t>
        </w:r>
      </w:ins>
      <w:ins w:id="6" w:author="Brian Gerber" w:date="2019-02-12T09:09:00Z">
        <w:r w:rsidR="00DB17EF">
          <w:rPr>
            <w:rFonts w:ascii="Times New Roman" w:hAnsi="Times New Roman" w:cs="Times New Roman"/>
            <w:color w:val="333333"/>
            <w:shd w:val="clear" w:color="auto" w:fill="FFFFFF"/>
          </w:rPr>
          <w:t>declines</w:t>
        </w:r>
      </w:ins>
      <w:ins w:id="7" w:author="Brian Gerber" w:date="2019-02-12T09:08:00Z">
        <w:r w:rsidR="00DB17EF">
          <w:rPr>
            <w:rFonts w:ascii="Times New Roman" w:hAnsi="Times New Roman" w:cs="Times New Roman"/>
            <w:color w:val="333333"/>
            <w:shd w:val="clear" w:color="auto" w:fill="FFFFFF"/>
          </w:rPr>
          <w:t xml:space="preserve"> to identify conservation priorities. </w:t>
        </w:r>
      </w:ins>
      <w:ins w:id="8" w:author="Brian Gerber" w:date="2019-02-12T09:09:00Z">
        <w:r w:rsidR="00DB17EF">
          <w:rPr>
            <w:rFonts w:ascii="Times New Roman" w:hAnsi="Times New Roman" w:cs="Times New Roman"/>
            <w:color w:val="333333"/>
            <w:shd w:val="clear" w:color="auto" w:fill="FFFFFF"/>
          </w:rPr>
          <w:t xml:space="preserve">Surrogates are increasingly being used </w:t>
        </w:r>
      </w:ins>
      <w:ins w:id="9" w:author="Brian Gerber" w:date="2019-02-12T09:11:00Z">
        <w:r w:rsidR="00DB17EF">
          <w:rPr>
            <w:rFonts w:ascii="Times New Roman" w:hAnsi="Times New Roman" w:cs="Times New Roman"/>
            <w:color w:val="333333"/>
            <w:shd w:val="clear" w:color="auto" w:fill="FFFFFF"/>
          </w:rPr>
          <w:t>to meet this challenge</w:t>
        </w:r>
      </w:ins>
      <w:del w:id="10" w:author="Brian Gerber" w:date="2019-02-12T09:11:00Z">
        <w:r w:rsidR="00242217" w:rsidDel="00DB17EF">
          <w:rPr>
            <w:rFonts w:ascii="Times New Roman" w:hAnsi="Times New Roman" w:cs="Times New Roman"/>
            <w:color w:val="333333"/>
            <w:shd w:val="clear" w:color="auto" w:fill="FFFFFF"/>
          </w:rPr>
          <w:delText xml:space="preserve"> and </w:delText>
        </w:r>
        <w:r w:rsidR="00C03B9F" w:rsidDel="00DB17EF">
          <w:rPr>
            <w:rFonts w:ascii="Times New Roman" w:hAnsi="Times New Roman" w:cs="Times New Roman"/>
            <w:color w:val="333333"/>
            <w:shd w:val="clear" w:color="auto" w:fill="FFFFFF"/>
          </w:rPr>
          <w:delText>s</w:delText>
        </w:r>
        <w:r w:rsidR="00242217" w:rsidDel="00DB17EF">
          <w:rPr>
            <w:rFonts w:ascii="Times New Roman" w:hAnsi="Times New Roman" w:cs="Times New Roman"/>
            <w:color w:val="333333"/>
            <w:shd w:val="clear" w:color="auto" w:fill="FFFFFF"/>
          </w:rPr>
          <w:delText xml:space="preserve">urrogates are </w:delText>
        </w:r>
        <w:r w:rsidR="00C03B9F" w:rsidDel="00DB17EF">
          <w:rPr>
            <w:rFonts w:ascii="Times New Roman" w:hAnsi="Times New Roman" w:cs="Times New Roman"/>
            <w:color w:val="333333"/>
            <w:shd w:val="clear" w:color="auto" w:fill="FFFFFF"/>
          </w:rPr>
          <w:delText>becoming increasingly ubiquitous</w:delText>
        </w:r>
        <w:r w:rsidR="00242217" w:rsidDel="00DB17EF">
          <w:rPr>
            <w:rFonts w:ascii="Times New Roman" w:hAnsi="Times New Roman" w:cs="Times New Roman"/>
            <w:color w:val="333333"/>
            <w:shd w:val="clear" w:color="auto" w:fill="FFFFFF"/>
          </w:rPr>
          <w:delText xml:space="preserve"> to meet the</w:delText>
        </w:r>
        <w:r w:rsidRPr="00C4735F" w:rsidDel="00DB17EF">
          <w:rPr>
            <w:rFonts w:ascii="Times New Roman" w:hAnsi="Times New Roman" w:cs="Times New Roman"/>
            <w:color w:val="333333"/>
            <w:shd w:val="clear" w:color="auto" w:fill="FFFFFF"/>
          </w:rPr>
          <w:delText xml:space="preserve"> </w:delText>
        </w:r>
        <w:r w:rsidR="00C03B9F" w:rsidDel="00DB17EF">
          <w:rPr>
            <w:rFonts w:ascii="Times New Roman" w:hAnsi="Times New Roman" w:cs="Times New Roman"/>
            <w:color w:val="333333"/>
            <w:shd w:val="clear" w:color="auto" w:fill="FFFFFF"/>
          </w:rPr>
          <w:delText>ri</w:delText>
        </w:r>
        <w:r w:rsidR="00C03B9F" w:rsidRPr="00C4735F" w:rsidDel="00DB17EF">
          <w:rPr>
            <w:rFonts w:ascii="Times New Roman" w:hAnsi="Times New Roman" w:cs="Times New Roman"/>
            <w:color w:val="333333"/>
            <w:shd w:val="clear" w:color="auto" w:fill="FFFFFF"/>
          </w:rPr>
          <w:delText xml:space="preserve">sing </w:delText>
        </w:r>
        <w:r w:rsidRPr="00C4735F" w:rsidDel="00DB17EF">
          <w:rPr>
            <w:rFonts w:ascii="Times New Roman" w:hAnsi="Times New Roman" w:cs="Times New Roman"/>
            <w:color w:val="333333"/>
            <w:shd w:val="clear" w:color="auto" w:fill="FFFFFF"/>
          </w:rPr>
          <w:delText xml:space="preserve">need for rapid identification of species </w:delText>
        </w:r>
        <w:r w:rsidR="00C03B9F" w:rsidDel="00DB17EF">
          <w:rPr>
            <w:rFonts w:ascii="Times New Roman" w:hAnsi="Times New Roman" w:cs="Times New Roman"/>
            <w:color w:val="333333"/>
            <w:shd w:val="clear" w:color="auto" w:fill="FFFFFF"/>
          </w:rPr>
          <w:delText>to establish</w:delText>
        </w:r>
        <w:r w:rsidRPr="00C4735F" w:rsidDel="00DB17EF">
          <w:rPr>
            <w:rFonts w:ascii="Times New Roman" w:hAnsi="Times New Roman" w:cs="Times New Roman"/>
            <w:color w:val="333333"/>
            <w:shd w:val="clear" w:color="auto" w:fill="FFFFFF"/>
          </w:rPr>
          <w:delText xml:space="preserve"> biodiversity and conservation hotspots.</w:delText>
        </w:r>
      </w:del>
      <w:ins w:id="11" w:author="Brian Gerber" w:date="2019-02-12T09:11:00Z">
        <w:r w:rsidR="00DB17EF">
          <w:rPr>
            <w:rFonts w:ascii="Times New Roman" w:hAnsi="Times New Roman" w:cs="Times New Roman"/>
            <w:color w:val="333333"/>
            <w:shd w:val="clear" w:color="auto" w:fill="FFFFFF"/>
          </w:rPr>
          <w:t>.</w:t>
        </w:r>
      </w:ins>
      <w:r w:rsidRPr="00C4735F">
        <w:rPr>
          <w:rFonts w:ascii="Times New Roman" w:hAnsi="Times New Roman" w:cs="Times New Roman"/>
          <w:color w:val="333333"/>
          <w:shd w:val="clear" w:color="auto" w:fill="FFFFFF"/>
        </w:rPr>
        <w:t xml:space="preserve"> </w:t>
      </w:r>
      <w:commentRangeEnd w:id="0"/>
      <w:r w:rsidR="0003086D">
        <w:rPr>
          <w:rStyle w:val="CommentReference"/>
        </w:rPr>
        <w:commentReference w:id="0"/>
      </w:r>
      <w:r w:rsidRPr="00C4735F">
        <w:rPr>
          <w:rFonts w:ascii="Times New Roman" w:hAnsi="Times New Roman" w:cs="Times New Roman"/>
          <w:color w:val="333333"/>
          <w:shd w:val="clear" w:color="auto" w:fill="FFFFFF"/>
        </w:rPr>
        <w:t xml:space="preserve">A good surrogate is expected to be easier to monitor than the target </w:t>
      </w:r>
      <w:r w:rsidR="001F28E2">
        <w:rPr>
          <w:rFonts w:ascii="Times New Roman" w:hAnsi="Times New Roman" w:cs="Times New Roman"/>
          <w:color w:val="333333"/>
          <w:shd w:val="clear" w:color="auto" w:fill="FFFFFF"/>
        </w:rPr>
        <w:t>component of biodiversity</w:t>
      </w:r>
      <w:r w:rsidR="001F28E2"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 xml:space="preserve">and meets the assumption that the target-surrogate relationship is constant over space and time. Our objective was to evaluate the </w:t>
      </w:r>
      <w:proofErr w:type="spellStart"/>
      <w:r w:rsidR="00850191">
        <w:rPr>
          <w:rFonts w:ascii="Times New Roman" w:hAnsi="Times New Roman" w:cs="Times New Roman"/>
          <w:color w:val="333333"/>
          <w:shd w:val="clear" w:color="auto" w:fill="FFFFFF"/>
        </w:rPr>
        <w:t>spatio</w:t>
      </w:r>
      <w:proofErr w:type="spellEnd"/>
      <w:r w:rsidR="00850191">
        <w:rPr>
          <w:rFonts w:ascii="Times New Roman" w:hAnsi="Times New Roman" w:cs="Times New Roman"/>
          <w:color w:val="333333"/>
          <w:shd w:val="clear" w:color="auto" w:fill="FFFFFF"/>
        </w:rPr>
        <w:t>-</w:t>
      </w:r>
      <w:r w:rsidRPr="00C4735F">
        <w:rPr>
          <w:rFonts w:ascii="Times New Roman" w:hAnsi="Times New Roman" w:cs="Times New Roman"/>
          <w:color w:val="333333"/>
          <w:shd w:val="clear" w:color="auto" w:fill="FFFFFF"/>
        </w:rPr>
        <w:t xml:space="preserve">temporal stability of surrogates in coral reef systems around using data from an ongoing </w:t>
      </w:r>
      <w:r w:rsidR="00850191">
        <w:rPr>
          <w:rFonts w:ascii="Times New Roman" w:hAnsi="Times New Roman" w:cs="Times New Roman"/>
          <w:color w:val="333333"/>
          <w:shd w:val="clear" w:color="auto" w:fill="FFFFFF"/>
        </w:rPr>
        <w:t xml:space="preserve">26-year </w:t>
      </w:r>
      <w:r w:rsidRPr="00C4735F">
        <w:rPr>
          <w:rFonts w:ascii="Times New Roman" w:hAnsi="Times New Roman" w:cs="Times New Roman"/>
          <w:color w:val="333333"/>
          <w:shd w:val="clear" w:color="auto" w:fill="FFFFFF"/>
        </w:rPr>
        <w:t xml:space="preserve">monitoring </w:t>
      </w:r>
      <w:r w:rsidR="00850191">
        <w:rPr>
          <w:rFonts w:ascii="Times New Roman" w:hAnsi="Times New Roman" w:cs="Times New Roman"/>
          <w:color w:val="333333"/>
          <w:shd w:val="clear" w:color="auto" w:fill="FFFFFF"/>
        </w:rPr>
        <w:t xml:space="preserve">program in the British Virgin Islands that </w:t>
      </w:r>
      <w:r w:rsidR="00641BBA">
        <w:rPr>
          <w:rFonts w:ascii="Times New Roman" w:hAnsi="Times New Roman" w:cs="Times New Roman"/>
          <w:color w:val="333333"/>
          <w:shd w:val="clear" w:color="auto" w:fill="FFFFFF"/>
        </w:rPr>
        <w:t xml:space="preserve">has </w:t>
      </w:r>
      <w:commentRangeStart w:id="12"/>
      <w:r w:rsidR="00850191">
        <w:rPr>
          <w:rFonts w:ascii="Times New Roman" w:hAnsi="Times New Roman" w:cs="Times New Roman"/>
          <w:color w:val="333333"/>
          <w:shd w:val="clear" w:color="auto" w:fill="FFFFFF"/>
        </w:rPr>
        <w:t>quantified</w:t>
      </w:r>
      <w:commentRangeEnd w:id="12"/>
      <w:r w:rsidR="0003086D">
        <w:rPr>
          <w:rStyle w:val="CommentReference"/>
        </w:rPr>
        <w:commentReference w:id="12"/>
      </w:r>
      <w:ins w:id="13" w:author="Graham Forrester" w:date="2019-02-12T16:53:00Z">
        <w:r w:rsidR="00850191">
          <w:rPr>
            <w:rFonts w:ascii="Times New Roman" w:hAnsi="Times New Roman" w:cs="Times New Roman"/>
            <w:color w:val="333333"/>
            <w:shd w:val="clear" w:color="auto" w:fill="FFFFFF"/>
          </w:rPr>
          <w:t xml:space="preserve"> th</w:t>
        </w:r>
      </w:ins>
      <w:ins w:id="14" w:author="Graham Forrester" w:date="2019-02-12T16:54:00Z">
        <w:r w:rsidR="00850191">
          <w:rPr>
            <w:rFonts w:ascii="Times New Roman" w:hAnsi="Times New Roman" w:cs="Times New Roman"/>
            <w:color w:val="333333"/>
            <w:shd w:val="clear" w:color="auto" w:fill="FFFFFF"/>
          </w:rPr>
          <w:t xml:space="preserve">e </w:t>
        </w:r>
        <w:commentRangeStart w:id="15"/>
        <w:r w:rsidR="00850191">
          <w:rPr>
            <w:rFonts w:ascii="Times New Roman" w:hAnsi="Times New Roman" w:cs="Times New Roman"/>
            <w:color w:val="333333"/>
            <w:shd w:val="clear" w:color="auto" w:fill="FFFFFF"/>
          </w:rPr>
          <w:t>abundance</w:t>
        </w:r>
      </w:ins>
      <w:commentRangeEnd w:id="15"/>
      <w:r w:rsidR="0003086D">
        <w:rPr>
          <w:rStyle w:val="CommentReference"/>
        </w:rPr>
        <w:commentReference w:id="15"/>
      </w:r>
      <w:r w:rsidR="00850191"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of fish, coral, and sponge</w:t>
      </w:r>
      <w:r w:rsidR="00850191">
        <w:rPr>
          <w:rFonts w:ascii="Times New Roman" w:hAnsi="Times New Roman" w:cs="Times New Roman"/>
          <w:color w:val="333333"/>
          <w:shd w:val="clear" w:color="auto" w:fill="FFFFFF"/>
        </w:rPr>
        <w:t xml:space="preserve"> species at 8 sites</w:t>
      </w:r>
      <w:r w:rsidRPr="00C4735F">
        <w:rPr>
          <w:rFonts w:ascii="Times New Roman" w:hAnsi="Times New Roman" w:cs="Times New Roman"/>
          <w:color w:val="333333"/>
          <w:shd w:val="clear" w:color="auto" w:fill="FFFFFF"/>
        </w:rPr>
        <w:t xml:space="preserve">. </w:t>
      </w:r>
      <w:commentRangeStart w:id="16"/>
      <w:r w:rsidRPr="00C4735F">
        <w:rPr>
          <w:rFonts w:ascii="Times New Roman" w:hAnsi="Times New Roman" w:cs="Times New Roman"/>
          <w:color w:val="333333"/>
          <w:shd w:val="clear" w:color="auto" w:fill="FFFFFF"/>
        </w:rPr>
        <w:t>Of these</w:t>
      </w:r>
      <w:r w:rsidR="00926C38">
        <w:rPr>
          <w:rFonts w:ascii="Times New Roman" w:hAnsi="Times New Roman" w:cs="Times New Roman"/>
          <w:color w:val="333333"/>
          <w:shd w:val="clear" w:color="auto" w:fill="FFFFFF"/>
        </w:rPr>
        <w:t xml:space="preserve"> taxa</w:t>
      </w:r>
      <w:r w:rsidRPr="00C4735F">
        <w:rPr>
          <w:rFonts w:ascii="Times New Roman" w:hAnsi="Times New Roman" w:cs="Times New Roman"/>
          <w:color w:val="333333"/>
          <w:shd w:val="clear" w:color="auto" w:fill="FFFFFF"/>
        </w:rPr>
        <w:t>, corals 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ed and</w:t>
      </w:r>
      <w:r w:rsidR="002858B7">
        <w:rPr>
          <w:rFonts w:ascii="Times New Roman" w:hAnsi="Times New Roman" w:cs="Times New Roman"/>
          <w:color w:val="333333"/>
          <w:shd w:val="clear" w:color="auto" w:fill="FFFFFF"/>
        </w:rPr>
        <w:t xml:space="preserve"> measures of coral cover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reef-associated taxa.</w:t>
      </w:r>
      <w:r w:rsidRPr="00C4735F">
        <w:rPr>
          <w:rFonts w:ascii="Times New Roman" w:hAnsi="Times New Roman" w:cs="Times New Roman"/>
          <w:color w:val="333333"/>
          <w:shd w:val="clear" w:color="auto" w:fill="FFFFFF"/>
        </w:rPr>
        <w:t xml:space="preserve"> </w:t>
      </w:r>
      <w:commentRangeEnd w:id="16"/>
      <w:r w:rsidR="0018250C">
        <w:rPr>
          <w:rStyle w:val="CommentReference"/>
        </w:rPr>
        <w:commentReference w:id="16"/>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r w:rsidRPr="00C4735F">
        <w:rPr>
          <w:rFonts w:ascii="Times New Roman" w:hAnsi="Times New Roman" w:cs="Times New Roman"/>
          <w:color w:val="333333"/>
          <w:shd w:val="clear" w:color="auto" w:fill="FFFFFF"/>
        </w:rPr>
        <w:t xml:space="preserve">coral </w:t>
      </w:r>
      <w:r w:rsidR="002858B7">
        <w:rPr>
          <w:rFonts w:ascii="Times New Roman" w:hAnsi="Times New Roman" w:cs="Times New Roman"/>
          <w:color w:val="333333"/>
          <w:shd w:val="clear" w:color="auto" w:fill="FFFFFF"/>
        </w:rPr>
        <w:t>cover</w:t>
      </w:r>
      <w:r w:rsidRPr="00C4735F">
        <w:rPr>
          <w:rFonts w:ascii="Times New Roman" w:hAnsi="Times New Roman" w:cs="Times New Roman"/>
          <w:color w:val="333333"/>
          <w:shd w:val="clear" w:color="auto" w:fill="FFFFFF"/>
        </w:rPr>
        <w:t xml:space="preserve"> </w:t>
      </w:r>
      <w:r w:rsidR="0018250C">
        <w:rPr>
          <w:rFonts w:ascii="Times New Roman" w:hAnsi="Times New Roman" w:cs="Times New Roman"/>
          <w:color w:val="333333"/>
          <w:shd w:val="clear" w:color="auto" w:fill="FFFFFF"/>
        </w:rPr>
        <w:t xml:space="preserve">and rugosity </w:t>
      </w:r>
      <w:r w:rsidRPr="00C4735F">
        <w:rPr>
          <w:rFonts w:ascii="Times New Roman" w:hAnsi="Times New Roman" w:cs="Times New Roman"/>
          <w:color w:val="333333"/>
          <w:shd w:val="clear" w:color="auto" w:fill="FFFFFF"/>
        </w:rPr>
        <w:t>will be good surrogate</w:t>
      </w:r>
      <w:r w:rsidR="002858B7">
        <w:rPr>
          <w:rFonts w:ascii="Times New Roman" w:hAnsi="Times New Roman" w:cs="Times New Roman"/>
          <w:color w:val="333333"/>
          <w:shd w:val="clear" w:color="auto" w:fill="FFFFFF"/>
        </w:rPr>
        <w:t>s</w:t>
      </w:r>
      <w:r w:rsidRPr="00C4735F">
        <w:rPr>
          <w:rFonts w:ascii="Times New Roman" w:hAnsi="Times New Roman" w:cs="Times New Roman"/>
          <w:color w:val="333333"/>
          <w:shd w:val="clear" w:color="auto" w:fill="FFFFFF"/>
        </w:rPr>
        <w:t xml:space="preserve"> for </w:t>
      </w:r>
      <w:r w:rsidR="0018250C" w:rsidRPr="00C4735F">
        <w:rPr>
          <w:rFonts w:ascii="Times New Roman" w:hAnsi="Times New Roman" w:cs="Times New Roman"/>
          <w:color w:val="333333"/>
          <w:shd w:val="clear" w:color="auto" w:fill="FFFFFF"/>
        </w:rPr>
        <w:t>fish, coral, and sponge</w:t>
      </w:r>
      <w:r w:rsidR="0018250C">
        <w:rPr>
          <w:rFonts w:ascii="Times New Roman" w:hAnsi="Times New Roman" w:cs="Times New Roman"/>
          <w:color w:val="333333"/>
          <w:shd w:val="clear" w:color="auto" w:fill="FFFFFF"/>
        </w:rPr>
        <w:t xml:space="preserve"> species richness</w:t>
      </w:r>
      <w:commentRangeStart w:id="17"/>
      <w:ins w:id="18" w:author="Nicole" w:date="2019-02-14T05:19:00Z">
        <w:r w:rsidR="001F28E2">
          <w:rPr>
            <w:rFonts w:ascii="Times New Roman" w:hAnsi="Times New Roman" w:cs="Times New Roman"/>
            <w:color w:val="333333"/>
            <w:shd w:val="clear" w:color="auto" w:fill="FFFFFF"/>
          </w:rPr>
          <w:t xml:space="preserve"> (the targets)</w:t>
        </w:r>
      </w:ins>
      <w:commentRangeEnd w:id="17"/>
      <w:ins w:id="19" w:author="Nicole" w:date="2019-02-14T05:21:00Z">
        <w:r w:rsidR="00573DAE">
          <w:rPr>
            <w:rStyle w:val="CommentReference"/>
          </w:rPr>
          <w:commentReference w:id="17"/>
        </w:r>
      </w:ins>
      <w:r w:rsidRPr="00C4735F">
        <w:rPr>
          <w:rFonts w:ascii="Times New Roman" w:hAnsi="Times New Roman" w:cs="Times New Roman"/>
          <w:color w:val="333333"/>
          <w:shd w:val="clear" w:color="auto" w:fill="FFFFFF"/>
        </w:rPr>
        <w:t xml:space="preserve">. </w:t>
      </w:r>
      <w:r w:rsidR="00F82C51">
        <w:rPr>
          <w:rFonts w:ascii="Times New Roman" w:hAnsi="Times New Roman" w:cs="Times New Roman"/>
          <w:color w:val="333333"/>
          <w:shd w:val="clear" w:color="auto" w:fill="FFFFFF"/>
        </w:rPr>
        <w:t>W</w:t>
      </w:r>
      <w:commentRangeStart w:id="20"/>
      <w:r w:rsidRPr="00C4735F">
        <w:rPr>
          <w:rFonts w:ascii="Times New Roman" w:hAnsi="Times New Roman" w:cs="Times New Roman"/>
          <w:color w:val="333333"/>
          <w:shd w:val="clear" w:color="auto" w:fill="FFFFFF"/>
        </w:rPr>
        <w:t xml:space="preserve">e also investigated how the inclusion of </w:t>
      </w:r>
      <w:commentRangeStart w:id="21"/>
      <w:commentRangeStart w:id="22"/>
      <w:r w:rsidRPr="00C4735F">
        <w:rPr>
          <w:rFonts w:ascii="Times New Roman" w:hAnsi="Times New Roman" w:cs="Times New Roman"/>
          <w:color w:val="333333"/>
          <w:shd w:val="clear" w:color="auto" w:fill="FFFFFF"/>
        </w:rPr>
        <w:t>recognizable taxonomic units (RTU’s</w:t>
      </w:r>
      <w:commentRangeEnd w:id="21"/>
      <w:r w:rsidR="009C7A6B">
        <w:rPr>
          <w:rStyle w:val="CommentReference"/>
        </w:rPr>
        <w:commentReference w:id="21"/>
      </w:r>
      <w:commentRangeEnd w:id="22"/>
      <w:r w:rsidR="0018250C">
        <w:rPr>
          <w:rStyle w:val="CommentReference"/>
        </w:rPr>
        <w:commentReference w:id="22"/>
      </w:r>
      <w:r w:rsidRPr="00C4735F">
        <w:rPr>
          <w:rFonts w:ascii="Times New Roman" w:hAnsi="Times New Roman" w:cs="Times New Roman"/>
          <w:color w:val="333333"/>
          <w:shd w:val="clear" w:color="auto" w:fill="FFFFFF"/>
        </w:rPr>
        <w:t xml:space="preserve">) compares to species-level studies. We sought </w:t>
      </w:r>
      <w:commentRangeStart w:id="23"/>
      <w:r w:rsidRPr="00C4735F">
        <w:rPr>
          <w:rFonts w:ascii="Times New Roman" w:hAnsi="Times New Roman" w:cs="Times New Roman"/>
          <w:color w:val="333333"/>
          <w:shd w:val="clear" w:color="auto" w:fill="FFFFFF"/>
        </w:rPr>
        <w:t>correlated</w:t>
      </w:r>
      <w:commentRangeEnd w:id="23"/>
      <w:r w:rsidR="00320879">
        <w:rPr>
          <w:rStyle w:val="CommentReference"/>
        </w:rPr>
        <w:commentReference w:id="23"/>
      </w:r>
      <w:r w:rsidRPr="00C4735F">
        <w:rPr>
          <w:rFonts w:ascii="Times New Roman" w:hAnsi="Times New Roman" w:cs="Times New Roman"/>
          <w:color w:val="333333"/>
          <w:shd w:val="clear" w:color="auto" w:fill="FFFFFF"/>
        </w:rPr>
        <w:t xml:space="preserve"> relationships </w:t>
      </w:r>
      <w:r w:rsidR="001F28E2">
        <w:rPr>
          <w:rFonts w:ascii="Times New Roman" w:hAnsi="Times New Roman" w:cs="Times New Roman"/>
          <w:color w:val="333333"/>
          <w:shd w:val="clear" w:color="auto" w:fill="FFFFFF"/>
        </w:rPr>
        <w:t>between the proposed surrogates and</w:t>
      </w:r>
      <w:r w:rsidR="001F28E2" w:rsidRPr="00C4735F">
        <w:rPr>
          <w:rFonts w:ascii="Times New Roman" w:hAnsi="Times New Roman" w:cs="Times New Roman"/>
          <w:color w:val="333333"/>
          <w:shd w:val="clear" w:color="auto" w:fill="FFFFFF"/>
        </w:rPr>
        <w:t xml:space="preserve"> </w:t>
      </w:r>
      <w:r w:rsidR="00573DAE">
        <w:rPr>
          <w:rFonts w:ascii="Times New Roman" w:hAnsi="Times New Roman" w:cs="Times New Roman"/>
          <w:color w:val="333333"/>
          <w:shd w:val="clear" w:color="auto" w:fill="FFFFFF"/>
        </w:rPr>
        <w:t>f</w:t>
      </w:r>
      <w:r w:rsidR="00573DAE" w:rsidRPr="00C4735F">
        <w:rPr>
          <w:rFonts w:ascii="Times New Roman" w:hAnsi="Times New Roman" w:cs="Times New Roman"/>
          <w:color w:val="333333"/>
          <w:shd w:val="clear" w:color="auto" w:fill="FFFFFF"/>
        </w:rPr>
        <w:t>ish, coral, and sponge</w:t>
      </w:r>
      <w:r w:rsidR="00573DAE">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w:t>
      </w:r>
      <w:commentRangeEnd w:id="20"/>
      <w:r w:rsidR="009C7A6B">
        <w:rPr>
          <w:rStyle w:val="CommentReference"/>
        </w:rPr>
        <w:commentReference w:id="20"/>
      </w:r>
      <w:r w:rsidRPr="00C4735F">
        <w:rPr>
          <w:rFonts w:ascii="Times New Roman" w:hAnsi="Times New Roman" w:cs="Times New Roman"/>
          <w:color w:val="333333"/>
          <w:shd w:val="clear" w:color="auto" w:fill="FFFFFF"/>
        </w:rPr>
        <w:t xml:space="preserve">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r w:rsidR="00573DAE" w:rsidRPr="00C4735F">
        <w:rPr>
          <w:rFonts w:ascii="Times New Roman" w:hAnsi="Times New Roman" w:cs="Times New Roman"/>
          <w:color w:val="333333"/>
          <w:shd w:val="clear" w:color="auto" w:fill="FFFFFF"/>
        </w:rPr>
        <w:t xml:space="preserve">target </w:t>
      </w:r>
      <w:r w:rsidR="00573DAE">
        <w:rPr>
          <w:rFonts w:ascii="Times New Roman" w:hAnsi="Times New Roman" w:cs="Times New Roman"/>
          <w:color w:val="333333"/>
          <w:shd w:val="clear" w:color="auto" w:fill="FFFFFF"/>
        </w:rPr>
        <w:t>components of biodiversity</w:t>
      </w:r>
      <w:r w:rsidR="00C03B9F">
        <w:rPr>
          <w:rFonts w:ascii="Times New Roman" w:hAnsi="Times New Roman" w:cs="Times New Roman"/>
          <w:color w:val="333333"/>
          <w:shd w:val="clear" w:color="auto" w:fill="FFFFFF"/>
        </w:rPr>
        <w:t xml:space="preserve"> 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 xml:space="preserve">collection of future </w:t>
      </w:r>
      <w:commentRangeStart w:id="24"/>
      <w:commentRangeStart w:id="25"/>
      <w:r w:rsidRPr="00C4735F">
        <w:rPr>
          <w:rFonts w:ascii="Times New Roman" w:hAnsi="Times New Roman" w:cs="Times New Roman"/>
          <w:color w:val="333333"/>
          <w:shd w:val="clear" w:color="auto" w:fill="FFFFFF"/>
        </w:rPr>
        <w:t>data</w:t>
      </w:r>
      <w:commentRangeEnd w:id="24"/>
      <w:r w:rsidR="009C7A6B">
        <w:rPr>
          <w:rStyle w:val="CommentReference"/>
        </w:rPr>
        <w:commentReference w:id="24"/>
      </w:r>
      <w:commentRangeEnd w:id="25"/>
      <w:r w:rsidR="00573DAE">
        <w:rPr>
          <w:rStyle w:val="CommentReference"/>
        </w:rPr>
        <w:commentReference w:id="25"/>
      </w:r>
      <w:r w:rsidRPr="00C4735F">
        <w:rPr>
          <w:rFonts w:ascii="Times New Roman" w:hAnsi="Times New Roman" w:cs="Times New Roman"/>
          <w:color w:val="333333"/>
          <w:shd w:val="clear" w:color="auto" w:fill="FFFFFF"/>
        </w:rPr>
        <w:t>.</w:t>
      </w:r>
      <w:ins w:id="26" w:author="Nicole" w:date="2019-02-14T05:27:00Z">
        <w:r w:rsidR="00573DAE">
          <w:rPr>
            <w:rFonts w:ascii="Times New Roman" w:hAnsi="Times New Roman" w:cs="Times New Roman"/>
            <w:color w:val="333333"/>
            <w:shd w:val="clear" w:color="auto" w:fill="FFFFFF"/>
          </w:rPr>
          <w:t xml:space="preserve"> </w:t>
        </w:r>
      </w:ins>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7A1C292E" w:rsidR="001E5A07" w:rsidRPr="00C4735F" w:rsidRDefault="0094103A" w:rsidP="001E5A0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 xml:space="preserve">the most commonly measured </w:t>
      </w:r>
      <w:proofErr w:type="gramStart"/>
      <w:r w:rsidR="00F93C4B" w:rsidRPr="00C4735F">
        <w:rPr>
          <w:rFonts w:ascii="Times New Roman" w:eastAsia="Calibri" w:hAnsi="Times New Roman" w:cs="Times New Roman"/>
        </w:rPr>
        <w:lastRenderedPageBreak/>
        <w:t>component</w:t>
      </w:r>
      <w:proofErr w:type="gramEnd"/>
      <w:r w:rsidR="00F93C4B" w:rsidRPr="00C4735F">
        <w:rPr>
          <w:rFonts w:ascii="Times New Roman" w:eastAsia="Calibri" w:hAnsi="Times New Roman" w:cs="Times New Roman"/>
        </w:rPr>
        <w:t xml:space="preserve"> of biodiversity in ecological and conservation-related field studies. Species diversity 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w:t>
      </w:r>
      <w:commentRangeStart w:id="27"/>
      <w:r w:rsidR="00045783" w:rsidRPr="00C4735F">
        <w:rPr>
          <w:rFonts w:ascii="Times New Roman" w:eastAsia="Calibri" w:hAnsi="Times New Roman" w:cs="Times New Roman"/>
        </w:rPr>
        <w:t xml:space="preserve">ield </w:t>
      </w:r>
      <w:commentRangeEnd w:id="27"/>
      <w:r w:rsidR="00A460E1" w:rsidRPr="00C4735F">
        <w:rPr>
          <w:rStyle w:val="CommentReference"/>
          <w:rFonts w:ascii="Times New Roman" w:hAnsi="Times New Roman" w:cs="Times New Roman"/>
        </w:rPr>
        <w:commentReference w:id="27"/>
      </w:r>
      <w:r w:rsidR="00045783" w:rsidRPr="00C4735F">
        <w:rPr>
          <w:rFonts w:ascii="Times New Roman" w:eastAsia="Calibri" w:hAnsi="Times New Roman" w:cs="Times New Roman"/>
        </w:rPr>
        <w:t>using measures such as species richness, evenness, and diversity indices</w:t>
      </w:r>
      <w:r w:rsidR="00AE6CA7">
        <w:rPr>
          <w:rFonts w:ascii="Times New Roman" w:eastAsia="Calibri" w:hAnsi="Times New Roman" w:cs="Times New Roman"/>
        </w:rPr>
        <w:t>;</w:t>
      </w:r>
      <w:r w:rsidR="00045783" w:rsidRPr="00C4735F">
        <w:rPr>
          <w:rFonts w:ascii="Times New Roman" w:eastAsia="Calibri" w:hAnsi="Times New Roman" w:cs="Times New Roman"/>
        </w:rPr>
        <w:t xml:space="preserve"> </w:t>
      </w:r>
      <w:r w:rsidR="00AE6CA7">
        <w:rPr>
          <w:rFonts w:ascii="Times New Roman" w:eastAsia="Calibri" w:hAnsi="Times New Roman" w:cs="Times New Roman"/>
        </w:rPr>
        <w:t>r</w:t>
      </w:r>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e</w:t>
      </w:r>
      <w:r w:rsidR="00B43FC7" w:rsidRPr="00C4735F">
        <w:rPr>
          <w:rFonts w:ascii="Times New Roman" w:eastAsia="Calibri" w:hAnsi="Times New Roman" w:cs="Times New Roman"/>
        </w:rPr>
        <w:t xml:space="preserve">venness </w:t>
      </w:r>
      <w:r w:rsidR="00C17E58" w:rsidRPr="00C4735F">
        <w:rPr>
          <w:rFonts w:ascii="Times New Roman" w:eastAsia="Calibri" w:hAnsi="Times New Roman" w:cs="Times New Roman"/>
        </w:rPr>
        <w:t xml:space="preserve">a measure of </w:t>
      </w:r>
      <w:r w:rsidR="008844D0" w:rsidRPr="00C4735F">
        <w:rPr>
          <w:rFonts w:ascii="Times New Roman" w:eastAsia="Calibri" w:hAnsi="Times New Roman" w:cs="Times New Roman"/>
        </w:rPr>
        <w:t>the relative abundance of each species in an area,</w:t>
      </w:r>
      <w:r w:rsidR="00C17E58" w:rsidRPr="00C4735F">
        <w:rPr>
          <w:rFonts w:ascii="Times New Roman" w:eastAsia="Calibri" w:hAnsi="Times New Roman" w:cs="Times New Roman"/>
        </w:rPr>
        <w:t xml:space="preserve"> </w:t>
      </w:r>
      <w:r w:rsidR="007D09EE" w:rsidRPr="00C4735F">
        <w:rPr>
          <w:rFonts w:ascii="Times New Roman" w:eastAsia="Calibri" w:hAnsi="Times New Roman" w:cs="Times New Roman"/>
        </w:rPr>
        <w:t xml:space="preserve">and diversity indices express a combination of richness and evenness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60CFD10C"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 </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6B3A65" w:rsidRPr="00C4735F">
        <w:rPr>
          <w:rFonts w:ascii="Times New Roman" w:eastAsia="Calibri" w:hAnsi="Times New Roman" w:cs="Times New Roman"/>
        </w:rPr>
        <w:t xml:space="preserve"> </w:t>
      </w:r>
      <w:commentRangeStart w:id="28"/>
      <w:commentRangeStart w:id="29"/>
      <w:r w:rsidR="00A8749F" w:rsidRPr="00C4735F">
        <w:rPr>
          <w:rFonts w:ascii="Times New Roman" w:eastAsia="Calibri" w:hAnsi="Times New Roman" w:cs="Times New Roman"/>
        </w:rPr>
        <w:t>An</w:t>
      </w:r>
      <w:commentRangeEnd w:id="28"/>
      <w:r w:rsidR="00AE6CA7">
        <w:rPr>
          <w:rStyle w:val="CommentReference"/>
        </w:rPr>
        <w:commentReference w:id="28"/>
      </w:r>
      <w:commentRangeEnd w:id="29"/>
      <w:r w:rsidR="007F3B5F">
        <w:rPr>
          <w:rStyle w:val="CommentReference"/>
        </w:rPr>
        <w:commentReference w:id="29"/>
      </w:r>
      <w:r w:rsidR="00A8749F" w:rsidRPr="00C4735F">
        <w:rPr>
          <w:rFonts w:ascii="Times New Roman" w:eastAsia="Calibri" w:hAnsi="Times New Roman" w:cs="Times New Roman"/>
        </w:rPr>
        <w:t xml:space="preserve">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2B2B1F0F"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r w:rsidR="00AE6CA7">
        <w:rPr>
          <w:rFonts w:ascii="Times New Roman" w:eastAsia="Calibri" w:hAnsi="Times New Roman" w:cs="Times New Roman"/>
        </w:rPr>
        <w:t xml:space="preserve">commonly </w:t>
      </w:r>
      <w:r w:rsidRPr="00C4735F">
        <w:rPr>
          <w:rFonts w:ascii="Times New Roman" w:eastAsia="Calibri" w:hAnsi="Times New Roman" w:cs="Times New Roman"/>
        </w:rPr>
        <w:t xml:space="preserve">change </w:t>
      </w:r>
      <w:r w:rsidR="00AE6CA7">
        <w:rPr>
          <w:rFonts w:ascii="Times New Roman" w:eastAsia="Calibri" w:hAnsi="Times New Roman" w:cs="Times New Roman"/>
        </w:rPr>
        <w:t xml:space="preserve">across spatial </w:t>
      </w:r>
      <w:commentRangeStart w:id="30"/>
      <w:commentRangeStart w:id="31"/>
      <w:r w:rsidR="00AE6CA7">
        <w:rPr>
          <w:rFonts w:ascii="Times New Roman" w:eastAsia="Calibri" w:hAnsi="Times New Roman" w:cs="Times New Roman"/>
        </w:rPr>
        <w:t>scales</w:t>
      </w:r>
      <w:commentRangeEnd w:id="30"/>
      <w:r w:rsidR="00AE6CA7">
        <w:rPr>
          <w:rStyle w:val="CommentReference"/>
        </w:rPr>
        <w:commentReference w:id="30"/>
      </w:r>
      <w:commentRangeEnd w:id="31"/>
      <w:r w:rsidR="00D15BC2">
        <w:rPr>
          <w:rStyle w:val="CommentReference"/>
        </w:rPr>
        <w:commentReference w:id="31"/>
      </w:r>
      <w:r w:rsidRPr="00C4735F">
        <w:rPr>
          <w:rFonts w:ascii="Times New Roman" w:eastAsia="Calibri" w:hAnsi="Times New Roman" w:cs="Times New Roman"/>
        </w:rPr>
        <w:t xml:space="preserve">, </w:t>
      </w:r>
      <w:r w:rsidR="00AE6CA7">
        <w:rPr>
          <w:rFonts w:ascii="Times New Roman" w:eastAsia="Calibri" w:hAnsi="Times New Roman" w:cs="Times New Roman"/>
        </w:rPr>
        <w:t xml:space="preserve">thus </w:t>
      </w:r>
      <w:r w:rsidRPr="00C4735F">
        <w:rPr>
          <w:rFonts w:ascii="Times New Roman" w:eastAsia="Calibri" w:hAnsi="Times New Roman" w:cs="Times New Roman"/>
        </w:rPr>
        <w:t>it</w:t>
      </w:r>
      <w:r w:rsidR="00AE6CA7">
        <w:rPr>
          <w:rFonts w:ascii="Times New Roman" w:eastAsia="Calibri" w:hAnsi="Times New Roman" w:cs="Times New Roman"/>
        </w:rPr>
        <w:t xml:space="preserve"> i</w:t>
      </w:r>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ost surrogate studies to date have investigated the effectiveness of surrogate</w:t>
      </w:r>
      <w:r w:rsidR="00CF5D56">
        <w:rPr>
          <w:rFonts w:ascii="Times New Roman" w:eastAsia="Calibri" w:hAnsi="Times New Roman" w:cs="Times New Roman"/>
        </w:rPr>
        <w:t>s across</w:t>
      </w:r>
      <w:r w:rsidR="00670678" w:rsidRPr="00C4735F">
        <w:rPr>
          <w:rFonts w:ascii="Times New Roman" w:eastAsia="Calibri" w:hAnsi="Times New Roman" w:cs="Times New Roman"/>
        </w:rPr>
        <w:t xml:space="preserve"> spatial </w:t>
      </w:r>
      <w:commentRangeStart w:id="32"/>
      <w:commentRangeStart w:id="33"/>
      <w:r w:rsidR="00670678" w:rsidRPr="00C4735F">
        <w:rPr>
          <w:rFonts w:ascii="Times New Roman" w:eastAsia="Calibri" w:hAnsi="Times New Roman" w:cs="Times New Roman"/>
        </w:rPr>
        <w:t>scales</w:t>
      </w:r>
      <w:commentRangeEnd w:id="32"/>
      <w:r w:rsidR="00CF5D56">
        <w:rPr>
          <w:rStyle w:val="CommentReference"/>
        </w:rPr>
        <w:commentReference w:id="32"/>
      </w:r>
      <w:commentRangeEnd w:id="33"/>
      <w:r w:rsidR="00D15BC2">
        <w:rPr>
          <w:rStyle w:val="CommentReference"/>
        </w:rPr>
        <w:commentReference w:id="33"/>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r w:rsidR="00CF5D56">
        <w:rPr>
          <w:rFonts w:ascii="Times New Roman" w:eastAsia="Calibri" w:hAnsi="Times New Roman" w:cs="Times New Roman"/>
        </w:rPr>
        <w:t>this</w:t>
      </w:r>
      <w:r w:rsidRPr="00C4735F">
        <w:rPr>
          <w:rFonts w:ascii="Times New Roman" w:eastAsia="Calibri" w:hAnsi="Times New Roman" w:cs="Times New Roman"/>
        </w:rPr>
        <w:t xml:space="preserve"> task 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However, few studies have </w:t>
      </w:r>
      <w:r w:rsidR="00670678" w:rsidRPr="00C4735F">
        <w:rPr>
          <w:rFonts w:ascii="Times New Roman" w:eastAsia="Calibri" w:hAnsi="Times New Roman" w:cs="Times New Roman"/>
        </w:rPr>
        <w:t>explicitly investigate</w:t>
      </w:r>
      <w:r w:rsidR="00CF5D56">
        <w:rPr>
          <w:rFonts w:ascii="Times New Roman" w:eastAsia="Calibri" w:hAnsi="Times New Roman" w:cs="Times New Roman"/>
        </w:rPr>
        <w:t>d</w:t>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effectiveness </w:t>
      </w:r>
      <w:r w:rsidR="00CF5D56">
        <w:rPr>
          <w:rFonts w:ascii="Times New Roman" w:eastAsia="Calibri" w:hAnsi="Times New Roman" w:cs="Times New Roman"/>
        </w:rPr>
        <w:t xml:space="preserve">across temporal scales, and those that have are typically quite short </w:t>
      </w:r>
      <w:commentRangeStart w:id="34"/>
      <w:r w:rsidR="00976B1B">
        <w:rPr>
          <w:rFonts w:ascii="Times New Roman" w:eastAsia="Calibri" w:hAnsi="Times New Roman" w:cs="Times New Roman"/>
        </w:rPr>
        <w:t xml:space="preserve">(e.g., 13 months and 1 year) </w:t>
      </w:r>
      <w:commentRangeEnd w:id="34"/>
      <w:r w:rsidR="00976B1B">
        <w:rPr>
          <w:rStyle w:val="CommentReference"/>
        </w:rPr>
        <w:commentReference w:id="34"/>
      </w:r>
      <w:r w:rsidR="0087425D" w:rsidRPr="00C4735F">
        <w:rPr>
          <w:rFonts w:ascii="Times New Roman" w:eastAsia="Calibri" w:hAnsi="Times New Roman" w:cs="Times New Roman"/>
        </w:rPr>
        <w:fldChar w:fldCharType="begin" w:fldLock="1"/>
      </w:r>
      <w:r w:rsidR="00285A29"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sidRPr="00C4735F">
        <w:rPr>
          <w:rFonts w:ascii="Times New Roman" w:eastAsia="Calibri" w:hAnsi="Times New Roman" w:cs="Times New Roman"/>
        </w:rPr>
        <w:fldChar w:fldCharType="separate"/>
      </w:r>
      <w:r w:rsidR="005722DF" w:rsidRPr="00C4735F">
        <w:rPr>
          <w:rFonts w:ascii="Times New Roman" w:eastAsia="Calibri" w:hAnsi="Times New Roman" w:cs="Times New Roman"/>
          <w:noProof/>
        </w:rPr>
        <w:t>(Magierowski &amp; Johnson, 2006; Rubal, Veiga, Vieira, &amp; Sousa-Pinto, 2011)</w:t>
      </w:r>
      <w:r w:rsidR="0087425D"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commentRangeStart w:id="35"/>
      <w:r w:rsidR="00DA23FD" w:rsidRPr="00C4735F">
        <w:rPr>
          <w:rFonts w:ascii="Times New Roman" w:eastAsia="Calibri" w:hAnsi="Times New Roman" w:cs="Times New Roman"/>
        </w:rPr>
        <w:lastRenderedPageBreak/>
        <w:t>One</w:t>
      </w:r>
      <w:commentRangeEnd w:id="35"/>
      <w:r w:rsidR="00976B1B">
        <w:rPr>
          <w:rStyle w:val="CommentReference"/>
        </w:rPr>
        <w:commentReference w:id="35"/>
      </w:r>
      <w:r w:rsidR="00DA23FD" w:rsidRPr="00C4735F">
        <w:rPr>
          <w:rFonts w:ascii="Times New Roman" w:eastAsia="Calibri" w:hAnsi="Times New Roman" w:cs="Times New Roman"/>
        </w:rPr>
        <w:t xml:space="preserve"> of the few longer studies </w:t>
      </w:r>
      <w:r w:rsidR="0087425D" w:rsidRPr="00C4735F">
        <w:rPr>
          <w:rFonts w:ascii="Times New Roman" w:eastAsia="Calibri" w:hAnsi="Times New Roman" w:cs="Times New Roman"/>
        </w:rPr>
        <w:t>of ten years</w:t>
      </w:r>
      <w:r w:rsidR="00CF5D56">
        <w:rPr>
          <w:rFonts w:ascii="Times New Roman" w:eastAsia="Calibri" w:hAnsi="Times New Roman" w:cs="Times New Roman"/>
        </w:rPr>
        <w:t>, which</w:t>
      </w:r>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concluded that percent canopy cover was a poor surrogate for bird richness (Pierson, </w:t>
      </w:r>
      <w:proofErr w:type="spellStart"/>
      <w:r w:rsidR="00DA23FD" w:rsidRPr="00C4735F">
        <w:rPr>
          <w:rFonts w:ascii="Times New Roman" w:eastAsia="Calibri" w:hAnsi="Times New Roman" w:cs="Times New Roman"/>
        </w:rPr>
        <w:t>Mortelliti</w:t>
      </w:r>
      <w:proofErr w:type="spellEnd"/>
      <w:r w:rsidR="00DA23FD" w:rsidRPr="00C4735F">
        <w:rPr>
          <w:rFonts w:ascii="Times New Roman" w:eastAsia="Calibri" w:hAnsi="Times New Roman" w:cs="Times New Roman"/>
        </w:rPr>
        <w:t xml:space="preserve">, Barton, Lane, &amp; </w:t>
      </w:r>
      <w:proofErr w:type="spellStart"/>
      <w:r w:rsidR="00DA23FD" w:rsidRPr="00C4735F">
        <w:rPr>
          <w:rFonts w:ascii="Times New Roman" w:eastAsia="Calibri" w:hAnsi="Times New Roman" w:cs="Times New Roman"/>
        </w:rPr>
        <w:t>Lindenmayer</w:t>
      </w:r>
      <w:proofErr w:type="spellEnd"/>
      <w:r w:rsidR="00DA23FD" w:rsidRPr="00C4735F">
        <w:rPr>
          <w:rFonts w:ascii="Times New Roman" w:eastAsia="Calibri" w:hAnsi="Times New Roman" w:cs="Times New Roman"/>
        </w:rPr>
        <w:t xml:space="preserve">,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r w:rsidR="00976B1B">
        <w:rPr>
          <w:rFonts w:ascii="Times New Roman" w:eastAsia="Calibri" w:hAnsi="Times New Roman" w:cs="Times New Roman"/>
        </w:rPr>
        <w:t xml:space="preserve">benthic macroinvertebrate </w:t>
      </w:r>
      <w:r w:rsidR="0087425D" w:rsidRPr="00C4735F">
        <w:rPr>
          <w:rFonts w:ascii="Times New Roman" w:eastAsia="Calibri" w:hAnsi="Times New Roman" w:cs="Times New Roman"/>
        </w:rPr>
        <w:t xml:space="preserve">species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n a temperate brackish system (</w:t>
      </w:r>
      <w:proofErr w:type="spellStart"/>
      <w:r w:rsidR="00670678" w:rsidRPr="00C4735F">
        <w:rPr>
          <w:rFonts w:ascii="Times New Roman" w:eastAsia="Calibri" w:hAnsi="Times New Roman" w:cs="Times New Roman"/>
        </w:rPr>
        <w:t>Bevilacqua</w:t>
      </w:r>
      <w:proofErr w:type="spellEnd"/>
      <w:r w:rsidR="00670678" w:rsidRPr="00C4735F">
        <w:rPr>
          <w:rFonts w:ascii="Times New Roman" w:eastAsia="Calibri" w:hAnsi="Times New Roman" w:cs="Times New Roman"/>
        </w:rPr>
        <w:t xml:space="preserve"> et al., </w:t>
      </w:r>
      <w:commentRangeStart w:id="36"/>
      <w:commentRangeStart w:id="37"/>
      <w:r w:rsidR="00670678" w:rsidRPr="00C4735F">
        <w:rPr>
          <w:rFonts w:ascii="Times New Roman" w:eastAsia="Calibri" w:hAnsi="Times New Roman" w:cs="Times New Roman"/>
        </w:rPr>
        <w:t>2018</w:t>
      </w:r>
      <w:commentRangeEnd w:id="36"/>
      <w:r w:rsidR="006C6ABC">
        <w:rPr>
          <w:rStyle w:val="CommentReference"/>
        </w:rPr>
        <w:commentReference w:id="36"/>
      </w:r>
      <w:commentRangeEnd w:id="37"/>
      <w:r w:rsidR="000C3E37">
        <w:rPr>
          <w:rStyle w:val="CommentReference"/>
        </w:rPr>
        <w:commentReference w:id="37"/>
      </w:r>
      <w:r w:rsidR="00670678" w:rsidRPr="00C4735F">
        <w:rPr>
          <w:rFonts w:ascii="Times New Roman" w:eastAsia="Calibri" w:hAnsi="Times New Roman" w:cs="Times New Roman"/>
        </w:rPr>
        <w:t xml:space="preserve">). </w:t>
      </w:r>
    </w:p>
    <w:p w14:paraId="133762FD" w14:textId="57CE085F" w:rsidR="00166447" w:rsidRPr="00C4735F" w:rsidRDefault="00483DA8"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A</w:t>
      </w:r>
      <w:r w:rsidR="003E0416">
        <w:rPr>
          <w:rFonts w:ascii="Times New Roman" w:eastAsia="Calibri" w:hAnsi="Times New Roman" w:cs="Times New Roman"/>
        </w:rPr>
        <w:t>nother</w:t>
      </w:r>
      <w:r w:rsidRPr="00C4735F">
        <w:rPr>
          <w:rFonts w:ascii="Times New Roman" w:eastAsia="Calibri" w:hAnsi="Times New Roman" w:cs="Times New Roman"/>
        </w:rPr>
        <w:t xml:space="preserve">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 xml:space="preserve">. </w:t>
      </w:r>
      <w:r w:rsidR="00E81EDF" w:rsidRPr="00C4735F">
        <w:rPr>
          <w:rFonts w:ascii="Times New Roman" w:eastAsia="Calibri" w:hAnsi="Times New Roman" w:cs="Times New Roman"/>
        </w:rPr>
        <w:t xml:space="preserve"> </w:t>
      </w:r>
      <w:commentRangeStart w:id="38"/>
      <w:ins w:id="39" w:author="Graham Forrester" w:date="2019-02-12T17:30:00Z">
        <w:r w:rsidR="003E0416">
          <w:rPr>
            <w:rFonts w:ascii="Times New Roman" w:eastAsia="Calibri" w:hAnsi="Times New Roman" w:cs="Times New Roman"/>
          </w:rPr>
          <w:t xml:space="preserve">Moreover, </w:t>
        </w:r>
      </w:ins>
      <w:ins w:id="40" w:author="Graham Forrester" w:date="2019-02-12T17:31:00Z">
        <w:r w:rsidR="003E0416">
          <w:rPr>
            <w:rFonts w:ascii="Times New Roman" w:eastAsia="Calibri" w:hAnsi="Times New Roman" w:cs="Times New Roman"/>
          </w:rPr>
          <w:t xml:space="preserve">some species that can be recognized in the lab using morphological features or genetic markers cannot be </w:t>
        </w:r>
      </w:ins>
      <w:ins w:id="41" w:author="Graham Forrester" w:date="2019-02-12T17:32:00Z">
        <w:r w:rsidR="003E0416">
          <w:rPr>
            <w:rFonts w:ascii="Times New Roman" w:eastAsia="Calibri" w:hAnsi="Times New Roman" w:cs="Times New Roman"/>
          </w:rPr>
          <w:t xml:space="preserve">distinguished in the field during the </w:t>
        </w:r>
      </w:ins>
      <w:ins w:id="42" w:author="Graham Forrester" w:date="2019-02-12T17:33:00Z">
        <w:r w:rsidR="003E0416">
          <w:rPr>
            <w:rFonts w:ascii="Times New Roman" w:eastAsia="Calibri" w:hAnsi="Times New Roman" w:cs="Times New Roman"/>
          </w:rPr>
          <w:t>monitoring</w:t>
        </w:r>
      </w:ins>
      <w:ins w:id="43" w:author="Graham Forrester" w:date="2019-02-12T17:32:00Z">
        <w:r w:rsidR="003E0416">
          <w:rPr>
            <w:rFonts w:ascii="Times New Roman" w:eastAsia="Calibri" w:hAnsi="Times New Roman" w:cs="Times New Roman"/>
          </w:rPr>
          <w:t xml:space="preserve"> surveys often used by practitioners to estimate species richness. </w:t>
        </w:r>
      </w:ins>
      <w:commentRangeEnd w:id="38"/>
      <w:r w:rsidR="00BB7EF2">
        <w:rPr>
          <w:rStyle w:val="CommentReference"/>
        </w:rPr>
        <w:commentReference w:id="38"/>
      </w:r>
      <w:r w:rsidR="00E81EDF" w:rsidRPr="00C4735F">
        <w:rPr>
          <w:rFonts w:ascii="Times New Roman" w:eastAsia="Calibri" w:hAnsi="Times New Roman" w:cs="Times New Roman"/>
        </w:rPr>
        <w:t xml:space="preserve">Some </w:t>
      </w:r>
      <w:r w:rsidR="00BF5781" w:rsidRPr="00C4735F">
        <w:rPr>
          <w:rFonts w:ascii="Times New Roman" w:eastAsia="Calibri" w:hAnsi="Times New Roman" w:cs="Times New Roman"/>
        </w:rPr>
        <w:t xml:space="preserve">biodiversity </w:t>
      </w:r>
      <w:r w:rsidR="00E81EDF" w:rsidRPr="00C4735F">
        <w:rPr>
          <w:rFonts w:ascii="Times New Roman" w:eastAsia="Calibri" w:hAnsi="Times New Roman" w:cs="Times New Roman"/>
        </w:rPr>
        <w:t xml:space="preserve">studies </w:t>
      </w:r>
      <w:r w:rsidR="00CE338C" w:rsidRPr="00C4735F">
        <w:rPr>
          <w:rFonts w:ascii="Times New Roman" w:eastAsia="Calibri" w:hAnsi="Times New Roman" w:cs="Times New Roman"/>
        </w:rPr>
        <w:t xml:space="preserve">have </w:t>
      </w:r>
      <w:r w:rsidR="006860B3" w:rsidRPr="00C4735F">
        <w:rPr>
          <w:rFonts w:ascii="Times New Roman" w:eastAsia="Calibri" w:hAnsi="Times New Roman" w:cs="Times New Roman"/>
        </w:rPr>
        <w:t>investigate</w:t>
      </w:r>
      <w:r w:rsidR="00CE338C" w:rsidRPr="00C4735F">
        <w:rPr>
          <w:rFonts w:ascii="Times New Roman" w:eastAsia="Calibri" w:hAnsi="Times New Roman" w:cs="Times New Roman"/>
        </w:rPr>
        <w:t>d</w:t>
      </w:r>
      <w:r w:rsidR="006860B3" w:rsidRPr="00C4735F">
        <w:rPr>
          <w:rFonts w:ascii="Times New Roman" w:eastAsia="Calibri" w:hAnsi="Times New Roman" w:cs="Times New Roman"/>
        </w:rPr>
        <w:t xml:space="preserve"> the use of higher levels of taxonomic organization </w:t>
      </w:r>
      <w:r w:rsidR="001676BC" w:rsidRPr="00C4735F">
        <w:rPr>
          <w:rFonts w:ascii="Times New Roman" w:eastAsia="Calibri" w:hAnsi="Times New Roman" w:cs="Times New Roman"/>
        </w:rPr>
        <w:t>(such as genera, families</w:t>
      </w:r>
      <w:r w:rsidR="007D09EE" w:rsidRPr="00C4735F">
        <w:rPr>
          <w:rFonts w:ascii="Times New Roman" w:eastAsia="Calibri" w:hAnsi="Times New Roman" w:cs="Times New Roman"/>
        </w:rPr>
        <w:t>,</w:t>
      </w:r>
      <w:r w:rsidR="001676BC" w:rsidRPr="00C4735F">
        <w:rPr>
          <w:rFonts w:ascii="Times New Roman" w:eastAsia="Calibri" w:hAnsi="Times New Roman" w:cs="Times New Roman"/>
        </w:rPr>
        <w:t xml:space="preserve"> or orders) </w:t>
      </w:r>
      <w:r w:rsidR="006860B3" w:rsidRPr="00C4735F">
        <w:rPr>
          <w:rFonts w:ascii="Times New Roman" w:eastAsia="Calibri" w:hAnsi="Times New Roman" w:cs="Times New Roman"/>
        </w:rPr>
        <w:t xml:space="preserve">as </w:t>
      </w:r>
      <w:r w:rsidR="001676BC" w:rsidRPr="00C4735F">
        <w:rPr>
          <w:rFonts w:ascii="Times New Roman" w:eastAsia="Calibri" w:hAnsi="Times New Roman" w:cs="Times New Roman"/>
        </w:rPr>
        <w:t>surrogates for</w:t>
      </w:r>
      <w:r w:rsidR="006860B3" w:rsidRPr="00C4735F">
        <w:rPr>
          <w:rFonts w:ascii="Times New Roman" w:eastAsia="Calibri" w:hAnsi="Times New Roman" w:cs="Times New Roman"/>
        </w:rPr>
        <w:t xml:space="preserve"> species </w:t>
      </w:r>
      <w:r w:rsidR="001676BC" w:rsidRPr="00C4735F">
        <w:rPr>
          <w:rFonts w:ascii="Times New Roman" w:eastAsia="Calibri" w:hAnsi="Times New Roman" w:cs="Times New Roman"/>
        </w:rPr>
        <w:t>diversity</w:t>
      </w:r>
      <w:r w:rsidR="00E81EDF" w:rsidRPr="00C4735F">
        <w:rPr>
          <w:rFonts w:ascii="Times New Roman" w:eastAsia="Calibri" w:hAnsi="Times New Roman" w:cs="Times New Roman"/>
        </w:rPr>
        <w:t xml:space="preserve"> </w:t>
      </w:r>
      <w:r w:rsidR="00BF5781" w:rsidRPr="00C4735F">
        <w:rPr>
          <w:rFonts w:ascii="Times New Roman" w:eastAsia="Calibri" w:hAnsi="Times New Roman" w:cs="Times New Roman"/>
        </w:rPr>
        <w:t xml:space="preserve">to compensate for the difficulties of </w:t>
      </w:r>
      <w:r w:rsidR="006860B3" w:rsidRPr="00C4735F">
        <w:rPr>
          <w:rFonts w:ascii="Times New Roman" w:eastAsia="Calibri" w:hAnsi="Times New Roman" w:cs="Times New Roman"/>
        </w:rPr>
        <w:t>specie</w:t>
      </w:r>
      <w:r w:rsidR="005F6E07" w:rsidRPr="00C4735F">
        <w:rPr>
          <w:rFonts w:ascii="Times New Roman" w:eastAsia="Calibri" w:hAnsi="Times New Roman" w:cs="Times New Roman"/>
        </w:rPr>
        <w:t>s-</w:t>
      </w:r>
      <w:r w:rsidR="006860B3" w:rsidRPr="00C4735F">
        <w:rPr>
          <w:rFonts w:ascii="Times New Roman" w:eastAsia="Calibri" w:hAnsi="Times New Roman" w:cs="Times New Roman"/>
        </w:rPr>
        <w:t>level identification</w:t>
      </w:r>
      <w:r w:rsidR="00BF5781" w:rsidRPr="00C4735F">
        <w:rPr>
          <w:rFonts w:ascii="Times New Roman" w:eastAsia="Calibri" w:hAnsi="Times New Roman" w:cs="Times New Roman"/>
        </w:rPr>
        <w:t xml:space="preserve"> </w:t>
      </w:r>
      <w:r w:rsidR="000B36F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(Fontaine, Devillers, Peres-Neto, &amp; Johnson, 2015; Musco, Mikac, Tataranni, Giangrande, &amp; Terlizzi, 2011; Olsgard &amp; Somerfield, 2000)</w:t>
      </w:r>
      <w:r w:rsidR="000B36F3" w:rsidRPr="00C4735F">
        <w:rPr>
          <w:rFonts w:ascii="Times New Roman" w:eastAsia="Calibri" w:hAnsi="Times New Roman" w:cs="Times New Roman"/>
        </w:rPr>
        <w:fldChar w:fldCharType="end"/>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commentRangeStart w:id="44"/>
      <w:commentRangeStart w:id="45"/>
      <w:commentRangeStart w:id="46"/>
      <w:commentRangeStart w:id="47"/>
      <w:commentRangeStart w:id="48"/>
      <w:r w:rsidR="00C47CC4" w:rsidRPr="00C4735F">
        <w:rPr>
          <w:rFonts w:ascii="Times New Roman" w:eastAsia="Calibri" w:hAnsi="Times New Roman" w:cs="Times New Roman"/>
        </w:rPr>
        <w:t>Taxonomic</w:t>
      </w:r>
      <w:commentRangeEnd w:id="44"/>
      <w:r w:rsidR="002D0503">
        <w:rPr>
          <w:rStyle w:val="CommentReference"/>
        </w:rPr>
        <w:commentReference w:id="44"/>
      </w:r>
      <w:r w:rsidR="00C47CC4" w:rsidRPr="00C4735F">
        <w:rPr>
          <w:rFonts w:ascii="Times New Roman" w:eastAsia="Calibri" w:hAnsi="Times New Roman" w:cs="Times New Roman"/>
        </w:rPr>
        <w:t xml:space="preserve"> sufficiency, or the use of </w:t>
      </w:r>
      <w:r w:rsidR="00BF5781" w:rsidRPr="00C4735F">
        <w:rPr>
          <w:rFonts w:ascii="Times New Roman" w:eastAsia="Calibri" w:hAnsi="Times New Roman" w:cs="Times New Roman"/>
        </w:rPr>
        <w:t xml:space="preserve">higher levels of taxonomic organization </w:t>
      </w:r>
      <w:r w:rsidR="00C47CC4" w:rsidRPr="00C4735F">
        <w:rPr>
          <w:rFonts w:ascii="Times New Roman" w:eastAsia="Calibri" w:hAnsi="Times New Roman" w:cs="Times New Roman"/>
        </w:rPr>
        <w:t xml:space="preserve">when </w:t>
      </w:r>
      <w:bookmarkStart w:id="49" w:name="_GoBack"/>
      <w:bookmarkEnd w:id="49"/>
      <w:r w:rsidR="00C47CC4" w:rsidRPr="00C4735F">
        <w:rPr>
          <w:rFonts w:ascii="Times New Roman" w:eastAsia="Calibri" w:hAnsi="Times New Roman" w:cs="Times New Roman"/>
        </w:rPr>
        <w:t xml:space="preserve">species identification is not possible, is useful </w:t>
      </w:r>
      <w:r w:rsidR="00BF5781" w:rsidRPr="00C4735F">
        <w:rPr>
          <w:rFonts w:ascii="Times New Roman" w:eastAsia="Calibri" w:hAnsi="Times New Roman" w:cs="Times New Roman"/>
        </w:rPr>
        <w:t xml:space="preserve">for studies </w:t>
      </w:r>
      <w:r w:rsidR="00C47CC4" w:rsidRPr="00C4735F">
        <w:rPr>
          <w:rFonts w:ascii="Times New Roman" w:eastAsia="Calibri" w:hAnsi="Times New Roman" w:cs="Times New Roman"/>
        </w:rPr>
        <w:t xml:space="preserve">in which </w:t>
      </w:r>
      <w:r w:rsidR="00BF5781" w:rsidRPr="00C4735F">
        <w:rPr>
          <w:rFonts w:ascii="Times New Roman" w:eastAsia="Calibri" w:hAnsi="Times New Roman" w:cs="Times New Roman"/>
        </w:rPr>
        <w:t xml:space="preserve">individuals are </w:t>
      </w:r>
      <w:r w:rsidR="005318FB">
        <w:rPr>
          <w:rFonts w:ascii="Times New Roman" w:eastAsia="Calibri" w:hAnsi="Times New Roman" w:cs="Times New Roman"/>
        </w:rPr>
        <w:t>not</w:t>
      </w:r>
      <w:r w:rsidR="00BE1C5E">
        <w:rPr>
          <w:rFonts w:ascii="Times New Roman" w:eastAsia="Calibri" w:hAnsi="Times New Roman" w:cs="Times New Roman"/>
        </w:rPr>
        <w:t xml:space="preserve"> phenotypically </w:t>
      </w:r>
      <w:r w:rsidR="00BF5781" w:rsidRPr="00C4735F">
        <w:rPr>
          <w:rFonts w:ascii="Times New Roman" w:eastAsia="Calibri" w:hAnsi="Times New Roman" w:cs="Times New Roman"/>
        </w:rPr>
        <w:t>distinguishable between taxonomic groups</w:t>
      </w:r>
      <w:commentRangeEnd w:id="45"/>
      <w:r w:rsidR="005318FB">
        <w:rPr>
          <w:rStyle w:val="CommentReference"/>
        </w:rPr>
        <w:commentReference w:id="45"/>
      </w:r>
      <w:commentRangeEnd w:id="46"/>
      <w:r w:rsidR="00642E14">
        <w:rPr>
          <w:rStyle w:val="CommentReference"/>
        </w:rPr>
        <w:commentReference w:id="46"/>
      </w:r>
      <w:r w:rsidR="00C47CC4" w:rsidRPr="00C4735F">
        <w:rPr>
          <w:rFonts w:ascii="Times New Roman" w:eastAsia="Calibri" w:hAnsi="Times New Roman" w:cs="Times New Roman"/>
        </w:rPr>
        <w:t>. However, it is not always possible to clearly distinguish between two taxonomic groups</w:t>
      </w:r>
      <w:r w:rsidR="00BF5781" w:rsidRPr="00C4735F">
        <w:rPr>
          <w:rFonts w:ascii="Times New Roman" w:eastAsia="Calibri" w:hAnsi="Times New Roman" w:cs="Times New Roman"/>
        </w:rPr>
        <w:t xml:space="preserve">, either due to morphological similarities </w:t>
      </w:r>
      <w:del w:id="50" w:author="Brian Gerber" w:date="2019-02-12T09:45:00Z">
        <w:r w:rsidR="00BF5781" w:rsidRPr="00C4735F" w:rsidDel="005318FB">
          <w:rPr>
            <w:rFonts w:ascii="Times New Roman" w:eastAsia="Calibri" w:hAnsi="Times New Roman" w:cs="Times New Roman"/>
          </w:rPr>
          <w:delText>across taxonomic</w:delText>
        </w:r>
        <w:r w:rsidR="006860B3" w:rsidRPr="00C4735F" w:rsidDel="005318FB">
          <w:rPr>
            <w:rFonts w:ascii="Times New Roman" w:eastAsia="Calibri" w:hAnsi="Times New Roman" w:cs="Times New Roman"/>
          </w:rPr>
          <w:delText>ally</w:delText>
        </w:r>
        <w:r w:rsidR="00BF5781" w:rsidRPr="00C4735F" w:rsidDel="005318FB">
          <w:rPr>
            <w:rFonts w:ascii="Times New Roman" w:eastAsia="Calibri" w:hAnsi="Times New Roman" w:cs="Times New Roman"/>
          </w:rPr>
          <w:delText xml:space="preserve"> disparate species </w:delText>
        </w:r>
      </w:del>
      <w:r w:rsidR="00BF5781" w:rsidRPr="00C4735F">
        <w:rPr>
          <w:rFonts w:ascii="Times New Roman" w:eastAsia="Calibri" w:hAnsi="Times New Roman" w:cs="Times New Roman"/>
        </w:rPr>
        <w:t xml:space="preserve">or </w:t>
      </w:r>
      <w:commentRangeStart w:id="51"/>
      <w:commentRangeStart w:id="52"/>
      <w:r w:rsidR="00BF5781" w:rsidRPr="00C4735F">
        <w:rPr>
          <w:rFonts w:ascii="Times New Roman" w:eastAsia="Calibri" w:hAnsi="Times New Roman" w:cs="Times New Roman"/>
        </w:rPr>
        <w:t>due to changes in taxonomic classification from splitting</w:t>
      </w:r>
      <w:commentRangeEnd w:id="51"/>
      <w:r w:rsidR="005318FB">
        <w:rPr>
          <w:rStyle w:val="CommentReference"/>
        </w:rPr>
        <w:commentReference w:id="51"/>
      </w:r>
      <w:commentRangeEnd w:id="52"/>
      <w:r w:rsidR="007A41EF">
        <w:rPr>
          <w:rStyle w:val="CommentReference"/>
        </w:rPr>
        <w:commentReference w:id="52"/>
      </w:r>
      <w:r w:rsidR="00BF5781" w:rsidRPr="00C4735F">
        <w:rPr>
          <w:rFonts w:ascii="Times New Roman" w:eastAsia="Calibri" w:hAnsi="Times New Roman" w:cs="Times New Roman"/>
        </w:rPr>
        <w:t xml:space="preserve">. When higher levels of taxonomic organization cannot be employed for these reasons, studies sometimes </w:t>
      </w:r>
      <w:r w:rsidR="007C093C" w:rsidRPr="00C4735F">
        <w:rPr>
          <w:rFonts w:ascii="Times New Roman" w:eastAsia="Calibri" w:hAnsi="Times New Roman" w:cs="Times New Roman"/>
        </w:rPr>
        <w:t xml:space="preserve">use </w:t>
      </w:r>
      <w:bookmarkStart w:id="53" w:name="OLE_LINK1"/>
      <w:bookmarkStart w:id="54" w:name="OLE_LINK2"/>
      <w:r w:rsidR="00C11D4B" w:rsidRPr="00C4735F">
        <w:rPr>
          <w:rFonts w:ascii="Times New Roman" w:eastAsia="Calibri" w:hAnsi="Times New Roman" w:cs="Times New Roman"/>
        </w:rPr>
        <w:t xml:space="preserve">recognizable taxonomic units </w:t>
      </w:r>
      <w:bookmarkEnd w:id="53"/>
      <w:bookmarkEnd w:id="54"/>
      <w:r w:rsidR="00C11D4B" w:rsidRPr="00C4735F">
        <w:rPr>
          <w:rFonts w:ascii="Times New Roman" w:eastAsia="Calibri" w:hAnsi="Times New Roman" w:cs="Times New Roman"/>
        </w:rPr>
        <w:t>(</w:t>
      </w:r>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commentRangeStart w:id="55"/>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commentRangeEnd w:id="55"/>
      <w:r w:rsidR="003E0416">
        <w:rPr>
          <w:rStyle w:val="CommentReference"/>
        </w:rPr>
        <w:commentReference w:id="55"/>
      </w:r>
      <w:r w:rsidR="00CC32D0" w:rsidRPr="00C4735F">
        <w:rPr>
          <w:rFonts w:ascii="Times New Roman" w:hAnsi="Times New Roman" w:cs="Times New Roman"/>
        </w:rPr>
        <w:t xml:space="preserve">. </w:t>
      </w:r>
      <w:commentRangeEnd w:id="47"/>
      <w:r w:rsidR="00872B59">
        <w:rPr>
          <w:rStyle w:val="CommentReference"/>
        </w:rPr>
        <w:commentReference w:id="47"/>
      </w:r>
      <w:commentRangeEnd w:id="48"/>
      <w:r w:rsidR="007A41EF">
        <w:rPr>
          <w:rStyle w:val="CommentReference"/>
        </w:rPr>
        <w:commentReference w:id="48"/>
      </w:r>
    </w:p>
    <w:p w14:paraId="101CCB41" w14:textId="26EE5A6D" w:rsidR="006C6ABC" w:rsidRDefault="007024AC" w:rsidP="00C94857">
      <w:pPr>
        <w:spacing w:line="480" w:lineRule="auto"/>
        <w:ind w:firstLine="720"/>
        <w:rPr>
          <w:ins w:id="56" w:author="Brian Gerber" w:date="2019-02-12T10:58:00Z"/>
          <w:rFonts w:ascii="Times New Roman" w:eastAsia="Calibri" w:hAnsi="Times New Roman" w:cs="Times New Roman"/>
        </w:rPr>
      </w:pPr>
      <w:r w:rsidRPr="00C4735F">
        <w:rPr>
          <w:rFonts w:ascii="Times New Roman" w:eastAsia="Calibri" w:hAnsi="Times New Roman" w:cs="Times New Roman"/>
        </w:rPr>
        <w:lastRenderedPageBreak/>
        <w:t xml:space="preserve">Coral reefs are biodiversity hotspots that are </w:t>
      </w:r>
      <w:r w:rsidR="001D11DF">
        <w:rPr>
          <w:rFonts w:ascii="Times New Roman" w:eastAsia="Calibri" w:hAnsi="Times New Roman" w:cs="Times New Roman"/>
        </w:rPr>
        <w:t xml:space="preserve">globally threatened due to </w:t>
      </w:r>
      <w:r w:rsidR="001D11DF" w:rsidRPr="001D11DF">
        <w:rPr>
          <w:rFonts w:ascii="Times New Roman" w:eastAsia="Calibri" w:hAnsi="Times New Roman" w:cs="Times New Roman"/>
        </w:rPr>
        <w:t>environmental and anthropogenic factors</w:t>
      </w:r>
      <w:r w:rsidR="001D11DF">
        <w:rPr>
          <w:rFonts w:ascii="Times New Roman" w:eastAsia="Calibri" w:hAnsi="Times New Roman" w:cs="Times New Roman"/>
        </w:rPr>
        <w:t>, including</w:t>
      </w:r>
      <w:r w:rsidR="001D11DF" w:rsidRPr="001D11DF">
        <w:rPr>
          <w:rFonts w:ascii="Times New Roman" w:eastAsia="Calibri" w:hAnsi="Times New Roman" w:cs="Times New Roman"/>
        </w:rPr>
        <w:t xml:space="preserve"> </w:t>
      </w:r>
      <w:r w:rsidR="00FD6B2D">
        <w:rPr>
          <w:rFonts w:ascii="Times New Roman" w:eastAsia="Calibri" w:hAnsi="Times New Roman" w:cs="Times New Roman"/>
        </w:rPr>
        <w:t>ocean acidification</w:t>
      </w:r>
      <w:r w:rsidR="001D11DF">
        <w:rPr>
          <w:rFonts w:ascii="Times New Roman" w:eastAsia="Calibri" w:hAnsi="Times New Roman" w:cs="Times New Roman"/>
        </w:rPr>
        <w:t xml:space="preserve">, </w:t>
      </w:r>
      <w:r w:rsidR="00FD6B2D">
        <w:rPr>
          <w:rFonts w:ascii="Times New Roman" w:eastAsia="Calibri" w:hAnsi="Times New Roman" w:cs="Times New Roman"/>
        </w:rPr>
        <w:t>persistent high temperatures</w:t>
      </w:r>
      <w:r w:rsidR="001D11DF">
        <w:rPr>
          <w:rFonts w:ascii="Times New Roman" w:eastAsia="Calibri" w:hAnsi="Times New Roman" w:cs="Times New Roman"/>
        </w:rPr>
        <w:t xml:space="preserve">, and </w:t>
      </w:r>
      <w:r w:rsidR="00FD6B2D">
        <w:rPr>
          <w:rFonts w:ascii="Times New Roman" w:eastAsia="Calibri" w:hAnsi="Times New Roman" w:cs="Times New Roman"/>
        </w:rPr>
        <w:t xml:space="preserve">sedimentation </w:t>
      </w:r>
      <w:r w:rsidR="00FD6B2D">
        <w:rPr>
          <w:rFonts w:ascii="Times New Roman" w:eastAsia="Calibri" w:hAnsi="Times New Roman" w:cs="Times New Roman"/>
        </w:rPr>
        <w:fldChar w:fldCharType="begin" w:fldLock="1"/>
      </w:r>
      <w:r w:rsidR="00301B52">
        <w:rPr>
          <w:rFonts w:ascii="Times New Roman" w:eastAsia="Calibri" w:hAnsi="Times New Roman" w:cs="Times New Roman"/>
        </w:rPr>
        <w:instrText>ADDIN CSL_CITATION {"citationItems":[{"id":"ITEM-1","itemData":{"DOI":"10.1016/j.jembe.2015.09.018","ISBN":"1420-9101 (Electronic)\\r1010-061X (Linking)","ISSN":"00220981","PMID":"25233925","abstract":"Sedimentation resulting from the direct and indirect effects of coastal development is an increasing threat to Caribbean coral reefs. This study investigated taxonomic diversity, percent cover and successional patterns of recruited organisms over a period of 30 months to understand the community-wide consequences of increased coastal development and sediment supply along the northern coast of Jamaica. Terra cotta tiles were secured to the reef and the communities inhabiting both the cryptic and exposed sides of the tiles were monitored. The location with the highest sediment supply had the lowest Shannon diversity (H'; 1.37-1.41) and percent cover of organisms inhabiting the cryptic tile sides after 30 months (bare space was between 37 and 40%). The cryptic communities at each of the locations were similar in composition of organisms after 30 months; however, the cryptic community trajectories (analyzed using the second-stage nMDS ordination) varied and two distinct clusters were found, with the most impacted location differing from the other locations in the deep depth strata. The exposed communities at all locations were primarily composed of macroalgae, turf and encrusting algae; the location with the highest sediment supply had higher diversity of algae and lower amounts of turf than the other locations. This study provides evidence that differences in sediment supply between these locations may play a subtle role in structuring communities.","author":[{"dropping-particle":"","family":"Stubler","given":"Amber D.","non-dropping-particle":"","parse-names":false,"suffix":""},{"dropping-particle":"","family":"Stevens","given":"Alyssa K.","non-dropping-particle":"","parse-names":false,"suffix":""},{"dropping-particle":"","family":"Peterson","given":"Bradley J.","non-dropping-particle":"","parse-names":false,"suffix":""}],"container-title":"Journal of Experimental Marine Biology and Ecology","id":"ITEM-1","issued":{"date-parts":[["2016"]]},"page":"29-38","publisher":"Elsevier B.V.","title":"Using community-wide recruitment and succession patterns to assess sediment stress on Jamaican coral reefs","type":"article-journal","volume":"474"},"uris":["http://www.mendeley.com/documents/?uuid=a86ff504-2e2f-406a-8ad5-7ff36ae21c01"]},{"id":"ITEM-2","itemData":{"DOI":"10.1038/nature21707","ISBN":"0028-0836","ISSN":"14764687","PMID":"28300113","abstract":"The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K.","non-dropping-particle":"","parse-names":false,"suffix":""}],"container-title":"Nature","id":"ITEM-2","issue":"7645","issued":{"date-parts":[["2017"]]},"page":"373-377","title":"Global warming and recurrent mass bleaching of corals","type":"article-journal","volume":"543"},"uris":["http://www.mendeley.com/documents/?uuid=cb6b79f0-c9ca-376c-a5d0-1f20285f000f"]}],"mendeley":{"formattedCitation":"(Hughes et al., 2017; Stubler, Stevens, &amp; Peterson, 2016)","plainTextFormattedCitation":"(Hughes et al., 2017; Stubler, Stevens, &amp; Peterson, 2016)","previouslyFormattedCitation":"(Hughes et al., 2017; Stubler, Stevens, &amp; Peterson, 2016)"},"properties":{"noteIndex":0},"schema":"https://github.com/citation-style-language/schema/raw/master/csl-citation.json"}</w:instrText>
      </w:r>
      <w:r w:rsidR="00FD6B2D">
        <w:rPr>
          <w:rFonts w:ascii="Times New Roman" w:eastAsia="Calibri" w:hAnsi="Times New Roman" w:cs="Times New Roman"/>
        </w:rPr>
        <w:fldChar w:fldCharType="separate"/>
      </w:r>
      <w:r w:rsidR="00DC6CAA" w:rsidRPr="00DC6CAA">
        <w:rPr>
          <w:rFonts w:ascii="Times New Roman" w:eastAsia="Calibri" w:hAnsi="Times New Roman" w:cs="Times New Roman"/>
          <w:noProof/>
        </w:rPr>
        <w:t>(Hughes et al., 2017; Stubler, Stevens, &amp; Peterson, 2016)</w:t>
      </w:r>
      <w:r w:rsidR="00FD6B2D">
        <w:rPr>
          <w:rFonts w:ascii="Times New Roman" w:eastAsia="Calibri" w:hAnsi="Times New Roman" w:cs="Times New Roman"/>
        </w:rPr>
        <w:fldChar w:fldCharType="end"/>
      </w:r>
      <w:r w:rsidR="00FD6B2D">
        <w:rPr>
          <w:rFonts w:ascii="Times New Roman" w:eastAsia="Calibri" w:hAnsi="Times New Roman" w:cs="Times New Roman"/>
        </w:rPr>
        <w:t>.</w:t>
      </w:r>
      <w:r w:rsidR="001D11DF">
        <w:rPr>
          <w:rFonts w:ascii="Times New Roman" w:eastAsia="Calibri" w:hAnsi="Times New Roman" w:cs="Times New Roman"/>
        </w:rPr>
        <w:t xml:space="preserve"> As such, many reefs are </w:t>
      </w:r>
      <w:r w:rsidRPr="00C4735F">
        <w:rPr>
          <w:rFonts w:ascii="Times New Roman" w:eastAsia="Calibri" w:hAnsi="Times New Roman" w:cs="Times New Roman"/>
        </w:rPr>
        <w:t xml:space="preserve">monitored across </w:t>
      </w:r>
      <w:r w:rsidR="00DC6CAA">
        <w:rPr>
          <w:rFonts w:ascii="Times New Roman" w:eastAsia="Calibri" w:hAnsi="Times New Roman" w:cs="Times New Roman"/>
        </w:rPr>
        <w:t xml:space="preserve">both </w:t>
      </w:r>
      <w:r w:rsidRPr="00C4735F">
        <w:rPr>
          <w:rFonts w:ascii="Times New Roman" w:eastAsia="Calibri" w:hAnsi="Times New Roman" w:cs="Times New Roman"/>
        </w:rPr>
        <w:t>spatial and temporal scales</w:t>
      </w:r>
      <w:r w:rsidR="00512C95">
        <w:rPr>
          <w:rFonts w:ascii="Times New Roman" w:eastAsia="Calibri" w:hAnsi="Times New Roman" w:cs="Times New Roman"/>
        </w:rPr>
        <w:t>.</w:t>
      </w:r>
      <w:r w:rsidR="001D11D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he most commonly measured features are hard coral cover and structural complexity (rugosity)</w:t>
      </w:r>
      <w:r w:rsidR="00512C95">
        <w:rPr>
          <w:rFonts w:ascii="Times New Roman" w:eastAsia="Calibri" w:hAnsi="Times New Roman" w:cs="Times New Roman"/>
        </w:rPr>
        <w:t>. In fact,</w:t>
      </w:r>
      <w:r w:rsidR="00C94857" w:rsidRPr="00C4735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temporal decline of these reef features is widely documented because they are so frequently measured </w:t>
      </w:r>
      <w:r w:rsidR="00301B52">
        <w:rPr>
          <w:rFonts w:ascii="Times New Roman" w:eastAsia="Calibri" w:hAnsi="Times New Roman" w:cs="Times New Roman"/>
        </w:rPr>
        <w:fldChar w:fldCharType="begin" w:fldLock="1"/>
      </w:r>
      <w:r w:rsidR="00301B52">
        <w:rPr>
          <w:rFonts w:ascii="Times New Roman" w:eastAsia="Calibri" w:hAnsi="Times New Roman" w:cs="Times New Roman"/>
        </w:rPr>
        <w:instrText>ADDIN CSL_CITATION {"citationItems":[{"id":"ITEM-1","itemData":{"ISBN":"0077-5630(print); 1943-9660(electronic)","abstract":"The reefs surrounding Bonaire have long been renowned for their high abundance and diversity of scleractinian corals and for their long-time status as a protected marine park. As part of a comprehensive study of the current status of Bonaire's reefs, a quantitative benthic community survey was conducted at 7 locations across depths from 10 to 30 m in early 2008. This showed mean coral cover ranging from 23.7% +/- 3.8 (SE) to 38.4% +/- 4.4 (SE) on the island's leeward shore and 1.6% +/- 0.4 (SE) to 22.4% +/- 3.6 (SE) on the windward shore. Percent cover of macrophytes and turf algae ranged from 41.7% +/- 2.0 (SE) to 51.8% +/- 3.0 (SE) on the leeward shore and 60.8% +/- 4.1 (SE) to 82.7% +/- 2.5 (SE) on the windward shore. Comparison of these results to earlier work from 1982 on the leeward shore and 1988 on the windward shore points to a significant, system-wide decrease in corals, increase in macroalgae and increase in the ratio of algae to corals. These observations point to significant degradation of reefs at a site often described as relatively 'pristine' in the Caribbean and highlight the sensitivity of coral reefs to anthropogenic and natural stresses even on well-protected islands.","author":[{"dropping-particle":"","family":"Stokes","given":"M Dale","non-dropping-particle":"","parse-names":false,"suffix":""},{"dropping-particle":"","family":"Leichter","given":"James J","non-dropping-particle":"","parse-names":false,"suffix":""},{"dropping-particle":"","family":"Genovese","given":"Salvatore J","non-dropping-particle":"","parse-names":false,"suffix":""}],"container-title":"Atoll Research Bulletin","id":"ITEM-1","issue":"582","issued":{"date-parts":[["2010"]]},"page":"1-21","title":"LONG-TERM DECLINES IN CORAL COVER AT BONAIRE, NETHERLANDS ANTILLES","type":"article-journal"},"uris":["http://www.mendeley.com/documents/?uuid=08709d83-2177-446b-a7fa-96bc17e6a07e"]},{"id":"ITEM-2","itemData":{"abstract":"Reef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trends","type":"article-journal"},"uris":["http://www.mendeley.com/documents/?uuid=d821cedc-70f1-369c-9de2-f51862c1353c"]},{"id":"ITEM-3","itemData":{"DOI":"10.1038/srep03486","ISBN":"http://dx.doi.org/10.1038/srep03486","ISSN":"20452322","PMID":"24336631","abstract":"Coral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Reports","id":"ITEM-3","issued":{"date-parts":[["2013"]]},"page":"1-5","title":"Shifts in coral-assemblage composition do not ensure persistence of reef functionality","type":"article-journal","volume":"3"},"uris":["http://www.mendeley.com/documents/?uuid=c19f4c01-5b19-47ff-90ee-e04c642398e9"]}],"mendeley":{"formattedCitation":"(Alvarez-Filip, Carricart-Ganivet, Horta-Puga, &amp; Iglesias-Prieto, 2013; Habibi, Setiasih, &amp; Sartin, 2007; Stokes, Leichter, &amp; Genovese, 2010)","plainTextFormattedCitation":"(Alvarez-Filip, Carricart-Ganivet, Horta-Puga, &amp; Iglesias-Prieto, 2013; Habibi, Setiasih, &amp; Sartin, 2007; Stokes, Leichter, &amp; Genovese, 2010)","previouslyFormattedCitation":"(Habibi, Setiasih, &amp; Sartin, 2007; Stokes, Leichter, &amp; Genovese, 2010)"},"properties":{"noteIndex":0},"schema":"https://github.com/citation-style-language/schema/raw/master/csl-citation.json"}</w:instrText>
      </w:r>
      <w:r w:rsidR="00301B52">
        <w:rPr>
          <w:rFonts w:ascii="Times New Roman" w:eastAsia="Calibri" w:hAnsi="Times New Roman" w:cs="Times New Roman"/>
        </w:rPr>
        <w:fldChar w:fldCharType="separate"/>
      </w:r>
      <w:r w:rsidR="00301B52" w:rsidRPr="00301B52">
        <w:rPr>
          <w:rFonts w:ascii="Times New Roman" w:eastAsia="Calibri" w:hAnsi="Times New Roman" w:cs="Times New Roman"/>
          <w:noProof/>
        </w:rPr>
        <w:t>(Alvarez-Filip, Carricart-Ganivet, Horta-Puga, &amp; Iglesias-Prieto, 2013; Habibi, Setiasih, &amp; Sartin, 2007; Stokes, Leichter, &amp; Genovese, 2010)</w:t>
      </w:r>
      <w:r w:rsidR="00301B52">
        <w:rPr>
          <w:rFonts w:ascii="Times New Roman" w:eastAsia="Calibri" w:hAnsi="Times New Roman" w:cs="Times New Roman"/>
        </w:rPr>
        <w:fldChar w:fldCharType="end"/>
      </w:r>
      <w:ins w:id="57" w:author="Brian Gerber" w:date="2019-02-12T10:51:00Z">
        <w:r w:rsidR="00512C95">
          <w:rPr>
            <w:rFonts w:ascii="Times New Roman" w:eastAsia="Calibri" w:hAnsi="Times New Roman" w:cs="Times New Roman"/>
          </w:rPr>
          <w:t xml:space="preserve">. These measures </w:t>
        </w:r>
      </w:ins>
      <w:ins w:id="58" w:author="Brian Gerber" w:date="2019-02-12T10:52:00Z">
        <w:r w:rsidR="00512C95">
          <w:rPr>
            <w:rFonts w:ascii="Times New Roman" w:eastAsia="Calibri" w:hAnsi="Times New Roman" w:cs="Times New Roman"/>
          </w:rPr>
          <w:t>make for good surrogates</w:t>
        </w:r>
      </w:ins>
      <w:ins w:id="59" w:author="Brian Gerber" w:date="2019-02-12T10:51:00Z">
        <w:r w:rsidR="00512C95" w:rsidRPr="00C4735F">
          <w:rPr>
            <w:rFonts w:ascii="Times New Roman" w:eastAsia="Calibri" w:hAnsi="Times New Roman" w:cs="Times New Roman"/>
          </w:rPr>
          <w:t xml:space="preserve">, </w:t>
        </w:r>
        <w:r w:rsidR="00512C95">
          <w:rPr>
            <w:rFonts w:ascii="Times New Roman" w:eastAsia="Calibri" w:hAnsi="Times New Roman" w:cs="Times New Roman"/>
          </w:rPr>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w:t>
        </w:r>
      </w:ins>
      <w:commentRangeStart w:id="60"/>
      <w:ins w:id="61" w:author="Brian Gerber" w:date="2019-02-12T10:52:00Z">
        <w:r w:rsidR="00512C95">
          <w:rPr>
            <w:rFonts w:ascii="Times New Roman" w:eastAsia="Calibri" w:hAnsi="Times New Roman" w:cs="Times New Roman"/>
          </w:rPr>
          <w:t xml:space="preserve">yet exactly what </w:t>
        </w:r>
      </w:ins>
      <w:ins w:id="62" w:author="Brian Gerber" w:date="2019-02-12T10:58:00Z">
        <w:r w:rsidR="006C6ABC">
          <w:rPr>
            <w:rFonts w:ascii="Times New Roman" w:eastAsia="Calibri" w:hAnsi="Times New Roman" w:cs="Times New Roman"/>
          </w:rPr>
          <w:t xml:space="preserve">level of biodiversity </w:t>
        </w:r>
      </w:ins>
      <w:ins w:id="63" w:author="Brian Gerber" w:date="2019-02-12T10:52:00Z">
        <w:r w:rsidR="00512C95">
          <w:rPr>
            <w:rFonts w:ascii="Times New Roman" w:eastAsia="Calibri" w:hAnsi="Times New Roman" w:cs="Times New Roman"/>
          </w:rPr>
          <w:t xml:space="preserve">they are a surrogate for and how effective </w:t>
        </w:r>
      </w:ins>
      <w:ins w:id="64" w:author="Brian Gerber" w:date="2019-02-12T10:53:00Z">
        <w:r w:rsidR="00512C95">
          <w:rPr>
            <w:rFonts w:ascii="Times New Roman" w:eastAsia="Calibri" w:hAnsi="Times New Roman" w:cs="Times New Roman"/>
          </w:rPr>
          <w:t xml:space="preserve">they are over long temporal scales remains unknown. </w:t>
        </w:r>
      </w:ins>
      <w:commentRangeEnd w:id="60"/>
      <w:ins w:id="65" w:author="Brian Gerber" w:date="2019-02-12T10:56:00Z">
        <w:r w:rsidR="006C6ABC">
          <w:rPr>
            <w:rStyle w:val="CommentReference"/>
          </w:rPr>
          <w:commentReference w:id="60"/>
        </w:r>
      </w:ins>
    </w:p>
    <w:p w14:paraId="13790E6E" w14:textId="2B110FD5" w:rsidR="00C94857" w:rsidRPr="00C4735F" w:rsidRDefault="00301B52" w:rsidP="00C94857">
      <w:pPr>
        <w:spacing w:line="480" w:lineRule="auto"/>
        <w:ind w:firstLine="720"/>
        <w:rPr>
          <w:rFonts w:ascii="Times New Roman" w:eastAsia="Calibri" w:hAnsi="Times New Roman" w:cs="Times New Roman"/>
        </w:rPr>
      </w:pPr>
      <w:r>
        <w:rPr>
          <w:rFonts w:ascii="Times New Roman" w:eastAsia="Calibri" w:hAnsi="Times New Roman" w:cs="Times New Roman"/>
        </w:rPr>
        <w:t>H</w:t>
      </w:r>
      <w:r w:rsidR="00C94857" w:rsidRPr="00C4735F">
        <w:rPr>
          <w:rFonts w:ascii="Times New Roman" w:eastAsia="Calibri" w:hAnsi="Times New Roman" w:cs="Times New Roman"/>
        </w:rPr>
        <w:t>ere</w:t>
      </w:r>
      <w:r w:rsidR="006C6ABC">
        <w:rPr>
          <w:rFonts w:ascii="Times New Roman" w:eastAsia="Calibri" w:hAnsi="Times New Roman" w:cs="Times New Roman"/>
        </w:rPr>
        <w:t xml:space="preserve">, I evaluate the effectiveness of </w:t>
      </w:r>
      <w:r w:rsidR="00512C95">
        <w:rPr>
          <w:rFonts w:ascii="Times New Roman" w:eastAsia="Calibri" w:hAnsi="Times New Roman" w:cs="Times New Roman"/>
        </w:rPr>
        <w:t xml:space="preserve">hard coral cover and rugosity </w:t>
      </w:r>
      <w:r w:rsidR="006C6ABC">
        <w:rPr>
          <w:rFonts w:ascii="Times New Roman" w:eastAsia="Calibri" w:hAnsi="Times New Roman" w:cs="Times New Roman"/>
        </w:rPr>
        <w:t xml:space="preserve">as surrogates for </w:t>
      </w:r>
      <w:r w:rsidR="00C94857" w:rsidRPr="00C4735F">
        <w:rPr>
          <w:rFonts w:ascii="Times New Roman" w:eastAsia="Calibri" w:hAnsi="Times New Roman" w:cs="Times New Roman"/>
        </w:rPr>
        <w:t>species diversity for major taxonomic groups on coral reefs over time.</w:t>
      </w:r>
      <w:r w:rsidR="006C6ABC">
        <w:rPr>
          <w:rFonts w:ascii="Times New Roman" w:eastAsia="Calibri" w:hAnsi="Times New Roman" w:cs="Times New Roman"/>
        </w:rPr>
        <w:t xml:space="preserve"> Specifically, </w:t>
      </w:r>
      <w:r w:rsidR="00C94857" w:rsidRPr="00C4735F">
        <w:rPr>
          <w:rFonts w:ascii="Times New Roman" w:eastAsia="Calibri" w:hAnsi="Times New Roman" w:cs="Times New Roman"/>
        </w:rPr>
        <w:t xml:space="preserve">I use percent live hard coral cover and rugosity as surrogates to predict species richness of corals, fishes and sponges using monitoring data from eight sites around </w:t>
      </w:r>
      <w:proofErr w:type="spellStart"/>
      <w:r w:rsidR="00C94857" w:rsidRPr="00C4735F">
        <w:rPr>
          <w:rFonts w:ascii="Times New Roman" w:eastAsia="Calibri" w:hAnsi="Times New Roman" w:cs="Times New Roman"/>
        </w:rPr>
        <w:t>Guana</w:t>
      </w:r>
      <w:proofErr w:type="spellEnd"/>
      <w:r w:rsidR="00C94857" w:rsidRPr="00C4735F">
        <w:rPr>
          <w:rFonts w:ascii="Times New Roman" w:eastAsia="Calibri" w:hAnsi="Times New Roman" w:cs="Times New Roman"/>
        </w:rPr>
        <w:t xml:space="preserve">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Reef fishes, hard corals (</w:t>
      </w:r>
      <w:proofErr w:type="spellStart"/>
      <w:r w:rsidR="00C94857" w:rsidRPr="00C4735F">
        <w:rPr>
          <w:rFonts w:ascii="Times New Roman" w:eastAsia="Calibri" w:hAnsi="Times New Roman" w:cs="Times New Roman"/>
        </w:rPr>
        <w:t>Scleractinia</w:t>
      </w:r>
      <w:proofErr w:type="spellEnd"/>
      <w:r w:rsidR="00C94857" w:rsidRPr="00C4735F">
        <w:rPr>
          <w:rFonts w:ascii="Times New Roman" w:eastAsia="Calibri" w:hAnsi="Times New Roman" w:cs="Times New Roman"/>
        </w:rPr>
        <w:t xml:space="preserve">),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C94857" w:rsidRPr="00C4735F">
        <w:rPr>
          <w:rFonts w:ascii="Times New Roman" w:eastAsia="Calibri" w:hAnsi="Times New Roman" w:cs="Times New Roman"/>
        </w:rPr>
        <w:t>, most likely due to  competitive interactions between sponges and corals.</w:t>
      </w:r>
      <w:r w:rsidR="005236C0" w:rsidRPr="00C4735F">
        <w:rPr>
          <w:rFonts w:ascii="Times New Roman" w:eastAsia="Calibri" w:hAnsi="Times New Roman" w:cs="Times New Roman"/>
        </w:rPr>
        <w:t xml:space="preserve"> </w:t>
      </w:r>
      <w:commentRangeStart w:id="66"/>
      <w:r w:rsidR="005236C0" w:rsidRPr="00C4735F">
        <w:rPr>
          <w:rFonts w:ascii="Times New Roman" w:eastAsia="Calibri" w:hAnsi="Times New Roman" w:cs="Times New Roman"/>
        </w:rPr>
        <w:t xml:space="preserve">Although </w:t>
      </w:r>
      <w:r w:rsidR="00C4735F" w:rsidRPr="00C4735F">
        <w:rPr>
          <w:rFonts w:ascii="Times New Roman" w:eastAsia="Calibri" w:hAnsi="Times New Roman" w:cs="Times New Roman"/>
        </w:rPr>
        <w:t>coral cover</w:t>
      </w:r>
      <w:r w:rsidR="005236C0" w:rsidRPr="00C4735F">
        <w:rPr>
          <w:rFonts w:ascii="Times New Roman" w:eastAsia="Calibri" w:hAnsi="Times New Roman" w:cs="Times New Roman"/>
        </w:rPr>
        <w:t xml:space="preserve"> and </w:t>
      </w:r>
      <w:r w:rsidR="00C4735F" w:rsidRPr="00C4735F">
        <w:rPr>
          <w:rFonts w:ascii="Times New Roman" w:eastAsia="Calibri" w:hAnsi="Times New Roman" w:cs="Times New Roman"/>
        </w:rPr>
        <w:t xml:space="preserve">sponge richness </w:t>
      </w:r>
      <w:r w:rsidR="005236C0" w:rsidRPr="00C4735F">
        <w:rPr>
          <w:rFonts w:ascii="Times New Roman" w:eastAsia="Calibri" w:hAnsi="Times New Roman" w:cs="Times New Roman"/>
        </w:rPr>
        <w:t xml:space="preserve">are expected to be inversely related, </w:t>
      </w:r>
      <w:r w:rsidR="00C4735F" w:rsidRPr="00C4735F">
        <w:rPr>
          <w:rFonts w:ascii="Times New Roman" w:eastAsia="Calibri" w:hAnsi="Times New Roman" w:cs="Times New Roman"/>
        </w:rPr>
        <w:t xml:space="preserve">coral cover </w:t>
      </w:r>
      <w:r w:rsidR="001F7F50">
        <w:rPr>
          <w:rFonts w:ascii="Times New Roman" w:eastAsia="Calibri" w:hAnsi="Times New Roman" w:cs="Times New Roman"/>
        </w:rPr>
        <w:t>would</w:t>
      </w:r>
      <w:r w:rsidR="001F7F50" w:rsidRPr="00C4735F">
        <w:rPr>
          <w:rFonts w:ascii="Times New Roman" w:eastAsia="Calibri" w:hAnsi="Times New Roman" w:cs="Times New Roman"/>
        </w:rPr>
        <w:t xml:space="preserve"> </w:t>
      </w:r>
      <w:r w:rsidR="00C4735F" w:rsidRPr="00C4735F">
        <w:rPr>
          <w:rFonts w:ascii="Times New Roman" w:eastAsia="Calibri" w:hAnsi="Times New Roman" w:cs="Times New Roman"/>
        </w:rPr>
        <w:t xml:space="preserve">still be a good </w:t>
      </w:r>
      <w:r w:rsidR="00C4735F" w:rsidRPr="00C4735F">
        <w:rPr>
          <w:rFonts w:ascii="Times New Roman" w:eastAsia="Calibri" w:hAnsi="Times New Roman" w:cs="Times New Roman"/>
        </w:rPr>
        <w:lastRenderedPageBreak/>
        <w:t>surrogate if it</w:t>
      </w:r>
      <w:r w:rsidR="003C70D6">
        <w:rPr>
          <w:rFonts w:ascii="Times New Roman" w:eastAsia="Calibri" w:hAnsi="Times New Roman" w:cs="Times New Roman"/>
        </w:rPr>
        <w:t xml:space="preserve"> </w:t>
      </w:r>
      <w:r w:rsidR="00C4735F" w:rsidRPr="00C4735F">
        <w:rPr>
          <w:rFonts w:ascii="Times New Roman" w:eastAsia="Calibri" w:hAnsi="Times New Roman" w:cs="Times New Roman"/>
        </w:rPr>
        <w:t>predict</w:t>
      </w:r>
      <w:r w:rsidR="001F7F50">
        <w:rPr>
          <w:rFonts w:ascii="Times New Roman" w:eastAsia="Calibri" w:hAnsi="Times New Roman" w:cs="Times New Roman"/>
        </w:rPr>
        <w:t>s</w:t>
      </w:r>
      <w:r w:rsidR="00C4735F" w:rsidRPr="00C4735F">
        <w:rPr>
          <w:rFonts w:ascii="Times New Roman" w:eastAsia="Calibri" w:hAnsi="Times New Roman" w:cs="Times New Roman"/>
        </w:rPr>
        <w:t xml:space="preserve"> sponge richness.</w:t>
      </w:r>
      <w:r w:rsidR="00C94857" w:rsidRPr="00C4735F">
        <w:rPr>
          <w:rFonts w:ascii="Times New Roman" w:eastAsia="Calibri" w:hAnsi="Times New Roman" w:cs="Times New Roman"/>
        </w:rPr>
        <w:t xml:space="preserve"> </w:t>
      </w:r>
      <w:commentRangeEnd w:id="66"/>
      <w:r w:rsidR="00D8511D">
        <w:rPr>
          <w:rStyle w:val="CommentReference"/>
        </w:rPr>
        <w:commentReference w:id="66"/>
      </w:r>
      <w:commentRangeStart w:id="67"/>
      <w:r w:rsidR="00C94857" w:rsidRPr="00C4735F">
        <w:rPr>
          <w:rFonts w:ascii="Times New Roman" w:eastAsia="Calibri" w:hAnsi="Times New Roman" w:cs="Times New Roman"/>
        </w:rPr>
        <w:t xml:space="preserve">Coral cover is often positively associated with fish species richness </w:t>
      </w:r>
      <w:commentRangeEnd w:id="67"/>
      <w:r w:rsidR="00C94857" w:rsidRPr="00C4735F">
        <w:rPr>
          <w:rFonts w:ascii="Times New Roman" w:eastAsiaTheme="minorHAnsi" w:hAnsi="Times New Roman" w:cs="Times New Roman"/>
          <w:sz w:val="18"/>
          <w:szCs w:val="18"/>
        </w:rPr>
        <w:commentReference w:id="67"/>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w:t>
      </w:r>
      <w:commentRangeStart w:id="68"/>
      <w:r w:rsidR="00C94857" w:rsidRPr="00C4735F">
        <w:rPr>
          <w:rFonts w:ascii="Times New Roman" w:eastAsia="Calibri" w:hAnsi="Times New Roman" w:cs="Times New Roman"/>
        </w:rPr>
        <w:t xml:space="preserve">likely because larger reefs </w:t>
      </w:r>
      <w:commentRangeEnd w:id="68"/>
      <w:r w:rsidR="00095F71">
        <w:rPr>
          <w:rStyle w:val="CommentReference"/>
        </w:rPr>
        <w:commentReference w:id="68"/>
      </w:r>
      <w:r w:rsidR="00C94857" w:rsidRPr="00C4735F">
        <w:rPr>
          <w:rFonts w:ascii="Times New Roman" w:eastAsia="Calibri" w:hAnsi="Times New Roman" w:cs="Times New Roman"/>
        </w:rPr>
        <w:t xml:space="preserve">provide more </w:t>
      </w:r>
      <w:commentRangeStart w:id="69"/>
      <w:r w:rsidR="00C94857" w:rsidRPr="00C4735F">
        <w:rPr>
          <w:rFonts w:ascii="Times New Roman" w:eastAsia="Calibri" w:hAnsi="Times New Roman" w:cs="Times New Roman"/>
        </w:rPr>
        <w:t xml:space="preserve">habitat </w:t>
      </w:r>
      <w:commentRangeEnd w:id="69"/>
      <w:r w:rsidR="006C6ABC">
        <w:rPr>
          <w:rStyle w:val="CommentReference"/>
        </w:rPr>
        <w:commentReference w:id="69"/>
      </w:r>
      <w:r w:rsidR="00C94857" w:rsidRPr="00C4735F">
        <w:rPr>
          <w:rFonts w:ascii="Times New Roman" w:eastAsia="Calibri" w:hAnsi="Times New Roman" w:cs="Times New Roman"/>
        </w:rPr>
        <w:t xml:space="preserve">for fishes and because </w:t>
      </w:r>
      <w:r w:rsidR="00C4735F" w:rsidRPr="00C4735F">
        <w:rPr>
          <w:rFonts w:ascii="Times New Roman" w:eastAsia="Calibri" w:hAnsi="Times New Roman" w:cs="Times New Roman"/>
        </w:rPr>
        <w:t xml:space="preserve">corals provide fish with food (directly in the case of </w:t>
      </w:r>
      <w:proofErr w:type="spellStart"/>
      <w:r w:rsidR="00C4735F" w:rsidRPr="00C4735F">
        <w:rPr>
          <w:rFonts w:ascii="Times New Roman" w:eastAsia="Calibri" w:hAnsi="Times New Roman" w:cs="Times New Roman"/>
        </w:rPr>
        <w:t>corallivores</w:t>
      </w:r>
      <w:proofErr w:type="spellEnd"/>
      <w:r w:rsidR="00C4735F" w:rsidRPr="00C4735F">
        <w:rPr>
          <w:rFonts w:ascii="Times New Roman" w:eastAsia="Calibri" w:hAnsi="Times New Roman" w:cs="Times New Roman"/>
        </w:rPr>
        <w:t xml:space="preserve"> and indirectly by providing habitat for prey) and 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A80051">
        <w:rPr>
          <w:rFonts w:ascii="Times New Roman" w:eastAsiaTheme="minorHAnsi" w:hAnsi="Times New Roman" w:cs="Times New Roman"/>
        </w:rPr>
        <w:t xml:space="preserve">and fish </w:t>
      </w:r>
      <w:r w:rsidR="007E3CF6" w:rsidRPr="00A80051">
        <w:rPr>
          <w:rFonts w:ascii="Times New Roman" w:eastAsiaTheme="minorHAnsi" w:hAnsi="Times New Roman" w:cs="Times New Roman"/>
        </w:rPr>
        <w:t xml:space="preserve">may </w:t>
      </w:r>
      <w:r w:rsidR="00C94857" w:rsidRPr="00A80051">
        <w:rPr>
          <w:rFonts w:ascii="Times New Roman" w:eastAsiaTheme="minorHAnsi" w:hAnsi="Times New Roman" w:cs="Times New Roman"/>
        </w:rPr>
        <w:t xml:space="preserve">respond primarily to the structure of the reef rather than its biological features </w:t>
      </w:r>
      <w:r w:rsidR="00C94857" w:rsidRPr="00A80051">
        <w:rPr>
          <w:rFonts w:ascii="Times New Roman" w:eastAsiaTheme="minorHAnsi" w:hAnsi="Times New Roman" w:cs="Times New Roman"/>
        </w:rPr>
        <w:fldChar w:fldCharType="begin" w:fldLock="1"/>
      </w:r>
      <w:r w:rsidR="00AA65D9" w:rsidRPr="00A80051">
        <w:rPr>
          <w:rFonts w:ascii="Times New Roman" w:eastAsiaTheme="minorHAnsi" w:hAnsi="Times New Roman" w:cs="Times New Roman"/>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A80051">
        <w:rPr>
          <w:rFonts w:ascii="Times New Roman" w:eastAsiaTheme="minorHAnsi" w:hAnsi="Times New Roman" w:cs="Times New Roman"/>
        </w:rPr>
        <w:fldChar w:fldCharType="separate"/>
      </w:r>
      <w:r w:rsidR="007E3CF6" w:rsidRPr="00A80051">
        <w:rPr>
          <w:rFonts w:ascii="Times New Roman" w:eastAsiaTheme="minorHAnsi" w:hAnsi="Times New Roman" w:cs="Times New Roman"/>
          <w:noProof/>
        </w:rPr>
        <w:t>(Wilson et al., 2009; Wilson, Graham, Pratchett, Jones, &amp; Polunin, 2006)</w:t>
      </w:r>
      <w:r w:rsidR="00C94857" w:rsidRPr="00A80051">
        <w:rPr>
          <w:rFonts w:ascii="Times New Roman" w:eastAsiaTheme="minorHAnsi" w:hAnsi="Times New Roman" w:cs="Times New Roman"/>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w:t>
      </w:r>
      <w:commentRangeStart w:id="70"/>
      <w:r w:rsidR="00C94857" w:rsidRPr="00C4735F">
        <w:rPr>
          <w:rFonts w:ascii="Times New Roman" w:eastAsia="Calibri" w:hAnsi="Times New Roman" w:cs="Times New Roman"/>
        </w:rPr>
        <w:t xml:space="preserve">coral species </w:t>
      </w:r>
      <w:commentRangeEnd w:id="70"/>
      <w:r w:rsidR="00D8511D">
        <w:rPr>
          <w:rStyle w:val="CommentReference"/>
        </w:rPr>
        <w:commentReference w:id="70"/>
      </w:r>
      <w:r w:rsidR="00C94857" w:rsidRPr="00C4735F">
        <w:rPr>
          <w:rFonts w:ascii="Times New Roman" w:eastAsia="Calibri" w:hAnsi="Times New Roman" w:cs="Times New Roman"/>
        </w:rPr>
        <w:t xml:space="preserve">richness because a greater </w:t>
      </w:r>
      <w:del w:id="71" w:author="Brian Gerber" w:date="2019-02-12T11:10:00Z">
        <w:r w:rsidR="00C94857" w:rsidRPr="00C4735F" w:rsidDel="00D8511D">
          <w:rPr>
            <w:rFonts w:ascii="Times New Roman" w:eastAsia="Calibri" w:hAnsi="Times New Roman" w:cs="Times New Roman"/>
          </w:rPr>
          <w:delText xml:space="preserve">diversity </w:delText>
        </w:r>
      </w:del>
      <w:ins w:id="72" w:author="Brian Gerber" w:date="2019-02-12T11:10:00Z">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ins>
      <w:r w:rsidR="00C94857" w:rsidRPr="00C4735F">
        <w:rPr>
          <w:rFonts w:ascii="Times New Roman" w:eastAsia="Calibri" w:hAnsi="Times New Roman" w:cs="Times New Roman"/>
        </w:rPr>
        <w:t xml:space="preserve">of coral species should increase the </w:t>
      </w:r>
      <w:ins w:id="73" w:author="Brian Gerber" w:date="2019-02-12T11:10:00Z">
        <w:r w:rsidR="00D8511D">
          <w:rPr>
            <w:rFonts w:ascii="Times New Roman" w:eastAsia="Calibri" w:hAnsi="Times New Roman" w:cs="Times New Roman"/>
          </w:rPr>
          <w:t>number</w:t>
        </w:r>
      </w:ins>
      <w:del w:id="74" w:author="Brian Gerber" w:date="2019-02-12T11:10:00Z">
        <w:r w:rsidR="00C94857" w:rsidRPr="00C4735F" w:rsidDel="00D8511D">
          <w:rPr>
            <w:rFonts w:ascii="Times New Roman" w:eastAsia="Calibri" w:hAnsi="Times New Roman" w:cs="Times New Roman"/>
          </w:rPr>
          <w:delText>diversity</w:delText>
        </w:r>
      </w:del>
      <w:r w:rsidR="00C94857" w:rsidRPr="00C4735F">
        <w:rPr>
          <w:rFonts w:ascii="Times New Roman" w:eastAsia="Calibri" w:hAnsi="Times New Roman" w:cs="Times New Roman"/>
        </w:rPr>
        <w:t xml:space="preserve"> of coral morphological types and increase rugosity </w:t>
      </w:r>
      <w:commentRangeStart w:id="75"/>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commentRangeEnd w:id="75"/>
      <w:r w:rsidR="00D8511D">
        <w:rPr>
          <w:rStyle w:val="CommentReference"/>
        </w:rPr>
        <w:commentReference w:id="75"/>
      </w:r>
      <w:r w:rsidR="00C94857" w:rsidRPr="00C4735F">
        <w:rPr>
          <w:rFonts w:ascii="Times New Roman" w:eastAsia="Calibri" w:hAnsi="Times New Roman" w:cs="Times New Roman"/>
        </w:rPr>
        <w:t xml:space="preserve">. </w:t>
      </w:r>
    </w:p>
    <w:p w14:paraId="2C4C9A2B" w14:textId="5C23D002" w:rsidR="00C94857" w:rsidRPr="00242217" w:rsidRDefault="00C94857" w:rsidP="00C94857">
      <w:pPr>
        <w:spacing w:line="480" w:lineRule="auto"/>
        <w:ind w:firstLine="720"/>
        <w:rPr>
          <w:rFonts w:ascii="Times New Roman" w:eastAsiaTheme="minorHAnsi" w:hAnsi="Times New Roman" w:cs="Times New Roman"/>
          <w:sz w:val="22"/>
          <w:szCs w:val="22"/>
        </w:rPr>
      </w:pPr>
      <w:commentRangeStart w:id="76"/>
      <w:commentRangeStart w:id="77"/>
      <w:r w:rsidRPr="00C4735F">
        <w:rPr>
          <w:rFonts w:ascii="Times New Roman" w:eastAsia="Calibri" w:hAnsi="Times New Roman" w:cs="Times New Roman"/>
        </w:rPr>
        <w:t>Reef</w:t>
      </w:r>
      <w:commentRangeEnd w:id="76"/>
      <w:commentRangeEnd w:id="77"/>
      <w:r w:rsidR="00D8511D">
        <w:rPr>
          <w:rStyle w:val="CommentReference"/>
        </w:rPr>
        <w:commentReference w:id="76"/>
      </w:r>
      <w:r w:rsidRPr="00C4735F">
        <w:rPr>
          <w:rStyle w:val="CommentReference"/>
          <w:rFonts w:ascii="Times New Roman" w:hAnsi="Times New Roman" w:cs="Times New Roman"/>
        </w:rPr>
        <w:commentReference w:id="77"/>
      </w:r>
      <w:r w:rsidRPr="00C4735F">
        <w:rPr>
          <w:rFonts w:ascii="Times New Roman" w:eastAsia="Calibri" w:hAnsi="Times New Roman" w:cs="Times New Roman"/>
        </w:rPr>
        <w:t xml:space="preserve"> fish </w:t>
      </w:r>
      <w:commentRangeStart w:id="78"/>
      <w:r w:rsidRPr="00C4735F">
        <w:rPr>
          <w:rFonts w:ascii="Times New Roman" w:eastAsia="Calibri" w:hAnsi="Times New Roman" w:cs="Times New Roman"/>
        </w:rPr>
        <w:t>richness</w:t>
      </w:r>
      <w:commentRangeEnd w:id="78"/>
      <w:r w:rsidR="00095F71">
        <w:rPr>
          <w:rStyle w:val="CommentReference"/>
        </w:rPr>
        <w:commentReference w:id="78"/>
      </w:r>
      <w:r w:rsidRPr="00C4735F">
        <w:rPr>
          <w:rFonts w:ascii="Times New Roman" w:eastAsia="Calibri" w:hAnsi="Times New Roman" w:cs="Times New Roman"/>
        </w:rPr>
        <w:t xml:space="preserve"> has been found to be a better surrogate than coral richness for estimating the pooled diversity of </w:t>
      </w:r>
      <w:commentRangeStart w:id="79"/>
      <w:r w:rsidRPr="00C4735F">
        <w:rPr>
          <w:rFonts w:ascii="Times New Roman" w:eastAsia="Calibri" w:hAnsi="Times New Roman" w:cs="Times New Roman"/>
        </w:rPr>
        <w:t>corals</w:t>
      </w:r>
      <w:commentRangeEnd w:id="79"/>
      <w:r w:rsidRPr="00C4735F">
        <w:rPr>
          <w:rFonts w:ascii="Times New Roman" w:hAnsi="Times New Roman" w:cs="Times New Roman"/>
        </w:rPr>
        <w:commentReference w:id="79"/>
      </w:r>
      <w:r w:rsidRPr="00C4735F">
        <w:rPr>
          <w:rFonts w:ascii="Times New Roman" w:eastAsia="Calibri" w:hAnsi="Times New Roman" w:cs="Times New Roman"/>
        </w:rPr>
        <w:t xml:space="preserve"> and fishes when deciding on areas to become marine reserves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Jones, &amp; Munday, 2003)</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However, this finding was not investigated over time. Understanding whether these </w:t>
      </w:r>
      <w:commentRangeStart w:id="80"/>
      <w:r w:rsidRPr="00C4735F">
        <w:rPr>
          <w:rFonts w:ascii="Times New Roman" w:eastAsia="Calibri" w:hAnsi="Times New Roman" w:cs="Times New Roman"/>
        </w:rPr>
        <w:t xml:space="preserve">groups can be used as surrogates for other taxonomic groups, </w:t>
      </w:r>
      <w:commentRangeEnd w:id="80"/>
      <w:r w:rsidRPr="00C4735F">
        <w:rPr>
          <w:rFonts w:ascii="Times New Roman" w:hAnsi="Times New Roman" w:cs="Times New Roman"/>
        </w:rPr>
        <w:commentReference w:id="80"/>
      </w:r>
      <w:r w:rsidRPr="00C4735F">
        <w:rPr>
          <w:rFonts w:ascii="Times New Roman" w:eastAsia="Calibri" w:hAnsi="Times New Roman" w:cs="Times New Roman"/>
        </w:rPr>
        <w:t xml:space="preserve">would provide valuable information to managers with </w:t>
      </w:r>
      <w:commentRangeStart w:id="81"/>
      <w:r w:rsidRPr="00C4735F">
        <w:rPr>
          <w:rFonts w:ascii="Times New Roman" w:eastAsia="Calibri" w:hAnsi="Times New Roman" w:cs="Times New Roman"/>
        </w:rPr>
        <w:t>limited monitoring resources</w:t>
      </w:r>
      <w:commentRangeEnd w:id="81"/>
      <w:r w:rsidRPr="00C4735F">
        <w:rPr>
          <w:rFonts w:ascii="Times New Roman" w:hAnsi="Times New Roman" w:cs="Times New Roman"/>
        </w:rPr>
        <w:commentReference w:id="81"/>
      </w:r>
      <w:r w:rsidRPr="00C4735F">
        <w:rPr>
          <w:rFonts w:ascii="Times New Roman" w:eastAsia="Calibri" w:hAnsi="Times New Roman" w:cs="Times New Roman"/>
        </w:rPr>
        <w:t xml:space="preserve">. </w:t>
      </w:r>
      <w:commentRangeStart w:id="82"/>
      <w:r w:rsidRPr="00C4735F">
        <w:rPr>
          <w:rFonts w:ascii="Times New Roman" w:eastAsia="Calibri" w:hAnsi="Times New Roman" w:cs="Times New Roman"/>
        </w:rPr>
        <w:t>I will test the hypothesis that reef fish richness will be a good surrogate for the richness of corals and sponges over time</w:t>
      </w:r>
      <w:commentRangeEnd w:id="82"/>
      <w:r w:rsidRPr="00C4735F">
        <w:rPr>
          <w:rFonts w:ascii="Times New Roman" w:hAnsi="Times New Roman" w:cs="Times New Roman"/>
        </w:rPr>
        <w:commentReference w:id="82"/>
      </w:r>
      <w:r w:rsidRPr="00C4735F">
        <w:rPr>
          <w:rFonts w:ascii="Times New Roman" w:eastAsia="Calibri" w:hAnsi="Times New Roman" w:cs="Times New Roman"/>
        </w:rPr>
        <w:t xml:space="preserve">. </w:t>
      </w:r>
      <w:r w:rsidRPr="00C4735F">
        <w:rPr>
          <w:rFonts w:ascii="Times New Roman" w:eastAsiaTheme="minorHAnsi" w:hAnsi="Times New Roman" w:cs="Times New Roman"/>
          <w:noProof/>
        </w:rPr>
        <w:t>Sites with the highest reef fish richness are not necessarily the same as those with the highest coral richness</w:t>
      </w:r>
      <w:r w:rsidRPr="00C4735F">
        <w:rPr>
          <w:rFonts w:ascii="Times New Roman" w:eastAsia="Calibri" w:hAnsi="Times New Roman" w:cs="Times New Roman"/>
        </w:rPr>
        <w:t xml:space="preserve"> </w:t>
      </w:r>
      <w:commentRangeStart w:id="83"/>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et al., 2003)</w:t>
      </w:r>
      <w:r w:rsidRPr="00C4735F">
        <w:rPr>
          <w:rFonts w:ascii="Times New Roman" w:eastAsia="Calibri" w:hAnsi="Times New Roman" w:cs="Times New Roman"/>
        </w:rPr>
        <w:fldChar w:fldCharType="end"/>
      </w:r>
      <w:commentRangeEnd w:id="83"/>
      <w:r w:rsidR="00AD3135">
        <w:rPr>
          <w:rStyle w:val="CommentReference"/>
        </w:rPr>
        <w:commentReference w:id="83"/>
      </w:r>
      <w:r w:rsidRPr="00C4735F">
        <w:rPr>
          <w:rFonts w:ascii="Times New Roman" w:eastAsia="Calibri" w:hAnsi="Times New Roman" w:cs="Times New Roman"/>
        </w:rPr>
        <w:t xml:space="preserve">. </w:t>
      </w:r>
    </w:p>
    <w:p w14:paraId="43750421" w14:textId="4A467D6F" w:rsidR="000560AF" w:rsidRPr="00C4735F" w:rsidRDefault="000560AF" w:rsidP="00C94857">
      <w:pPr>
        <w:pStyle w:val="Heading1"/>
      </w:pPr>
      <w:r w:rsidRPr="00C4735F">
        <w:t>Method</w:t>
      </w:r>
      <w:r w:rsidR="008E58DD" w:rsidRPr="00C4735F">
        <w:t>s</w:t>
      </w:r>
    </w:p>
    <w:p w14:paraId="25CD2CBF" w14:textId="1B829095" w:rsidR="006837B3" w:rsidRPr="00242217" w:rsidRDefault="009F1381" w:rsidP="00C94857">
      <w:pPr>
        <w:pStyle w:val="Heading2"/>
      </w:pPr>
      <w:r w:rsidRPr="00242217">
        <w:lastRenderedPageBreak/>
        <w:t>Field study design</w:t>
      </w:r>
    </w:p>
    <w:p w14:paraId="762F15CF" w14:textId="4B19126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w:t>
      </w:r>
      <w:proofErr w:type="spellStart"/>
      <w:r w:rsidRPr="00242217">
        <w:rPr>
          <w:rFonts w:ascii="Times New Roman" w:eastAsia="Calibri" w:hAnsi="Times New Roman" w:cs="Times New Roman"/>
        </w:rPr>
        <w:t>Guana</w:t>
      </w:r>
      <w:proofErr w:type="spellEnd"/>
      <w:r w:rsidRPr="00242217">
        <w:rPr>
          <w:rFonts w:ascii="Times New Roman" w:eastAsia="Calibri" w:hAnsi="Times New Roman" w:cs="Times New Roman"/>
        </w:rPr>
        <w:t xml:space="preserve">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242217">
        <w:rPr>
          <w:rFonts w:ascii="Times New Roman" w:eastAsia="Calibri" w:hAnsi="Times New Roman" w:cs="Times New Roman"/>
        </w:rPr>
        <w:t>6</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or in 2014 at Pelican </w:t>
      </w:r>
      <w:proofErr w:type="spellStart"/>
      <w:r w:rsidR="001C59C7" w:rsidRPr="00242217">
        <w:rPr>
          <w:rFonts w:ascii="Times New Roman" w:eastAsia="Calibri" w:hAnsi="Times New Roman" w:cs="Times New Roman"/>
        </w:rPr>
        <w:t>Ghut</w:t>
      </w:r>
      <w:proofErr w:type="spellEnd"/>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4FF4E2F"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242217">
        <w:rPr>
          <w:rFonts w:ascii="Times New Roman" w:hAnsi="Times New Roman" w:cs="Times New Roman"/>
        </w:rPr>
        <w:t>Scombridae</w:t>
      </w:r>
      <w:proofErr w:type="spellEnd"/>
      <w:r w:rsidR="006265F1" w:rsidRPr="00242217">
        <w:rPr>
          <w:rFonts w:ascii="Times New Roman" w:hAnsi="Times New Roman" w:cs="Times New Roman"/>
        </w:rPr>
        <w:t>) and jacks (</w:t>
      </w:r>
      <w:proofErr w:type="spellStart"/>
      <w:r w:rsidR="006265F1" w:rsidRPr="00242217">
        <w:rPr>
          <w:rFonts w:ascii="Times New Roman" w:hAnsi="Times New Roman" w:cs="Times New Roman"/>
        </w:rPr>
        <w:t>Carangidae</w:t>
      </w:r>
      <w:proofErr w:type="spellEnd"/>
      <w:r w:rsidR="006265F1" w:rsidRPr="00242217">
        <w:rPr>
          <w:rFonts w:ascii="Times New Roman" w:hAnsi="Times New Roman" w:cs="Times New Roman"/>
        </w:rPr>
        <w:t>) that are transient visitors to the sites, and small cryptic groups like gobies (</w:t>
      </w:r>
      <w:proofErr w:type="spellStart"/>
      <w:r w:rsidR="006265F1" w:rsidRPr="00242217">
        <w:rPr>
          <w:rFonts w:ascii="Times New Roman" w:hAnsi="Times New Roman" w:cs="Times New Roman"/>
        </w:rPr>
        <w:t>Gobiidae</w:t>
      </w:r>
      <w:proofErr w:type="spellEnd"/>
      <w:r w:rsidR="006265F1" w:rsidRPr="00242217">
        <w:rPr>
          <w:rFonts w:ascii="Times New Roman" w:hAnsi="Times New Roman" w:cs="Times New Roman"/>
        </w:rPr>
        <w:t>) and blennies (</w:t>
      </w:r>
      <w:proofErr w:type="spellStart"/>
      <w:r w:rsidR="006265F1" w:rsidRPr="00242217">
        <w:rPr>
          <w:rFonts w:ascii="Times New Roman" w:hAnsi="Times New Roman" w:cs="Times New Roman"/>
        </w:rPr>
        <w:t>Blennioidei</w:t>
      </w:r>
      <w:proofErr w:type="spellEnd"/>
      <w:r w:rsidR="006265F1" w:rsidRPr="00242217">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 xml:space="preserve">(Emslie, Cheal, </w:t>
      </w:r>
      <w:r w:rsidR="006265F1" w:rsidRPr="00C4735F">
        <w:rPr>
          <w:rFonts w:ascii="Times New Roman" w:hAnsi="Times New Roman" w:cs="Times New Roman"/>
          <w:noProof/>
        </w:rPr>
        <w:lastRenderedPageBreak/>
        <w:t>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The diver responsible for identifying corals used the linear point-intercept method and recorde</w:t>
      </w:r>
      <w:r w:rsidR="006265F1" w:rsidRPr="00242217">
        <w:rPr>
          <w:rFonts w:ascii="Times New Roman" w:hAnsi="Times New Roman" w:cs="Times New Roman"/>
        </w:rPr>
        <w:t>d the substrate or coral group every 0.25 m along the 30-m transect.</w:t>
      </w:r>
      <w:r w:rsidR="00C8570D" w:rsidRPr="00242217">
        <w:rPr>
          <w:rFonts w:ascii="Times New Roman" w:hAnsi="Times New Roman" w:cs="Times New Roman"/>
        </w:rPr>
        <w:t xml:space="preserve"> There were</w:t>
      </w:r>
      <w:r w:rsidR="000560AF" w:rsidRPr="00242217">
        <w:rPr>
          <w:rFonts w:ascii="Times New Roman" w:hAnsi="Times New Roman" w:cs="Times New Roman"/>
        </w:rPr>
        <w:t xml:space="preserve"> 27 recognizable taxonomic units (RTU’s) of </w:t>
      </w:r>
      <w:r w:rsidR="0018077E" w:rsidRPr="00242217">
        <w:rPr>
          <w:rFonts w:ascii="Times New Roman" w:hAnsi="Times New Roman" w:cs="Times New Roman"/>
        </w:rPr>
        <w:t xml:space="preserve">hard </w:t>
      </w:r>
      <w:r w:rsidR="000560AF" w:rsidRPr="00242217">
        <w:rPr>
          <w:rFonts w:ascii="Times New Roman" w:hAnsi="Times New Roman" w:cs="Times New Roman"/>
        </w:rPr>
        <w:t>corals</w:t>
      </w:r>
      <w:r w:rsidR="00605415" w:rsidRPr="00242217">
        <w:rPr>
          <w:rFonts w:ascii="Times New Roman" w:hAnsi="Times New Roman" w:cs="Times New Roman"/>
        </w:rPr>
        <w:t xml:space="preserve"> </w:t>
      </w:r>
      <w:r w:rsidR="00605415" w:rsidRPr="00C4735F">
        <w:rPr>
          <w:rFonts w:ascii="Times New Roman" w:hAnsi="Times New Roman" w:cs="Times New Roman"/>
        </w:rPr>
        <w:fldChar w:fldCharType="begin" w:fldLock="1"/>
      </w:r>
      <w:r w:rsidR="006F1C0E"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C4735F">
        <w:rPr>
          <w:rFonts w:ascii="Times New Roman" w:hAnsi="Times New Roman" w:cs="Times New Roman"/>
        </w:rPr>
        <w:fldChar w:fldCharType="separate"/>
      </w:r>
      <w:r w:rsidR="00605415" w:rsidRPr="00C4735F">
        <w:rPr>
          <w:rFonts w:ascii="Times New Roman" w:hAnsi="Times New Roman" w:cs="Times New Roman"/>
          <w:noProof/>
        </w:rPr>
        <w:t>(Forrester et al., 2015)</w:t>
      </w:r>
      <w:r w:rsidR="00605415" w:rsidRPr="00C4735F">
        <w:rPr>
          <w:rFonts w:ascii="Times New Roman" w:hAnsi="Times New Roman" w:cs="Times New Roman"/>
        </w:rPr>
        <w:fldChar w:fldCharType="end"/>
      </w:r>
      <w:r w:rsidR="000560AF" w:rsidRPr="00C4735F">
        <w:rPr>
          <w:rFonts w:ascii="Times New Roman" w:hAnsi="Times New Roman" w:cs="Times New Roman"/>
        </w:rPr>
        <w:t xml:space="preserve">. 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percent cover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 xml:space="preserve">in which any sponge that intercepted </w:t>
      </w:r>
      <w:proofErr w:type="gramStart"/>
      <w:r w:rsidR="00C8570D" w:rsidRPr="00242217">
        <w:rPr>
          <w:rFonts w:ascii="Times New Roman" w:hAnsi="Times New Roman" w:cs="Times New Roman"/>
        </w:rPr>
        <w:t>the transect</w:t>
      </w:r>
      <w:proofErr w:type="gramEnd"/>
      <w:r w:rsidR="00C8570D" w:rsidRPr="00242217">
        <w:rPr>
          <w:rFonts w:ascii="Times New Roman" w:hAnsi="Times New Roman" w:cs="Times New Roman"/>
        </w:rPr>
        <w:t xml:space="preserve"> was recorded. There were</w:t>
      </w:r>
      <w:r w:rsidR="00195431" w:rsidRPr="00242217">
        <w:rPr>
          <w:rFonts w:ascii="Times New Roman" w:hAnsi="Times New Roman" w:cs="Times New Roman"/>
        </w:rPr>
        <w:t xml:space="preserve"> </w:t>
      </w:r>
      <w:r w:rsidR="000560AF" w:rsidRPr="00242217">
        <w:rPr>
          <w:rFonts w:ascii="Times New Roman" w:hAnsi="Times New Roman" w:cs="Times New Roman"/>
        </w:rPr>
        <w:t>58 RTU’s of sponges</w:t>
      </w:r>
      <w:r w:rsidR="00D57408" w:rsidRPr="00242217">
        <w:rPr>
          <w:rFonts w:ascii="Times New Roman" w:hAnsi="Times New Roman" w:cs="Times New Roman"/>
        </w:rPr>
        <w:t xml:space="preserve"> </w:t>
      </w:r>
      <w:r w:rsidR="00A37816" w:rsidRPr="00C4735F">
        <w:rPr>
          <w:rFonts w:ascii="Times New Roman" w:hAnsi="Times New Roman" w:cs="Times New Roman"/>
        </w:rPr>
        <w:fldChar w:fldCharType="begin" w:fldLock="1"/>
      </w:r>
      <w:r w:rsidR="006C38CA"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C4735F">
        <w:rPr>
          <w:rFonts w:ascii="Times New Roman" w:hAnsi="Times New Roman" w:cs="Times New Roman"/>
        </w:rPr>
        <w:fldChar w:fldCharType="separate"/>
      </w:r>
      <w:r w:rsidR="00A37816" w:rsidRPr="00C4735F">
        <w:rPr>
          <w:rFonts w:ascii="Times New Roman" w:hAnsi="Times New Roman" w:cs="Times New Roman"/>
          <w:noProof/>
        </w:rPr>
        <w:t>(Forrester et al., 2015)</w:t>
      </w:r>
      <w:r w:rsidR="00A37816" w:rsidRPr="00C4735F">
        <w:rPr>
          <w:rFonts w:ascii="Times New Roman" w:hAnsi="Times New Roman" w:cs="Times New Roman"/>
        </w:rPr>
        <w:fldChar w:fldCharType="end"/>
      </w:r>
      <w:r w:rsidR="000560AF" w:rsidRPr="00C4735F">
        <w:rPr>
          <w:rFonts w:ascii="Times New Roman" w:hAnsi="Times New Roman" w:cs="Times New Roman"/>
        </w:rPr>
        <w:t xml:space="preserve">. </w:t>
      </w:r>
    </w:p>
    <w:p w14:paraId="1AA4AFC3" w14:textId="4FF7E93C" w:rsidR="00584F78" w:rsidRPr="00242217"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 xml:space="preserve">but new observers’ species identifications and counts were </w:t>
      </w:r>
      <w:proofErr w:type="spellStart"/>
      <w:r w:rsidR="00584F78" w:rsidRPr="00242217">
        <w:rPr>
          <w:rFonts w:ascii="Times New Roman" w:hAnsi="Times New Roman" w:cs="Times New Roman"/>
        </w:rPr>
        <w:t>intercalibrated</w:t>
      </w:r>
      <w:proofErr w:type="spellEnd"/>
      <w:r w:rsidR="00584F78" w:rsidRPr="00242217">
        <w:rPr>
          <w:rFonts w:ascii="Times New Roman" w:hAnsi="Times New Roman" w:cs="Times New Roman"/>
        </w:rPr>
        <w:t xml:space="preserve">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348641D6" w14:textId="34E0F6A3" w:rsidR="005B205E" w:rsidRPr="00242217" w:rsidRDefault="005B205E" w:rsidP="008E357D">
      <w:pPr>
        <w:pStyle w:val="Heading2"/>
      </w:pPr>
      <w:r w:rsidRPr="00242217">
        <w:t xml:space="preserve">Different survey </w:t>
      </w:r>
      <w:commentRangeStart w:id="84"/>
      <w:r w:rsidRPr="00242217">
        <w:t>techniques</w:t>
      </w:r>
      <w:commentRangeEnd w:id="84"/>
      <w:r w:rsidR="00A40B98" w:rsidRPr="00242217">
        <w:rPr>
          <w:rStyle w:val="CommentReference"/>
        </w:rPr>
        <w:commentReference w:id="84"/>
      </w:r>
    </w:p>
    <w:p w14:paraId="0997B39D" w14:textId="657D2B6B" w:rsidR="005B205E" w:rsidRPr="00242217" w:rsidRDefault="005B205E" w:rsidP="008E357D">
      <w:pPr>
        <w:spacing w:line="480" w:lineRule="auto"/>
        <w:ind w:firstLine="720"/>
        <w:rPr>
          <w:rFonts w:ascii="Times New Roman" w:hAnsi="Times New Roman" w:cs="Times New Roman"/>
        </w:rPr>
      </w:pPr>
      <w:r w:rsidRPr="00242217">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242217">
        <w:rPr>
          <w:rFonts w:ascii="Times New Roman" w:hAnsi="Times New Roman" w:cs="Times New Roman"/>
        </w:rPr>
        <w:t xml:space="preserve">uals. As of right now, the line </w:t>
      </w:r>
      <w:r w:rsidRPr="00242217">
        <w:rPr>
          <w:rFonts w:ascii="Times New Roman" w:hAnsi="Times New Roman" w:cs="Times New Roman"/>
        </w:rPr>
        <w:t>intercept method yields counts of individuals (closer to the truth for abundance) and the</w:t>
      </w:r>
      <w:r w:rsidR="00A905B3" w:rsidRPr="00242217">
        <w:rPr>
          <w:rFonts w:ascii="Times New Roman" w:hAnsi="Times New Roman" w:cs="Times New Roman"/>
        </w:rPr>
        <w:t xml:space="preserve"> linear point </w:t>
      </w:r>
      <w:r w:rsidRPr="00242217">
        <w:rPr>
          <w:rFonts w:ascii="Times New Roman" w:hAnsi="Times New Roman" w:cs="Times New Roman"/>
        </w:rPr>
        <w:t xml:space="preserve">intercept method yields points covered by a given species which may be converted to percent cover using methods developed for </w:t>
      </w:r>
      <w:r w:rsidR="00A905B3" w:rsidRPr="00242217">
        <w:rPr>
          <w:rFonts w:ascii="Times New Roman" w:hAnsi="Times New Roman" w:cs="Times New Roman"/>
        </w:rPr>
        <w:t xml:space="preserve">vascular </w:t>
      </w:r>
      <w:r w:rsidRPr="00242217">
        <w:rPr>
          <w:rFonts w:ascii="Times New Roman" w:hAnsi="Times New Roman" w:cs="Times New Roman"/>
        </w:rPr>
        <w:t xml:space="preserve">plants (closer to </w:t>
      </w:r>
      <w:r w:rsidR="00A905B3" w:rsidRPr="00242217">
        <w:rPr>
          <w:rFonts w:ascii="Times New Roman" w:hAnsi="Times New Roman" w:cs="Times New Roman"/>
        </w:rPr>
        <w:t xml:space="preserve">the </w:t>
      </w:r>
      <w:r w:rsidRPr="00242217">
        <w:rPr>
          <w:rFonts w:ascii="Times New Roman" w:hAnsi="Times New Roman" w:cs="Times New Roman"/>
        </w:rPr>
        <w:t>truth for cover).</w:t>
      </w:r>
    </w:p>
    <w:p w14:paraId="4C1509D0" w14:textId="77777777" w:rsidR="00815822" w:rsidRPr="00242217" w:rsidRDefault="00815822" w:rsidP="008E357D">
      <w:pPr>
        <w:pStyle w:val="Heading2"/>
      </w:pPr>
      <w:r w:rsidRPr="00242217">
        <w:t>Measures of diversity</w:t>
      </w:r>
    </w:p>
    <w:p w14:paraId="388471F8" w14:textId="1539325B" w:rsidR="00815822"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Richness, diversity indices, and evenness (rank-abundance) will all be used as measures of biodiversity. </w:t>
      </w:r>
      <w:r w:rsidR="00B825D7" w:rsidRPr="00242217">
        <w:rPr>
          <w:rFonts w:ascii="Times New Roman" w:hAnsi="Times New Roman" w:cs="Times New Roman"/>
        </w:rPr>
        <w:t xml:space="preserve">Species richness is the number of species in a given area. </w:t>
      </w:r>
      <w:r w:rsidRPr="00242217">
        <w:rPr>
          <w:rFonts w:ascii="Times New Roman" w:hAnsi="Times New Roman" w:cs="Times New Roman"/>
        </w:rPr>
        <w:t xml:space="preserve">Evenness can give us </w:t>
      </w:r>
      <w:r w:rsidRPr="00242217">
        <w:rPr>
          <w:rFonts w:ascii="Times New Roman" w:hAnsi="Times New Roman" w:cs="Times New Roman"/>
        </w:rPr>
        <w:lastRenderedPageBreak/>
        <w:t xml:space="preserve">information about dominance-related patterns. Diversity indices are one way to express dominance/evenness and richness at the same time. </w:t>
      </w:r>
    </w:p>
    <w:p w14:paraId="7475DC36" w14:textId="2C77528E" w:rsidR="003A1FEA" w:rsidRPr="00242217" w:rsidRDefault="003A1FEA" w:rsidP="008E357D">
      <w:pPr>
        <w:pStyle w:val="Heading2"/>
      </w:pPr>
      <w:r w:rsidRPr="00242217">
        <w:t>Sampling effort</w:t>
      </w:r>
    </w:p>
    <w:p w14:paraId="0E0AC27B" w14:textId="22C9CA15" w:rsidR="00D92176"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Species accumulation curves have demonstrated that richness may increase </w:t>
      </w:r>
      <w:r w:rsidR="00D92176" w:rsidRPr="00242217">
        <w:rPr>
          <w:rFonts w:ascii="Times New Roman" w:hAnsi="Times New Roman" w:cs="Times New Roman"/>
        </w:rPr>
        <w:t>as sampling effort increases</w:t>
      </w:r>
      <w:r w:rsidRPr="00242217">
        <w:rPr>
          <w:rFonts w:ascii="Times New Roman" w:hAnsi="Times New Roman" w:cs="Times New Roman"/>
        </w:rPr>
        <w:t xml:space="preserve"> until</w:t>
      </w:r>
      <w:r w:rsidR="00D92176" w:rsidRPr="00242217">
        <w:rPr>
          <w:rFonts w:ascii="Times New Roman" w:hAnsi="Times New Roman" w:cs="Times New Roman"/>
        </w:rPr>
        <w:t xml:space="preserve"> an asymptote </w:t>
      </w:r>
      <w:r w:rsidRPr="00242217">
        <w:rPr>
          <w:rFonts w:ascii="Times New Roman" w:hAnsi="Times New Roman" w:cs="Times New Roman"/>
        </w:rPr>
        <w:t xml:space="preserve">is reached </w:t>
      </w:r>
      <w:r w:rsidR="00D92176" w:rsidRPr="00242217">
        <w:rPr>
          <w:rFonts w:ascii="Times New Roman" w:hAnsi="Times New Roman" w:cs="Times New Roman"/>
        </w:rPr>
        <w:t>that represents true site richness</w:t>
      </w:r>
      <w:r w:rsidR="00B825D7" w:rsidRPr="00242217">
        <w:rPr>
          <w:rFonts w:ascii="Times New Roman" w:hAnsi="Times New Roman" w:cs="Times New Roman"/>
        </w:rPr>
        <w:t xml:space="preserve"> (i.e. the more you look, the more you’ll find)</w:t>
      </w:r>
      <w:r w:rsidRPr="00242217">
        <w:rPr>
          <w:rFonts w:ascii="Times New Roman" w:hAnsi="Times New Roman" w:cs="Times New Roman"/>
        </w:rPr>
        <w:t>.</w:t>
      </w:r>
      <w:r w:rsidR="00D92176" w:rsidRPr="00242217">
        <w:rPr>
          <w:rFonts w:ascii="Times New Roman" w:hAnsi="Times New Roman" w:cs="Times New Roman"/>
        </w:rPr>
        <w:t xml:space="preserve"> Our study aims to investigate how sampling effort may affect estimates of richness (RTU richness)</w:t>
      </w:r>
      <w:r w:rsidR="00B825D7" w:rsidRPr="00242217">
        <w:rPr>
          <w:rFonts w:ascii="Times New Roman" w:hAnsi="Times New Roman" w:cs="Times New Roman"/>
        </w:rPr>
        <w:t>.</w:t>
      </w:r>
    </w:p>
    <w:p w14:paraId="74ADAB4E" w14:textId="23E3993D" w:rsidR="00185875" w:rsidRPr="00242217" w:rsidRDefault="003A1FEA" w:rsidP="008E357D">
      <w:pPr>
        <w:spacing w:line="480" w:lineRule="auto"/>
        <w:rPr>
          <w:rFonts w:ascii="Times New Roman" w:hAnsi="Times New Roman" w:cs="Times New Roman"/>
        </w:rPr>
      </w:pPr>
      <w:r w:rsidRPr="00242217">
        <w:rPr>
          <w:rFonts w:ascii="Times New Roman" w:hAnsi="Times New Roman" w:cs="Times New Roman"/>
        </w:rPr>
        <w:tab/>
      </w:r>
      <w:r w:rsidR="00B825D7" w:rsidRPr="00242217">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242217">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242217" w:rsidRDefault="00185875" w:rsidP="008E357D">
      <w:pPr>
        <w:spacing w:line="480" w:lineRule="auto"/>
        <w:rPr>
          <w:rFonts w:ascii="Times New Roman" w:hAnsi="Times New Roman" w:cs="Times New Roman"/>
        </w:rPr>
      </w:pPr>
      <w:r w:rsidRPr="00242217">
        <w:rPr>
          <w:rFonts w:ascii="Times New Roman" w:hAnsi="Times New Roman" w:cs="Times New Roman"/>
        </w:rPr>
        <w:t xml:space="preserve"> </w:t>
      </w:r>
      <w:r w:rsidR="005B205E" w:rsidRPr="00242217">
        <w:rPr>
          <w:rFonts w:ascii="Times New Roman" w:hAnsi="Times New Roman" w:cs="Times New Roman"/>
        </w:rPr>
        <w:tab/>
      </w:r>
      <w:r w:rsidR="00B825D7" w:rsidRPr="00242217">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242217" w:rsidRDefault="00B825D7" w:rsidP="008E357D">
      <w:pPr>
        <w:pStyle w:val="ListParagraph"/>
        <w:spacing w:after="0" w:line="480" w:lineRule="auto"/>
        <w:rPr>
          <w:rFonts w:ascii="Times New Roman" w:hAnsi="Times New Roman" w:cs="Times New Roman"/>
          <w:sz w:val="24"/>
          <w:szCs w:val="24"/>
        </w:rPr>
      </w:pPr>
      <w:r w:rsidRPr="00242217">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242217">
        <w:rPr>
          <w:rFonts w:ascii="Times New Roman" w:hAnsi="Times New Roman" w:cs="Times New Roman"/>
          <w:sz w:val="24"/>
          <w:szCs w:val="24"/>
        </w:rPr>
        <w:t xml:space="preserve">        </w:t>
      </w:r>
      <w:r w:rsidR="00185875" w:rsidRPr="00242217">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242217" w:rsidRDefault="00B825D7" w:rsidP="008E357D">
      <w:pPr>
        <w:spacing w:line="480" w:lineRule="auto"/>
        <w:ind w:firstLine="720"/>
        <w:rPr>
          <w:rFonts w:ascii="Times New Roman" w:hAnsi="Times New Roman" w:cs="Times New Roman"/>
        </w:rPr>
      </w:pPr>
    </w:p>
    <w:p w14:paraId="760953DA" w14:textId="3555D998" w:rsidR="005D27E4" w:rsidRPr="00242217" w:rsidRDefault="005B205E" w:rsidP="008E357D">
      <w:pPr>
        <w:spacing w:line="480" w:lineRule="auto"/>
        <w:rPr>
          <w:rFonts w:ascii="Times New Roman" w:hAnsi="Times New Roman" w:cs="Times New Roman"/>
        </w:rPr>
      </w:pPr>
      <w:r w:rsidRPr="00242217">
        <w:rPr>
          <w:rFonts w:ascii="Times New Roman" w:hAnsi="Times New Roman" w:cs="Times New Roman"/>
        </w:rPr>
        <w:t>Dividing by the number of transects</w:t>
      </w:r>
      <w:r w:rsidR="00185875" w:rsidRPr="00242217">
        <w:rPr>
          <w:rFonts w:ascii="Times New Roman" w:hAnsi="Times New Roman" w:cs="Times New Roman"/>
        </w:rPr>
        <w:t xml:space="preserve"> </w:t>
      </w:r>
      <w:r w:rsidR="005D27E4" w:rsidRPr="00242217">
        <w:rPr>
          <w:rFonts w:ascii="Times New Roman" w:hAnsi="Times New Roman" w:cs="Times New Roman"/>
        </w:rPr>
        <w:t>assumes a linear relationship between effort and richness</w:t>
      </w:r>
      <w:r w:rsidR="00185875" w:rsidRPr="00242217">
        <w:rPr>
          <w:rFonts w:ascii="Times New Roman" w:hAnsi="Times New Roman" w:cs="Times New Roman"/>
        </w:rPr>
        <w:t>.</w:t>
      </w:r>
      <w:r w:rsidRPr="00242217">
        <w:rPr>
          <w:rFonts w:ascii="Times New Roman" w:hAnsi="Times New Roman" w:cs="Times New Roman"/>
        </w:rPr>
        <w:t xml:space="preserve"> Equation 2 accounts for differences in transect length.</w:t>
      </w:r>
    </w:p>
    <w:p w14:paraId="0CDC0C34" w14:textId="5D16AA2E" w:rsidR="009F1381" w:rsidRPr="00242217" w:rsidRDefault="009F1381" w:rsidP="008E357D">
      <w:pPr>
        <w:pStyle w:val="Heading2"/>
      </w:pPr>
      <w:r w:rsidRPr="00242217">
        <w:t>Recognizable taxonomic units</w:t>
      </w:r>
    </w:p>
    <w:p w14:paraId="1390AC2A" w14:textId="7165B459" w:rsidR="000560AF" w:rsidRPr="00242217" w:rsidRDefault="007175A5" w:rsidP="008E357D">
      <w:pPr>
        <w:spacing w:line="480" w:lineRule="auto"/>
        <w:ind w:firstLine="720"/>
        <w:rPr>
          <w:ins w:id="85" w:author="Nicole" w:date="2019-01-23T08:33:00Z"/>
          <w:rFonts w:ascii="Times New Roman" w:eastAsia="Calibri" w:hAnsi="Times New Roman" w:cs="Times New Roman"/>
        </w:rPr>
      </w:pPr>
      <w:r w:rsidRPr="00242217">
        <w:rPr>
          <w:rFonts w:ascii="Times New Roman" w:eastAsia="Calibri" w:hAnsi="Times New Roman" w:cs="Times New Roman"/>
        </w:rPr>
        <w:lastRenderedPageBreak/>
        <w:t>F</w:t>
      </w:r>
      <w:r w:rsidR="003A3E52" w:rsidRPr="00242217">
        <w:rPr>
          <w:rFonts w:ascii="Times New Roman" w:eastAsia="Calibri" w:hAnsi="Times New Roman" w:cs="Times New Roman"/>
        </w:rPr>
        <w:t xml:space="preserve">ish, corals and sponges were </w:t>
      </w:r>
      <w:r w:rsidR="000560AF" w:rsidRPr="00242217">
        <w:rPr>
          <w:rFonts w:ascii="Times New Roman" w:eastAsia="Calibri" w:hAnsi="Times New Roman" w:cs="Times New Roman"/>
        </w:rPr>
        <w:t xml:space="preserve">identified </w:t>
      </w:r>
      <w:r w:rsidRPr="00242217">
        <w:rPr>
          <w:rFonts w:ascii="Times New Roman" w:eastAsia="Calibri" w:hAnsi="Times New Roman" w:cs="Times New Roman"/>
        </w:rPr>
        <w:t xml:space="preserve">to the most specific taxonomic group possible </w:t>
      </w:r>
      <w:r w:rsidR="000560AF" w:rsidRPr="00242217">
        <w:rPr>
          <w:rFonts w:ascii="Times New Roman" w:eastAsia="Calibri" w:hAnsi="Times New Roman" w:cs="Times New Roman"/>
        </w:rPr>
        <w:t xml:space="preserve">in the field. </w:t>
      </w:r>
      <w:r w:rsidR="005B1018" w:rsidRPr="00242217">
        <w:rPr>
          <w:rFonts w:ascii="Times New Roman" w:eastAsia="Calibri" w:hAnsi="Times New Roman" w:cs="Times New Roman"/>
        </w:rPr>
        <w:t>A</w:t>
      </w:r>
      <w:r w:rsidR="00CF5CC7" w:rsidRPr="00242217">
        <w:rPr>
          <w:rFonts w:ascii="Times New Roman" w:eastAsia="Calibri" w:hAnsi="Times New Roman" w:cs="Times New Roman"/>
        </w:rPr>
        <w:t xml:space="preserve">ll fish were identified to species, </w:t>
      </w:r>
      <w:r w:rsidRPr="00242217">
        <w:rPr>
          <w:rFonts w:ascii="Times New Roman" w:eastAsia="Calibri" w:hAnsi="Times New Roman" w:cs="Times New Roman"/>
        </w:rPr>
        <w:t xml:space="preserve">while </w:t>
      </w:r>
      <w:r w:rsidR="003A3E52" w:rsidRPr="00242217">
        <w:rPr>
          <w:rFonts w:ascii="Times New Roman" w:eastAsia="Calibri" w:hAnsi="Times New Roman" w:cs="Times New Roman"/>
        </w:rPr>
        <w:t xml:space="preserve">corals and sponges were </w:t>
      </w:r>
      <w:r w:rsidR="008667D6" w:rsidRPr="00242217">
        <w:rPr>
          <w:rFonts w:ascii="Times New Roman" w:eastAsia="Calibri" w:hAnsi="Times New Roman" w:cs="Times New Roman"/>
        </w:rPr>
        <w:t>identified as</w:t>
      </w:r>
      <w:r w:rsidR="003A3E52" w:rsidRPr="00242217">
        <w:rPr>
          <w:rFonts w:ascii="Times New Roman" w:eastAsia="Calibri" w:hAnsi="Times New Roman" w:cs="Times New Roman"/>
        </w:rPr>
        <w:t xml:space="preserve"> multi-species RTU</w:t>
      </w:r>
      <w:r w:rsidR="008667D6" w:rsidRPr="00242217">
        <w:rPr>
          <w:rFonts w:ascii="Times New Roman" w:eastAsia="Calibri" w:hAnsi="Times New Roman" w:cs="Times New Roman"/>
        </w:rPr>
        <w:t>’</w:t>
      </w:r>
      <w:r w:rsidR="0089444B" w:rsidRPr="00242217">
        <w:rPr>
          <w:rFonts w:ascii="Times New Roman" w:eastAsia="Calibri" w:hAnsi="Times New Roman" w:cs="Times New Roman"/>
        </w:rPr>
        <w:t>s</w:t>
      </w:r>
      <w:r w:rsidR="003A3E52" w:rsidRPr="00242217">
        <w:rPr>
          <w:rFonts w:ascii="Times New Roman" w:eastAsia="Calibri" w:hAnsi="Times New Roman" w:cs="Times New Roman"/>
        </w:rPr>
        <w:t xml:space="preserve"> </w:t>
      </w:r>
      <w:r w:rsidR="0089444B" w:rsidRPr="00C4735F">
        <w:rPr>
          <w:rFonts w:ascii="Times New Roman" w:hAnsi="Times New Roman" w:cs="Times New Roman"/>
        </w:rPr>
        <w:fldChar w:fldCharType="begin" w:fldLock="1"/>
      </w:r>
      <w:r w:rsidR="00CC54A8" w:rsidRPr="00242217">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4735F">
        <w:rPr>
          <w:rFonts w:ascii="Times New Roman" w:hAnsi="Times New Roman" w:cs="Times New Roman"/>
        </w:rPr>
        <w:fldChar w:fldCharType="separate"/>
      </w:r>
      <w:r w:rsidR="0089444B" w:rsidRPr="00C4735F">
        <w:rPr>
          <w:rFonts w:ascii="Times New Roman" w:hAnsi="Times New Roman" w:cs="Times New Roman"/>
          <w:noProof/>
        </w:rPr>
        <w:t>(D. Ward &amp; Stanley, 2004)</w:t>
      </w:r>
      <w:r w:rsidR="0089444B" w:rsidRPr="00C4735F">
        <w:rPr>
          <w:rFonts w:ascii="Times New Roman" w:hAnsi="Times New Roman" w:cs="Times New Roman"/>
        </w:rPr>
        <w:fldChar w:fldCharType="end"/>
      </w:r>
      <w:r w:rsidR="005B1018" w:rsidRPr="00C4735F">
        <w:rPr>
          <w:rFonts w:ascii="Times New Roman" w:hAnsi="Times New Roman" w:cs="Times New Roman"/>
        </w:rPr>
        <w:t xml:space="preserve"> </w:t>
      </w:r>
      <w:r w:rsidR="003A3E52" w:rsidRPr="00C4735F">
        <w:rPr>
          <w:rFonts w:ascii="Times New Roman" w:eastAsia="Calibri" w:hAnsi="Times New Roman" w:cs="Times New Roman"/>
        </w:rPr>
        <w:t xml:space="preserve">rather than species </w:t>
      </w:r>
      <w:r w:rsidR="00A033FB" w:rsidRPr="00242217">
        <w:rPr>
          <w:rFonts w:ascii="Times New Roman" w:eastAsia="Calibri" w:hAnsi="Times New Roman" w:cs="Times New Roman"/>
        </w:rPr>
        <w:t>for the following reasons</w:t>
      </w:r>
      <w:r w:rsidR="000560AF" w:rsidRPr="00242217">
        <w:rPr>
          <w:rFonts w:ascii="Times New Roman" w:eastAsia="Calibri" w:hAnsi="Times New Roman" w:cs="Times New Roman"/>
        </w:rPr>
        <w:t xml:space="preserve">: </w:t>
      </w:r>
      <w:r w:rsidR="00A033FB" w:rsidRPr="00242217">
        <w:rPr>
          <w:rFonts w:ascii="Times New Roman" w:eastAsia="Calibri" w:hAnsi="Times New Roman" w:cs="Times New Roman"/>
        </w:rPr>
        <w:t xml:space="preserve">(1) </w:t>
      </w:r>
      <w:r w:rsidR="00397CE8" w:rsidRPr="00242217">
        <w:rPr>
          <w:rFonts w:ascii="Times New Roman" w:eastAsia="Calibri" w:hAnsi="Times New Roman" w:cs="Times New Roman"/>
        </w:rPr>
        <w:t>taxonomists reassigned</w:t>
      </w:r>
      <w:r w:rsidR="000560AF" w:rsidRPr="00242217">
        <w:rPr>
          <w:rFonts w:ascii="Times New Roman" w:eastAsia="Calibri" w:hAnsi="Times New Roman" w:cs="Times New Roman"/>
        </w:rPr>
        <w:t xml:space="preserve"> taxa thought to be different species to the same species after the study began, </w:t>
      </w:r>
      <w:r w:rsidR="00A033FB" w:rsidRPr="00242217">
        <w:rPr>
          <w:rFonts w:ascii="Times New Roman" w:eastAsia="Calibri" w:hAnsi="Times New Roman" w:cs="Times New Roman"/>
        </w:rPr>
        <w:t xml:space="preserve">(2) </w:t>
      </w:r>
      <w:r w:rsidR="000560AF" w:rsidRPr="00242217">
        <w:rPr>
          <w:rFonts w:ascii="Times New Roman" w:eastAsia="Calibri" w:hAnsi="Times New Roman" w:cs="Times New Roman"/>
        </w:rPr>
        <w:t xml:space="preserve">taxonomists divided a single species into multiple </w:t>
      </w:r>
      <w:r w:rsidR="003A3E52" w:rsidRPr="00242217">
        <w:rPr>
          <w:rFonts w:ascii="Times New Roman" w:eastAsia="Calibri" w:hAnsi="Times New Roman" w:cs="Times New Roman"/>
        </w:rPr>
        <w:t xml:space="preserve">species </w:t>
      </w:r>
      <w:r w:rsidR="000560AF" w:rsidRPr="00242217">
        <w:rPr>
          <w:rFonts w:ascii="Times New Roman" w:eastAsia="Calibri" w:hAnsi="Times New Roman" w:cs="Times New Roman"/>
        </w:rPr>
        <w:t>after the study began</w:t>
      </w:r>
      <w:r w:rsidR="00A033FB" w:rsidRPr="00242217">
        <w:rPr>
          <w:rFonts w:ascii="Times New Roman" w:eastAsia="Calibri" w:hAnsi="Times New Roman" w:cs="Times New Roman"/>
        </w:rPr>
        <w:t>,</w:t>
      </w:r>
      <w:r w:rsidR="000560AF" w:rsidRPr="00242217">
        <w:rPr>
          <w:rFonts w:ascii="Times New Roman" w:eastAsia="Calibri" w:hAnsi="Times New Roman" w:cs="Times New Roman"/>
        </w:rPr>
        <w:t xml:space="preserve"> and </w:t>
      </w:r>
      <w:r w:rsidR="00A033FB" w:rsidRPr="00242217">
        <w:rPr>
          <w:rFonts w:ascii="Times New Roman" w:eastAsia="Calibri" w:hAnsi="Times New Roman" w:cs="Times New Roman"/>
        </w:rPr>
        <w:t xml:space="preserve">(3) </w:t>
      </w:r>
      <w:r w:rsidR="003A3E52" w:rsidRPr="00242217">
        <w:rPr>
          <w:rFonts w:ascii="Times New Roman" w:eastAsia="Calibri" w:hAnsi="Times New Roman" w:cs="Times New Roman"/>
        </w:rPr>
        <w:t xml:space="preserve">several species are visually indistinguishable in the </w:t>
      </w:r>
      <w:r w:rsidR="000560AF" w:rsidRPr="00242217">
        <w:rPr>
          <w:rFonts w:ascii="Times New Roman" w:eastAsia="Calibri" w:hAnsi="Times New Roman" w:cs="Times New Roman"/>
        </w:rPr>
        <w:t xml:space="preserve">field. </w:t>
      </w:r>
      <w:r w:rsidR="003A3E52" w:rsidRPr="00242217">
        <w:rPr>
          <w:rFonts w:ascii="Times New Roman" w:eastAsia="Calibri" w:hAnsi="Times New Roman" w:cs="Times New Roman"/>
        </w:rPr>
        <w:t xml:space="preserve">In all </w:t>
      </w:r>
      <w:r w:rsidR="000560AF" w:rsidRPr="00242217">
        <w:rPr>
          <w:rFonts w:ascii="Times New Roman" w:eastAsia="Calibri" w:hAnsi="Times New Roman" w:cs="Times New Roman"/>
        </w:rPr>
        <w:t xml:space="preserve">cases, the lowest resolution RTU was used. For example, </w:t>
      </w:r>
      <w:r w:rsidR="00CC16AE" w:rsidRPr="00242217">
        <w:rPr>
          <w:rFonts w:ascii="Times New Roman" w:eastAsia="Calibri" w:hAnsi="Times New Roman" w:cs="Times New Roman"/>
        </w:rPr>
        <w:t xml:space="preserve">in 1994 </w:t>
      </w:r>
      <w:r w:rsidR="000560AF" w:rsidRPr="00242217">
        <w:rPr>
          <w:rFonts w:ascii="Times New Roman" w:eastAsia="Calibri" w:hAnsi="Times New Roman" w:cs="Times New Roman"/>
        </w:rPr>
        <w:t xml:space="preserve">the coral </w:t>
      </w:r>
      <w:proofErr w:type="spellStart"/>
      <w:r w:rsidR="000560AF" w:rsidRPr="00242217">
        <w:rPr>
          <w:rFonts w:ascii="Times New Roman" w:eastAsia="Calibri" w:hAnsi="Times New Roman" w:cs="Times New Roman"/>
          <w:i/>
        </w:rPr>
        <w:t>Montastraea</w:t>
      </w:r>
      <w:proofErr w:type="spellEnd"/>
      <w:r w:rsidR="000560AF" w:rsidRPr="00242217">
        <w:rPr>
          <w:rFonts w:ascii="Times New Roman" w:eastAsia="Calibri" w:hAnsi="Times New Roman" w:cs="Times New Roman"/>
          <w:i/>
        </w:rPr>
        <w:t xml:space="preserve">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was recognized to be three separate species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faveolata</w:t>
      </w:r>
      <w:proofErr w:type="spellEnd"/>
      <w:r w:rsidR="000560AF" w:rsidRPr="00242217">
        <w:rPr>
          <w:rFonts w:ascii="Times New Roman" w:eastAsia="Calibri" w:hAnsi="Times New Roman" w:cs="Times New Roman"/>
        </w:rPr>
        <w:t xml:space="preserve">, and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franksi</w:t>
      </w:r>
      <w:proofErr w:type="spellEnd"/>
      <w:r w:rsidR="000560AF" w:rsidRPr="00242217">
        <w:rPr>
          <w:rFonts w:ascii="Times New Roman" w:eastAsia="Calibri" w:hAnsi="Times New Roman" w:cs="Times New Roman"/>
        </w:rPr>
        <w:t>)</w:t>
      </w:r>
      <w:r w:rsidR="00CC16AE" w:rsidRPr="00242217">
        <w:rPr>
          <w:rFonts w:ascii="Times New Roman" w:eastAsia="Calibri" w:hAnsi="Times New Roman" w:cs="Times New Roman"/>
        </w:rPr>
        <w:t xml:space="preserve"> </w:t>
      </w:r>
      <w:r w:rsidR="00CC16AE" w:rsidRPr="00C4735F">
        <w:rPr>
          <w:rFonts w:ascii="Times New Roman" w:eastAsia="Calibri" w:hAnsi="Times New Roman" w:cs="Times New Roman"/>
        </w:rPr>
        <w:fldChar w:fldCharType="begin" w:fldLock="1"/>
      </w:r>
      <w:r w:rsidR="00CC16AE" w:rsidRPr="00242217">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4735F">
        <w:rPr>
          <w:rFonts w:ascii="Times New Roman" w:eastAsia="Calibri" w:hAnsi="Times New Roman" w:cs="Times New Roman"/>
        </w:rPr>
        <w:fldChar w:fldCharType="separate"/>
      </w:r>
      <w:r w:rsidR="00CC16AE" w:rsidRPr="00C4735F">
        <w:rPr>
          <w:rFonts w:ascii="Times New Roman" w:eastAsia="Calibri" w:hAnsi="Times New Roman" w:cs="Times New Roman"/>
          <w:noProof/>
        </w:rPr>
        <w:t>(Weil &amp; Knowlton, 1989)</w:t>
      </w:r>
      <w:r w:rsidR="00CC16AE" w:rsidRPr="00C4735F">
        <w:rPr>
          <w:rFonts w:ascii="Times New Roman" w:eastAsia="Calibri" w:hAnsi="Times New Roman" w:cs="Times New Roman"/>
        </w:rPr>
        <w:fldChar w:fldCharType="end"/>
      </w:r>
      <w:r w:rsidR="00CC16AE" w:rsidRPr="00C4735F">
        <w:rPr>
          <w:rFonts w:ascii="Times New Roman" w:eastAsia="Calibri" w:hAnsi="Times New Roman" w:cs="Times New Roman"/>
        </w:rPr>
        <w:t xml:space="preserve">. Although the species can </w:t>
      </w:r>
      <w:r w:rsidR="005B1018" w:rsidRPr="00C4735F">
        <w:rPr>
          <w:rFonts w:ascii="Times New Roman" w:eastAsia="Calibri" w:hAnsi="Times New Roman" w:cs="Times New Roman"/>
        </w:rPr>
        <w:t xml:space="preserve">now </w:t>
      </w:r>
      <w:r w:rsidR="00CC16AE" w:rsidRPr="00242217">
        <w:rPr>
          <w:rFonts w:ascii="Times New Roman" w:eastAsia="Calibri" w:hAnsi="Times New Roman" w:cs="Times New Roman"/>
        </w:rPr>
        <w:t xml:space="preserve">be distinguished visually, and were counted separately after 1994, the aggregate was used </w:t>
      </w:r>
      <w:r w:rsidR="000560AF" w:rsidRPr="00242217">
        <w:rPr>
          <w:rFonts w:ascii="Times New Roman" w:eastAsia="Calibri" w:hAnsi="Times New Roman" w:cs="Times New Roman"/>
        </w:rPr>
        <w:t>because the study began in 1992</w:t>
      </w:r>
      <w:r w:rsidR="0089444B" w:rsidRPr="00242217">
        <w:rPr>
          <w:rFonts w:ascii="Times New Roman" w:eastAsia="Calibri" w:hAnsi="Times New Roman" w:cs="Times New Roman"/>
        </w:rPr>
        <w:t xml:space="preserve"> before the distinction was discovered</w:t>
      </w:r>
      <w:r w:rsidR="000560AF" w:rsidRPr="00242217">
        <w:rPr>
          <w:rFonts w:ascii="Times New Roman" w:eastAsia="Calibri" w:hAnsi="Times New Roman" w:cs="Times New Roman"/>
        </w:rPr>
        <w:t>.</w:t>
      </w:r>
    </w:p>
    <w:p w14:paraId="74BB81F4" w14:textId="77777777" w:rsidR="00B36635" w:rsidRPr="00C03B9F" w:rsidRDefault="00B36635" w:rsidP="008E357D">
      <w:pPr>
        <w:spacing w:line="480" w:lineRule="auto"/>
        <w:ind w:firstLine="720"/>
        <w:rPr>
          <w:ins w:id="86" w:author="Nicole" w:date="2019-01-23T01:53:00Z"/>
          <w:rFonts w:ascii="Times New Roman" w:eastAsia="Calibri" w:hAnsi="Times New Roman" w:cs="Times New Roman"/>
        </w:rPr>
      </w:pPr>
    </w:p>
    <w:p w14:paraId="0805B60C" w14:textId="77777777" w:rsidR="00D92176" w:rsidRPr="00C81AF0" w:rsidRDefault="00D92176" w:rsidP="008E357D">
      <w:pPr>
        <w:spacing w:line="480" w:lineRule="auto"/>
        <w:ind w:firstLine="720"/>
        <w:rPr>
          <w:ins w:id="87" w:author="Nicole" w:date="2019-01-23T01:53:00Z"/>
          <w:rFonts w:ascii="Times New Roman" w:eastAsia="Calibri" w:hAnsi="Times New Roman" w:cs="Times New Roman"/>
        </w:rPr>
      </w:pPr>
      <w:commentRangeStart w:id="88"/>
      <w:ins w:id="89" w:author="Nicole" w:date="2019-01-23T01:53:00Z">
        <w:r w:rsidRPr="001F7F50">
          <w:rPr>
            <w:rFonts w:ascii="Times New Roman" w:eastAsia="Calibri" w:hAnsi="Times New Roman" w:cs="Times New Roman"/>
          </w:rPr>
          <w:t>Identification concerns are:</w:t>
        </w:r>
      </w:ins>
    </w:p>
    <w:p w14:paraId="5E2590CC" w14:textId="77777777" w:rsidR="00D92176" w:rsidRPr="007E3CF6" w:rsidRDefault="00D92176" w:rsidP="008E357D">
      <w:pPr>
        <w:spacing w:line="480" w:lineRule="auto"/>
        <w:ind w:firstLine="720"/>
        <w:rPr>
          <w:ins w:id="90" w:author="Nicole" w:date="2019-01-23T01:53:00Z"/>
          <w:rFonts w:ascii="Times New Roman" w:eastAsia="Calibri" w:hAnsi="Times New Roman" w:cs="Times New Roman"/>
        </w:rPr>
      </w:pPr>
      <w:proofErr w:type="gramStart"/>
      <w:ins w:id="91" w:author="Nicole" w:date="2019-01-23T01:53:00Z">
        <w:r w:rsidRPr="00C81AF0">
          <w:rPr>
            <w:rFonts w:ascii="Times New Roman" w:eastAsia="Calibri" w:hAnsi="Times New Roman" w:cs="Times New Roman"/>
          </w:rPr>
          <w:t>1)*</w:t>
        </w:r>
        <w:proofErr w:type="gramEnd"/>
        <w:r w:rsidRPr="00C81AF0">
          <w:rPr>
            <w:rFonts w:ascii="Times New Roman" w:eastAsia="Calibri" w:hAnsi="Times New Roman" w:cs="Times New Roman"/>
          </w:rPr>
          <w:t>**Changing taxonomy (e.g. lumping, splitting) Our study aims to investigate how changes in taxonomic groupings may affect estimates of richness</w:t>
        </w:r>
      </w:ins>
    </w:p>
    <w:p w14:paraId="6230C2EA" w14:textId="77777777" w:rsidR="00D92176" w:rsidRPr="007E3CF6" w:rsidRDefault="00D92176" w:rsidP="008E357D">
      <w:pPr>
        <w:spacing w:line="480" w:lineRule="auto"/>
        <w:ind w:firstLine="720"/>
        <w:rPr>
          <w:ins w:id="92" w:author="Nicole" w:date="2019-01-23T01:53:00Z"/>
          <w:rFonts w:ascii="Times New Roman" w:eastAsia="Calibri" w:hAnsi="Times New Roman" w:cs="Times New Roman"/>
        </w:rPr>
      </w:pPr>
      <w:ins w:id="93" w:author="Nicole" w:date="2019-01-23T01:53:00Z">
        <w:r w:rsidRPr="007E3CF6">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3C70D6" w:rsidRDefault="00D92176" w:rsidP="008E357D">
      <w:pPr>
        <w:spacing w:line="480" w:lineRule="auto"/>
        <w:ind w:firstLine="720"/>
        <w:rPr>
          <w:ins w:id="94" w:author="Nicole" w:date="2019-01-23T01:53:00Z"/>
          <w:rFonts w:ascii="Times New Roman" w:eastAsia="Calibri" w:hAnsi="Times New Roman" w:cs="Times New Roman"/>
        </w:rPr>
      </w:pPr>
      <w:ins w:id="95" w:author="Nicole" w:date="2019-01-23T01:53:00Z">
        <w:r w:rsidRPr="00AA65D9">
          <w:rPr>
            <w:rFonts w:ascii="Times New Roman" w:eastAsia="Calibri" w:hAnsi="Times New Roman" w:cs="Times New Roman"/>
          </w:rPr>
          <w:t xml:space="preserve">3) ***Ability to distinguish morphologically identical species that </w:t>
        </w:r>
        <w:r w:rsidRPr="003C70D6">
          <w:rPr>
            <w:rFonts w:ascii="Times New Roman" w:eastAsia="Calibri" w:hAnsi="Times New Roman" w:cs="Times New Roman"/>
          </w:rPr>
          <w:t xml:space="preserve">may not be taxonomically related (i.e. recognizable taxonomic units/RTUs) </w:t>
        </w:r>
        <w:proofErr w:type="gramStart"/>
        <w:r w:rsidRPr="003C70D6">
          <w:rPr>
            <w:rFonts w:ascii="Times New Roman" w:eastAsia="Calibri" w:hAnsi="Times New Roman" w:cs="Times New Roman"/>
          </w:rPr>
          <w:t>Our</w:t>
        </w:r>
        <w:proofErr w:type="gramEnd"/>
        <w:r w:rsidRPr="003C70D6">
          <w:rPr>
            <w:rFonts w:ascii="Times New Roman" w:eastAsia="Calibri" w:hAnsi="Times New Roman" w:cs="Times New Roman"/>
          </w:rPr>
          <w:t xml:space="preserve"> study aims to investigate how RTUs may affect estimates of richness</w:t>
        </w:r>
      </w:ins>
    </w:p>
    <w:p w14:paraId="1B8EB8EE" w14:textId="71BBFD7F" w:rsidR="00D92176" w:rsidRPr="003C70D6" w:rsidRDefault="00D92176" w:rsidP="0093430E">
      <w:pPr>
        <w:spacing w:line="480" w:lineRule="auto"/>
        <w:ind w:firstLine="720"/>
        <w:rPr>
          <w:ins w:id="96" w:author="Nicole" w:date="2019-01-23T01:59:00Z"/>
          <w:rFonts w:ascii="Times New Roman" w:eastAsia="Calibri" w:hAnsi="Times New Roman" w:cs="Times New Roman"/>
        </w:rPr>
      </w:pPr>
      <w:ins w:id="97" w:author="Nicole" w:date="2019-01-23T01:53:00Z">
        <w:r w:rsidRPr="003C70D6">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3C70D6" w:rsidRDefault="005D27E4">
      <w:pPr>
        <w:spacing w:line="480" w:lineRule="auto"/>
        <w:ind w:firstLine="720"/>
        <w:rPr>
          <w:ins w:id="98" w:author="Nicole" w:date="2019-01-23T01:59:00Z"/>
          <w:rFonts w:ascii="Times New Roman" w:eastAsia="Calibri" w:hAnsi="Times New Roman" w:cs="Times New Roman"/>
        </w:rPr>
      </w:pPr>
    </w:p>
    <w:p w14:paraId="4E5255DB" w14:textId="77777777" w:rsidR="005D27E4" w:rsidRPr="00C4735F" w:rsidRDefault="005D27E4" w:rsidP="00D719EB">
      <w:pPr>
        <w:spacing w:line="480" w:lineRule="auto"/>
        <w:rPr>
          <w:ins w:id="99" w:author="Nicole" w:date="2019-01-23T01:59:00Z"/>
          <w:rFonts w:ascii="Times New Roman" w:hAnsi="Times New Roman" w:cs="Times New Roman"/>
        </w:rPr>
      </w:pPr>
      <w:ins w:id="100" w:author="Nicole" w:date="2019-01-23T01:59:00Z">
        <w:r w:rsidRPr="003C70D6">
          <w:rPr>
            <w:rFonts w:ascii="Times New Roman" w:hAnsi="Times New Roman" w:cs="Times New Roman"/>
          </w:rPr>
          <w:lastRenderedPageBreak/>
          <w:t xml:space="preserve">***look up similarities and differences between taxonomic levels studies comparing biological </w:t>
        </w:r>
        <w:proofErr w:type="spellStart"/>
        <w:r w:rsidRPr="003C70D6">
          <w:rPr>
            <w:rFonts w:ascii="Times New Roman" w:hAnsi="Times New Roman" w:cs="Times New Roman"/>
          </w:rPr>
          <w:t>traist</w:t>
        </w:r>
        <w:proofErr w:type="spellEnd"/>
        <w:r w:rsidRPr="00C4735F">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242217" w:rsidRDefault="005D27E4" w:rsidP="00D719EB">
      <w:pPr>
        <w:spacing w:line="480" w:lineRule="auto"/>
        <w:ind w:firstLine="720"/>
        <w:rPr>
          <w:ins w:id="101" w:author="Nicole" w:date="2019-01-23T02:11:00Z"/>
          <w:rFonts w:ascii="Times New Roman" w:hAnsi="Times New Roman" w:cs="Times New Roman"/>
        </w:rPr>
      </w:pPr>
      <w:ins w:id="102" w:author="Nicole" w:date="2019-01-23T02:03:00Z">
        <w:r w:rsidRPr="00C4735F">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C4735F">
          <w:rPr>
            <w:rFonts w:ascii="Times New Roman" w:hAnsi="Times New Roman" w:cs="Times New Roman"/>
          </w:rPr>
          <w:sym w:font="Wingdings" w:char="F0E0"/>
        </w:r>
        <w:r w:rsidRPr="00C4735F">
          <w:rPr>
            <w:rFonts w:ascii="Times New Roman" w:hAnsi="Times New Roman" w:cs="Times New Roman"/>
          </w:rPr>
          <w:t xml:space="preserve">taxonomic richness and taxonomic richness </w:t>
        </w:r>
        <w:r w:rsidRPr="00C4735F">
          <w:rPr>
            <w:rFonts w:ascii="Times New Roman" w:hAnsi="Times New Roman" w:cs="Times New Roman"/>
          </w:rPr>
          <w:sym w:font="Wingdings" w:char="F0E0"/>
        </w:r>
        <w:r w:rsidRPr="00C4735F">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242217" w:rsidRDefault="0056182E" w:rsidP="00D719EB">
      <w:pPr>
        <w:spacing w:line="480" w:lineRule="auto"/>
        <w:ind w:firstLine="720"/>
        <w:rPr>
          <w:ins w:id="103" w:author="Nicole" w:date="2019-01-23T02:11:00Z"/>
          <w:rFonts w:ascii="Times New Roman" w:hAnsi="Times New Roman" w:cs="Times New Roman"/>
        </w:rPr>
      </w:pPr>
    </w:p>
    <w:p w14:paraId="7D8DA2C8" w14:textId="77777777" w:rsidR="0056182E" w:rsidRPr="00C81AF0" w:rsidRDefault="0056182E" w:rsidP="00D719EB">
      <w:pPr>
        <w:spacing w:line="480" w:lineRule="auto"/>
        <w:ind w:firstLine="720"/>
        <w:rPr>
          <w:ins w:id="104" w:author="Nicole" w:date="2019-01-23T02:11:00Z"/>
          <w:rFonts w:ascii="Times New Roman" w:hAnsi="Times New Roman" w:cs="Times New Roman"/>
        </w:rPr>
      </w:pPr>
      <w:ins w:id="105" w:author="Nicole" w:date="2019-01-23T02:11:00Z">
        <w:r w:rsidRPr="00C03B9F">
          <w:rPr>
            <w:rFonts w:ascii="Times New Roman" w:hAnsi="Times New Roman" w:cs="Times New Roman"/>
          </w:rPr>
          <w:t xml:space="preserve">-Relationship between species richness and RTU richness: If a site has 10 RTUs, it could have 10 species OR, if 5 of these </w:t>
        </w:r>
        <w:r w:rsidRPr="001F7F50">
          <w:rPr>
            <w:rFonts w:ascii="Times New Roman" w:hAnsi="Times New Roman" w:cs="Times New Roman"/>
          </w:rPr>
          <w:t>10 have 2 species, then 10 RTUs might also be 15 species…basically we can say in this example that 10 RTUs can have 10-15 species</w:t>
        </w:r>
      </w:ins>
    </w:p>
    <w:p w14:paraId="3E0B308D" w14:textId="37D5DB76" w:rsidR="005D27E4" w:rsidRPr="00C4735F" w:rsidRDefault="0056182E" w:rsidP="0093430E">
      <w:pPr>
        <w:spacing w:line="480" w:lineRule="auto"/>
        <w:ind w:firstLine="720"/>
        <w:rPr>
          <w:rFonts w:ascii="Times New Roman" w:hAnsi="Times New Roman" w:cs="Times New Roman"/>
        </w:rPr>
      </w:pPr>
      <w:ins w:id="106" w:author="Nicole" w:date="2019-01-23T02:11:00Z">
        <w:r w:rsidRPr="00C81AF0">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w:t>
        </w:r>
        <w:r w:rsidRPr="007E3CF6">
          <w:rPr>
            <w:rFonts w:ascii="Times New Roman" w:hAnsi="Times New Roman" w:cs="Times New Roman"/>
          </w:rPr>
          <w:t>^2 from 0.5-1 good, but may range from 0-1); what might lead you to predict that this relationship is distorted between groups? Different may be due to close relationships, mimicry, or convergent evolution (see notes in red book</w:t>
        </w:r>
        <w:r w:rsidRPr="00242217">
          <w:rPr>
            <w:rFonts w:ascii="Times New Roman" w:hAnsi="Times New Roman" w:cs="Times New Roman"/>
          </w:rPr>
          <w:t>)</w:t>
        </w:r>
      </w:ins>
      <w:commentRangeEnd w:id="88"/>
      <w:ins w:id="107" w:author="Nicole" w:date="2019-01-23T08:35:00Z">
        <w:r w:rsidR="00B36635" w:rsidRPr="00242217">
          <w:rPr>
            <w:rStyle w:val="CommentReference"/>
            <w:rFonts w:ascii="Times New Roman" w:hAnsi="Times New Roman" w:cs="Times New Roman"/>
          </w:rPr>
          <w:commentReference w:id="88"/>
        </w:r>
      </w:ins>
    </w:p>
    <w:p w14:paraId="30299004" w14:textId="1F261EF1" w:rsidR="000560AF" w:rsidRPr="00242217" w:rsidRDefault="009F1381" w:rsidP="00D719EB">
      <w:pPr>
        <w:pStyle w:val="Heading2"/>
      </w:pPr>
      <w:r w:rsidRPr="00C4735F">
        <w:lastRenderedPageBreak/>
        <w:t>Functional groups</w:t>
      </w:r>
    </w:p>
    <w:p w14:paraId="528212FA" w14:textId="68708B82" w:rsidR="007D7C82" w:rsidRPr="00C4735F" w:rsidRDefault="00672F8E">
      <w:pPr>
        <w:spacing w:line="480" w:lineRule="auto"/>
        <w:ind w:firstLine="720"/>
        <w:rPr>
          <w:rFonts w:ascii="Times New Roman" w:hAnsi="Times New Roman" w:cs="Times New Roman"/>
        </w:rPr>
      </w:pPr>
      <w:r w:rsidRPr="00242217">
        <w:rPr>
          <w:rFonts w:ascii="Times New Roman" w:hAnsi="Times New Roman" w:cs="Times New Roman"/>
        </w:rPr>
        <w:t>Species will also be classified based on their functional role within the ecosystem b</w:t>
      </w:r>
      <w:r w:rsidR="000560AF" w:rsidRPr="00242217">
        <w:rPr>
          <w:rFonts w:ascii="Times New Roman" w:hAnsi="Times New Roman" w:cs="Times New Roman"/>
        </w:rPr>
        <w:t xml:space="preserve">ecause the diversity of functional groups has been shown to increase reef resilience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(Nyström, 2006)</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For sponges, the major functional roles consist of erosion, stabilization (accretion),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-pelagic coupling, and associations with other organisms</w:t>
      </w:r>
      <w:r w:rsidR="0051515C" w:rsidRPr="00C4735F">
        <w:rPr>
          <w:rFonts w:ascii="Times New Roman" w:hAnsi="Times New Roman" w:cs="Times New Roman"/>
        </w:rPr>
        <w:t xml:space="preserve"> such as, settlement substrate for algae, habitat for m</w:t>
      </w:r>
      <w:r w:rsidR="0051515C" w:rsidRPr="00242217">
        <w:rPr>
          <w:rFonts w:ascii="Times New Roman" w:hAnsi="Times New Roman" w:cs="Times New Roman"/>
        </w:rPr>
        <w:t>icroorganisms, and protecting bivalves from predation</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Although not understood as well as the others,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Coral functional roles </w:t>
      </w:r>
      <w:r w:rsidR="009F1381" w:rsidRPr="00C4735F">
        <w:rPr>
          <w:rFonts w:ascii="Times New Roman" w:hAnsi="Times New Roman" w:cs="Times New Roman"/>
        </w:rPr>
        <w:t>will be defined</w:t>
      </w:r>
      <w:r w:rsidR="000560AF" w:rsidRPr="00242217">
        <w:rPr>
          <w:rFonts w:ascii="Times New Roman" w:hAnsi="Times New Roman" w:cs="Times New Roman"/>
        </w:rPr>
        <w:t xml:space="preserve"> by colony shape and </w:t>
      </w:r>
      <w:r w:rsidR="009F1381" w:rsidRPr="00242217">
        <w:rPr>
          <w:rFonts w:ascii="Times New Roman" w:hAnsi="Times New Roman" w:cs="Times New Roman"/>
        </w:rPr>
        <w:t xml:space="preserve">morphology </w:t>
      </w:r>
      <w:r w:rsidR="000560AF"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0560AF" w:rsidRPr="00C4735F">
        <w:rPr>
          <w:rFonts w:ascii="Times New Roman" w:hAnsi="Times New Roman" w:cs="Times New Roman"/>
        </w:rPr>
        <w:fldChar w:fldCharType="separate"/>
      </w:r>
      <w:r w:rsidR="00C81AF0" w:rsidRPr="00C81AF0">
        <w:rPr>
          <w:rFonts w:ascii="Times New Roman" w:hAnsi="Times New Roman" w:cs="Times New Roman"/>
          <w:noProof/>
        </w:rPr>
        <w:t>(Bellwood, Hughes, Folke, &amp; Nyström, 2004)</w:t>
      </w:r>
      <w:r w:rsidR="000560AF" w:rsidRPr="00C4735F">
        <w:rPr>
          <w:rFonts w:ascii="Times New Roman" w:hAnsi="Times New Roman" w:cs="Times New Roman"/>
        </w:rPr>
        <w:fldChar w:fldCharType="end"/>
      </w:r>
      <w:r w:rsidR="007175A5" w:rsidRPr="00C4735F">
        <w:rPr>
          <w:rFonts w:ascii="Times New Roman" w:hAnsi="Times New Roman" w:cs="Times New Roman"/>
        </w:rPr>
        <w:t>, as well as</w:t>
      </w:r>
      <w:r w:rsidRPr="00C4735F">
        <w:rPr>
          <w:rFonts w:ascii="Times New Roman" w:hAnsi="Times New Roman" w:cs="Times New Roman"/>
        </w:rPr>
        <w:t xml:space="preserve"> </w:t>
      </w:r>
      <w:r w:rsidR="000560AF" w:rsidRPr="00242217">
        <w:rPr>
          <w:rFonts w:ascii="Times New Roman" w:hAnsi="Times New Roman" w:cs="Times New Roman"/>
        </w:rPr>
        <w:t xml:space="preserve">life history </w:t>
      </w:r>
      <w:r w:rsidR="009F1381" w:rsidRPr="00242217">
        <w:rPr>
          <w:rFonts w:ascii="Times New Roman" w:hAnsi="Times New Roman" w:cs="Times New Roman"/>
        </w:rPr>
        <w:t xml:space="preserve">strategy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(Bak &amp; Engel, 1979)</w:t>
      </w:r>
      <w:r w:rsidR="000560AF" w:rsidRPr="00C4735F">
        <w:rPr>
          <w:rFonts w:ascii="Times New Roman" w:hAnsi="Times New Roman" w:cs="Times New Roman"/>
        </w:rPr>
        <w:fldChar w:fldCharType="end"/>
      </w:r>
      <w:r w:rsidR="000560AF" w:rsidRPr="00C4735F">
        <w:rPr>
          <w:rFonts w:ascii="Times New Roman" w:hAnsi="Times New Roman" w:cs="Times New Roman"/>
        </w:rPr>
        <w:t>.</w:t>
      </w:r>
      <w:r w:rsidR="007629C0" w:rsidRPr="00C4735F">
        <w:rPr>
          <w:rFonts w:ascii="Times New Roman" w:hAnsi="Times New Roman" w:cs="Times New Roman"/>
        </w:rPr>
        <w:t xml:space="preserve"> Because fish infl</w:t>
      </w:r>
      <w:r w:rsidR="007629C0" w:rsidRPr="00242217">
        <w:rPr>
          <w:rFonts w:ascii="Times New Roman" w:hAnsi="Times New Roman" w:cs="Times New Roman"/>
        </w:rPr>
        <w:t>uence the community primarily though their role as consumers, they will be classified by trophic group and maximum body size</w:t>
      </w:r>
      <w:r w:rsidR="006C38CA" w:rsidRPr="00242217">
        <w:rPr>
          <w:rFonts w:ascii="Times New Roman" w:hAnsi="Times New Roman" w:cs="Times New Roman"/>
        </w:rPr>
        <w:t xml:space="preserve"> </w:t>
      </w:r>
      <w:r w:rsidR="009F6551" w:rsidRPr="00C4735F">
        <w:rPr>
          <w:rFonts w:ascii="Times New Roman" w:hAnsi="Times New Roman" w:cs="Times New Roman"/>
        </w:rPr>
        <w:fldChar w:fldCharType="begin" w:fldLock="1"/>
      </w:r>
      <w:r w:rsidR="00ED45D0" w:rsidRPr="00242217">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C4735F">
        <w:rPr>
          <w:rFonts w:ascii="Times New Roman" w:hAnsi="Times New Roman" w:cs="Times New Roman"/>
        </w:rPr>
        <w:fldChar w:fldCharType="separate"/>
      </w:r>
      <w:r w:rsidR="009F6551" w:rsidRPr="00C4735F">
        <w:rPr>
          <w:rFonts w:ascii="Times New Roman" w:hAnsi="Times New Roman" w:cs="Times New Roman"/>
          <w:noProof/>
        </w:rPr>
        <w:t>(Halpern &amp; F</w:t>
      </w:r>
      <w:r w:rsidR="009F6551" w:rsidRPr="00242217">
        <w:rPr>
          <w:rFonts w:ascii="Times New Roman" w:hAnsi="Times New Roman" w:cs="Times New Roman"/>
          <w:noProof/>
        </w:rPr>
        <w:t>loeter, 2008)</w:t>
      </w:r>
      <w:r w:rsidR="009F6551" w:rsidRPr="00C4735F">
        <w:rPr>
          <w:rFonts w:ascii="Times New Roman" w:hAnsi="Times New Roman" w:cs="Times New Roman"/>
        </w:rPr>
        <w:fldChar w:fldCharType="end"/>
      </w:r>
      <w:r w:rsidR="007629C0" w:rsidRPr="00C4735F">
        <w:rPr>
          <w:rFonts w:ascii="Times New Roman" w:hAnsi="Times New Roman" w:cs="Times New Roman"/>
        </w:rPr>
        <w:t>.</w:t>
      </w:r>
    </w:p>
    <w:p w14:paraId="48034B07" w14:textId="196C42C5" w:rsidR="00C8570D" w:rsidRPr="00242217" w:rsidRDefault="00D92176" w:rsidP="00D719EB">
      <w:pPr>
        <w:pStyle w:val="Heading2"/>
      </w:pPr>
      <w:r w:rsidRPr="00242217">
        <w:t>Modeling</w:t>
      </w:r>
    </w:p>
    <w:p w14:paraId="27F70DF8" w14:textId="66BCB183" w:rsidR="00D92176" w:rsidRPr="00242217" w:rsidRDefault="00D92176" w:rsidP="00D719EB">
      <w:pPr>
        <w:spacing w:line="480" w:lineRule="auto"/>
        <w:rPr>
          <w:rFonts w:ascii="Times New Roman" w:hAnsi="Times New Roman" w:cs="Times New Roman"/>
        </w:rPr>
      </w:pPr>
      <w:r w:rsidRPr="00242217">
        <w:rPr>
          <w:rFonts w:ascii="Times New Roman" w:hAnsi="Times New Roman" w:cs="Times New Roman"/>
        </w:rPr>
        <w:tab/>
      </w:r>
      <w:r w:rsidR="00084CE8" w:rsidRPr="00242217">
        <w:rPr>
          <w:rFonts w:ascii="Times New Roman" w:hAnsi="Times New Roman" w:cs="Times New Roman"/>
        </w:rPr>
        <w:t>The relationships between fishes, sponges, and corals were modeled in a linear regression framework. A</w:t>
      </w:r>
      <w:r w:rsidRPr="00242217">
        <w:rPr>
          <w:rFonts w:ascii="Times New Roman" w:hAnsi="Times New Roman" w:cs="Times New Roman"/>
        </w:rPr>
        <w:t xml:space="preserve"> model with</w:t>
      </w:r>
      <w:r w:rsidR="00084CE8" w:rsidRPr="00242217">
        <w:rPr>
          <w:rFonts w:ascii="Times New Roman" w:hAnsi="Times New Roman" w:cs="Times New Roman"/>
        </w:rPr>
        <w:t xml:space="preserve"> an</w:t>
      </w:r>
      <w:r w:rsidRPr="00242217">
        <w:rPr>
          <w:rFonts w:ascii="Times New Roman" w:hAnsi="Times New Roman" w:cs="Times New Roman"/>
        </w:rPr>
        <w:t xml:space="preserve"> interactive effect of sponges and corals </w:t>
      </w:r>
      <w:r w:rsidR="00084CE8" w:rsidRPr="00242217">
        <w:rPr>
          <w:rFonts w:ascii="Times New Roman" w:hAnsi="Times New Roman" w:cs="Times New Roman"/>
        </w:rPr>
        <w:t>was included in case</w:t>
      </w:r>
      <w:r w:rsidRPr="00242217">
        <w:rPr>
          <w:rFonts w:ascii="Times New Roman" w:hAnsi="Times New Roman" w:cs="Times New Roman"/>
        </w:rPr>
        <w:t xml:space="preserve"> fish do not have a preference for using</w:t>
      </w:r>
      <w:r w:rsidR="00084CE8" w:rsidRPr="00242217">
        <w:rPr>
          <w:rFonts w:ascii="Times New Roman" w:hAnsi="Times New Roman" w:cs="Times New Roman"/>
        </w:rPr>
        <w:t xml:space="preserve"> the structural complexity of</w:t>
      </w:r>
      <w:r w:rsidRPr="00242217">
        <w:rPr>
          <w:rFonts w:ascii="Times New Roman" w:hAnsi="Times New Roman" w:cs="Times New Roman"/>
        </w:rPr>
        <w:t xml:space="preserve"> </w:t>
      </w:r>
      <w:r w:rsidR="00084CE8" w:rsidRPr="00242217">
        <w:rPr>
          <w:rFonts w:ascii="Times New Roman" w:hAnsi="Times New Roman" w:cs="Times New Roman"/>
        </w:rPr>
        <w:t>corals over sponges</w:t>
      </w:r>
      <w:r w:rsidRPr="00242217">
        <w:rPr>
          <w:rFonts w:ascii="Times New Roman" w:hAnsi="Times New Roman" w:cs="Times New Roman"/>
        </w:rPr>
        <w:t xml:space="preserve"> for shelter</w:t>
      </w:r>
      <w:r w:rsidR="00084CE8" w:rsidRPr="00242217">
        <w:rPr>
          <w:rFonts w:ascii="Times New Roman" w:hAnsi="Times New Roman" w:cs="Times New Roman"/>
        </w:rPr>
        <w:t>.</w:t>
      </w:r>
    </w:p>
    <w:p w14:paraId="70A1E707" w14:textId="322B8A43" w:rsidR="0056182E" w:rsidRPr="00242217" w:rsidRDefault="00084CE8" w:rsidP="00D719EB">
      <w:pPr>
        <w:spacing w:line="480" w:lineRule="auto"/>
        <w:ind w:firstLine="720"/>
        <w:rPr>
          <w:rFonts w:ascii="Times New Roman" w:hAnsi="Times New Roman" w:cs="Times New Roman"/>
        </w:rPr>
      </w:pPr>
      <w:r w:rsidRPr="00242217">
        <w:rPr>
          <w:rFonts w:ascii="Times New Roman" w:hAnsi="Times New Roman" w:cs="Times New Roman"/>
        </w:rPr>
        <w:t>W</w:t>
      </w:r>
      <w:r w:rsidR="0056182E" w:rsidRPr="00242217">
        <w:rPr>
          <w:rFonts w:ascii="Times New Roman" w:hAnsi="Times New Roman" w:cs="Times New Roman"/>
        </w:rPr>
        <w:t>e will assume the species within</w:t>
      </w:r>
      <w:r w:rsidRPr="00242217">
        <w:rPr>
          <w:rFonts w:ascii="Times New Roman" w:hAnsi="Times New Roman" w:cs="Times New Roman"/>
        </w:rPr>
        <w:t xml:space="preserve"> an</w:t>
      </w:r>
      <w:r w:rsidR="0056182E" w:rsidRPr="00242217">
        <w:rPr>
          <w:rFonts w:ascii="Times New Roman" w:hAnsi="Times New Roman" w:cs="Times New Roman"/>
        </w:rPr>
        <w:t xml:space="preserve"> RTU have </w:t>
      </w:r>
      <w:r w:rsidRPr="00242217">
        <w:rPr>
          <w:rFonts w:ascii="Times New Roman" w:hAnsi="Times New Roman" w:cs="Times New Roman"/>
        </w:rPr>
        <w:t xml:space="preserve">the </w:t>
      </w:r>
      <w:r w:rsidR="0056182E" w:rsidRPr="00242217">
        <w:rPr>
          <w:rFonts w:ascii="Times New Roman" w:hAnsi="Times New Roman" w:cs="Times New Roman"/>
        </w:rPr>
        <w:t>same detectabili</w:t>
      </w:r>
      <w:r w:rsidRPr="00242217">
        <w:rPr>
          <w:rFonts w:ascii="Times New Roman" w:hAnsi="Times New Roman" w:cs="Times New Roman"/>
        </w:rPr>
        <w:t>ty, abundance, and distribution. An</w:t>
      </w:r>
      <w:r w:rsidR="0056182E" w:rsidRPr="00242217">
        <w:rPr>
          <w:rFonts w:ascii="Times New Roman" w:hAnsi="Times New Roman" w:cs="Times New Roman"/>
        </w:rPr>
        <w:t xml:space="preserve"> RTU</w:t>
      </w:r>
      <w:r w:rsidRPr="00242217">
        <w:rPr>
          <w:rFonts w:ascii="Times New Roman" w:hAnsi="Times New Roman" w:cs="Times New Roman"/>
        </w:rPr>
        <w:t xml:space="preserve"> may include one</w:t>
      </w:r>
      <w:r w:rsidR="0056182E" w:rsidRPr="00242217">
        <w:rPr>
          <w:rFonts w:ascii="Times New Roman" w:hAnsi="Times New Roman" w:cs="Times New Roman"/>
        </w:rPr>
        <w:t xml:space="preserve"> species </w:t>
      </w:r>
      <w:r w:rsidRPr="00242217">
        <w:rPr>
          <w:rFonts w:ascii="Times New Roman" w:hAnsi="Times New Roman" w:cs="Times New Roman"/>
        </w:rPr>
        <w:t xml:space="preserve">that </w:t>
      </w:r>
      <w:r w:rsidR="0056182E" w:rsidRPr="00242217">
        <w:rPr>
          <w:rFonts w:ascii="Times New Roman" w:hAnsi="Times New Roman" w:cs="Times New Roman"/>
        </w:rPr>
        <w:t>may be more common</w:t>
      </w:r>
      <w:r w:rsidRPr="00242217">
        <w:rPr>
          <w:rFonts w:ascii="Times New Roman" w:hAnsi="Times New Roman" w:cs="Times New Roman"/>
        </w:rPr>
        <w:t xml:space="preserve"> than the other included in the RTU</w:t>
      </w:r>
      <w:r w:rsidR="0056182E" w:rsidRPr="00242217">
        <w:rPr>
          <w:rFonts w:ascii="Times New Roman" w:hAnsi="Times New Roman" w:cs="Times New Roman"/>
        </w:rPr>
        <w:t>, but we assume not</w:t>
      </w:r>
      <w:r w:rsidRPr="00242217">
        <w:rPr>
          <w:rFonts w:ascii="Times New Roman" w:hAnsi="Times New Roman" w:cs="Times New Roman"/>
        </w:rPr>
        <w:t>.</w:t>
      </w:r>
    </w:p>
    <w:p w14:paraId="18DCFB50" w14:textId="77777777" w:rsidR="0056182E" w:rsidRPr="00242217" w:rsidRDefault="0056182E" w:rsidP="00084CE8">
      <w:pPr>
        <w:rPr>
          <w:rFonts w:ascii="Times New Roman" w:hAnsi="Times New Roman" w:cs="Times New Roman"/>
        </w:rPr>
      </w:pPr>
    </w:p>
    <w:p w14:paraId="4925839B" w14:textId="77777777" w:rsidR="00B52D94" w:rsidRPr="00C4735F"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Pr="00C4735F" w:rsidRDefault="004B0021">
      <w:pPr>
        <w:spacing w:after="200" w:line="276" w:lineRule="auto"/>
        <w:rPr>
          <w:rFonts w:ascii="Times New Roman" w:hAnsi="Times New Roman" w:cs="Times New Roman"/>
          <w:b/>
        </w:rPr>
      </w:pPr>
      <w:r w:rsidRPr="00242217">
        <w:rPr>
          <w:rFonts w:ascii="Times New Roman" w:hAnsi="Times New Roman" w:cs="Times New Roman"/>
        </w:rPr>
        <w:br w:type="page"/>
      </w:r>
    </w:p>
    <w:p w14:paraId="599B18FD" w14:textId="1B5C5F64" w:rsidR="000560AF" w:rsidRPr="00C4735F" w:rsidRDefault="000560AF" w:rsidP="00D719EB">
      <w:pPr>
        <w:pStyle w:val="Heading1"/>
      </w:pPr>
      <w:r w:rsidRPr="00C4735F">
        <w:lastRenderedPageBreak/>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C4735F">
        <w:rPr>
          <w:rFonts w:ascii="Times New Roman" w:eastAsia="Times New Roman" w:hAnsi="Times New Roman" w:cs="Times New Roman"/>
        </w:rPr>
        <w:t>R Core Team (2017).</w:t>
      </w:r>
      <w:proofErr w:type="gramEnd"/>
      <w:r w:rsidRPr="00C4735F">
        <w:rPr>
          <w:rFonts w:ascii="Times New Roman" w:eastAsia="Times New Roman" w:hAnsi="Times New Roman" w:cs="Times New Roman"/>
        </w:rPr>
        <w:t xml:space="preserve">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proofErr w:type="gramStart"/>
      <w:r w:rsidRPr="00C4735F">
        <w:rPr>
          <w:rFonts w:ascii="Times New Roman" w:eastAsia="Times New Roman" w:hAnsi="Times New Roman" w:cs="Times New Roman"/>
        </w:rPr>
        <w:t>R Foundation for Statistical Computing, Vienna, Austria.</w:t>
      </w:r>
      <w:proofErr w:type="gramEnd"/>
      <w:r w:rsidRPr="00C4735F">
        <w:rPr>
          <w:rFonts w:ascii="Times New Roman" w:eastAsia="Times New Roman" w:hAnsi="Times New Roman" w:cs="Times New Roman"/>
        </w:rPr>
        <w:t xml:space="preserve"> </w:t>
      </w:r>
      <w:proofErr w:type="gramStart"/>
      <w:r w:rsidRPr="00C4735F">
        <w:rPr>
          <w:rFonts w:ascii="Times New Roman" w:eastAsia="Times New Roman" w:hAnsi="Times New Roman" w:cs="Times New Roman"/>
        </w:rPr>
        <w:t xml:space="preserve">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roofErr w:type="gramEnd"/>
    </w:p>
    <w:p w14:paraId="4DC8E40A" w14:textId="6DC9C964" w:rsidR="00301B52" w:rsidRPr="00301B52" w:rsidRDefault="000560AF" w:rsidP="00301B52">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301B52" w:rsidRPr="00301B52">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301B52" w:rsidRPr="00301B52">
        <w:rPr>
          <w:rFonts w:ascii="Times New Roman" w:hAnsi="Times New Roman" w:cs="Times New Roman"/>
          <w:i/>
          <w:iCs/>
          <w:noProof/>
        </w:rPr>
        <w:t>Scientific Reports</w:t>
      </w:r>
      <w:r w:rsidR="00301B52" w:rsidRPr="00301B52">
        <w:rPr>
          <w:rFonts w:ascii="Times New Roman" w:hAnsi="Times New Roman" w:cs="Times New Roman"/>
          <w:noProof/>
        </w:rPr>
        <w:t xml:space="preserve">, </w:t>
      </w:r>
      <w:r w:rsidR="00301B52" w:rsidRPr="00301B52">
        <w:rPr>
          <w:rFonts w:ascii="Times New Roman" w:hAnsi="Times New Roman" w:cs="Times New Roman"/>
          <w:i/>
          <w:iCs/>
          <w:noProof/>
        </w:rPr>
        <w:t>3</w:t>
      </w:r>
      <w:r w:rsidR="00301B52" w:rsidRPr="00301B52">
        <w:rPr>
          <w:rFonts w:ascii="Times New Roman" w:hAnsi="Times New Roman" w:cs="Times New Roman"/>
          <w:noProof/>
        </w:rPr>
        <w:t>, 1–5. https://doi.org/10.1038/srep03486</w:t>
      </w:r>
    </w:p>
    <w:p w14:paraId="2EE1448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Alvarez-Filip, L., Dulvy, N. K., Côteé, I. M., Watkinson, A. R., &amp; Gill, J. A. (2011). Coral identity underpins architectural complexity on Caribbean reefs. </w:t>
      </w:r>
      <w:r w:rsidRPr="00301B52">
        <w:rPr>
          <w:rFonts w:ascii="Times New Roman" w:hAnsi="Times New Roman" w:cs="Times New Roman"/>
          <w:i/>
          <w:iCs/>
          <w:noProof/>
        </w:rPr>
        <w:t>Ecological Applications</w:t>
      </w:r>
      <w:r w:rsidRPr="00301B52">
        <w:rPr>
          <w:rFonts w:ascii="Times New Roman" w:hAnsi="Times New Roman" w:cs="Times New Roman"/>
          <w:noProof/>
        </w:rPr>
        <w:t xml:space="preserve">, </w:t>
      </w:r>
      <w:r w:rsidRPr="00301B52">
        <w:rPr>
          <w:rFonts w:ascii="Times New Roman" w:hAnsi="Times New Roman" w:cs="Times New Roman"/>
          <w:i/>
          <w:iCs/>
          <w:noProof/>
        </w:rPr>
        <w:t>21</w:t>
      </w:r>
      <w:r w:rsidRPr="00301B52">
        <w:rPr>
          <w:rFonts w:ascii="Times New Roman" w:hAnsi="Times New Roman" w:cs="Times New Roman"/>
          <w:noProof/>
        </w:rPr>
        <w:t>(6), 2223–2231. https://doi.org/10.1890/10-1563.1</w:t>
      </w:r>
    </w:p>
    <w:p w14:paraId="130FA4C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301B52">
        <w:rPr>
          <w:rFonts w:ascii="Times New Roman" w:hAnsi="Times New Roman" w:cs="Times New Roman"/>
          <w:i/>
          <w:iCs/>
          <w:noProof/>
        </w:rPr>
        <w:t>61</w:t>
      </w:r>
      <w:r w:rsidRPr="00301B52">
        <w:rPr>
          <w:rFonts w:ascii="Times New Roman" w:hAnsi="Times New Roman" w:cs="Times New Roman"/>
          <w:noProof/>
        </w:rPr>
        <w:t>(10). https://doi.org/10.1525/bio.2011.61.10.8</w:t>
      </w:r>
    </w:p>
    <w:p w14:paraId="5A31FC33"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301B52">
        <w:rPr>
          <w:rFonts w:ascii="Times New Roman" w:hAnsi="Times New Roman" w:cs="Times New Roman"/>
          <w:i/>
          <w:iCs/>
          <w:noProof/>
        </w:rPr>
        <w:t>Marine Biology</w:t>
      </w:r>
      <w:r w:rsidRPr="00301B52">
        <w:rPr>
          <w:rFonts w:ascii="Times New Roman" w:hAnsi="Times New Roman" w:cs="Times New Roman"/>
          <w:noProof/>
        </w:rPr>
        <w:t xml:space="preserve">, </w:t>
      </w:r>
      <w:r w:rsidRPr="00301B52">
        <w:rPr>
          <w:rFonts w:ascii="Times New Roman" w:hAnsi="Times New Roman" w:cs="Times New Roman"/>
          <w:i/>
          <w:iCs/>
          <w:noProof/>
        </w:rPr>
        <w:t>54</w:t>
      </w:r>
      <w:r w:rsidRPr="00301B52">
        <w:rPr>
          <w:rFonts w:ascii="Times New Roman" w:hAnsi="Times New Roman" w:cs="Times New Roman"/>
          <w:noProof/>
        </w:rPr>
        <w:t>, 341–352.</w:t>
      </w:r>
    </w:p>
    <w:p w14:paraId="4AA5256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Beger, M., Jones, G., &amp; Munday, P. (2003). Conservation of coral reef biodiversity: a comparison of reserve selection procedures for corals and fishes. </w:t>
      </w:r>
      <w:r w:rsidRPr="00301B52">
        <w:rPr>
          <w:rFonts w:ascii="Times New Roman" w:hAnsi="Times New Roman" w:cs="Times New Roman"/>
          <w:i/>
          <w:iCs/>
          <w:noProof/>
        </w:rPr>
        <w:t>Biol Cons</w:t>
      </w:r>
      <w:r w:rsidRPr="00301B52">
        <w:rPr>
          <w:rFonts w:ascii="Times New Roman" w:hAnsi="Times New Roman" w:cs="Times New Roman"/>
          <w:noProof/>
        </w:rPr>
        <w:t xml:space="preserve">, </w:t>
      </w:r>
      <w:r w:rsidRPr="00301B52">
        <w:rPr>
          <w:rFonts w:ascii="Times New Roman" w:hAnsi="Times New Roman" w:cs="Times New Roman"/>
          <w:i/>
          <w:iCs/>
          <w:noProof/>
        </w:rPr>
        <w:t>111</w:t>
      </w:r>
      <w:r w:rsidRPr="00301B52">
        <w:rPr>
          <w:rFonts w:ascii="Times New Roman" w:hAnsi="Times New Roman" w:cs="Times New Roman"/>
          <w:noProof/>
        </w:rPr>
        <w:t>.</w:t>
      </w:r>
    </w:p>
    <w:p w14:paraId="3C993B2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Bell, J. J. (2008). The functional roles of marine sponges. </w:t>
      </w:r>
      <w:r w:rsidRPr="00301B52">
        <w:rPr>
          <w:rFonts w:ascii="Times New Roman" w:hAnsi="Times New Roman" w:cs="Times New Roman"/>
          <w:i/>
          <w:iCs/>
          <w:noProof/>
        </w:rPr>
        <w:t>Estuarine, Coastal and Shelf Science</w:t>
      </w:r>
      <w:r w:rsidRPr="00301B52">
        <w:rPr>
          <w:rFonts w:ascii="Times New Roman" w:hAnsi="Times New Roman" w:cs="Times New Roman"/>
          <w:noProof/>
        </w:rPr>
        <w:t xml:space="preserve">, </w:t>
      </w:r>
      <w:r w:rsidRPr="00301B52">
        <w:rPr>
          <w:rFonts w:ascii="Times New Roman" w:hAnsi="Times New Roman" w:cs="Times New Roman"/>
          <w:i/>
          <w:iCs/>
          <w:noProof/>
        </w:rPr>
        <w:t>79</w:t>
      </w:r>
      <w:r w:rsidRPr="00301B52">
        <w:rPr>
          <w:rFonts w:ascii="Times New Roman" w:hAnsi="Times New Roman" w:cs="Times New Roman"/>
          <w:noProof/>
        </w:rPr>
        <w:t>, 341–353. https://doi.org/10.1016/j.ecss.2008.05.002</w:t>
      </w:r>
    </w:p>
    <w:p w14:paraId="5D7E693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Bellwood, D. R., Hughes, T. P., Folke, C., &amp; Nyström, M. (2004). Confronting the coral reef crisis. </w:t>
      </w:r>
      <w:r w:rsidRPr="00301B52">
        <w:rPr>
          <w:rFonts w:ascii="Times New Roman" w:hAnsi="Times New Roman" w:cs="Times New Roman"/>
          <w:i/>
          <w:iCs/>
          <w:noProof/>
        </w:rPr>
        <w:t>Nature</w:t>
      </w:r>
      <w:r w:rsidRPr="00301B52">
        <w:rPr>
          <w:rFonts w:ascii="Times New Roman" w:hAnsi="Times New Roman" w:cs="Times New Roman"/>
          <w:noProof/>
        </w:rPr>
        <w:t xml:space="preserve">, </w:t>
      </w:r>
      <w:r w:rsidRPr="00301B52">
        <w:rPr>
          <w:rFonts w:ascii="Times New Roman" w:hAnsi="Times New Roman" w:cs="Times New Roman"/>
          <w:i/>
          <w:iCs/>
          <w:noProof/>
        </w:rPr>
        <w:t>429</w:t>
      </w:r>
      <w:r w:rsidRPr="00301B52">
        <w:rPr>
          <w:rFonts w:ascii="Times New Roman" w:hAnsi="Times New Roman" w:cs="Times New Roman"/>
          <w:noProof/>
        </w:rPr>
        <w:t>, 827–833. https://doi.org/https://doi.org/10.1038/nature21707</w:t>
      </w:r>
    </w:p>
    <w:p w14:paraId="5596F8A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Darling, E. S., Graham, N. A. J., Januchowski-Hartley, F. A., Nash, K. L., Pratchett, M. S., &amp; Wilson, S. K. (2017). Relationships between structural complexity, coral traits, and reef fish </w:t>
      </w:r>
      <w:r w:rsidRPr="00301B52">
        <w:rPr>
          <w:rFonts w:ascii="Times New Roman" w:hAnsi="Times New Roman" w:cs="Times New Roman"/>
          <w:noProof/>
        </w:rPr>
        <w:lastRenderedPageBreak/>
        <w:t xml:space="preserve">assemblages. </w:t>
      </w:r>
      <w:r w:rsidRPr="00301B52">
        <w:rPr>
          <w:rFonts w:ascii="Times New Roman" w:hAnsi="Times New Roman" w:cs="Times New Roman"/>
          <w:i/>
          <w:iCs/>
          <w:noProof/>
        </w:rPr>
        <w:t>Coral Reefs</w:t>
      </w:r>
      <w:r w:rsidRPr="00301B52">
        <w:rPr>
          <w:rFonts w:ascii="Times New Roman" w:hAnsi="Times New Roman" w:cs="Times New Roman"/>
          <w:noProof/>
        </w:rPr>
        <w:t xml:space="preserve">, </w:t>
      </w:r>
      <w:r w:rsidRPr="00301B52">
        <w:rPr>
          <w:rFonts w:ascii="Times New Roman" w:hAnsi="Times New Roman" w:cs="Times New Roman"/>
          <w:i/>
          <w:iCs/>
          <w:noProof/>
        </w:rPr>
        <w:t>36</w:t>
      </w:r>
      <w:r w:rsidRPr="00301B52">
        <w:rPr>
          <w:rFonts w:ascii="Times New Roman" w:hAnsi="Times New Roman" w:cs="Times New Roman"/>
          <w:noProof/>
        </w:rPr>
        <w:t>, 561–575. https://doi.org/10.1007/s00338-017-1539-z</w:t>
      </w:r>
    </w:p>
    <w:p w14:paraId="1BCD4BA6"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Derraik, J. G. B., Closs, G. P., Dickinson, K. J. M., Sirvid, P., Barratt, B. I. P., &amp; Patrick, B. H. (2002). Arthropod Morphospecies versus Taxonomic Species:a Case Study with Araneae, Coleoptera,and Lepidoptera. </w:t>
      </w:r>
      <w:r w:rsidRPr="00301B52">
        <w:rPr>
          <w:rFonts w:ascii="Times New Roman" w:hAnsi="Times New Roman" w:cs="Times New Roman"/>
          <w:i/>
          <w:iCs/>
          <w:noProof/>
        </w:rPr>
        <w:t>Conservation Biology</w:t>
      </w:r>
      <w:r w:rsidRPr="00301B52">
        <w:rPr>
          <w:rFonts w:ascii="Times New Roman" w:hAnsi="Times New Roman" w:cs="Times New Roman"/>
          <w:noProof/>
        </w:rPr>
        <w:t xml:space="preserve">, </w:t>
      </w:r>
      <w:r w:rsidRPr="00301B52">
        <w:rPr>
          <w:rFonts w:ascii="Times New Roman" w:hAnsi="Times New Roman" w:cs="Times New Roman"/>
          <w:i/>
          <w:iCs/>
          <w:noProof/>
        </w:rPr>
        <w:t>16</w:t>
      </w:r>
      <w:r w:rsidRPr="00301B52">
        <w:rPr>
          <w:rFonts w:ascii="Times New Roman" w:hAnsi="Times New Roman" w:cs="Times New Roman"/>
          <w:noProof/>
        </w:rPr>
        <w:t>(4), 1015–1023. https://doi.org/10.1046/j.1523-1739.2002.00358.x</w:t>
      </w:r>
    </w:p>
    <w:p w14:paraId="2DDBEF41"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Duelli, P., &amp; Obrist, M. K. (2003). Biodiversity indicators: The choice of values and measures. </w:t>
      </w:r>
      <w:r w:rsidRPr="00301B52">
        <w:rPr>
          <w:rFonts w:ascii="Times New Roman" w:hAnsi="Times New Roman" w:cs="Times New Roman"/>
          <w:i/>
          <w:iCs/>
          <w:noProof/>
        </w:rPr>
        <w:t>Agriculture, Ecosystems and Environment</w:t>
      </w:r>
      <w:r w:rsidRPr="00301B52">
        <w:rPr>
          <w:rFonts w:ascii="Times New Roman" w:hAnsi="Times New Roman" w:cs="Times New Roman"/>
          <w:noProof/>
        </w:rPr>
        <w:t xml:space="preserve">, </w:t>
      </w:r>
      <w:r w:rsidRPr="00301B52">
        <w:rPr>
          <w:rFonts w:ascii="Times New Roman" w:hAnsi="Times New Roman" w:cs="Times New Roman"/>
          <w:i/>
          <w:iCs/>
          <w:noProof/>
        </w:rPr>
        <w:t>98</w:t>
      </w:r>
      <w:r w:rsidRPr="00301B52">
        <w:rPr>
          <w:rFonts w:ascii="Times New Roman" w:hAnsi="Times New Roman" w:cs="Times New Roman"/>
          <w:noProof/>
        </w:rPr>
        <w:t>(1–3), 87–98. https://doi.org/10.1016/S0167-8809(03)00072-0</w:t>
      </w:r>
    </w:p>
    <w:p w14:paraId="6976632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Emmett Duffy, J. (2009). Why biodiversity is important to the functioning of real-world ecosystems. </w:t>
      </w:r>
      <w:r w:rsidRPr="00301B52">
        <w:rPr>
          <w:rFonts w:ascii="Times New Roman" w:hAnsi="Times New Roman" w:cs="Times New Roman"/>
          <w:i/>
          <w:iCs/>
          <w:noProof/>
        </w:rPr>
        <w:t>Frontiers in Ecology and the Environment</w:t>
      </w:r>
      <w:r w:rsidRPr="00301B52">
        <w:rPr>
          <w:rFonts w:ascii="Times New Roman" w:hAnsi="Times New Roman" w:cs="Times New Roman"/>
          <w:noProof/>
        </w:rPr>
        <w:t xml:space="preserve">, </w:t>
      </w:r>
      <w:r w:rsidRPr="00301B52">
        <w:rPr>
          <w:rFonts w:ascii="Times New Roman" w:hAnsi="Times New Roman" w:cs="Times New Roman"/>
          <w:i/>
          <w:iCs/>
          <w:noProof/>
        </w:rPr>
        <w:t>7</w:t>
      </w:r>
      <w:r w:rsidRPr="00301B52">
        <w:rPr>
          <w:rFonts w:ascii="Times New Roman" w:hAnsi="Times New Roman" w:cs="Times New Roman"/>
          <w:noProof/>
        </w:rPr>
        <w:t>(8), 437–444. https://doi.org/10.1890/070195</w:t>
      </w:r>
    </w:p>
    <w:p w14:paraId="7DC7E25B"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Emslie, M. J., Cheal, A. J., MacNeil, M. A., Miller, I. R., &amp; Sweatman, H. P. A. (2018). Reef fish communities are spooked by scuba surveys and may take hours to recover. </w:t>
      </w:r>
      <w:r w:rsidRPr="00301B52">
        <w:rPr>
          <w:rFonts w:ascii="Times New Roman" w:hAnsi="Times New Roman" w:cs="Times New Roman"/>
          <w:i/>
          <w:iCs/>
          <w:noProof/>
        </w:rPr>
        <w:t>PeerJ</w:t>
      </w:r>
      <w:r w:rsidRPr="00301B52">
        <w:rPr>
          <w:rFonts w:ascii="Times New Roman" w:hAnsi="Times New Roman" w:cs="Times New Roman"/>
          <w:noProof/>
        </w:rPr>
        <w:t xml:space="preserve">, </w:t>
      </w:r>
      <w:r w:rsidRPr="00301B52">
        <w:rPr>
          <w:rFonts w:ascii="Times New Roman" w:hAnsi="Times New Roman" w:cs="Times New Roman"/>
          <w:i/>
          <w:iCs/>
          <w:noProof/>
        </w:rPr>
        <w:t>6</w:t>
      </w:r>
      <w:r w:rsidRPr="00301B52">
        <w:rPr>
          <w:rFonts w:ascii="Times New Roman" w:hAnsi="Times New Roman" w:cs="Times New Roman"/>
          <w:noProof/>
        </w:rPr>
        <w:t>, e4886. https://doi.org/10.7717/peerj.4886</w:t>
      </w:r>
    </w:p>
    <w:p w14:paraId="7843A68E"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301B52">
        <w:rPr>
          <w:rFonts w:ascii="Times New Roman" w:hAnsi="Times New Roman" w:cs="Times New Roman"/>
          <w:i/>
          <w:iCs/>
          <w:noProof/>
        </w:rPr>
        <w:t>Diversity and Distributions</w:t>
      </w:r>
      <w:r w:rsidRPr="00301B52">
        <w:rPr>
          <w:rFonts w:ascii="Times New Roman" w:hAnsi="Times New Roman" w:cs="Times New Roman"/>
          <w:noProof/>
        </w:rPr>
        <w:t>. https://doi.org/10.1111/ddi.12361</w:t>
      </w:r>
    </w:p>
    <w:p w14:paraId="56598C3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301B52">
        <w:rPr>
          <w:rFonts w:ascii="Times New Roman" w:hAnsi="Times New Roman" w:cs="Times New Roman"/>
          <w:i/>
          <w:iCs/>
          <w:noProof/>
        </w:rPr>
        <w:t>Journal for Nature Conservation</w:t>
      </w:r>
      <w:r w:rsidRPr="00301B52">
        <w:rPr>
          <w:rFonts w:ascii="Times New Roman" w:hAnsi="Times New Roman" w:cs="Times New Roman"/>
          <w:noProof/>
        </w:rPr>
        <w:t xml:space="preserve">, </w:t>
      </w:r>
      <w:r w:rsidRPr="00301B52">
        <w:rPr>
          <w:rFonts w:ascii="Times New Roman" w:hAnsi="Times New Roman" w:cs="Times New Roman"/>
          <w:i/>
          <w:iCs/>
          <w:noProof/>
        </w:rPr>
        <w:t>24</w:t>
      </w:r>
      <w:r w:rsidRPr="00301B52">
        <w:rPr>
          <w:rFonts w:ascii="Times New Roman" w:hAnsi="Times New Roman" w:cs="Times New Roman"/>
          <w:noProof/>
        </w:rPr>
        <w:t>, 1–9. https://doi.org/10.1016/j.jnc.2015.01.002</w:t>
      </w:r>
    </w:p>
    <w:p w14:paraId="446448A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Graham, N. A. J., Wilson, S. K., Jennings, S., Polunin, N. V. C., Bijoux, J. P., &amp; Robinson, J. </w:t>
      </w:r>
      <w:r w:rsidRPr="00301B52">
        <w:rPr>
          <w:rFonts w:ascii="Times New Roman" w:hAnsi="Times New Roman" w:cs="Times New Roman"/>
          <w:noProof/>
        </w:rPr>
        <w:lastRenderedPageBreak/>
        <w:t xml:space="preserve">(2006). Dynamic fragility of oceanic coral reef ecosystems, </w:t>
      </w:r>
      <w:r w:rsidRPr="00301B52">
        <w:rPr>
          <w:rFonts w:ascii="Times New Roman" w:hAnsi="Times New Roman" w:cs="Times New Roman"/>
          <w:i/>
          <w:iCs/>
          <w:noProof/>
        </w:rPr>
        <w:t>103</w:t>
      </w:r>
      <w:r w:rsidRPr="00301B52">
        <w:rPr>
          <w:rFonts w:ascii="Times New Roman" w:hAnsi="Times New Roman" w:cs="Times New Roman"/>
          <w:noProof/>
        </w:rPr>
        <w:t>(22).</w:t>
      </w:r>
    </w:p>
    <w:p w14:paraId="56453857"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Gratwicke, B., &amp; Speight, M. (2005). The relationship between fish species richness , abundance and habitat complexity in a range of shallow tropical marine habitats. </w:t>
      </w:r>
      <w:r w:rsidRPr="00301B52">
        <w:rPr>
          <w:rFonts w:ascii="Times New Roman" w:hAnsi="Times New Roman" w:cs="Times New Roman"/>
          <w:i/>
          <w:iCs/>
          <w:noProof/>
        </w:rPr>
        <w:t>Journal of Fish Biology</w:t>
      </w:r>
      <w:r w:rsidRPr="00301B52">
        <w:rPr>
          <w:rFonts w:ascii="Times New Roman" w:hAnsi="Times New Roman" w:cs="Times New Roman"/>
          <w:noProof/>
        </w:rPr>
        <w:t xml:space="preserve">, </w:t>
      </w:r>
      <w:r w:rsidRPr="00301B52">
        <w:rPr>
          <w:rFonts w:ascii="Times New Roman" w:hAnsi="Times New Roman" w:cs="Times New Roman"/>
          <w:i/>
          <w:iCs/>
          <w:noProof/>
        </w:rPr>
        <w:t>66</w:t>
      </w:r>
      <w:r w:rsidRPr="00301B52">
        <w:rPr>
          <w:rFonts w:ascii="Times New Roman" w:hAnsi="Times New Roman" w:cs="Times New Roman"/>
          <w:noProof/>
        </w:rPr>
        <w:t>, 650–667. https://doi.org/10.1111/j.1095-8649.2005.00629.x</w:t>
      </w:r>
    </w:p>
    <w:p w14:paraId="388F487C"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Habibi, A., Setiasih, N., &amp; Sartin, J. (2007). A decade of reef check monitoring: Indonesian coral reefs, condition and trends.</w:t>
      </w:r>
    </w:p>
    <w:p w14:paraId="6BDC7F9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Halpern, B. S., &amp; Floeter, S. R. (2008). Functional diversity responses to changing species richness in reef fish communities. </w:t>
      </w:r>
      <w:r w:rsidRPr="00301B52">
        <w:rPr>
          <w:rFonts w:ascii="Times New Roman" w:hAnsi="Times New Roman" w:cs="Times New Roman"/>
          <w:i/>
          <w:iCs/>
          <w:noProof/>
        </w:rPr>
        <w:t>Marine Ecology Progress Series</w:t>
      </w:r>
      <w:r w:rsidRPr="00301B52">
        <w:rPr>
          <w:rFonts w:ascii="Times New Roman" w:hAnsi="Times New Roman" w:cs="Times New Roman"/>
          <w:noProof/>
        </w:rPr>
        <w:t>. https://doi.org/10.3354/meps07553</w:t>
      </w:r>
    </w:p>
    <w:p w14:paraId="05175C5C"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Hamilton, A. J. (2005). Species diversity or biodiversity? </w:t>
      </w:r>
      <w:r w:rsidRPr="00301B52">
        <w:rPr>
          <w:rFonts w:ascii="Times New Roman" w:hAnsi="Times New Roman" w:cs="Times New Roman"/>
          <w:i/>
          <w:iCs/>
          <w:noProof/>
        </w:rPr>
        <w:t>Journal of Environmental Management</w:t>
      </w:r>
      <w:r w:rsidRPr="00301B52">
        <w:rPr>
          <w:rFonts w:ascii="Times New Roman" w:hAnsi="Times New Roman" w:cs="Times New Roman"/>
          <w:noProof/>
        </w:rPr>
        <w:t>. https://doi.org/10.1016/j.jenvman.2004.11.012</w:t>
      </w:r>
    </w:p>
    <w:p w14:paraId="6C3EF82E"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Hirst, A. (2008). Surrogate measures for assessing cryptic faunal biodiversity on macroalgal-dominated subtidal reefs. </w:t>
      </w:r>
      <w:r w:rsidRPr="00301B52">
        <w:rPr>
          <w:rFonts w:ascii="Times New Roman" w:hAnsi="Times New Roman" w:cs="Times New Roman"/>
          <w:i/>
          <w:iCs/>
          <w:noProof/>
        </w:rPr>
        <w:t>Biol Cons</w:t>
      </w:r>
      <w:r w:rsidRPr="00301B52">
        <w:rPr>
          <w:rFonts w:ascii="Times New Roman" w:hAnsi="Times New Roman" w:cs="Times New Roman"/>
          <w:noProof/>
        </w:rPr>
        <w:t xml:space="preserve">, </w:t>
      </w:r>
      <w:r w:rsidRPr="00301B52">
        <w:rPr>
          <w:rFonts w:ascii="Times New Roman" w:hAnsi="Times New Roman" w:cs="Times New Roman"/>
          <w:i/>
          <w:iCs/>
          <w:noProof/>
        </w:rPr>
        <w:t>141</w:t>
      </w:r>
      <w:r w:rsidRPr="00301B52">
        <w:rPr>
          <w:rFonts w:ascii="Times New Roman" w:hAnsi="Times New Roman" w:cs="Times New Roman"/>
          <w:noProof/>
        </w:rPr>
        <w:t>.</w:t>
      </w:r>
    </w:p>
    <w:p w14:paraId="46C3F6D8"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301B52">
        <w:rPr>
          <w:rFonts w:ascii="Times New Roman" w:hAnsi="Times New Roman" w:cs="Times New Roman"/>
          <w:i/>
          <w:iCs/>
          <w:noProof/>
        </w:rPr>
        <w:t>Nature</w:t>
      </w:r>
      <w:r w:rsidRPr="00301B52">
        <w:rPr>
          <w:rFonts w:ascii="Times New Roman" w:hAnsi="Times New Roman" w:cs="Times New Roman"/>
          <w:noProof/>
        </w:rPr>
        <w:t xml:space="preserve">, </w:t>
      </w:r>
      <w:r w:rsidRPr="00301B52">
        <w:rPr>
          <w:rFonts w:ascii="Times New Roman" w:hAnsi="Times New Roman" w:cs="Times New Roman"/>
          <w:i/>
          <w:iCs/>
          <w:noProof/>
        </w:rPr>
        <w:t>543</w:t>
      </w:r>
      <w:r w:rsidRPr="00301B52">
        <w:rPr>
          <w:rFonts w:ascii="Times New Roman" w:hAnsi="Times New Roman" w:cs="Times New Roman"/>
          <w:noProof/>
        </w:rPr>
        <w:t>(7645), 373–377. https://doi.org/10.1038/nature21707</w:t>
      </w:r>
    </w:p>
    <w:p w14:paraId="66E19927"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Jones, G. P., McCormick, M. I., Srinivasan, M., &amp; Eagle, J. V. (2004). Coral decline threatens fish biodiversity in marine reserves. </w:t>
      </w:r>
      <w:r w:rsidRPr="00301B52">
        <w:rPr>
          <w:rFonts w:ascii="Times New Roman" w:hAnsi="Times New Roman" w:cs="Times New Roman"/>
          <w:i/>
          <w:iCs/>
          <w:noProof/>
        </w:rPr>
        <w:t>Proceedings of the National Academy of Sciences</w:t>
      </w:r>
      <w:r w:rsidRPr="00301B52">
        <w:rPr>
          <w:rFonts w:ascii="Times New Roman" w:hAnsi="Times New Roman" w:cs="Times New Roman"/>
          <w:noProof/>
        </w:rPr>
        <w:t xml:space="preserve">, </w:t>
      </w:r>
      <w:r w:rsidRPr="00301B52">
        <w:rPr>
          <w:rFonts w:ascii="Times New Roman" w:hAnsi="Times New Roman" w:cs="Times New Roman"/>
          <w:i/>
          <w:iCs/>
          <w:noProof/>
        </w:rPr>
        <w:t>101</w:t>
      </w:r>
      <w:r w:rsidRPr="00301B52">
        <w:rPr>
          <w:rFonts w:ascii="Times New Roman" w:hAnsi="Times New Roman" w:cs="Times New Roman"/>
          <w:noProof/>
        </w:rPr>
        <w:t>(21), 8251–8253. https://doi.org/10.1073/pnas.0401277101</w:t>
      </w:r>
    </w:p>
    <w:p w14:paraId="77BD6174"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Kati, V., Devillers, P., Dufrˆene, M., Dufrˆene, D., Legakis, A., Vokou, D., &amp; Lebrun, P. (2004). </w:t>
      </w:r>
      <w:r w:rsidRPr="00301B52">
        <w:rPr>
          <w:rFonts w:ascii="Times New Roman" w:hAnsi="Times New Roman" w:cs="Times New Roman"/>
          <w:i/>
          <w:iCs/>
          <w:noProof/>
        </w:rPr>
        <w:t>Testing the Value of Six Taxonomic Groups as Biodiversity Indicators at a Local Scale</w:t>
      </w:r>
      <w:r w:rsidRPr="00301B52">
        <w:rPr>
          <w:rFonts w:ascii="Times New Roman" w:hAnsi="Times New Roman" w:cs="Times New Roman"/>
          <w:noProof/>
        </w:rPr>
        <w:t xml:space="preserve">. </w:t>
      </w:r>
      <w:r w:rsidRPr="00301B52">
        <w:rPr>
          <w:rFonts w:ascii="Times New Roman" w:hAnsi="Times New Roman" w:cs="Times New Roman"/>
          <w:i/>
          <w:iCs/>
          <w:noProof/>
        </w:rPr>
        <w:t>Conservation Biology</w:t>
      </w:r>
      <w:r w:rsidRPr="00301B52">
        <w:rPr>
          <w:rFonts w:ascii="Times New Roman" w:hAnsi="Times New Roman" w:cs="Times New Roman"/>
          <w:noProof/>
        </w:rPr>
        <w:t xml:space="preserve"> (Vol. 18).</w:t>
      </w:r>
    </w:p>
    <w:p w14:paraId="37509BB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Magierowski, R. H., &amp; Johnson, C. R. (2006). </w:t>
      </w:r>
      <w:r w:rsidRPr="00301B52">
        <w:rPr>
          <w:rFonts w:ascii="Times New Roman" w:hAnsi="Times New Roman" w:cs="Times New Roman"/>
          <w:i/>
          <w:iCs/>
          <w:noProof/>
        </w:rPr>
        <w:t xml:space="preserve">Robustness of surrogates of Biodiversity in </w:t>
      </w:r>
      <w:r w:rsidRPr="00301B52">
        <w:rPr>
          <w:rFonts w:ascii="Times New Roman" w:hAnsi="Times New Roman" w:cs="Times New Roman"/>
          <w:i/>
          <w:iCs/>
          <w:noProof/>
        </w:rPr>
        <w:lastRenderedPageBreak/>
        <w:t>Marine Benthic Communities</w:t>
      </w:r>
      <w:r w:rsidRPr="00301B52">
        <w:rPr>
          <w:rFonts w:ascii="Times New Roman" w:hAnsi="Times New Roman" w:cs="Times New Roman"/>
          <w:noProof/>
        </w:rPr>
        <w:t xml:space="preserve">. </w:t>
      </w:r>
      <w:r w:rsidRPr="00301B52">
        <w:rPr>
          <w:rFonts w:ascii="Times New Roman" w:hAnsi="Times New Roman" w:cs="Times New Roman"/>
          <w:i/>
          <w:iCs/>
          <w:noProof/>
        </w:rPr>
        <w:t>Ecological Applications</w:t>
      </w:r>
      <w:r w:rsidRPr="00301B52">
        <w:rPr>
          <w:rFonts w:ascii="Times New Roman" w:hAnsi="Times New Roman" w:cs="Times New Roman"/>
          <w:noProof/>
        </w:rPr>
        <w:t xml:space="preserve"> (Vol. 16).</w:t>
      </w:r>
    </w:p>
    <w:p w14:paraId="2A73CAE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Margules, C., Pressey, R., &amp; Williams, P. (2002). Representing biodiversity: data and procedures for identifying priority areas for conservation. </w:t>
      </w:r>
      <w:r w:rsidRPr="00301B52">
        <w:rPr>
          <w:rFonts w:ascii="Times New Roman" w:hAnsi="Times New Roman" w:cs="Times New Roman"/>
          <w:i/>
          <w:iCs/>
          <w:noProof/>
        </w:rPr>
        <w:t>J Biosci</w:t>
      </w:r>
      <w:r w:rsidRPr="00301B52">
        <w:rPr>
          <w:rFonts w:ascii="Times New Roman" w:hAnsi="Times New Roman" w:cs="Times New Roman"/>
          <w:noProof/>
        </w:rPr>
        <w:t xml:space="preserve">, </w:t>
      </w:r>
      <w:r w:rsidRPr="00301B52">
        <w:rPr>
          <w:rFonts w:ascii="Times New Roman" w:hAnsi="Times New Roman" w:cs="Times New Roman"/>
          <w:i/>
          <w:iCs/>
          <w:noProof/>
        </w:rPr>
        <w:t>27</w:t>
      </w:r>
      <w:r w:rsidRPr="00301B52">
        <w:rPr>
          <w:rFonts w:ascii="Times New Roman" w:hAnsi="Times New Roman" w:cs="Times New Roman"/>
          <w:noProof/>
        </w:rPr>
        <w:t>.</w:t>
      </w:r>
    </w:p>
    <w:p w14:paraId="373CA616"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301B52">
        <w:rPr>
          <w:rFonts w:ascii="Times New Roman" w:hAnsi="Times New Roman" w:cs="Times New Roman"/>
          <w:i/>
          <w:iCs/>
          <w:noProof/>
        </w:rPr>
        <w:t>Marine Environmental Research</w:t>
      </w:r>
      <w:r w:rsidRPr="00301B52">
        <w:rPr>
          <w:rFonts w:ascii="Times New Roman" w:hAnsi="Times New Roman" w:cs="Times New Roman"/>
          <w:noProof/>
        </w:rPr>
        <w:t>. https://doi.org/10.1016/j.marenvres.2010.12.004</w:t>
      </w:r>
    </w:p>
    <w:p w14:paraId="2CBC787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301B52">
        <w:rPr>
          <w:rFonts w:ascii="Times New Roman" w:hAnsi="Times New Roman" w:cs="Times New Roman"/>
          <w:i/>
          <w:iCs/>
          <w:noProof/>
        </w:rPr>
        <w:t>Journal of Animal Ecology</w:t>
      </w:r>
      <w:r w:rsidRPr="00301B52">
        <w:rPr>
          <w:rFonts w:ascii="Times New Roman" w:hAnsi="Times New Roman" w:cs="Times New Roman"/>
          <w:noProof/>
        </w:rPr>
        <w:t xml:space="preserve">, </w:t>
      </w:r>
      <w:r w:rsidRPr="00301B52">
        <w:rPr>
          <w:rFonts w:ascii="Times New Roman" w:hAnsi="Times New Roman" w:cs="Times New Roman"/>
          <w:i/>
          <w:iCs/>
          <w:noProof/>
        </w:rPr>
        <w:t>84</w:t>
      </w:r>
      <w:r w:rsidRPr="00301B52">
        <w:rPr>
          <w:rFonts w:ascii="Times New Roman" w:hAnsi="Times New Roman" w:cs="Times New Roman"/>
          <w:noProof/>
        </w:rPr>
        <w:t>, 1678–1689. https://doi.org/10.1111/1365-2656.12429</w:t>
      </w:r>
    </w:p>
    <w:p w14:paraId="5566BC08"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Noss, R. F. (1990). Indicators for monitoring biodiversity: A hierarchical approach. </w:t>
      </w:r>
      <w:r w:rsidRPr="00301B52">
        <w:rPr>
          <w:rFonts w:ascii="Times New Roman" w:hAnsi="Times New Roman" w:cs="Times New Roman"/>
          <w:i/>
          <w:iCs/>
          <w:noProof/>
        </w:rPr>
        <w:t>Conservation Biology</w:t>
      </w:r>
      <w:r w:rsidRPr="00301B52">
        <w:rPr>
          <w:rFonts w:ascii="Times New Roman" w:hAnsi="Times New Roman" w:cs="Times New Roman"/>
          <w:noProof/>
        </w:rPr>
        <w:t xml:space="preserve">, </w:t>
      </w:r>
      <w:r w:rsidRPr="00301B52">
        <w:rPr>
          <w:rFonts w:ascii="Times New Roman" w:hAnsi="Times New Roman" w:cs="Times New Roman"/>
          <w:i/>
          <w:iCs/>
          <w:noProof/>
        </w:rPr>
        <w:t>4</w:t>
      </w:r>
      <w:r w:rsidRPr="00301B52">
        <w:rPr>
          <w:rFonts w:ascii="Times New Roman" w:hAnsi="Times New Roman" w:cs="Times New Roman"/>
          <w:noProof/>
        </w:rPr>
        <w:t>(4), 355–364.</w:t>
      </w:r>
    </w:p>
    <w:p w14:paraId="6148655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Nyström, M. (2006). Redundancy and response diversity of functional groups: Implications for the resilience of coral reefs. </w:t>
      </w:r>
      <w:r w:rsidRPr="00301B52">
        <w:rPr>
          <w:rFonts w:ascii="Times New Roman" w:hAnsi="Times New Roman" w:cs="Times New Roman"/>
          <w:i/>
          <w:iCs/>
          <w:noProof/>
        </w:rPr>
        <w:t>AMBIO: A Journal of the Human Environment</w:t>
      </w:r>
      <w:r w:rsidRPr="00301B52">
        <w:rPr>
          <w:rFonts w:ascii="Times New Roman" w:hAnsi="Times New Roman" w:cs="Times New Roman"/>
          <w:noProof/>
        </w:rPr>
        <w:t xml:space="preserve">, </w:t>
      </w:r>
      <w:r w:rsidRPr="00301B52">
        <w:rPr>
          <w:rFonts w:ascii="Times New Roman" w:hAnsi="Times New Roman" w:cs="Times New Roman"/>
          <w:i/>
          <w:iCs/>
          <w:noProof/>
        </w:rPr>
        <w:t>35</w:t>
      </w:r>
      <w:r w:rsidRPr="00301B52">
        <w:rPr>
          <w:rFonts w:ascii="Times New Roman" w:hAnsi="Times New Roman" w:cs="Times New Roman"/>
          <w:noProof/>
        </w:rPr>
        <w:t>(1), 30–35. https://doi.org/10.1579/0044-7447-35.1.30</w:t>
      </w:r>
    </w:p>
    <w:p w14:paraId="3164535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Ohlhorst, S. L., Liddell, W. D., Taylor, R. J., &amp; Taylor, J. M. (1988). EVALUATION OF REEF CENSUS TECHNIQUES. </w:t>
      </w:r>
      <w:r w:rsidRPr="00301B52">
        <w:rPr>
          <w:rFonts w:ascii="Times New Roman" w:hAnsi="Times New Roman" w:cs="Times New Roman"/>
          <w:i/>
          <w:iCs/>
          <w:noProof/>
        </w:rPr>
        <w:t>Proceedings of the 6th International Coral Reef Symposium, Australia</w:t>
      </w:r>
      <w:r w:rsidRPr="00301B52">
        <w:rPr>
          <w:rFonts w:ascii="Times New Roman" w:hAnsi="Times New Roman" w:cs="Times New Roman"/>
          <w:noProof/>
        </w:rPr>
        <w:t xml:space="preserve">, </w:t>
      </w:r>
      <w:r w:rsidRPr="00301B52">
        <w:rPr>
          <w:rFonts w:ascii="Times New Roman" w:hAnsi="Times New Roman" w:cs="Times New Roman"/>
          <w:i/>
          <w:iCs/>
          <w:noProof/>
        </w:rPr>
        <w:t>2</w:t>
      </w:r>
      <w:r w:rsidRPr="00301B52">
        <w:rPr>
          <w:rFonts w:ascii="Times New Roman" w:hAnsi="Times New Roman" w:cs="Times New Roman"/>
          <w:noProof/>
        </w:rPr>
        <w:t>, 319–324.</w:t>
      </w:r>
    </w:p>
    <w:p w14:paraId="70DDBB78"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Olsgard, F., &amp; Somerfield, P. (2000). Surrogates in marine benthic investigations: Which taxonomic unit to target? </w:t>
      </w:r>
      <w:r w:rsidRPr="00301B52">
        <w:rPr>
          <w:rFonts w:ascii="Times New Roman" w:hAnsi="Times New Roman" w:cs="Times New Roman"/>
          <w:i/>
          <w:iCs/>
          <w:noProof/>
        </w:rPr>
        <w:t>J Aquat Ecosyst Stress Recovery</w:t>
      </w:r>
      <w:r w:rsidRPr="00301B52">
        <w:rPr>
          <w:rFonts w:ascii="Times New Roman" w:hAnsi="Times New Roman" w:cs="Times New Roman"/>
          <w:noProof/>
        </w:rPr>
        <w:t xml:space="preserve">, </w:t>
      </w:r>
      <w:r w:rsidRPr="00301B52">
        <w:rPr>
          <w:rFonts w:ascii="Times New Roman" w:hAnsi="Times New Roman" w:cs="Times New Roman"/>
          <w:i/>
          <w:iCs/>
          <w:noProof/>
        </w:rPr>
        <w:t>7</w:t>
      </w:r>
      <w:r w:rsidRPr="00301B52">
        <w:rPr>
          <w:rFonts w:ascii="Times New Roman" w:hAnsi="Times New Roman" w:cs="Times New Roman"/>
          <w:noProof/>
        </w:rPr>
        <w:t>.</w:t>
      </w:r>
    </w:p>
    <w:p w14:paraId="056DD166"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Padoa-Schioppa, E., Baietto, M., Massa, R., &amp; Bottoni, L. (2006). Bird communities as bioindicators: The focal species concept in agricultural landscapes. </w:t>
      </w:r>
      <w:r w:rsidRPr="00301B52">
        <w:rPr>
          <w:rFonts w:ascii="Times New Roman" w:hAnsi="Times New Roman" w:cs="Times New Roman"/>
          <w:i/>
          <w:iCs/>
          <w:noProof/>
        </w:rPr>
        <w:t>Ecological Indicators</w:t>
      </w:r>
      <w:r w:rsidRPr="00301B52">
        <w:rPr>
          <w:rFonts w:ascii="Times New Roman" w:hAnsi="Times New Roman" w:cs="Times New Roman"/>
          <w:noProof/>
        </w:rPr>
        <w:t>. https://doi.org/10.1016/j.ecolind.2005.08.006</w:t>
      </w:r>
    </w:p>
    <w:p w14:paraId="6106F19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lastRenderedPageBreak/>
        <w:t xml:space="preserve">Pratchett, M. S., Hoey, A. S., Wilson, S. K., Messmer, V., &amp; Graham, N. A. J. (2011). Changes in biodiversity and functioning of reef fish assemblages following coral bleaching and coral loss. </w:t>
      </w:r>
      <w:r w:rsidRPr="00301B52">
        <w:rPr>
          <w:rFonts w:ascii="Times New Roman" w:hAnsi="Times New Roman" w:cs="Times New Roman"/>
          <w:i/>
          <w:iCs/>
          <w:noProof/>
        </w:rPr>
        <w:t>Diversity</w:t>
      </w:r>
      <w:r w:rsidRPr="00301B52">
        <w:rPr>
          <w:rFonts w:ascii="Times New Roman" w:hAnsi="Times New Roman" w:cs="Times New Roman"/>
          <w:noProof/>
        </w:rPr>
        <w:t xml:space="preserve">, </w:t>
      </w:r>
      <w:r w:rsidRPr="00301B52">
        <w:rPr>
          <w:rFonts w:ascii="Times New Roman" w:hAnsi="Times New Roman" w:cs="Times New Roman"/>
          <w:i/>
          <w:iCs/>
          <w:noProof/>
        </w:rPr>
        <w:t>3</w:t>
      </w:r>
      <w:r w:rsidRPr="00301B52">
        <w:rPr>
          <w:rFonts w:ascii="Times New Roman" w:hAnsi="Times New Roman" w:cs="Times New Roman"/>
          <w:noProof/>
        </w:rPr>
        <w:t>(3), 424–452. https://doi.org/10.3390/d3030424</w:t>
      </w:r>
    </w:p>
    <w:p w14:paraId="62704A1C"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301B52">
        <w:rPr>
          <w:rFonts w:ascii="Times New Roman" w:hAnsi="Times New Roman" w:cs="Times New Roman"/>
          <w:i/>
          <w:iCs/>
          <w:noProof/>
        </w:rPr>
        <w:t>Journal of Sea Research</w:t>
      </w:r>
      <w:r w:rsidRPr="00301B52">
        <w:rPr>
          <w:rFonts w:ascii="Times New Roman" w:hAnsi="Times New Roman" w:cs="Times New Roman"/>
          <w:noProof/>
        </w:rPr>
        <w:t>. https://doi.org/10.1016/j.seares.2011.07.003</w:t>
      </w:r>
    </w:p>
    <w:p w14:paraId="08D7FCD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301B52">
        <w:rPr>
          <w:rFonts w:ascii="Times New Roman" w:hAnsi="Times New Roman" w:cs="Times New Roman"/>
          <w:i/>
          <w:iCs/>
          <w:noProof/>
        </w:rPr>
        <w:t>Marine Ecology Progress Series</w:t>
      </w:r>
      <w:r w:rsidRPr="00301B52">
        <w:rPr>
          <w:rFonts w:ascii="Times New Roman" w:hAnsi="Times New Roman" w:cs="Times New Roman"/>
          <w:noProof/>
        </w:rPr>
        <w:t xml:space="preserve">, </w:t>
      </w:r>
      <w:r w:rsidRPr="00301B52">
        <w:rPr>
          <w:rFonts w:ascii="Times New Roman" w:hAnsi="Times New Roman" w:cs="Times New Roman"/>
          <w:i/>
          <w:iCs/>
          <w:noProof/>
        </w:rPr>
        <w:t>489</w:t>
      </w:r>
      <w:r w:rsidRPr="00301B52">
        <w:rPr>
          <w:rFonts w:ascii="Times New Roman" w:hAnsi="Times New Roman" w:cs="Times New Roman"/>
          <w:noProof/>
        </w:rPr>
        <w:t>, 125–141. https://doi.org/10.3354/meps10427</w:t>
      </w:r>
    </w:p>
    <w:p w14:paraId="610BE127"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Sarkar, S., &amp; Margules, C. (2002). Operationalizing biodiversity for conservation planning. </w:t>
      </w:r>
      <w:r w:rsidRPr="00301B52">
        <w:rPr>
          <w:rFonts w:ascii="Times New Roman" w:hAnsi="Times New Roman" w:cs="Times New Roman"/>
          <w:i/>
          <w:iCs/>
          <w:noProof/>
        </w:rPr>
        <w:t>J Biosci</w:t>
      </w:r>
      <w:r w:rsidRPr="00301B52">
        <w:rPr>
          <w:rFonts w:ascii="Times New Roman" w:hAnsi="Times New Roman" w:cs="Times New Roman"/>
          <w:noProof/>
        </w:rPr>
        <w:t xml:space="preserve">, </w:t>
      </w:r>
      <w:r w:rsidRPr="00301B52">
        <w:rPr>
          <w:rFonts w:ascii="Times New Roman" w:hAnsi="Times New Roman" w:cs="Times New Roman"/>
          <w:i/>
          <w:iCs/>
          <w:noProof/>
        </w:rPr>
        <w:t>27</w:t>
      </w:r>
      <w:r w:rsidRPr="00301B52">
        <w:rPr>
          <w:rFonts w:ascii="Times New Roman" w:hAnsi="Times New Roman" w:cs="Times New Roman"/>
          <w:noProof/>
        </w:rPr>
        <w:t>.</w:t>
      </w:r>
    </w:p>
    <w:p w14:paraId="1FC98A9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301B52">
        <w:rPr>
          <w:rFonts w:ascii="Times New Roman" w:hAnsi="Times New Roman" w:cs="Times New Roman"/>
          <w:i/>
          <w:iCs/>
          <w:noProof/>
        </w:rPr>
        <w:t>Ecological Indicators</w:t>
      </w:r>
      <w:r w:rsidRPr="00301B52">
        <w:rPr>
          <w:rFonts w:ascii="Times New Roman" w:hAnsi="Times New Roman" w:cs="Times New Roman"/>
          <w:noProof/>
        </w:rPr>
        <w:t xml:space="preserve">, </w:t>
      </w:r>
      <w:r w:rsidRPr="00301B52">
        <w:rPr>
          <w:rFonts w:ascii="Times New Roman" w:hAnsi="Times New Roman" w:cs="Times New Roman"/>
          <w:i/>
          <w:iCs/>
          <w:noProof/>
        </w:rPr>
        <w:t>20</w:t>
      </w:r>
      <w:r w:rsidRPr="00301B52">
        <w:rPr>
          <w:rFonts w:ascii="Times New Roman" w:hAnsi="Times New Roman" w:cs="Times New Roman"/>
          <w:noProof/>
        </w:rPr>
        <w:t>, 304–315. https://doi.org/10.1016/j.ecolind.2012.02.033</w:t>
      </w:r>
    </w:p>
    <w:p w14:paraId="11D641C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301B52">
        <w:rPr>
          <w:rFonts w:ascii="Times New Roman" w:hAnsi="Times New Roman" w:cs="Times New Roman"/>
          <w:i/>
          <w:iCs/>
          <w:noProof/>
        </w:rPr>
        <w:t>Frontiers in Ecology and the Environment</w:t>
      </w:r>
      <w:r w:rsidRPr="00301B52">
        <w:rPr>
          <w:rFonts w:ascii="Times New Roman" w:hAnsi="Times New Roman" w:cs="Times New Roman"/>
          <w:noProof/>
        </w:rPr>
        <w:t xml:space="preserve">, </w:t>
      </w:r>
      <w:r w:rsidRPr="00301B52">
        <w:rPr>
          <w:rFonts w:ascii="Times New Roman" w:hAnsi="Times New Roman" w:cs="Times New Roman"/>
          <w:i/>
          <w:iCs/>
          <w:noProof/>
        </w:rPr>
        <w:t>11</w:t>
      </w:r>
      <w:r w:rsidRPr="00301B52">
        <w:rPr>
          <w:rFonts w:ascii="Times New Roman" w:hAnsi="Times New Roman" w:cs="Times New Roman"/>
          <w:noProof/>
        </w:rPr>
        <w:t>(9), 465–473. https://doi.org/10.1890/120272</w:t>
      </w:r>
    </w:p>
    <w:p w14:paraId="63A7673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Stokes, M. D., Leichter, J. J., &amp; Genovese, S. J. (2010). LONG-TERM DECLINES IN CORAL COVER AT BONAIRE, NETHERLANDS ANTILLES. </w:t>
      </w:r>
      <w:r w:rsidRPr="00301B52">
        <w:rPr>
          <w:rFonts w:ascii="Times New Roman" w:hAnsi="Times New Roman" w:cs="Times New Roman"/>
          <w:i/>
          <w:iCs/>
          <w:noProof/>
        </w:rPr>
        <w:t>Atoll Research Bulletin</w:t>
      </w:r>
      <w:r w:rsidRPr="00301B52">
        <w:rPr>
          <w:rFonts w:ascii="Times New Roman" w:hAnsi="Times New Roman" w:cs="Times New Roman"/>
          <w:noProof/>
        </w:rPr>
        <w:t>, (582), 1–21.</w:t>
      </w:r>
    </w:p>
    <w:p w14:paraId="282F414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lastRenderedPageBreak/>
        <w:t xml:space="preserve">Stork, N. E. (2010). Re-assessing current extinction rates. </w:t>
      </w:r>
      <w:r w:rsidRPr="00301B52">
        <w:rPr>
          <w:rFonts w:ascii="Times New Roman" w:hAnsi="Times New Roman" w:cs="Times New Roman"/>
          <w:i/>
          <w:iCs/>
          <w:noProof/>
        </w:rPr>
        <w:t>Biodiversity and Conservation</w:t>
      </w:r>
      <w:r w:rsidRPr="00301B52">
        <w:rPr>
          <w:rFonts w:ascii="Times New Roman" w:hAnsi="Times New Roman" w:cs="Times New Roman"/>
          <w:noProof/>
        </w:rPr>
        <w:t xml:space="preserve">, </w:t>
      </w:r>
      <w:r w:rsidRPr="00301B52">
        <w:rPr>
          <w:rFonts w:ascii="Times New Roman" w:hAnsi="Times New Roman" w:cs="Times New Roman"/>
          <w:i/>
          <w:iCs/>
          <w:noProof/>
        </w:rPr>
        <w:t>19</w:t>
      </w:r>
      <w:r w:rsidRPr="00301B52">
        <w:rPr>
          <w:rFonts w:ascii="Times New Roman" w:hAnsi="Times New Roman" w:cs="Times New Roman"/>
          <w:noProof/>
        </w:rPr>
        <w:t>(2), 357–371. https://doi.org/10.1007/s10531-009-9761-9</w:t>
      </w:r>
    </w:p>
    <w:p w14:paraId="37E7551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Stubler, A. D., Stevens, A. K., &amp; Peterson, B. J. (2016). Using community-wide recruitment and succession patterns to assess sediment stress on Jamaican coral reefs. </w:t>
      </w:r>
      <w:r w:rsidRPr="00301B52">
        <w:rPr>
          <w:rFonts w:ascii="Times New Roman" w:hAnsi="Times New Roman" w:cs="Times New Roman"/>
          <w:i/>
          <w:iCs/>
          <w:noProof/>
        </w:rPr>
        <w:t>Journal of Experimental Marine Biology and Ecology</w:t>
      </w:r>
      <w:r w:rsidRPr="00301B52">
        <w:rPr>
          <w:rFonts w:ascii="Times New Roman" w:hAnsi="Times New Roman" w:cs="Times New Roman"/>
          <w:noProof/>
        </w:rPr>
        <w:t xml:space="preserve">, </w:t>
      </w:r>
      <w:r w:rsidRPr="00301B52">
        <w:rPr>
          <w:rFonts w:ascii="Times New Roman" w:hAnsi="Times New Roman" w:cs="Times New Roman"/>
          <w:i/>
          <w:iCs/>
          <w:noProof/>
        </w:rPr>
        <w:t>474</w:t>
      </w:r>
      <w:r w:rsidRPr="00301B52">
        <w:rPr>
          <w:rFonts w:ascii="Times New Roman" w:hAnsi="Times New Roman" w:cs="Times New Roman"/>
          <w:noProof/>
        </w:rPr>
        <w:t>, 29–38. https://doi.org/10.1016/j.jembe.2015.09.018</w:t>
      </w:r>
    </w:p>
    <w:p w14:paraId="40B95F6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Walton, C. J., Hayes, N. K., &amp; Gilliam, D. S. (2018). Impacts of a Regional, Multi-Year, Multi-Species Coral Disease Outbreak in Southeast Florida. </w:t>
      </w:r>
      <w:r w:rsidRPr="00301B52">
        <w:rPr>
          <w:rFonts w:ascii="Times New Roman" w:hAnsi="Times New Roman" w:cs="Times New Roman"/>
          <w:i/>
          <w:iCs/>
          <w:noProof/>
        </w:rPr>
        <w:t>Frontiers in Marine Science</w:t>
      </w:r>
      <w:r w:rsidRPr="00301B52">
        <w:rPr>
          <w:rFonts w:ascii="Times New Roman" w:hAnsi="Times New Roman" w:cs="Times New Roman"/>
          <w:noProof/>
        </w:rPr>
        <w:t xml:space="preserve">, </w:t>
      </w:r>
      <w:r w:rsidRPr="00301B52">
        <w:rPr>
          <w:rFonts w:ascii="Times New Roman" w:hAnsi="Times New Roman" w:cs="Times New Roman"/>
          <w:i/>
          <w:iCs/>
          <w:noProof/>
        </w:rPr>
        <w:t>5</w:t>
      </w:r>
      <w:r w:rsidRPr="00301B52">
        <w:rPr>
          <w:rFonts w:ascii="Times New Roman" w:hAnsi="Times New Roman" w:cs="Times New Roman"/>
          <w:noProof/>
        </w:rPr>
        <w:t>(September), 1–14. https://doi.org/10.3389/fmars.2018.00323</w:t>
      </w:r>
    </w:p>
    <w:p w14:paraId="228EB849"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Ward, D., &amp; Stanley, M. (2004). The value of RTUs and parataxonomy versus taxonomic species. </w:t>
      </w:r>
      <w:r w:rsidRPr="00301B52">
        <w:rPr>
          <w:rFonts w:ascii="Times New Roman" w:hAnsi="Times New Roman" w:cs="Times New Roman"/>
          <w:i/>
          <w:iCs/>
          <w:noProof/>
        </w:rPr>
        <w:t>New Zealand Entomologist</w:t>
      </w:r>
      <w:r w:rsidRPr="00301B52">
        <w:rPr>
          <w:rFonts w:ascii="Times New Roman" w:hAnsi="Times New Roman" w:cs="Times New Roman"/>
          <w:noProof/>
        </w:rPr>
        <w:t xml:space="preserve">, </w:t>
      </w:r>
      <w:r w:rsidRPr="00301B52">
        <w:rPr>
          <w:rFonts w:ascii="Times New Roman" w:hAnsi="Times New Roman" w:cs="Times New Roman"/>
          <w:i/>
          <w:iCs/>
          <w:noProof/>
        </w:rPr>
        <w:t>27</w:t>
      </w:r>
      <w:r w:rsidRPr="00301B52">
        <w:rPr>
          <w:rFonts w:ascii="Times New Roman" w:hAnsi="Times New Roman" w:cs="Times New Roman"/>
          <w:noProof/>
        </w:rPr>
        <w:t>, 3–9. Retrieved from http://www.tandfonline.com/doi/abs/10.1080/00779962.2004.9722118</w:t>
      </w:r>
    </w:p>
    <w:p w14:paraId="58407A4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301B52">
        <w:rPr>
          <w:rFonts w:ascii="Times New Roman" w:hAnsi="Times New Roman" w:cs="Times New Roman"/>
          <w:i/>
          <w:iCs/>
          <w:noProof/>
        </w:rPr>
        <w:t>Ecol Appl</w:t>
      </w:r>
      <w:r w:rsidRPr="00301B52">
        <w:rPr>
          <w:rFonts w:ascii="Times New Roman" w:hAnsi="Times New Roman" w:cs="Times New Roman"/>
          <w:noProof/>
        </w:rPr>
        <w:t xml:space="preserve">, </w:t>
      </w:r>
      <w:r w:rsidRPr="00301B52">
        <w:rPr>
          <w:rFonts w:ascii="Times New Roman" w:hAnsi="Times New Roman" w:cs="Times New Roman"/>
          <w:i/>
          <w:iCs/>
          <w:noProof/>
        </w:rPr>
        <w:t>9</w:t>
      </w:r>
      <w:r w:rsidRPr="00301B52">
        <w:rPr>
          <w:rFonts w:ascii="Times New Roman" w:hAnsi="Times New Roman" w:cs="Times New Roman"/>
          <w:noProof/>
        </w:rPr>
        <w:t>.</w:t>
      </w:r>
    </w:p>
    <w:p w14:paraId="3C9F9A49"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301B52">
        <w:rPr>
          <w:rFonts w:ascii="Times New Roman" w:hAnsi="Times New Roman" w:cs="Times New Roman"/>
          <w:i/>
          <w:iCs/>
          <w:noProof/>
        </w:rPr>
        <w:t>Smithsonian</w:t>
      </w:r>
      <w:r w:rsidRPr="00301B52">
        <w:rPr>
          <w:rFonts w:ascii="Times New Roman" w:hAnsi="Times New Roman" w:cs="Times New Roman"/>
          <w:noProof/>
        </w:rPr>
        <w:t xml:space="preserve">, </w:t>
      </w:r>
      <w:r w:rsidRPr="00301B52">
        <w:rPr>
          <w:rFonts w:ascii="Times New Roman" w:hAnsi="Times New Roman" w:cs="Times New Roman"/>
          <w:i/>
          <w:iCs/>
          <w:noProof/>
        </w:rPr>
        <w:t>55</w:t>
      </w:r>
      <w:r w:rsidRPr="00301B52">
        <w:rPr>
          <w:rFonts w:ascii="Times New Roman" w:hAnsi="Times New Roman" w:cs="Times New Roman"/>
          <w:noProof/>
        </w:rPr>
        <w:t>(September).</w:t>
      </w:r>
    </w:p>
    <w:p w14:paraId="51EEA79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Wilson, S. K., Dolman, A. M., Cheal, A. J., Emslie, M. J., Pratchett, M. S., &amp; Sweatman, H. P. A. (2009). Maintenance of fish diversity on disturbed coral reefs. </w:t>
      </w:r>
      <w:r w:rsidRPr="00301B52">
        <w:rPr>
          <w:rFonts w:ascii="Times New Roman" w:hAnsi="Times New Roman" w:cs="Times New Roman"/>
          <w:i/>
          <w:iCs/>
          <w:noProof/>
        </w:rPr>
        <w:t>Coral Reefs</w:t>
      </w:r>
      <w:r w:rsidRPr="00301B52">
        <w:rPr>
          <w:rFonts w:ascii="Times New Roman" w:hAnsi="Times New Roman" w:cs="Times New Roman"/>
          <w:noProof/>
        </w:rPr>
        <w:t xml:space="preserve">, </w:t>
      </w:r>
      <w:r w:rsidRPr="00301B52">
        <w:rPr>
          <w:rFonts w:ascii="Times New Roman" w:hAnsi="Times New Roman" w:cs="Times New Roman"/>
          <w:i/>
          <w:iCs/>
          <w:noProof/>
        </w:rPr>
        <w:t>28</w:t>
      </w:r>
      <w:r w:rsidRPr="00301B52">
        <w:rPr>
          <w:rFonts w:ascii="Times New Roman" w:hAnsi="Times New Roman" w:cs="Times New Roman"/>
          <w:noProof/>
        </w:rPr>
        <w:t>(1), 3–14. https://doi.org/10.1007/s00338-008-0431-2</w:t>
      </w:r>
    </w:p>
    <w:p w14:paraId="4BA0AAEB"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301B52">
        <w:rPr>
          <w:rFonts w:ascii="Times New Roman" w:hAnsi="Times New Roman" w:cs="Times New Roman"/>
          <w:i/>
          <w:iCs/>
          <w:noProof/>
        </w:rPr>
        <w:t>Global Change Biology</w:t>
      </w:r>
      <w:r w:rsidRPr="00301B52">
        <w:rPr>
          <w:rFonts w:ascii="Times New Roman" w:hAnsi="Times New Roman" w:cs="Times New Roman"/>
          <w:noProof/>
        </w:rPr>
        <w:t xml:space="preserve">, </w:t>
      </w:r>
      <w:r w:rsidRPr="00301B52">
        <w:rPr>
          <w:rFonts w:ascii="Times New Roman" w:hAnsi="Times New Roman" w:cs="Times New Roman"/>
          <w:i/>
          <w:iCs/>
          <w:noProof/>
        </w:rPr>
        <w:t>12</w:t>
      </w:r>
      <w:r w:rsidRPr="00301B52">
        <w:rPr>
          <w:rFonts w:ascii="Times New Roman" w:hAnsi="Times New Roman" w:cs="Times New Roman"/>
          <w:noProof/>
        </w:rPr>
        <w:t>(11), 2220–2234. https://doi.org/10.1111/j.1365-</w:t>
      </w:r>
      <w:r w:rsidRPr="00301B52">
        <w:rPr>
          <w:rFonts w:ascii="Times New Roman" w:hAnsi="Times New Roman" w:cs="Times New Roman"/>
          <w:noProof/>
        </w:rPr>
        <w:lastRenderedPageBreak/>
        <w:t>2486.2006.01252.x</w:t>
      </w:r>
    </w:p>
    <w:p w14:paraId="444E22DA" w14:textId="210FCE55" w:rsidR="00161389" w:rsidRPr="00C4735F" w:rsidRDefault="000560AF" w:rsidP="00301B52">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fldChar w:fldCharType="end"/>
      </w:r>
      <w:r w:rsidR="00161389" w:rsidRPr="00C4735F">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C4735F" w:rsidRDefault="003A1FEA" w:rsidP="003A1FEA">
      <w:pPr>
        <w:spacing w:line="480" w:lineRule="auto"/>
        <w:rPr>
          <w:rFonts w:ascii="Times New Roman" w:hAnsi="Times New Roman" w:cs="Times New Roman"/>
        </w:rPr>
      </w:pPr>
      <w:proofErr w:type="gramStart"/>
      <w:r w:rsidRPr="00C4735F">
        <w:rPr>
          <w:rFonts w:ascii="Times New Roman" w:hAnsi="Times New Roman" w:cs="Times New Roman"/>
        </w:rPr>
        <w:t>Figure 1.</w:t>
      </w:r>
      <w:proofErr w:type="gramEnd"/>
      <w:r w:rsidRPr="00C4735F">
        <w:rPr>
          <w:rFonts w:ascii="Times New Roman" w:hAnsi="Times New Roman" w:cs="Times New Roman"/>
        </w:rPr>
        <w:t xml:space="preserve"> A map of </w:t>
      </w:r>
      <w:proofErr w:type="spellStart"/>
      <w:r w:rsidRPr="00C4735F">
        <w:rPr>
          <w:rFonts w:ascii="Times New Roman" w:hAnsi="Times New Roman" w:cs="Times New Roman"/>
        </w:rPr>
        <w:t>Guana</w:t>
      </w:r>
      <w:proofErr w:type="spellEnd"/>
      <w:r w:rsidRPr="00C4735F">
        <w:rPr>
          <w:rFonts w:ascii="Times New Roman" w:hAnsi="Times New Roman" w:cs="Times New Roman"/>
        </w:rPr>
        <w:t xml:space="preserve"> Island, British Virgin Islands, showing the eight study sites: (1) Grand </w:t>
      </w:r>
      <w:proofErr w:type="spellStart"/>
      <w:r w:rsidRPr="00C4735F">
        <w:rPr>
          <w:rFonts w:ascii="Times New Roman" w:hAnsi="Times New Roman" w:cs="Times New Roman"/>
        </w:rPr>
        <w:t>Ghut</w:t>
      </w:r>
      <w:proofErr w:type="spellEnd"/>
      <w:r w:rsidRPr="00C4735F">
        <w:rPr>
          <w:rFonts w:ascii="Times New Roman" w:hAnsi="Times New Roman" w:cs="Times New Roman"/>
        </w:rPr>
        <w:t xml:space="preserve">, (2) Pelican </w:t>
      </w:r>
      <w:proofErr w:type="spellStart"/>
      <w:r w:rsidRPr="00C4735F">
        <w:rPr>
          <w:rFonts w:ascii="Times New Roman" w:hAnsi="Times New Roman" w:cs="Times New Roman"/>
        </w:rPr>
        <w:t>Ghut</w:t>
      </w:r>
      <w:proofErr w:type="spellEnd"/>
      <w:r w:rsidRPr="00C4735F">
        <w:rPr>
          <w:rFonts w:ascii="Times New Roman" w:hAnsi="Times New Roman" w:cs="Times New Roman"/>
        </w:rPr>
        <w:t>, (3) Bigelow Beach, (4) Monkey Point, (5) White Bay, (6) Iguana Head, (7) Crab Cove, and (8) Long Point.</w:t>
      </w: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proofErr w:type="gramStart"/>
      <w:r w:rsidRPr="00C4735F">
        <w:rPr>
          <w:rFonts w:ascii="Times New Roman" w:hAnsi="Times New Roman" w:cs="Times New Roman"/>
        </w:rPr>
        <w:t>Figure 2.</w:t>
      </w:r>
      <w:proofErr w:type="gramEnd"/>
      <w:r w:rsidRPr="00C4735F">
        <w:rPr>
          <w:rFonts w:ascii="Times New Roman" w:hAnsi="Times New Roman" w:cs="Times New Roman"/>
        </w:rPr>
        <w:t xml:space="preserve"> Preliminary </w:t>
      </w:r>
      <w:proofErr w:type="gramStart"/>
      <w:r w:rsidRPr="00C4735F">
        <w:rPr>
          <w:rFonts w:ascii="Times New Roman" w:hAnsi="Times New Roman" w:cs="Times New Roman"/>
        </w:rPr>
        <w:t>depiction of the various transect</w:t>
      </w:r>
      <w:proofErr w:type="gramEnd"/>
      <w:r w:rsidRPr="00C4735F">
        <w:rPr>
          <w:rFonts w:ascii="Times New Roman" w:hAnsi="Times New Roman" w:cs="Times New Roman"/>
        </w:rPr>
        <w:t xml:space="preserve"> methods used in this survey.</w:t>
      </w:r>
    </w:p>
    <w:sectPr w:rsidR="00C8570D" w:rsidRPr="00C4735F" w:rsidSect="0072609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02-14T05:35:00Z" w:initials="N">
    <w:p w14:paraId="765367EF" w14:textId="743DE87A" w:rsidR="00BC19E4" w:rsidRDefault="00BC19E4">
      <w:pPr>
        <w:pStyle w:val="CommentText"/>
      </w:pPr>
      <w:r>
        <w:rPr>
          <w:rStyle w:val="CommentReference"/>
        </w:rPr>
        <w:annotationRef/>
      </w:r>
      <w:r>
        <w:rPr>
          <w:rFonts w:ascii="Times New Roman" w:hAnsi="Times New Roman" w:cs="Times New Roman"/>
          <w:color w:val="333333"/>
          <w:shd w:val="clear" w:color="auto" w:fill="FFFFFF"/>
        </w:rPr>
        <w:t>“</w:t>
      </w:r>
      <w:r w:rsidRPr="00084CE8">
        <w:rPr>
          <w:rFonts w:ascii="Times New Roman" w:hAnsi="Times New Roman" w:cs="Times New Roman"/>
          <w:color w:val="333333"/>
          <w:shd w:val="clear" w:color="auto" w:fill="FFFFFF"/>
        </w:rPr>
        <w:t>There is an increasing need for rapid identification of species and biodiversity and conservation hotspots.</w:t>
      </w:r>
      <w:r>
        <w:rPr>
          <w:rFonts w:ascii="Times New Roman" w:hAnsi="Times New Roman" w:cs="Times New Roman"/>
          <w:color w:val="333333"/>
          <w:shd w:val="clear" w:color="auto" w:fill="FFFFFF"/>
        </w:rPr>
        <w:t>” &lt; What is was before it was this. I guess I’m not sure how to phrase this to mean that the goal is to ID conservation hotspots. In order to do that, you need to ID species and the issue is that this species ID needs to be done quickly and affordably</w:t>
      </w:r>
    </w:p>
  </w:comment>
  <w:comment w:id="12" w:author="Nicole" w:date="2019-02-14T05:35:00Z" w:initials="N">
    <w:p w14:paraId="2C803637" w14:textId="7254E8EC" w:rsidR="00BC19E4" w:rsidRDefault="00BC19E4">
      <w:pPr>
        <w:pStyle w:val="CommentText"/>
      </w:pPr>
      <w:r>
        <w:rPr>
          <w:rStyle w:val="CommentReference"/>
        </w:rPr>
        <w:annotationRef/>
      </w:r>
      <w:r>
        <w:t>Estimated?</w:t>
      </w:r>
    </w:p>
  </w:comment>
  <w:comment w:id="15" w:author="Nicole" w:date="2019-02-14T05:35:00Z" w:initials="N">
    <w:p w14:paraId="3E789202" w14:textId="55F70D3E" w:rsidR="00BC19E4" w:rsidRDefault="00BC19E4">
      <w:pPr>
        <w:pStyle w:val="CommentText"/>
      </w:pPr>
      <w:r>
        <w:rPr>
          <w:rStyle w:val="CommentReference"/>
        </w:rPr>
        <w:annotationRef/>
      </w:r>
      <w:r>
        <w:t>Is this correct?</w:t>
      </w:r>
    </w:p>
  </w:comment>
  <w:comment w:id="16" w:author="Nicole" w:date="2019-02-14T05:35:00Z" w:initials="N">
    <w:p w14:paraId="631A7201" w14:textId="54618179" w:rsidR="00BC19E4" w:rsidRDefault="00BC19E4">
      <w:pPr>
        <w:pStyle w:val="CommentText"/>
      </w:pPr>
      <w:r>
        <w:rPr>
          <w:rStyle w:val="CommentReference"/>
        </w:rPr>
        <w:annotationRef/>
      </w:r>
      <w:r>
        <w:t>Would like to put something in here about rugosity, but I can’t get it to sound natural</w:t>
      </w:r>
    </w:p>
  </w:comment>
  <w:comment w:id="17" w:author="Nicole" w:date="2019-02-14T05:35:00Z" w:initials="N">
    <w:p w14:paraId="7A166BA2" w14:textId="411948F5" w:rsidR="00BC19E4" w:rsidRDefault="00BC19E4">
      <w:pPr>
        <w:pStyle w:val="CommentText"/>
      </w:pPr>
      <w:r>
        <w:rPr>
          <w:rStyle w:val="CommentReference"/>
        </w:rPr>
        <w:annotationRef/>
      </w:r>
      <w:r>
        <w:t>Would this make it more clear that the measures of richness are targets?</w:t>
      </w:r>
    </w:p>
  </w:comment>
  <w:comment w:id="21" w:author="Brian Gerber" w:date="2019-02-14T05:35:00Z" w:initials="BG">
    <w:p w14:paraId="6B1FEF12" w14:textId="77777777" w:rsidR="00BC19E4" w:rsidRDefault="00BC19E4">
      <w:pPr>
        <w:pStyle w:val="CommentText"/>
      </w:pPr>
      <w:r>
        <w:rPr>
          <w:rStyle w:val="CommentReference"/>
        </w:rPr>
        <w:annotationRef/>
      </w:r>
      <w:r>
        <w:t xml:space="preserve">Do you want to make investigating RTUs as an objective as well? It comes as secondary here. Just giving options. I like it being part of the overall topic- but either way is okay. </w:t>
      </w:r>
    </w:p>
    <w:p w14:paraId="415383DD" w14:textId="77777777" w:rsidR="00BC19E4" w:rsidRDefault="00BC19E4">
      <w:pPr>
        <w:pStyle w:val="CommentText"/>
      </w:pPr>
    </w:p>
    <w:p w14:paraId="450707D5" w14:textId="43236E84" w:rsidR="00BC19E4" w:rsidRDefault="00BC19E4">
      <w:pPr>
        <w:pStyle w:val="CommentText"/>
      </w:pPr>
      <w:r>
        <w:t xml:space="preserve">If you want as an objective, clarify right before “Our objective” that often we can’t identify species easily and thus creates a problem. Then after “Our objective”, add a second statement of what you will accomplish. </w:t>
      </w:r>
    </w:p>
  </w:comment>
  <w:comment w:id="22" w:author="Nicole" w:date="2019-02-14T05:35:00Z" w:initials="N">
    <w:p w14:paraId="08F43CA6" w14:textId="4C047856" w:rsidR="00BC19E4" w:rsidRDefault="00BC19E4">
      <w:pPr>
        <w:pStyle w:val="CommentText"/>
      </w:pPr>
      <w:r>
        <w:rPr>
          <w:rStyle w:val="CommentReference"/>
        </w:rPr>
        <w:annotationRef/>
      </w:r>
      <w:r>
        <w:t xml:space="preserve">I think the RTU component is conceptually interesting and from my perspective, we’ve gone back and forth about whether or not to include this as an objective or as a means to an end (as an inevitable </w:t>
      </w:r>
      <w:proofErr w:type="gramStart"/>
      <w:r>
        <w:t>consideration  when</w:t>
      </w:r>
      <w:proofErr w:type="gramEnd"/>
      <w:r>
        <w:t xml:space="preserve"> calculating richness given the data). With that said, I’m not sure what info about RTU’s should be in the abstract</w:t>
      </w:r>
    </w:p>
  </w:comment>
  <w:comment w:id="23" w:author="Nicole" w:date="2019-02-14T05:35:00Z" w:initials="N">
    <w:p w14:paraId="0388CAD0" w14:textId="7C7A57F5" w:rsidR="00BC19E4" w:rsidRDefault="00BC19E4">
      <w:pPr>
        <w:pStyle w:val="CommentText"/>
      </w:pPr>
      <w:r>
        <w:rPr>
          <w:rStyle w:val="CommentReference"/>
        </w:rPr>
        <w:annotationRef/>
      </w:r>
      <w:r>
        <w:t>This is intentionally vague because I haven’t done the analysis yet. It is a place-holder for now</w:t>
      </w:r>
    </w:p>
  </w:comment>
  <w:comment w:id="20" w:author="Brian Gerber" w:date="2019-02-14T05:35:00Z" w:initials="BG">
    <w:p w14:paraId="2AD0D810" w14:textId="618AE252" w:rsidR="00BC19E4" w:rsidRDefault="00BC19E4">
      <w:pPr>
        <w:pStyle w:val="CommentText"/>
      </w:pPr>
      <w:r>
        <w:rPr>
          <w:rStyle w:val="CommentReference"/>
        </w:rPr>
        <w:annotationRef/>
      </w:r>
      <w:r>
        <w:rPr>
          <w:rStyle w:val="CommentReference"/>
        </w:rPr>
        <w:t xml:space="preserve">I don’t follow this well. Not saying it’s wrong- maybe a rephrasing to communicate what you did a bit better is needed. </w:t>
      </w:r>
    </w:p>
  </w:comment>
  <w:comment w:id="24" w:author="Brian Gerber" w:date="2019-02-14T05:35:00Z" w:initials="BG">
    <w:p w14:paraId="03C7AF0A" w14:textId="762DAAA2" w:rsidR="00BC19E4" w:rsidRDefault="00BC19E4">
      <w:pPr>
        <w:pStyle w:val="CommentText"/>
      </w:pPr>
      <w:r>
        <w:rPr>
          <w:rStyle w:val="CommentReference"/>
        </w:rPr>
        <w:annotationRef/>
      </w:r>
      <w:r>
        <w:t xml:space="preserve">Maybe add a concluding </w:t>
      </w:r>
      <w:proofErr w:type="spellStart"/>
      <w:r>
        <w:t>senstnece</w:t>
      </w:r>
      <w:proofErr w:type="spellEnd"/>
      <w:r>
        <w:t xml:space="preserve">- bring it back to why this matters – thus your results support how to monitor coral reef systems more effectively and thus more quickly identify conservation priorities. </w:t>
      </w:r>
    </w:p>
  </w:comment>
  <w:comment w:id="25" w:author="Nicole" w:date="2019-02-14T05:35:00Z" w:initials="N">
    <w:p w14:paraId="47BE0AD7" w14:textId="3B63ED70" w:rsidR="00BC19E4" w:rsidRDefault="00BC19E4">
      <w:pPr>
        <w:pStyle w:val="CommentText"/>
      </w:pPr>
      <w:r>
        <w:rPr>
          <w:rStyle w:val="CommentReference"/>
        </w:rPr>
        <w:annotationRef/>
      </w:r>
      <w:r>
        <w:t>I agree with this Brian, but should I wait to add this until I have results?</w:t>
      </w:r>
    </w:p>
  </w:comment>
  <w:comment w:id="27" w:author="Graham Forrester" w:date="2019-02-14T05:35:00Z" w:initials="GF">
    <w:p w14:paraId="5CB9E37B" w14:textId="0AD54ED4" w:rsidR="00BC19E4" w:rsidRDefault="00BC19E4">
      <w:pPr>
        <w:pStyle w:val="CommentText"/>
      </w:pPr>
      <w:r>
        <w:rPr>
          <w:rStyle w:val="CommentReference"/>
        </w:rPr>
        <w:annotationRef/>
      </w:r>
      <w:r>
        <w:t xml:space="preserve">Not critical, but once the intro is pretty tight we can decide if a sentence or phrase about </w:t>
      </w:r>
      <w:proofErr w:type="spellStart"/>
      <w:r>
        <w:t>eDNA</w:t>
      </w:r>
      <w:proofErr w:type="spellEnd"/>
      <w:r>
        <w:t xml:space="preserve"> as a new method for monitoring species richness is warranted</w:t>
      </w:r>
    </w:p>
  </w:comment>
  <w:comment w:id="28" w:author="Brian Gerber" w:date="2019-02-14T05:36:00Z" w:initials="BG">
    <w:p w14:paraId="1771A262" w14:textId="34EEAF9C" w:rsidR="00BC19E4" w:rsidRPr="007F3B5F" w:rsidRDefault="00BC19E4" w:rsidP="007F3B5F">
      <w:pPr>
        <w:pStyle w:val="Heading2"/>
        <w:shd w:val="clear" w:color="auto" w:fill="FFFFFF"/>
        <w:spacing w:before="150" w:after="225" w:line="450" w:lineRule="atLeast"/>
        <w:rPr>
          <w:rFonts w:ascii="Arial" w:eastAsia="Times New Roman" w:hAnsi="Arial" w:cs="Arial"/>
          <w:color w:val="1C1D1E"/>
          <w:sz w:val="36"/>
          <w:szCs w:val="36"/>
        </w:rPr>
      </w:pPr>
      <w:r>
        <w:rPr>
          <w:rStyle w:val="CommentReference"/>
        </w:rPr>
        <w:annotationRef/>
      </w:r>
      <w:r>
        <w:t xml:space="preserve">Please add one sentence on type of surrogates- species, taxonomic groups, maybe even landscape characteristics (see paper on land facets: </w:t>
      </w:r>
      <w:r>
        <w:rPr>
          <w:rFonts w:ascii="Arial" w:hAnsi="Arial" w:cs="Arial"/>
          <w:color w:val="1C1D1E"/>
        </w:rPr>
        <w:t>Use of Land Facets to Plan for Climate Change: Conserving the Arenas, Not the Actors</w:t>
      </w:r>
      <w:r>
        <w:t xml:space="preserve">. </w:t>
      </w:r>
    </w:p>
  </w:comment>
  <w:comment w:id="29" w:author="Nicole" w:date="2019-02-14T05:43:00Z" w:initials="N">
    <w:p w14:paraId="1F939DB1" w14:textId="4D1ED42E" w:rsidR="00BC19E4" w:rsidRDefault="00BC19E4">
      <w:pPr>
        <w:pStyle w:val="CommentText"/>
      </w:pPr>
      <w:r>
        <w:rPr>
          <w:rStyle w:val="CommentReference"/>
        </w:rPr>
        <w:annotationRef/>
      </w:r>
      <w:r>
        <w:t>I agree that this would be a good time to clarify that. I will work on this.*</w:t>
      </w:r>
    </w:p>
  </w:comment>
  <w:comment w:id="30" w:author="Brian Gerber" w:date="2019-02-14T05:35:00Z" w:initials="BG">
    <w:p w14:paraId="39AD74C6" w14:textId="77777777" w:rsidR="00BC19E4" w:rsidRDefault="00BC19E4">
      <w:pPr>
        <w:pStyle w:val="CommentText"/>
      </w:pPr>
      <w:r>
        <w:rPr>
          <w:rStyle w:val="CommentReference"/>
        </w:rPr>
        <w:annotationRef/>
      </w:r>
      <w:r>
        <w:t xml:space="preserve">You have a good citation for this idea? There’s lots of good one out there. Here’s a classic, </w:t>
      </w:r>
    </w:p>
    <w:p w14:paraId="02023368" w14:textId="149534C9" w:rsidR="00BC19E4" w:rsidRDefault="00BC19E4">
      <w:pPr>
        <w:pStyle w:val="CommentText"/>
      </w:pPr>
      <w:r>
        <w:rPr>
          <w:rFonts w:ascii="Arial" w:hAnsi="Arial" w:cs="Arial"/>
          <w:color w:val="222222"/>
          <w:sz w:val="20"/>
          <w:szCs w:val="20"/>
          <w:shd w:val="clear" w:color="auto" w:fill="FFFFFF"/>
        </w:rPr>
        <w:t>Wiens, John A. "Spatial scaling in ecology." </w:t>
      </w:r>
      <w:r>
        <w:rPr>
          <w:rFonts w:ascii="Arial" w:hAnsi="Arial" w:cs="Arial"/>
          <w:i/>
          <w:iCs/>
          <w:color w:val="222222"/>
          <w:sz w:val="20"/>
          <w:szCs w:val="20"/>
          <w:shd w:val="clear" w:color="auto" w:fill="FFFFFF"/>
        </w:rPr>
        <w:t>Functional ecology</w:t>
      </w:r>
      <w:r>
        <w:rPr>
          <w:rFonts w:ascii="Arial" w:hAnsi="Arial" w:cs="Arial"/>
          <w:color w:val="222222"/>
          <w:sz w:val="20"/>
          <w:szCs w:val="20"/>
          <w:shd w:val="clear" w:color="auto" w:fill="FFFFFF"/>
        </w:rPr>
        <w:t> 3.4 (1989): 385-397.</w:t>
      </w:r>
    </w:p>
  </w:comment>
  <w:comment w:id="31" w:author="Nicole" w:date="2019-02-14T05:43:00Z" w:initials="N">
    <w:p w14:paraId="3A6EC3B4" w14:textId="0312EA89" w:rsidR="00BC19E4" w:rsidRDefault="00BC19E4">
      <w:pPr>
        <w:pStyle w:val="CommentText"/>
      </w:pPr>
      <w:r>
        <w:rPr>
          <w:rStyle w:val="CommentReference"/>
        </w:rPr>
        <w:annotationRef/>
      </w:r>
      <w:r>
        <w:t>I will work on this.*</w:t>
      </w:r>
    </w:p>
  </w:comment>
  <w:comment w:id="32" w:author="Brian Gerber" w:date="2019-02-14T05:35:00Z" w:initials="BG">
    <w:p w14:paraId="07C647C7" w14:textId="0E078418" w:rsidR="00BC19E4" w:rsidRDefault="00BC19E4">
      <w:pPr>
        <w:pStyle w:val="CommentText"/>
      </w:pPr>
      <w:r>
        <w:rPr>
          <w:rStyle w:val="CommentReference"/>
        </w:rPr>
        <w:annotationRef/>
      </w:r>
      <w:r>
        <w:t>How about 1-2 example (see, PAPER, PAPER)</w:t>
      </w:r>
    </w:p>
  </w:comment>
  <w:comment w:id="33" w:author="Nicole" w:date="2019-02-14T05:43:00Z" w:initials="N">
    <w:p w14:paraId="07BC40C5" w14:textId="0DC6AE32" w:rsidR="00BC19E4" w:rsidRDefault="00BC19E4">
      <w:pPr>
        <w:pStyle w:val="CommentText"/>
      </w:pPr>
      <w:r>
        <w:rPr>
          <w:rStyle w:val="CommentReference"/>
        </w:rPr>
        <w:annotationRef/>
      </w:r>
      <w:r>
        <w:t>I will work on this.*</w:t>
      </w:r>
    </w:p>
  </w:comment>
  <w:comment w:id="34" w:author="Nicole" w:date="2019-02-14T05:53:00Z" w:initials="N">
    <w:p w14:paraId="4ACD2173" w14:textId="74764944" w:rsidR="00BC19E4" w:rsidRDefault="00BC19E4">
      <w:pPr>
        <w:pStyle w:val="CommentText"/>
      </w:pPr>
      <w:r>
        <w:rPr>
          <w:rStyle w:val="CommentReference"/>
        </w:rPr>
        <w:annotationRef/>
      </w:r>
      <w:r>
        <w:t xml:space="preserve">I know this should be in the same parentheses as the citations, but I haven’t figured out how to do so without messing up </w:t>
      </w:r>
      <w:proofErr w:type="spellStart"/>
      <w:r>
        <w:t>Mendeley’s</w:t>
      </w:r>
      <w:proofErr w:type="spellEnd"/>
      <w:r>
        <w:t xml:space="preserve"> citation tracking. I will work on this.*</w:t>
      </w:r>
    </w:p>
  </w:comment>
  <w:comment w:id="35" w:author="Nicole" w:date="2019-02-14T06:00:00Z" w:initials="N">
    <w:p w14:paraId="277A6F72" w14:textId="64518376" w:rsidR="00BC19E4" w:rsidRDefault="00BC19E4">
      <w:pPr>
        <w:pStyle w:val="CommentText"/>
      </w:pPr>
      <w:r>
        <w:rPr>
          <w:rStyle w:val="CommentReference"/>
        </w:rPr>
        <w:annotationRef/>
      </w:r>
      <w:r>
        <w:t>I agree that I have not articulated the importance of time in this paragraph. I will work on this.*</w:t>
      </w:r>
    </w:p>
  </w:comment>
  <w:comment w:id="36" w:author="Brian Gerber" w:date="2019-02-14T05:35:00Z" w:initials="BG">
    <w:p w14:paraId="2980837F" w14:textId="7E42A9A1" w:rsidR="00BC19E4" w:rsidRDefault="00BC19E4">
      <w:pPr>
        <w:pStyle w:val="CommentText"/>
      </w:pPr>
      <w:r>
        <w:rPr>
          <w:rStyle w:val="CommentReference"/>
        </w:rPr>
        <w:annotationRef/>
      </w:r>
      <w:r>
        <w:t xml:space="preserve">Add a sentence here or before these two sentences that indicates why temporal investigation is necessary- because a snap shot in time does not indicate whether a surrogate relationship is stable over the diversity of environmental conditions – and thus we need to know under what conditions a surrogate works and does not work. </w:t>
      </w:r>
    </w:p>
  </w:comment>
  <w:comment w:id="37" w:author="Graham Forrester" w:date="2019-02-14T05:35:00Z" w:initials="GF">
    <w:p w14:paraId="7BA4E2A3" w14:textId="07134906" w:rsidR="00BC19E4" w:rsidRDefault="00BC19E4">
      <w:pPr>
        <w:pStyle w:val="CommentText"/>
      </w:pPr>
      <w:r>
        <w:rPr>
          <w:rStyle w:val="CommentReference"/>
        </w:rPr>
        <w:annotationRef/>
      </w:r>
      <w:r>
        <w:t>I agree with Brian.  Here is a good time to remind the reader of the initial point - you are interested in biodiversity loss over time, so testing whether surrogates capture patterns of change over time is critical.</w:t>
      </w:r>
    </w:p>
  </w:comment>
  <w:comment w:id="38" w:author="Nicole" w:date="2019-02-14T06:10:00Z" w:initials="N">
    <w:p w14:paraId="3F1C67F7" w14:textId="0725F6E4" w:rsidR="00BC19E4" w:rsidRDefault="00BC19E4">
      <w:pPr>
        <w:pStyle w:val="CommentText"/>
      </w:pPr>
      <w:r>
        <w:rPr>
          <w:rStyle w:val="CommentReference"/>
        </w:rPr>
        <w:annotationRef/>
      </w:r>
      <w:r>
        <w:t xml:space="preserve">Would this be the place to put in something about </w:t>
      </w:r>
      <w:proofErr w:type="spellStart"/>
      <w:r>
        <w:t>eDNA</w:t>
      </w:r>
      <w:proofErr w:type="spellEnd"/>
      <w:r>
        <w:t xml:space="preserve"> if we chose to include it?</w:t>
      </w:r>
    </w:p>
  </w:comment>
  <w:comment w:id="44" w:author="Nicole" w:date="2019-02-14T06:40:00Z" w:initials="N">
    <w:p w14:paraId="5B7EC50C" w14:textId="70DB03F9" w:rsidR="00BC19E4" w:rsidRDefault="00BC19E4">
      <w:pPr>
        <w:pStyle w:val="CommentText"/>
      </w:pPr>
      <w:r>
        <w:rPr>
          <w:rStyle w:val="CommentReference"/>
        </w:rPr>
        <w:annotationRef/>
      </w:r>
      <w:r>
        <w:t>I think it would be useful if we talked about this</w:t>
      </w:r>
    </w:p>
  </w:comment>
  <w:comment w:id="45" w:author="Brian Gerber" w:date="2019-02-14T05:35:00Z" w:initials="BG">
    <w:p w14:paraId="6E9BD892" w14:textId="1748A8A3" w:rsidR="00BC19E4" w:rsidRDefault="00BC19E4">
      <w:pPr>
        <w:pStyle w:val="CommentText"/>
      </w:pPr>
      <w:r>
        <w:rPr>
          <w:rStyle w:val="CommentReference"/>
        </w:rPr>
        <w:annotationRef/>
      </w:r>
      <w:r>
        <w:t>Maybe instead – “Species related by evolutionary history and sometimes not (i.e., convergent evolution) can be indistinguishable phenotypically and thus cannot be identified in the field.”</w:t>
      </w:r>
    </w:p>
  </w:comment>
  <w:comment w:id="46" w:author="Nicole" w:date="2019-02-14T06:20:00Z" w:initials="N">
    <w:p w14:paraId="42129B7E" w14:textId="79AA3EF9" w:rsidR="00BC19E4" w:rsidRDefault="00BC19E4">
      <w:pPr>
        <w:pStyle w:val="CommentText"/>
      </w:pPr>
      <w:r>
        <w:rPr>
          <w:rStyle w:val="CommentReference"/>
        </w:rPr>
        <w:annotationRef/>
      </w:r>
      <w:r>
        <w:t>I like your phrasing, but I did want to include something about taxonomic sufficiency because there is overlap between taxonomic sufficiency, surrogates, and RTU’s in the literature because, for example, 1) Species richness may be a poor surrogate, but family richness may be a good one and 2) Studies avoid using RTU’s by using higher taxonomic levels when the RTU’s are composed of related species. This second point is really what I want to get across to the reader with this sentence because it’s the ‘obvious answer’ to the problem.</w:t>
      </w:r>
    </w:p>
  </w:comment>
  <w:comment w:id="51" w:author="Brian Gerber" w:date="2019-02-14T05:35:00Z" w:initials="BG">
    <w:p w14:paraId="670EDB37" w14:textId="409426C7" w:rsidR="00BC19E4" w:rsidRDefault="00BC19E4">
      <w:pPr>
        <w:pStyle w:val="CommentText"/>
      </w:pPr>
      <w:r>
        <w:rPr>
          <w:rStyle w:val="CommentReference"/>
        </w:rPr>
        <w:annotationRef/>
      </w:r>
      <w:r>
        <w:t xml:space="preserve">I don’t follow. I read – it is not possible to identify two taxonomic groups due to changes in classification. Does this mean that when a species is identified in monitoring data for 10 years and then someone splits of lumps the species and now you don’t know what you sampled? </w:t>
      </w:r>
    </w:p>
  </w:comment>
  <w:comment w:id="52" w:author="Nicole" w:date="2019-02-14T06:26:00Z" w:initials="N">
    <w:p w14:paraId="1F980B93" w14:textId="0E6636C8" w:rsidR="00BC19E4" w:rsidRDefault="00BC19E4">
      <w:pPr>
        <w:pStyle w:val="CommentText"/>
      </w:pPr>
      <w:r>
        <w:rPr>
          <w:rStyle w:val="CommentReference"/>
        </w:rPr>
        <w:annotationRef/>
      </w:r>
      <w:r>
        <w:t>If species are lumped, this isn’t as big of a deal, but when they’re split, your taxonomic resolution is limited</w:t>
      </w:r>
    </w:p>
  </w:comment>
  <w:comment w:id="55" w:author="Graham Forrester" w:date="2019-02-14T05:35:00Z" w:initials="GF">
    <w:p w14:paraId="7323BD38" w14:textId="77777777" w:rsidR="00BC19E4" w:rsidRDefault="00BC19E4">
      <w:pPr>
        <w:pStyle w:val="CommentText"/>
      </w:pPr>
      <w:r>
        <w:rPr>
          <w:rStyle w:val="CommentReference"/>
        </w:rPr>
        <w:annotationRef/>
      </w:r>
      <w:r>
        <w:t>I agree with Brian, this section is still a jumble.  I suggest you work the permutations ion a piece of paper, to get clear in your mind what can and does happen.  Then try to explain it succinctly.</w:t>
      </w:r>
    </w:p>
    <w:p w14:paraId="6982FA9C" w14:textId="77777777" w:rsidR="00BC19E4" w:rsidRDefault="00BC19E4">
      <w:pPr>
        <w:pStyle w:val="CommentText"/>
      </w:pPr>
    </w:p>
    <w:p w14:paraId="18F670E8" w14:textId="221A6273" w:rsidR="00BC19E4" w:rsidRDefault="00BC19E4">
      <w:pPr>
        <w:pStyle w:val="CommentText"/>
      </w:pPr>
      <w:r>
        <w:t xml:space="preserve">I suggest you first explain the problem(s).  The level to which taxa con be </w:t>
      </w:r>
      <w:proofErr w:type="spellStart"/>
      <w:r>
        <w:t>ID’d</w:t>
      </w:r>
      <w:proofErr w:type="spellEnd"/>
      <w:r>
        <w:t xml:space="preserve"> in the field is inconsistent.  Some can be </w:t>
      </w:r>
      <w:proofErr w:type="spellStart"/>
      <w:r>
        <w:t>ID’d</w:t>
      </w:r>
      <w:proofErr w:type="spellEnd"/>
      <w:r>
        <w:t xml:space="preserve"> to species, others to genus, others are unpredictable combinations of taxa at multiple levels.  So in the field we survey RTUs.  On top of this, taxonomy changes, so taxa are lumped or split by taxonomists over time, so the taxonomic membership of a given RTU can change.</w:t>
      </w:r>
    </w:p>
    <w:p w14:paraId="214B8EA2" w14:textId="77777777" w:rsidR="00BC19E4" w:rsidRDefault="00BC19E4">
      <w:pPr>
        <w:pStyle w:val="CommentText"/>
      </w:pPr>
    </w:p>
    <w:p w14:paraId="1EDF8C03" w14:textId="4156280F" w:rsidR="00BC19E4" w:rsidRDefault="00BC19E4">
      <w:pPr>
        <w:pStyle w:val="CommentText"/>
      </w:pPr>
      <w:r>
        <w:t>Then you can mention aggregation to higher levels (sufficiency) as one possible solution.</w:t>
      </w:r>
    </w:p>
  </w:comment>
  <w:comment w:id="47" w:author="Brian Gerber" w:date="2019-02-14T05:35:00Z" w:initials="BG">
    <w:p w14:paraId="109BFCBA" w14:textId="132508B2" w:rsidR="00BC19E4" w:rsidRDefault="00BC19E4">
      <w:pPr>
        <w:pStyle w:val="CommentText"/>
      </w:pPr>
      <w:r>
        <w:rPr>
          <w:rStyle w:val="CommentReference"/>
        </w:rPr>
        <w:annotationRef/>
      </w:r>
      <w:r>
        <w:t xml:space="preserve">I think this needs to be simplified. Simply- we often can’t identify species of similar genera or even different based on phenotype – as such often times we need to recognize that our designations are simply recognizable taxonomic units (RTS), which maybe a mix of more than one species of the same of different genera or family. </w:t>
      </w:r>
    </w:p>
  </w:comment>
  <w:comment w:id="48" w:author="Nicole" w:date="2019-02-15T23:39:00Z" w:initials="N">
    <w:p w14:paraId="7ECACD07" w14:textId="75B3D9C9" w:rsidR="00BC19E4" w:rsidRDefault="00BC19E4">
      <w:pPr>
        <w:pStyle w:val="CommentText"/>
      </w:pPr>
      <w:r>
        <w:rPr>
          <w:rStyle w:val="CommentReference"/>
        </w:rPr>
        <w:annotationRef/>
      </w:r>
      <w:r>
        <w:t>When 2 species look the same, this could be because of evolutionary relatedness or convergent evolution. If evolutionary relatedness, then TS is often used. If convergent evolution, RTU’s are used. When classification changes so that one species is split into multiple, this creat</w:t>
      </w:r>
      <w:r w:rsidR="00C52E94">
        <w:t>es RTU's</w:t>
      </w:r>
    </w:p>
  </w:comment>
  <w:comment w:id="60" w:author="Brian Gerber" w:date="2019-02-14T05:35:00Z" w:initials="BG">
    <w:p w14:paraId="72555FA2" w14:textId="284ED505" w:rsidR="00BC19E4" w:rsidRDefault="00BC19E4">
      <w:pPr>
        <w:pStyle w:val="CommentText"/>
      </w:pPr>
      <w:r>
        <w:rPr>
          <w:rStyle w:val="CommentReference"/>
        </w:rPr>
        <w:annotationRef/>
      </w:r>
      <w:r>
        <w:t>Is this correct? Or, do we know that they are a surrogate for, specifically?</w:t>
      </w:r>
    </w:p>
  </w:comment>
  <w:comment w:id="66" w:author="Brian Gerber" w:date="2019-02-14T05:35:00Z" w:initials="BG">
    <w:p w14:paraId="012DBB4E" w14:textId="20BB0790" w:rsidR="00BC19E4" w:rsidRDefault="00BC19E4">
      <w:pPr>
        <w:pStyle w:val="CommentText"/>
      </w:pPr>
      <w:r>
        <w:rPr>
          <w:rStyle w:val="CommentReference"/>
        </w:rPr>
        <w:annotationRef/>
      </w:r>
      <w:r>
        <w:t xml:space="preserve">To simplify, I think you can cut this and just squeeze the inverse relationship idea in the previous sentence somewhere- or cut into two shorter sentences. </w:t>
      </w:r>
    </w:p>
  </w:comment>
  <w:comment w:id="67" w:author="Nicole" w:date="2019-02-14T05:35:00Z" w:initials="N">
    <w:p w14:paraId="096A516E" w14:textId="2C5481EF" w:rsidR="00BC19E4" w:rsidRDefault="00BC19E4" w:rsidP="00C94857">
      <w:pPr>
        <w:pStyle w:val="CommentText"/>
      </w:pPr>
      <w:r>
        <w:rPr>
          <w:rStyle w:val="CommentReference"/>
        </w:rPr>
        <w:annotationRef/>
      </w:r>
      <w:r>
        <w:rPr>
          <w:noProof/>
        </w:rPr>
        <w:t>Cheal et al 2008 found that in the GBR, fish abundance declined following decline in coral cover, but that fish species richness remained relatively  CONSTANT. However, they do cite Graham et al. 2006 and Jones et al. 2004 as examples of this positive association.</w:t>
      </w:r>
    </w:p>
  </w:comment>
  <w:comment w:id="68" w:author="Graham Forrester" w:date="2019-02-14T05:35:00Z" w:initials="GF">
    <w:p w14:paraId="581FD3E9" w14:textId="07EEDFEE" w:rsidR="00BC19E4" w:rsidRDefault="00BC19E4">
      <w:pPr>
        <w:pStyle w:val="CommentText"/>
      </w:pPr>
      <w:r>
        <w:rPr>
          <w:rStyle w:val="CommentReference"/>
        </w:rPr>
        <w:annotationRef/>
      </w:r>
      <w:r>
        <w:t>In a previous iteration, I suggested you remove or change this comment about “larger reefs”.  This is not something you will address in your analysis.</w:t>
      </w:r>
    </w:p>
  </w:comment>
  <w:comment w:id="69" w:author="Brian Gerber" w:date="2019-02-14T05:35:00Z" w:initials="BG">
    <w:p w14:paraId="53C3B343" w14:textId="6BF68088" w:rsidR="00BC19E4" w:rsidRDefault="00BC19E4">
      <w:pPr>
        <w:pStyle w:val="CommentText"/>
      </w:pPr>
      <w:r>
        <w:rPr>
          <w:rStyle w:val="CommentReference"/>
        </w:rPr>
        <w:annotationRef/>
      </w:r>
      <w:r>
        <w:t>Specifically, is it structural complexity?</w:t>
      </w:r>
    </w:p>
  </w:comment>
  <w:comment w:id="70" w:author="Brian Gerber" w:date="2019-02-14T05:35:00Z" w:initials="BG">
    <w:p w14:paraId="7BAB17A3" w14:textId="48A51BF1" w:rsidR="00BC19E4" w:rsidRDefault="00BC19E4">
      <w:pPr>
        <w:pStyle w:val="CommentText"/>
      </w:pPr>
      <w:r>
        <w:rPr>
          <w:rStyle w:val="CommentReference"/>
        </w:rPr>
        <w:annotationRef/>
      </w:r>
      <w:r>
        <w:t>Will it be an effective predictor for sponges and fish for the same reasons?</w:t>
      </w:r>
    </w:p>
  </w:comment>
  <w:comment w:id="75" w:author="Brian Gerber" w:date="2019-02-14T05:35:00Z" w:initials="BG">
    <w:p w14:paraId="72630DCC" w14:textId="038CD790" w:rsidR="00BC19E4" w:rsidRDefault="00BC19E4" w:rsidP="00D8511D">
      <w:pPr>
        <w:pStyle w:val="CommentText"/>
      </w:pPr>
      <w:r>
        <w:t xml:space="preserve">In above paragraph - </w:t>
      </w:r>
      <w:r>
        <w:rPr>
          <w:rStyle w:val="CommentReference"/>
        </w:rPr>
        <w:annotationRef/>
      </w:r>
      <w:r>
        <w:rPr>
          <w:rStyle w:val="CommentReference"/>
        </w:rPr>
        <w:annotationRef/>
      </w:r>
      <w:r>
        <w:t>These measures are all about richness. Are we dropping diversity indices?</w:t>
      </w:r>
    </w:p>
    <w:p w14:paraId="4DE4907B" w14:textId="5487A21D" w:rsidR="00BC19E4" w:rsidRDefault="00BC19E4">
      <w:pPr>
        <w:pStyle w:val="CommentText"/>
      </w:pPr>
    </w:p>
  </w:comment>
  <w:comment w:id="76" w:author="Brian Gerber" w:date="2019-02-14T05:35:00Z" w:initials="BG">
    <w:p w14:paraId="108FB157" w14:textId="511583A5" w:rsidR="00BC19E4" w:rsidRDefault="00BC19E4">
      <w:pPr>
        <w:pStyle w:val="CommentText"/>
      </w:pPr>
      <w:r>
        <w:rPr>
          <w:rStyle w:val="CommentReference"/>
        </w:rPr>
        <w:annotationRef/>
      </w:r>
      <w:r>
        <w:t xml:space="preserve">This paragraph seems out of place. Maybe more of discussion material. AS it leads to another hypothesis – maybe just simplify- cut the second sentence. In terms of the third sentence – is it useful though? Fish are hard to measure, thus a difficult surrogate. </w:t>
      </w:r>
    </w:p>
  </w:comment>
  <w:comment w:id="77" w:author="Nicole" w:date="2019-02-14T05:35:00Z" w:initials="N">
    <w:p w14:paraId="39BF3DE7" w14:textId="11E2FCE9" w:rsidR="00BC19E4" w:rsidRDefault="00BC19E4">
      <w:pPr>
        <w:pStyle w:val="CommentText"/>
      </w:pPr>
      <w:r>
        <w:rPr>
          <w:rStyle w:val="CommentReference"/>
        </w:rPr>
        <w:annotationRef/>
      </w:r>
      <w:r>
        <w:t>These are notes remaining from the original final paragraph of the introduction that may be developed into the cross-taxa congruence concept we’ve discussed</w:t>
      </w:r>
    </w:p>
  </w:comment>
  <w:comment w:id="78" w:author="Graham Forrester" w:date="2019-02-14T05:35:00Z" w:initials="GF">
    <w:p w14:paraId="77CCE800" w14:textId="7CF8D5B7" w:rsidR="00BC19E4" w:rsidRDefault="00BC19E4">
      <w:pPr>
        <w:pStyle w:val="CommentText"/>
      </w:pPr>
      <w:r>
        <w:rPr>
          <w:rStyle w:val="CommentReference"/>
        </w:rPr>
        <w:annotationRef/>
      </w:r>
      <w:r>
        <w:t>This last paragraph is still a “remnant” from previous iterations that has no connection to the current narrative.  As we discussed before, I think you should either try to work in a section on cross-taxa congruence or remove it.</w:t>
      </w:r>
    </w:p>
  </w:comment>
  <w:comment w:id="79" w:author="Graham Forrester" w:date="2019-02-14T05:35:00Z" w:initials="GF">
    <w:p w14:paraId="2C301F59" w14:textId="77777777" w:rsidR="00BC19E4" w:rsidRDefault="00BC19E4" w:rsidP="00C94857">
      <w:pPr>
        <w:pStyle w:val="CommentText"/>
      </w:pPr>
      <w:r>
        <w:rPr>
          <w:rStyle w:val="CommentReference"/>
        </w:rPr>
        <w:annotationRef/>
      </w:r>
      <w:r>
        <w:t>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p>
  </w:comment>
  <w:comment w:id="80" w:author="Brian Gerber" w:date="2019-02-14T05:35:00Z" w:initials="BG">
    <w:p w14:paraId="4D2F6DC7" w14:textId="77777777" w:rsidR="00BC19E4" w:rsidRDefault="00BC19E4" w:rsidP="00C94857">
      <w:pPr>
        <w:pStyle w:val="CommentText"/>
      </w:pPr>
      <w:r>
        <w:rPr>
          <w:rStyle w:val="CommentReference"/>
        </w:rPr>
        <w:annotationRef/>
      </w:r>
      <w:r>
        <w:t>This doesn’t follow the previous sentence, which is about time.</w:t>
      </w:r>
    </w:p>
  </w:comment>
  <w:comment w:id="81" w:author="Graham Forrester" w:date="2019-02-14T05:35:00Z" w:initials="GF">
    <w:p w14:paraId="2F9339F8" w14:textId="77777777" w:rsidR="00BC19E4" w:rsidRDefault="00BC19E4" w:rsidP="00C94857">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82" w:author="Graham Forrester" w:date="2019-02-14T05:35:00Z" w:initials="GF">
    <w:p w14:paraId="3E23AE4B" w14:textId="77777777" w:rsidR="00BC19E4" w:rsidRDefault="00BC19E4" w:rsidP="00C94857">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83" w:author="Brian Gerber" w:date="2019-02-14T05:35:00Z" w:initials="BG">
    <w:p w14:paraId="59C603C0" w14:textId="07DB3774" w:rsidR="00BC19E4" w:rsidRDefault="00BC19E4">
      <w:pPr>
        <w:pStyle w:val="CommentText"/>
      </w:pPr>
      <w:r>
        <w:rPr>
          <w:rStyle w:val="CommentReference"/>
        </w:rPr>
        <w:annotationRef/>
      </w:r>
      <w:r>
        <w:t>What about RTUs? No clear objectives or hypothesizes related to what you are going to do and why?</w:t>
      </w:r>
    </w:p>
  </w:comment>
  <w:comment w:id="84" w:author="Graham Forrester" w:date="2019-02-14T05:35:00Z" w:initials="GF">
    <w:p w14:paraId="08A1B1F5" w14:textId="4798450A" w:rsidR="00BC19E4" w:rsidRDefault="00BC19E4">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88" w:author="Nicole" w:date="2019-02-14T05:35:00Z" w:initials="N">
    <w:p w14:paraId="587561B4" w14:textId="192D6F0C" w:rsidR="00BC19E4" w:rsidRDefault="00BC19E4">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BA4E2A3" w15:done="0"/>
  <w15:commentEx w15:paraId="7074423F" w15:done="0"/>
  <w15:commentEx w15:paraId="6E9BD892" w15:done="0"/>
  <w15:commentEx w15:paraId="670EDB37" w15:done="0"/>
  <w15:commentEx w15:paraId="1EDF8C03" w15:done="0"/>
  <w15:commentEx w15:paraId="109BFCBA" w15:done="0"/>
  <w15:commentEx w15:paraId="24638DAB" w15:done="0"/>
  <w15:commentEx w15:paraId="0B9AB87F" w15:done="0"/>
  <w15:commentEx w15:paraId="72555FA2" w15:done="0"/>
  <w15:commentEx w15:paraId="012DBB4E" w15:done="0"/>
  <w15:commentEx w15:paraId="096A516E" w15:done="0"/>
  <w15:commentEx w15:paraId="581FD3E9" w15:done="0"/>
  <w15:commentEx w15:paraId="53C3B343" w15:done="0"/>
  <w15:commentEx w15:paraId="7BAB17A3" w15:done="0"/>
  <w15:commentEx w15:paraId="4DE4907B" w15:done="0"/>
  <w15:commentEx w15:paraId="108FB157" w15:done="0"/>
  <w15:commentEx w15:paraId="39BF3DE7" w15:done="1"/>
  <w15:commentEx w15:paraId="77CCE800" w15:done="0"/>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BA4E2A3" w16cid:durableId="200D80CB"/>
  <w16cid:commentId w16cid:paraId="7074423F" w16cid:durableId="200D13EA"/>
  <w16cid:commentId w16cid:paraId="6E9BD892" w16cid:durableId="200D164C"/>
  <w16cid:commentId w16cid:paraId="670EDB37" w16cid:durableId="200D143A"/>
  <w16cid:commentId w16cid:paraId="1EDF8C03" w16cid:durableId="200D8217"/>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81FD3E9" w16cid:durableId="200D851B"/>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77CCE800" w16cid:durableId="200D8568"/>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3E72AC" w14:textId="77777777" w:rsidR="00C52E94" w:rsidRDefault="00C52E94">
      <w:r>
        <w:separator/>
      </w:r>
    </w:p>
  </w:endnote>
  <w:endnote w:type="continuationSeparator" w:id="0">
    <w:p w14:paraId="2B7D6A8D" w14:textId="77777777" w:rsidR="00C52E94" w:rsidRDefault="00C52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B0AA4" w14:textId="77777777" w:rsidR="005D5A1C" w:rsidRDefault="005D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C19E4" w:rsidRPr="006C38CA" w:rsidRDefault="00BC19E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6F337B">
          <w:rPr>
            <w:rFonts w:ascii="Times New Roman" w:hAnsi="Times New Roman" w:cs="Times New Roman"/>
            <w:noProof/>
          </w:rPr>
          <w:t>iv</w:t>
        </w:r>
        <w:r w:rsidRPr="006C38CA">
          <w:rPr>
            <w:rFonts w:ascii="Times New Roman" w:hAnsi="Times New Roman" w:cs="Times New Roman"/>
            <w:noProof/>
          </w:rPr>
          <w:fldChar w:fldCharType="end"/>
        </w:r>
      </w:p>
    </w:sdtContent>
  </w:sdt>
  <w:p w14:paraId="5B6315F2" w14:textId="77777777" w:rsidR="00BC19E4" w:rsidRPr="006C38CA" w:rsidRDefault="00BC19E4">
    <w:pPr>
      <w:pStyle w:val="Foo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3811D" w14:textId="77777777" w:rsidR="005D5A1C" w:rsidRDefault="005D5A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E10840" w14:textId="77777777" w:rsidR="00C52E94" w:rsidRDefault="00C52E94">
      <w:r>
        <w:separator/>
      </w:r>
    </w:p>
  </w:footnote>
  <w:footnote w:type="continuationSeparator" w:id="0">
    <w:p w14:paraId="55AB97FE" w14:textId="77777777" w:rsidR="00C52E94" w:rsidRDefault="00C52E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AF350" w14:textId="77777777" w:rsidR="005D5A1C" w:rsidRDefault="005D5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08AA3" w14:textId="77777777" w:rsidR="005D5A1C" w:rsidRDefault="005D5A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92311" w14:textId="77777777" w:rsidR="005D5A1C" w:rsidRDefault="005D5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17B77"/>
    <w:rsid w:val="00025B2B"/>
    <w:rsid w:val="0003086D"/>
    <w:rsid w:val="00040576"/>
    <w:rsid w:val="000454EC"/>
    <w:rsid w:val="00045783"/>
    <w:rsid w:val="000560AF"/>
    <w:rsid w:val="00063837"/>
    <w:rsid w:val="00066945"/>
    <w:rsid w:val="00084CE8"/>
    <w:rsid w:val="0009402B"/>
    <w:rsid w:val="00095F71"/>
    <w:rsid w:val="00097BD6"/>
    <w:rsid w:val="000A53A5"/>
    <w:rsid w:val="000B29A6"/>
    <w:rsid w:val="000B36F3"/>
    <w:rsid w:val="000C1943"/>
    <w:rsid w:val="000C3E37"/>
    <w:rsid w:val="000C7138"/>
    <w:rsid w:val="000D4362"/>
    <w:rsid w:val="000E0E6D"/>
    <w:rsid w:val="000E3140"/>
    <w:rsid w:val="000E6FE1"/>
    <w:rsid w:val="00100945"/>
    <w:rsid w:val="00107355"/>
    <w:rsid w:val="00107F9C"/>
    <w:rsid w:val="00114557"/>
    <w:rsid w:val="0011732D"/>
    <w:rsid w:val="00121E17"/>
    <w:rsid w:val="00123485"/>
    <w:rsid w:val="001359E6"/>
    <w:rsid w:val="00144D02"/>
    <w:rsid w:val="0014500F"/>
    <w:rsid w:val="00150075"/>
    <w:rsid w:val="00161389"/>
    <w:rsid w:val="00166447"/>
    <w:rsid w:val="001669DB"/>
    <w:rsid w:val="001676BC"/>
    <w:rsid w:val="00167A08"/>
    <w:rsid w:val="0018077E"/>
    <w:rsid w:val="00181F9C"/>
    <w:rsid w:val="0018250C"/>
    <w:rsid w:val="00185875"/>
    <w:rsid w:val="001905E3"/>
    <w:rsid w:val="00195431"/>
    <w:rsid w:val="001B5A05"/>
    <w:rsid w:val="001B6AAD"/>
    <w:rsid w:val="001B7F7A"/>
    <w:rsid w:val="001C227D"/>
    <w:rsid w:val="001C54E0"/>
    <w:rsid w:val="001C59C7"/>
    <w:rsid w:val="001D11DF"/>
    <w:rsid w:val="001D2611"/>
    <w:rsid w:val="001D33E7"/>
    <w:rsid w:val="001E31C1"/>
    <w:rsid w:val="001E5A07"/>
    <w:rsid w:val="001F28E2"/>
    <w:rsid w:val="001F7F50"/>
    <w:rsid w:val="00211979"/>
    <w:rsid w:val="00213D75"/>
    <w:rsid w:val="002222F5"/>
    <w:rsid w:val="0022242E"/>
    <w:rsid w:val="002261CF"/>
    <w:rsid w:val="0023269C"/>
    <w:rsid w:val="002358EB"/>
    <w:rsid w:val="00242217"/>
    <w:rsid w:val="002437DF"/>
    <w:rsid w:val="00254A2A"/>
    <w:rsid w:val="0026476E"/>
    <w:rsid w:val="00276981"/>
    <w:rsid w:val="002858B7"/>
    <w:rsid w:val="00285A29"/>
    <w:rsid w:val="00294D79"/>
    <w:rsid w:val="00297EA0"/>
    <w:rsid w:val="002D0503"/>
    <w:rsid w:val="002F44C3"/>
    <w:rsid w:val="00301B52"/>
    <w:rsid w:val="00314DC1"/>
    <w:rsid w:val="00320879"/>
    <w:rsid w:val="00345AA8"/>
    <w:rsid w:val="00353059"/>
    <w:rsid w:val="00360E66"/>
    <w:rsid w:val="00365A66"/>
    <w:rsid w:val="00380735"/>
    <w:rsid w:val="00380A89"/>
    <w:rsid w:val="003824FC"/>
    <w:rsid w:val="00397CE8"/>
    <w:rsid w:val="003A0710"/>
    <w:rsid w:val="003A1FEA"/>
    <w:rsid w:val="003A3E52"/>
    <w:rsid w:val="003A6AA7"/>
    <w:rsid w:val="003B04C7"/>
    <w:rsid w:val="003B4A9F"/>
    <w:rsid w:val="003B4B67"/>
    <w:rsid w:val="003B6B73"/>
    <w:rsid w:val="003C70D6"/>
    <w:rsid w:val="003D38B1"/>
    <w:rsid w:val="003D49B8"/>
    <w:rsid w:val="003D5B02"/>
    <w:rsid w:val="003E0416"/>
    <w:rsid w:val="003E3121"/>
    <w:rsid w:val="003E4205"/>
    <w:rsid w:val="004023F3"/>
    <w:rsid w:val="00424E54"/>
    <w:rsid w:val="00441B17"/>
    <w:rsid w:val="00441CA2"/>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253C"/>
    <w:rsid w:val="005035A1"/>
    <w:rsid w:val="00510C79"/>
    <w:rsid w:val="00512C95"/>
    <w:rsid w:val="00514541"/>
    <w:rsid w:val="0051515C"/>
    <w:rsid w:val="00521F88"/>
    <w:rsid w:val="005236C0"/>
    <w:rsid w:val="00524ABC"/>
    <w:rsid w:val="005318FB"/>
    <w:rsid w:val="00532B8F"/>
    <w:rsid w:val="005420AE"/>
    <w:rsid w:val="0056182E"/>
    <w:rsid w:val="0057203E"/>
    <w:rsid w:val="005722DF"/>
    <w:rsid w:val="00573DAE"/>
    <w:rsid w:val="00584F78"/>
    <w:rsid w:val="00586402"/>
    <w:rsid w:val="00587583"/>
    <w:rsid w:val="00587641"/>
    <w:rsid w:val="00595E92"/>
    <w:rsid w:val="0059757C"/>
    <w:rsid w:val="005B1018"/>
    <w:rsid w:val="005B205E"/>
    <w:rsid w:val="005B753A"/>
    <w:rsid w:val="005D27E4"/>
    <w:rsid w:val="005D3012"/>
    <w:rsid w:val="005D5A1C"/>
    <w:rsid w:val="005E0B12"/>
    <w:rsid w:val="005E1A0C"/>
    <w:rsid w:val="005F4AF6"/>
    <w:rsid w:val="005F6E07"/>
    <w:rsid w:val="00605415"/>
    <w:rsid w:val="0061333D"/>
    <w:rsid w:val="006165A3"/>
    <w:rsid w:val="006265F1"/>
    <w:rsid w:val="00634FF5"/>
    <w:rsid w:val="0063779F"/>
    <w:rsid w:val="00641BBA"/>
    <w:rsid w:val="00642E14"/>
    <w:rsid w:val="00670678"/>
    <w:rsid w:val="00672E86"/>
    <w:rsid w:val="00672F8E"/>
    <w:rsid w:val="006757D5"/>
    <w:rsid w:val="006776C7"/>
    <w:rsid w:val="006837B3"/>
    <w:rsid w:val="0068439C"/>
    <w:rsid w:val="006860B3"/>
    <w:rsid w:val="006B00A9"/>
    <w:rsid w:val="006B0F06"/>
    <w:rsid w:val="006B3A65"/>
    <w:rsid w:val="006C0FED"/>
    <w:rsid w:val="006C38CA"/>
    <w:rsid w:val="006C584E"/>
    <w:rsid w:val="006C6467"/>
    <w:rsid w:val="006C6ABC"/>
    <w:rsid w:val="006D0EBA"/>
    <w:rsid w:val="006E0A21"/>
    <w:rsid w:val="006F1C0E"/>
    <w:rsid w:val="006F2382"/>
    <w:rsid w:val="006F337B"/>
    <w:rsid w:val="006F7259"/>
    <w:rsid w:val="007024AC"/>
    <w:rsid w:val="00710062"/>
    <w:rsid w:val="007175A5"/>
    <w:rsid w:val="0072609A"/>
    <w:rsid w:val="0074161F"/>
    <w:rsid w:val="007474DA"/>
    <w:rsid w:val="007520C9"/>
    <w:rsid w:val="007629C0"/>
    <w:rsid w:val="0076482D"/>
    <w:rsid w:val="00772C15"/>
    <w:rsid w:val="00773FA7"/>
    <w:rsid w:val="00787565"/>
    <w:rsid w:val="007A2FDE"/>
    <w:rsid w:val="007A41EF"/>
    <w:rsid w:val="007B447B"/>
    <w:rsid w:val="007C093C"/>
    <w:rsid w:val="007C58E3"/>
    <w:rsid w:val="007D09EE"/>
    <w:rsid w:val="007D3027"/>
    <w:rsid w:val="007D351B"/>
    <w:rsid w:val="007D7937"/>
    <w:rsid w:val="007D7C82"/>
    <w:rsid w:val="007E28F5"/>
    <w:rsid w:val="007E3CF6"/>
    <w:rsid w:val="007E5A90"/>
    <w:rsid w:val="007F3B5F"/>
    <w:rsid w:val="007F5EDB"/>
    <w:rsid w:val="0080051B"/>
    <w:rsid w:val="00800ACA"/>
    <w:rsid w:val="00807653"/>
    <w:rsid w:val="008078C8"/>
    <w:rsid w:val="0081110B"/>
    <w:rsid w:val="00815822"/>
    <w:rsid w:val="00831168"/>
    <w:rsid w:val="0084036F"/>
    <w:rsid w:val="008420BD"/>
    <w:rsid w:val="00850191"/>
    <w:rsid w:val="00852B65"/>
    <w:rsid w:val="008562BE"/>
    <w:rsid w:val="0085706D"/>
    <w:rsid w:val="008667D6"/>
    <w:rsid w:val="00867ABA"/>
    <w:rsid w:val="00872B59"/>
    <w:rsid w:val="0087425D"/>
    <w:rsid w:val="0087685F"/>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2201B"/>
    <w:rsid w:val="00926C38"/>
    <w:rsid w:val="0093430E"/>
    <w:rsid w:val="009347E3"/>
    <w:rsid w:val="00937694"/>
    <w:rsid w:val="0094103A"/>
    <w:rsid w:val="00945D7A"/>
    <w:rsid w:val="00950243"/>
    <w:rsid w:val="00964A60"/>
    <w:rsid w:val="00966DDB"/>
    <w:rsid w:val="00976B1B"/>
    <w:rsid w:val="00982985"/>
    <w:rsid w:val="00987EBE"/>
    <w:rsid w:val="00991A8F"/>
    <w:rsid w:val="00992B04"/>
    <w:rsid w:val="00997AF4"/>
    <w:rsid w:val="009C14A6"/>
    <w:rsid w:val="009C2C39"/>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0051"/>
    <w:rsid w:val="00A811F9"/>
    <w:rsid w:val="00A8749F"/>
    <w:rsid w:val="00A905B3"/>
    <w:rsid w:val="00A90DD3"/>
    <w:rsid w:val="00A91483"/>
    <w:rsid w:val="00AA4410"/>
    <w:rsid w:val="00AA5262"/>
    <w:rsid w:val="00AA65D9"/>
    <w:rsid w:val="00AB18B5"/>
    <w:rsid w:val="00AD3135"/>
    <w:rsid w:val="00AD70CA"/>
    <w:rsid w:val="00AE6CA7"/>
    <w:rsid w:val="00AE704C"/>
    <w:rsid w:val="00AF628E"/>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6EAF"/>
    <w:rsid w:val="00BB0E57"/>
    <w:rsid w:val="00BB7EF2"/>
    <w:rsid w:val="00BC19E4"/>
    <w:rsid w:val="00BD24CE"/>
    <w:rsid w:val="00BD47CE"/>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735F"/>
    <w:rsid w:val="00C47CC4"/>
    <w:rsid w:val="00C50853"/>
    <w:rsid w:val="00C52E94"/>
    <w:rsid w:val="00C65FB9"/>
    <w:rsid w:val="00C66B9C"/>
    <w:rsid w:val="00C66D1E"/>
    <w:rsid w:val="00C803C5"/>
    <w:rsid w:val="00C8148D"/>
    <w:rsid w:val="00C81AF0"/>
    <w:rsid w:val="00C843B7"/>
    <w:rsid w:val="00C8570D"/>
    <w:rsid w:val="00C91115"/>
    <w:rsid w:val="00C930DE"/>
    <w:rsid w:val="00C94857"/>
    <w:rsid w:val="00C96844"/>
    <w:rsid w:val="00CB3546"/>
    <w:rsid w:val="00CC16AE"/>
    <w:rsid w:val="00CC32D0"/>
    <w:rsid w:val="00CC54A8"/>
    <w:rsid w:val="00CD4C98"/>
    <w:rsid w:val="00CE338C"/>
    <w:rsid w:val="00CF5CC7"/>
    <w:rsid w:val="00CF5D56"/>
    <w:rsid w:val="00D07EAD"/>
    <w:rsid w:val="00D11E75"/>
    <w:rsid w:val="00D15BC2"/>
    <w:rsid w:val="00D1656C"/>
    <w:rsid w:val="00D167A1"/>
    <w:rsid w:val="00D20B76"/>
    <w:rsid w:val="00D275F6"/>
    <w:rsid w:val="00D3006B"/>
    <w:rsid w:val="00D34A81"/>
    <w:rsid w:val="00D41483"/>
    <w:rsid w:val="00D46D6E"/>
    <w:rsid w:val="00D52C11"/>
    <w:rsid w:val="00D530AE"/>
    <w:rsid w:val="00D57408"/>
    <w:rsid w:val="00D60462"/>
    <w:rsid w:val="00D60BE6"/>
    <w:rsid w:val="00D6128A"/>
    <w:rsid w:val="00D6560C"/>
    <w:rsid w:val="00D719EB"/>
    <w:rsid w:val="00D72CBD"/>
    <w:rsid w:val="00D8511D"/>
    <w:rsid w:val="00D92176"/>
    <w:rsid w:val="00D925D6"/>
    <w:rsid w:val="00D92813"/>
    <w:rsid w:val="00D9415C"/>
    <w:rsid w:val="00D957D8"/>
    <w:rsid w:val="00DA23FD"/>
    <w:rsid w:val="00DA779B"/>
    <w:rsid w:val="00DB17EF"/>
    <w:rsid w:val="00DB7BEB"/>
    <w:rsid w:val="00DB7F4E"/>
    <w:rsid w:val="00DC6CAA"/>
    <w:rsid w:val="00DD157E"/>
    <w:rsid w:val="00DD6FC1"/>
    <w:rsid w:val="00DF2A2A"/>
    <w:rsid w:val="00E01D7C"/>
    <w:rsid w:val="00E0265F"/>
    <w:rsid w:val="00E03429"/>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2C51"/>
    <w:rsid w:val="00F87C7B"/>
    <w:rsid w:val="00F918E6"/>
    <w:rsid w:val="00F93C4B"/>
    <w:rsid w:val="00FD6B2D"/>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88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tif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1.xml"/><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8326CBB-D286-463A-A4AD-CF8280FEF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24071</Words>
  <Characters>137207</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3</cp:revision>
  <cp:lastPrinted>2019-02-14T17:10:00Z</cp:lastPrinted>
  <dcterms:created xsi:type="dcterms:W3CDTF">2019-02-14T17:12:00Z</dcterms:created>
  <dcterms:modified xsi:type="dcterms:W3CDTF">2019-02-16T04:39:00Z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