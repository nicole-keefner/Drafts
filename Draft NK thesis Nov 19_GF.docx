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8"/>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5123984"/>
      <w:commentRangeStart w:id="1"/>
      <w:commentRangeStart w:id="2"/>
      <w:commentRangeStart w:id="3"/>
      <w:r w:rsidRPr="00E74719">
        <w:lastRenderedPageBreak/>
        <w:t>ABSTRACT</w:t>
      </w:r>
      <w:commentRangeEnd w:id="1"/>
      <w:r w:rsidRPr="00E74719">
        <w:rPr>
          <w:rStyle w:val="CommentReference"/>
          <w:sz w:val="24"/>
          <w:szCs w:val="24"/>
        </w:rPr>
        <w:commentReference w:id="1"/>
      </w:r>
      <w:commentRangeEnd w:id="2"/>
      <w:r w:rsidR="00965ED4" w:rsidRPr="00E74719">
        <w:rPr>
          <w:rStyle w:val="CommentReference"/>
          <w:sz w:val="24"/>
          <w:szCs w:val="24"/>
        </w:rPr>
        <w:commentReference w:id="2"/>
      </w:r>
      <w:commentRangeEnd w:id="3"/>
      <w:r w:rsidR="00B42A1E">
        <w:rPr>
          <w:rStyle w:val="CommentReference"/>
          <w:b w:val="0"/>
        </w:rPr>
        <w:commentReference w:id="3"/>
      </w:r>
      <w:bookmarkEnd w:id="0"/>
    </w:p>
    <w:p w14:paraId="6A8F430F" w14:textId="21B2472B"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w:t>
      </w:r>
      <w:r w:rsidR="00835659">
        <w:rPr>
          <w:color w:val="333333"/>
          <w:highlight w:val="white"/>
        </w:rPr>
        <w:t>surrogate-target</w:t>
      </w:r>
      <w:r>
        <w:rPr>
          <w:color w:val="333333"/>
          <w:highlight w:val="white"/>
        </w:rPr>
        <w:t xml:space="preserv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r w:rsidR="00AD3DF3">
        <w:rPr>
          <w:color w:val="333333"/>
          <w:highlight w:val="white"/>
        </w:rPr>
        <w:t>.</w:t>
      </w:r>
      <w:r w:rsidR="008746A9">
        <w:rPr>
          <w:color w:val="333333"/>
          <w:highlight w:val="white"/>
        </w:rPr>
        <w:t xml:space="preserve"> </w:t>
      </w:r>
      <w:r w:rsidR="00AD3DF3">
        <w:rPr>
          <w:color w:val="333333"/>
          <w:highlight w:val="white"/>
        </w:rPr>
        <w:t>We used</w:t>
      </w:r>
      <w:r>
        <w:rPr>
          <w:color w:val="333333"/>
          <w:highlight w:val="white"/>
        </w:rPr>
        <w:t xml:space="preserve"> data from an ongoing 2</w:t>
      </w:r>
      <w:r w:rsidR="00684042">
        <w:rPr>
          <w:color w:val="333333"/>
          <w:highlight w:val="white"/>
        </w:rPr>
        <w:t>7</w:t>
      </w:r>
      <w:r>
        <w:rPr>
          <w:color w:val="333333"/>
          <w:highlight w:val="white"/>
        </w:rPr>
        <w:t xml:space="preserve">-year monitoring program in the British Virgin Islands that has quantified the abundance </w:t>
      </w:r>
      <w:r w:rsidR="00AD3DF3">
        <w:rPr>
          <w:color w:val="333333"/>
          <w:highlight w:val="white"/>
        </w:rPr>
        <w:t xml:space="preserve">and species richness </w:t>
      </w:r>
      <w:r>
        <w:rPr>
          <w:color w:val="333333"/>
          <w:highlight w:val="white"/>
        </w:rPr>
        <w:t xml:space="preserve">of fish, coral, and sponge species at 8 sites. Of these taxa, corals are the most widely monitored and measures of </w:t>
      </w:r>
      <w:r w:rsidR="00AD3DF3">
        <w:rPr>
          <w:color w:val="333333"/>
          <w:highlight w:val="white"/>
        </w:rPr>
        <w:t xml:space="preserve">total </w:t>
      </w:r>
      <w:r>
        <w:rPr>
          <w:color w:val="333333"/>
          <w:highlight w:val="white"/>
        </w:rPr>
        <w:t xml:space="preserve">coral cover </w:t>
      </w:r>
      <w:r w:rsidR="00AD3DF3">
        <w:rPr>
          <w:color w:val="333333"/>
          <w:highlight w:val="white"/>
        </w:rPr>
        <w:t xml:space="preserve">and the 3-dimensional structure provided by corals (rugosity) </w:t>
      </w:r>
      <w:r>
        <w:rPr>
          <w:color w:val="333333"/>
          <w:highlight w:val="white"/>
        </w:rPr>
        <w:t xml:space="preserve">are often assumed to be good surrogates for diversity of reef-associated taxa. We thus hypothesize that coral cover and rugosity will be good surrogates for fish, coral, and sponge species richness. </w:t>
      </w:r>
      <w:r w:rsidR="00AD3DF3">
        <w:rPr>
          <w:color w:val="333333"/>
          <w:highlight w:val="white"/>
        </w:rPr>
        <w:t>Because species-level identification is challenging in the field, w</w:t>
      </w:r>
      <w:r>
        <w:rPr>
          <w:color w:val="333333"/>
          <w:highlight w:val="white"/>
        </w:rPr>
        <w:t xml:space="preserve">e also investigated how the </w:t>
      </w:r>
      <w:r w:rsidR="00AD3DF3">
        <w:rPr>
          <w:color w:val="333333"/>
          <w:highlight w:val="white"/>
        </w:rPr>
        <w:t xml:space="preserve">monitoring </w:t>
      </w:r>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4"/>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4"/>
      <w:r w:rsidR="00AD3DF3">
        <w:rPr>
          <w:rStyle w:val="CommentReference"/>
        </w:rPr>
        <w:commentReference w:id="4"/>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3"/>
          <w:footerReference w:type="default" r:id="rId14"/>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5" w:name="_Toc25123985"/>
      <w:r w:rsidRPr="003C14EE">
        <w:lastRenderedPageBreak/>
        <w:t>ACKNOWLEDGEMENTS</w:t>
      </w:r>
      <w:bookmarkEnd w:id="5"/>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Lungu, Innocent </w:t>
      </w:r>
      <w:proofErr w:type="spellStart"/>
      <w:r w:rsidR="00C84908">
        <w:rPr>
          <w:color w:val="333333"/>
        </w:rPr>
        <w:t>Gumulira</w:t>
      </w:r>
      <w:proofErr w:type="spellEnd"/>
      <w:r w:rsidR="00C84908">
        <w:rPr>
          <w:color w:val="333333"/>
        </w:rPr>
        <w:t xml:space="preserve">, Vida Osei,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6" w:name="_Toc25123986"/>
      <w:r>
        <w:lastRenderedPageBreak/>
        <w:t>DEDICATION</w:t>
      </w:r>
      <w:bookmarkEnd w:id="6"/>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7" w:name="_Toc25123987"/>
      <w:r w:rsidR="00655D6A">
        <w:lastRenderedPageBreak/>
        <w:t>PREFACE</w:t>
      </w:r>
      <w:bookmarkEnd w:id="7"/>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8" w:name="_Toc25123988"/>
      <w:r w:rsidRPr="007D1B38">
        <w:lastRenderedPageBreak/>
        <w:t>TABLE OF CONTENTS</w:t>
      </w:r>
      <w:bookmarkEnd w:id="8"/>
    </w:p>
    <w:p w14:paraId="5350DCC8" w14:textId="77777777" w:rsidR="00F12891"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23984" w:history="1">
        <w:r w:rsidR="00F12891" w:rsidRPr="007A5A96">
          <w:rPr>
            <w:rStyle w:val="Hyperlink"/>
            <w:rFonts w:eastAsia="Georgia"/>
            <w:noProof/>
          </w:rPr>
          <w:t>ABSTRACT</w:t>
        </w:r>
        <w:r w:rsidR="00F12891">
          <w:rPr>
            <w:noProof/>
            <w:webHidden/>
          </w:rPr>
          <w:tab/>
        </w:r>
        <w:r w:rsidR="00F12891">
          <w:rPr>
            <w:noProof/>
            <w:webHidden/>
          </w:rPr>
          <w:fldChar w:fldCharType="begin"/>
        </w:r>
        <w:r w:rsidR="00F12891">
          <w:rPr>
            <w:noProof/>
            <w:webHidden/>
          </w:rPr>
          <w:instrText xml:space="preserve"> PAGEREF _Toc25123984 \h </w:instrText>
        </w:r>
        <w:r w:rsidR="00F12891">
          <w:rPr>
            <w:noProof/>
            <w:webHidden/>
          </w:rPr>
        </w:r>
        <w:r w:rsidR="00F12891">
          <w:rPr>
            <w:noProof/>
            <w:webHidden/>
          </w:rPr>
          <w:fldChar w:fldCharType="separate"/>
        </w:r>
        <w:r w:rsidR="00F12891">
          <w:rPr>
            <w:noProof/>
            <w:webHidden/>
          </w:rPr>
          <w:t>ii</w:t>
        </w:r>
        <w:r w:rsidR="00F12891">
          <w:rPr>
            <w:noProof/>
            <w:webHidden/>
          </w:rPr>
          <w:fldChar w:fldCharType="end"/>
        </w:r>
      </w:hyperlink>
    </w:p>
    <w:p w14:paraId="6032CAEF" w14:textId="77777777" w:rsidR="00F12891" w:rsidRDefault="00025E9B">
      <w:pPr>
        <w:pStyle w:val="TOC1"/>
        <w:tabs>
          <w:tab w:val="right" w:leader="dot" w:pos="8342"/>
        </w:tabs>
        <w:rPr>
          <w:rFonts w:asciiTheme="minorHAnsi" w:eastAsiaTheme="minorEastAsia" w:hAnsiTheme="minorHAnsi" w:cstheme="minorBidi"/>
          <w:noProof/>
          <w:sz w:val="22"/>
          <w:szCs w:val="22"/>
        </w:rPr>
      </w:pPr>
      <w:hyperlink w:anchor="_Toc25123985" w:history="1">
        <w:r w:rsidR="00F12891" w:rsidRPr="007A5A96">
          <w:rPr>
            <w:rStyle w:val="Hyperlink"/>
            <w:rFonts w:eastAsia="Georgia"/>
            <w:noProof/>
          </w:rPr>
          <w:t>ACKNOWLEDGEMENTS</w:t>
        </w:r>
        <w:r w:rsidR="00F12891">
          <w:rPr>
            <w:noProof/>
            <w:webHidden/>
          </w:rPr>
          <w:tab/>
        </w:r>
        <w:r w:rsidR="00F12891">
          <w:rPr>
            <w:noProof/>
            <w:webHidden/>
          </w:rPr>
          <w:fldChar w:fldCharType="begin"/>
        </w:r>
        <w:r w:rsidR="00F12891">
          <w:rPr>
            <w:noProof/>
            <w:webHidden/>
          </w:rPr>
          <w:instrText xml:space="preserve"> PAGEREF _Toc25123985 \h </w:instrText>
        </w:r>
        <w:r w:rsidR="00F12891">
          <w:rPr>
            <w:noProof/>
            <w:webHidden/>
          </w:rPr>
        </w:r>
        <w:r w:rsidR="00F12891">
          <w:rPr>
            <w:noProof/>
            <w:webHidden/>
          </w:rPr>
          <w:fldChar w:fldCharType="separate"/>
        </w:r>
        <w:r w:rsidR="00F12891">
          <w:rPr>
            <w:noProof/>
            <w:webHidden/>
          </w:rPr>
          <w:t>iii</w:t>
        </w:r>
        <w:r w:rsidR="00F12891">
          <w:rPr>
            <w:noProof/>
            <w:webHidden/>
          </w:rPr>
          <w:fldChar w:fldCharType="end"/>
        </w:r>
      </w:hyperlink>
    </w:p>
    <w:p w14:paraId="17A00A58" w14:textId="77777777" w:rsidR="00F12891" w:rsidRDefault="00025E9B">
      <w:pPr>
        <w:pStyle w:val="TOC1"/>
        <w:tabs>
          <w:tab w:val="right" w:leader="dot" w:pos="8342"/>
        </w:tabs>
        <w:rPr>
          <w:rFonts w:asciiTheme="minorHAnsi" w:eastAsiaTheme="minorEastAsia" w:hAnsiTheme="minorHAnsi" w:cstheme="minorBidi"/>
          <w:noProof/>
          <w:sz w:val="22"/>
          <w:szCs w:val="22"/>
        </w:rPr>
      </w:pPr>
      <w:hyperlink w:anchor="_Toc25123986" w:history="1">
        <w:r w:rsidR="00F12891" w:rsidRPr="007A5A96">
          <w:rPr>
            <w:rStyle w:val="Hyperlink"/>
            <w:rFonts w:eastAsia="Georgia"/>
            <w:noProof/>
          </w:rPr>
          <w:t>DEDICATION</w:t>
        </w:r>
        <w:r w:rsidR="00F12891">
          <w:rPr>
            <w:noProof/>
            <w:webHidden/>
          </w:rPr>
          <w:tab/>
        </w:r>
        <w:r w:rsidR="00F12891">
          <w:rPr>
            <w:noProof/>
            <w:webHidden/>
          </w:rPr>
          <w:fldChar w:fldCharType="begin"/>
        </w:r>
        <w:r w:rsidR="00F12891">
          <w:rPr>
            <w:noProof/>
            <w:webHidden/>
          </w:rPr>
          <w:instrText xml:space="preserve"> PAGEREF _Toc25123986 \h </w:instrText>
        </w:r>
        <w:r w:rsidR="00F12891">
          <w:rPr>
            <w:noProof/>
            <w:webHidden/>
          </w:rPr>
        </w:r>
        <w:r w:rsidR="00F12891">
          <w:rPr>
            <w:noProof/>
            <w:webHidden/>
          </w:rPr>
          <w:fldChar w:fldCharType="separate"/>
        </w:r>
        <w:r w:rsidR="00F12891">
          <w:rPr>
            <w:noProof/>
            <w:webHidden/>
          </w:rPr>
          <w:t>iv</w:t>
        </w:r>
        <w:r w:rsidR="00F12891">
          <w:rPr>
            <w:noProof/>
            <w:webHidden/>
          </w:rPr>
          <w:fldChar w:fldCharType="end"/>
        </w:r>
      </w:hyperlink>
    </w:p>
    <w:p w14:paraId="71B98B70" w14:textId="77777777" w:rsidR="00F12891" w:rsidRDefault="00025E9B">
      <w:pPr>
        <w:pStyle w:val="TOC1"/>
        <w:tabs>
          <w:tab w:val="right" w:leader="dot" w:pos="8342"/>
        </w:tabs>
        <w:rPr>
          <w:rFonts w:asciiTheme="minorHAnsi" w:eastAsiaTheme="minorEastAsia" w:hAnsiTheme="minorHAnsi" w:cstheme="minorBidi"/>
          <w:noProof/>
          <w:sz w:val="22"/>
          <w:szCs w:val="22"/>
        </w:rPr>
      </w:pPr>
      <w:hyperlink w:anchor="_Toc25123987" w:history="1">
        <w:r w:rsidR="00F12891" w:rsidRPr="007A5A96">
          <w:rPr>
            <w:rStyle w:val="Hyperlink"/>
            <w:rFonts w:eastAsia="Georgia"/>
            <w:noProof/>
          </w:rPr>
          <w:t>PREFACE</w:t>
        </w:r>
        <w:r w:rsidR="00F12891">
          <w:rPr>
            <w:noProof/>
            <w:webHidden/>
          </w:rPr>
          <w:tab/>
        </w:r>
        <w:r w:rsidR="00F12891">
          <w:rPr>
            <w:noProof/>
            <w:webHidden/>
          </w:rPr>
          <w:fldChar w:fldCharType="begin"/>
        </w:r>
        <w:r w:rsidR="00F12891">
          <w:rPr>
            <w:noProof/>
            <w:webHidden/>
          </w:rPr>
          <w:instrText xml:space="preserve"> PAGEREF _Toc25123987 \h </w:instrText>
        </w:r>
        <w:r w:rsidR="00F12891">
          <w:rPr>
            <w:noProof/>
            <w:webHidden/>
          </w:rPr>
        </w:r>
        <w:r w:rsidR="00F12891">
          <w:rPr>
            <w:noProof/>
            <w:webHidden/>
          </w:rPr>
          <w:fldChar w:fldCharType="separate"/>
        </w:r>
        <w:r w:rsidR="00F12891">
          <w:rPr>
            <w:noProof/>
            <w:webHidden/>
          </w:rPr>
          <w:t>v</w:t>
        </w:r>
        <w:r w:rsidR="00F12891">
          <w:rPr>
            <w:noProof/>
            <w:webHidden/>
          </w:rPr>
          <w:fldChar w:fldCharType="end"/>
        </w:r>
      </w:hyperlink>
    </w:p>
    <w:p w14:paraId="76272DBD" w14:textId="77777777" w:rsidR="00F12891" w:rsidRDefault="00025E9B">
      <w:pPr>
        <w:pStyle w:val="TOC1"/>
        <w:tabs>
          <w:tab w:val="right" w:leader="dot" w:pos="8342"/>
        </w:tabs>
        <w:rPr>
          <w:rFonts w:asciiTheme="minorHAnsi" w:eastAsiaTheme="minorEastAsia" w:hAnsiTheme="minorHAnsi" w:cstheme="minorBidi"/>
          <w:noProof/>
          <w:sz w:val="22"/>
          <w:szCs w:val="22"/>
        </w:rPr>
      </w:pPr>
      <w:hyperlink w:anchor="_Toc25123988" w:history="1">
        <w:r w:rsidR="00F12891" w:rsidRPr="007A5A96">
          <w:rPr>
            <w:rStyle w:val="Hyperlink"/>
            <w:rFonts w:eastAsia="Georgia"/>
            <w:noProof/>
          </w:rPr>
          <w:t>TABLE OF CONTENTS</w:t>
        </w:r>
        <w:r w:rsidR="00F12891">
          <w:rPr>
            <w:noProof/>
            <w:webHidden/>
          </w:rPr>
          <w:tab/>
        </w:r>
        <w:r w:rsidR="00F12891">
          <w:rPr>
            <w:noProof/>
            <w:webHidden/>
          </w:rPr>
          <w:fldChar w:fldCharType="begin"/>
        </w:r>
        <w:r w:rsidR="00F12891">
          <w:rPr>
            <w:noProof/>
            <w:webHidden/>
          </w:rPr>
          <w:instrText xml:space="preserve"> PAGEREF _Toc25123988 \h </w:instrText>
        </w:r>
        <w:r w:rsidR="00F12891">
          <w:rPr>
            <w:noProof/>
            <w:webHidden/>
          </w:rPr>
        </w:r>
        <w:r w:rsidR="00F12891">
          <w:rPr>
            <w:noProof/>
            <w:webHidden/>
          </w:rPr>
          <w:fldChar w:fldCharType="separate"/>
        </w:r>
        <w:r w:rsidR="00F12891">
          <w:rPr>
            <w:noProof/>
            <w:webHidden/>
          </w:rPr>
          <w:t>vi</w:t>
        </w:r>
        <w:r w:rsidR="00F12891">
          <w:rPr>
            <w:noProof/>
            <w:webHidden/>
          </w:rPr>
          <w:fldChar w:fldCharType="end"/>
        </w:r>
      </w:hyperlink>
    </w:p>
    <w:p w14:paraId="581294A2" w14:textId="77777777" w:rsidR="00F12891" w:rsidRDefault="00025E9B">
      <w:pPr>
        <w:pStyle w:val="TOC1"/>
        <w:tabs>
          <w:tab w:val="right" w:leader="dot" w:pos="8342"/>
        </w:tabs>
        <w:rPr>
          <w:rFonts w:asciiTheme="minorHAnsi" w:eastAsiaTheme="minorEastAsia" w:hAnsiTheme="minorHAnsi" w:cstheme="minorBidi"/>
          <w:noProof/>
          <w:sz w:val="22"/>
          <w:szCs w:val="22"/>
        </w:rPr>
      </w:pPr>
      <w:hyperlink w:anchor="_Toc25123989" w:history="1">
        <w:r w:rsidR="00F12891" w:rsidRPr="007A5A96">
          <w:rPr>
            <w:rStyle w:val="Hyperlink"/>
            <w:rFonts w:eastAsia="Georgia"/>
            <w:noProof/>
          </w:rPr>
          <w:t>LIST OF TABLES</w:t>
        </w:r>
        <w:r w:rsidR="00F12891">
          <w:rPr>
            <w:noProof/>
            <w:webHidden/>
          </w:rPr>
          <w:tab/>
        </w:r>
        <w:r w:rsidR="00F12891">
          <w:rPr>
            <w:noProof/>
            <w:webHidden/>
          </w:rPr>
          <w:fldChar w:fldCharType="begin"/>
        </w:r>
        <w:r w:rsidR="00F12891">
          <w:rPr>
            <w:noProof/>
            <w:webHidden/>
          </w:rPr>
          <w:instrText xml:space="preserve"> PAGEREF _Toc25123989 \h </w:instrText>
        </w:r>
        <w:r w:rsidR="00F12891">
          <w:rPr>
            <w:noProof/>
            <w:webHidden/>
          </w:rPr>
        </w:r>
        <w:r w:rsidR="00F12891">
          <w:rPr>
            <w:noProof/>
            <w:webHidden/>
          </w:rPr>
          <w:fldChar w:fldCharType="separate"/>
        </w:r>
        <w:r w:rsidR="00F12891">
          <w:rPr>
            <w:noProof/>
            <w:webHidden/>
          </w:rPr>
          <w:t>vii</w:t>
        </w:r>
        <w:r w:rsidR="00F12891">
          <w:rPr>
            <w:noProof/>
            <w:webHidden/>
          </w:rPr>
          <w:fldChar w:fldCharType="end"/>
        </w:r>
      </w:hyperlink>
    </w:p>
    <w:p w14:paraId="5BDCF71F" w14:textId="77777777" w:rsidR="00F12891" w:rsidRDefault="00025E9B">
      <w:pPr>
        <w:pStyle w:val="TOC1"/>
        <w:tabs>
          <w:tab w:val="right" w:leader="dot" w:pos="8342"/>
        </w:tabs>
        <w:rPr>
          <w:rFonts w:asciiTheme="minorHAnsi" w:eastAsiaTheme="minorEastAsia" w:hAnsiTheme="minorHAnsi" w:cstheme="minorBidi"/>
          <w:noProof/>
          <w:sz w:val="22"/>
          <w:szCs w:val="22"/>
        </w:rPr>
      </w:pPr>
      <w:hyperlink w:anchor="_Toc25123990" w:history="1">
        <w:r w:rsidR="00F12891" w:rsidRPr="007A5A96">
          <w:rPr>
            <w:rStyle w:val="Hyperlink"/>
            <w:rFonts w:eastAsia="Georgia"/>
            <w:noProof/>
          </w:rPr>
          <w:t>LIST OF FIGURES</w:t>
        </w:r>
        <w:r w:rsidR="00F12891">
          <w:rPr>
            <w:noProof/>
            <w:webHidden/>
          </w:rPr>
          <w:tab/>
        </w:r>
        <w:r w:rsidR="00F12891">
          <w:rPr>
            <w:noProof/>
            <w:webHidden/>
          </w:rPr>
          <w:fldChar w:fldCharType="begin"/>
        </w:r>
        <w:r w:rsidR="00F12891">
          <w:rPr>
            <w:noProof/>
            <w:webHidden/>
          </w:rPr>
          <w:instrText xml:space="preserve"> PAGEREF _Toc25123990 \h </w:instrText>
        </w:r>
        <w:r w:rsidR="00F12891">
          <w:rPr>
            <w:noProof/>
            <w:webHidden/>
          </w:rPr>
        </w:r>
        <w:r w:rsidR="00F12891">
          <w:rPr>
            <w:noProof/>
            <w:webHidden/>
          </w:rPr>
          <w:fldChar w:fldCharType="separate"/>
        </w:r>
        <w:r w:rsidR="00F12891">
          <w:rPr>
            <w:noProof/>
            <w:webHidden/>
          </w:rPr>
          <w:t>viii</w:t>
        </w:r>
        <w:r w:rsidR="00F12891">
          <w:rPr>
            <w:noProof/>
            <w:webHidden/>
          </w:rPr>
          <w:fldChar w:fldCharType="end"/>
        </w:r>
      </w:hyperlink>
    </w:p>
    <w:p w14:paraId="47014C29" w14:textId="77777777" w:rsidR="00F12891" w:rsidRDefault="00025E9B">
      <w:pPr>
        <w:pStyle w:val="TOC1"/>
        <w:tabs>
          <w:tab w:val="right" w:leader="dot" w:pos="8342"/>
        </w:tabs>
        <w:rPr>
          <w:rFonts w:asciiTheme="minorHAnsi" w:eastAsiaTheme="minorEastAsia" w:hAnsiTheme="minorHAnsi" w:cstheme="minorBidi"/>
          <w:noProof/>
          <w:sz w:val="22"/>
          <w:szCs w:val="22"/>
        </w:rPr>
      </w:pPr>
      <w:hyperlink w:anchor="_Toc25123991" w:history="1">
        <w:r w:rsidR="00F12891" w:rsidRPr="007A5A96">
          <w:rPr>
            <w:rStyle w:val="Hyperlink"/>
            <w:rFonts w:eastAsia="Georgia"/>
            <w:noProof/>
          </w:rPr>
          <w:t>LIST OF APPENDICES</w:t>
        </w:r>
        <w:r w:rsidR="00F12891">
          <w:rPr>
            <w:noProof/>
            <w:webHidden/>
          </w:rPr>
          <w:tab/>
        </w:r>
        <w:r w:rsidR="00F12891">
          <w:rPr>
            <w:noProof/>
            <w:webHidden/>
          </w:rPr>
          <w:fldChar w:fldCharType="begin"/>
        </w:r>
        <w:r w:rsidR="00F12891">
          <w:rPr>
            <w:noProof/>
            <w:webHidden/>
          </w:rPr>
          <w:instrText xml:space="preserve"> PAGEREF _Toc25123991 \h </w:instrText>
        </w:r>
        <w:r w:rsidR="00F12891">
          <w:rPr>
            <w:noProof/>
            <w:webHidden/>
          </w:rPr>
        </w:r>
        <w:r w:rsidR="00F12891">
          <w:rPr>
            <w:noProof/>
            <w:webHidden/>
          </w:rPr>
          <w:fldChar w:fldCharType="separate"/>
        </w:r>
        <w:r w:rsidR="00F12891">
          <w:rPr>
            <w:noProof/>
            <w:webHidden/>
          </w:rPr>
          <w:t>ix</w:t>
        </w:r>
        <w:r w:rsidR="00F12891">
          <w:rPr>
            <w:noProof/>
            <w:webHidden/>
          </w:rPr>
          <w:fldChar w:fldCharType="end"/>
        </w:r>
      </w:hyperlink>
    </w:p>
    <w:p w14:paraId="17D389F4" w14:textId="77777777" w:rsidR="00F12891" w:rsidRDefault="00025E9B">
      <w:pPr>
        <w:pStyle w:val="TOC1"/>
        <w:tabs>
          <w:tab w:val="right" w:leader="dot" w:pos="8342"/>
        </w:tabs>
        <w:rPr>
          <w:rFonts w:asciiTheme="minorHAnsi" w:eastAsiaTheme="minorEastAsia" w:hAnsiTheme="minorHAnsi" w:cstheme="minorBidi"/>
          <w:noProof/>
          <w:sz w:val="22"/>
          <w:szCs w:val="22"/>
        </w:rPr>
      </w:pPr>
      <w:hyperlink w:anchor="_Toc25123992" w:history="1">
        <w:r w:rsidR="00F12891" w:rsidRPr="007A5A96">
          <w:rPr>
            <w:rStyle w:val="Hyperlink"/>
            <w:rFonts w:eastAsia="Georgia"/>
            <w:noProof/>
          </w:rPr>
          <w:t>CHAPTER 1</w:t>
        </w:r>
        <w:r w:rsidR="00F12891">
          <w:rPr>
            <w:noProof/>
            <w:webHidden/>
          </w:rPr>
          <w:tab/>
        </w:r>
        <w:r w:rsidR="00F12891">
          <w:rPr>
            <w:noProof/>
            <w:webHidden/>
          </w:rPr>
          <w:fldChar w:fldCharType="begin"/>
        </w:r>
        <w:r w:rsidR="00F12891">
          <w:rPr>
            <w:noProof/>
            <w:webHidden/>
          </w:rPr>
          <w:instrText xml:space="preserve"> PAGEREF _Toc25123992 \h </w:instrText>
        </w:r>
        <w:r w:rsidR="00F12891">
          <w:rPr>
            <w:noProof/>
            <w:webHidden/>
          </w:rPr>
        </w:r>
        <w:r w:rsidR="00F12891">
          <w:rPr>
            <w:noProof/>
            <w:webHidden/>
          </w:rPr>
          <w:fldChar w:fldCharType="separate"/>
        </w:r>
        <w:r w:rsidR="00F12891">
          <w:rPr>
            <w:noProof/>
            <w:webHidden/>
          </w:rPr>
          <w:t>1</w:t>
        </w:r>
        <w:r w:rsidR="00F12891">
          <w:rPr>
            <w:noProof/>
            <w:webHidden/>
          </w:rPr>
          <w:fldChar w:fldCharType="end"/>
        </w:r>
      </w:hyperlink>
    </w:p>
    <w:p w14:paraId="29600CF0" w14:textId="77777777" w:rsidR="00F12891" w:rsidRDefault="00025E9B">
      <w:pPr>
        <w:pStyle w:val="TOC2"/>
        <w:tabs>
          <w:tab w:val="right" w:leader="dot" w:pos="8342"/>
        </w:tabs>
        <w:rPr>
          <w:rFonts w:asciiTheme="minorHAnsi" w:eastAsiaTheme="minorEastAsia" w:hAnsiTheme="minorHAnsi" w:cstheme="minorBidi"/>
          <w:noProof/>
          <w:sz w:val="22"/>
          <w:szCs w:val="22"/>
        </w:rPr>
      </w:pPr>
      <w:hyperlink w:anchor="_Toc25123993" w:history="1">
        <w:r w:rsidR="00F12891" w:rsidRPr="007A5A96">
          <w:rPr>
            <w:rStyle w:val="Hyperlink"/>
            <w:rFonts w:eastAsia="Georgia"/>
            <w:noProof/>
          </w:rPr>
          <w:t>Abstract</w:t>
        </w:r>
        <w:r w:rsidR="00F12891">
          <w:rPr>
            <w:noProof/>
            <w:webHidden/>
          </w:rPr>
          <w:tab/>
        </w:r>
        <w:r w:rsidR="00F12891">
          <w:rPr>
            <w:noProof/>
            <w:webHidden/>
          </w:rPr>
          <w:fldChar w:fldCharType="begin"/>
        </w:r>
        <w:r w:rsidR="00F12891">
          <w:rPr>
            <w:noProof/>
            <w:webHidden/>
          </w:rPr>
          <w:instrText xml:space="preserve"> PAGEREF _Toc25123993 \h </w:instrText>
        </w:r>
        <w:r w:rsidR="00F12891">
          <w:rPr>
            <w:noProof/>
            <w:webHidden/>
          </w:rPr>
        </w:r>
        <w:r w:rsidR="00F12891">
          <w:rPr>
            <w:noProof/>
            <w:webHidden/>
          </w:rPr>
          <w:fldChar w:fldCharType="separate"/>
        </w:r>
        <w:r w:rsidR="00F12891">
          <w:rPr>
            <w:noProof/>
            <w:webHidden/>
          </w:rPr>
          <w:t>2</w:t>
        </w:r>
        <w:r w:rsidR="00F12891">
          <w:rPr>
            <w:noProof/>
            <w:webHidden/>
          </w:rPr>
          <w:fldChar w:fldCharType="end"/>
        </w:r>
      </w:hyperlink>
    </w:p>
    <w:p w14:paraId="64DD2EF9" w14:textId="77777777" w:rsidR="00F12891" w:rsidRDefault="00025E9B">
      <w:pPr>
        <w:pStyle w:val="TOC2"/>
        <w:tabs>
          <w:tab w:val="right" w:leader="dot" w:pos="8342"/>
        </w:tabs>
        <w:rPr>
          <w:rFonts w:asciiTheme="minorHAnsi" w:eastAsiaTheme="minorEastAsia" w:hAnsiTheme="minorHAnsi" w:cstheme="minorBidi"/>
          <w:noProof/>
          <w:sz w:val="22"/>
          <w:szCs w:val="22"/>
        </w:rPr>
      </w:pPr>
      <w:hyperlink w:anchor="_Toc25123994" w:history="1">
        <w:r w:rsidR="00F12891" w:rsidRPr="007A5A96">
          <w:rPr>
            <w:rStyle w:val="Hyperlink"/>
            <w:rFonts w:eastAsia="Georgia"/>
            <w:noProof/>
          </w:rPr>
          <w:t>Introduction</w:t>
        </w:r>
        <w:r w:rsidR="00F12891">
          <w:rPr>
            <w:noProof/>
            <w:webHidden/>
          </w:rPr>
          <w:tab/>
        </w:r>
        <w:r w:rsidR="00F12891">
          <w:rPr>
            <w:noProof/>
            <w:webHidden/>
          </w:rPr>
          <w:fldChar w:fldCharType="begin"/>
        </w:r>
        <w:r w:rsidR="00F12891">
          <w:rPr>
            <w:noProof/>
            <w:webHidden/>
          </w:rPr>
          <w:instrText xml:space="preserve"> PAGEREF _Toc25123994 \h </w:instrText>
        </w:r>
        <w:r w:rsidR="00F12891">
          <w:rPr>
            <w:noProof/>
            <w:webHidden/>
          </w:rPr>
        </w:r>
        <w:r w:rsidR="00F12891">
          <w:rPr>
            <w:noProof/>
            <w:webHidden/>
          </w:rPr>
          <w:fldChar w:fldCharType="separate"/>
        </w:r>
        <w:r w:rsidR="00F12891">
          <w:rPr>
            <w:noProof/>
            <w:webHidden/>
          </w:rPr>
          <w:t>4</w:t>
        </w:r>
        <w:r w:rsidR="00F12891">
          <w:rPr>
            <w:noProof/>
            <w:webHidden/>
          </w:rPr>
          <w:fldChar w:fldCharType="end"/>
        </w:r>
      </w:hyperlink>
    </w:p>
    <w:p w14:paraId="145FF3DB" w14:textId="77777777" w:rsidR="00F12891" w:rsidRDefault="00025E9B">
      <w:pPr>
        <w:pStyle w:val="TOC2"/>
        <w:tabs>
          <w:tab w:val="right" w:leader="dot" w:pos="8342"/>
        </w:tabs>
        <w:rPr>
          <w:rFonts w:asciiTheme="minorHAnsi" w:eastAsiaTheme="minorEastAsia" w:hAnsiTheme="minorHAnsi" w:cstheme="minorBidi"/>
          <w:noProof/>
          <w:sz w:val="22"/>
          <w:szCs w:val="22"/>
        </w:rPr>
      </w:pPr>
      <w:hyperlink w:anchor="_Toc25123995" w:history="1">
        <w:r w:rsidR="00F12891" w:rsidRPr="007A5A96">
          <w:rPr>
            <w:rStyle w:val="Hyperlink"/>
            <w:rFonts w:eastAsia="Georgia"/>
            <w:noProof/>
          </w:rPr>
          <w:t>Material and Methods</w:t>
        </w:r>
        <w:r w:rsidR="00F12891">
          <w:rPr>
            <w:noProof/>
            <w:webHidden/>
          </w:rPr>
          <w:tab/>
        </w:r>
        <w:r w:rsidR="00F12891">
          <w:rPr>
            <w:noProof/>
            <w:webHidden/>
          </w:rPr>
          <w:fldChar w:fldCharType="begin"/>
        </w:r>
        <w:r w:rsidR="00F12891">
          <w:rPr>
            <w:noProof/>
            <w:webHidden/>
          </w:rPr>
          <w:instrText xml:space="preserve"> PAGEREF _Toc25123995 \h </w:instrText>
        </w:r>
        <w:r w:rsidR="00F12891">
          <w:rPr>
            <w:noProof/>
            <w:webHidden/>
          </w:rPr>
        </w:r>
        <w:r w:rsidR="00F12891">
          <w:rPr>
            <w:noProof/>
            <w:webHidden/>
          </w:rPr>
          <w:fldChar w:fldCharType="separate"/>
        </w:r>
        <w:r w:rsidR="00F12891">
          <w:rPr>
            <w:noProof/>
            <w:webHidden/>
          </w:rPr>
          <w:t>9</w:t>
        </w:r>
        <w:r w:rsidR="00F12891">
          <w:rPr>
            <w:noProof/>
            <w:webHidden/>
          </w:rPr>
          <w:fldChar w:fldCharType="end"/>
        </w:r>
      </w:hyperlink>
    </w:p>
    <w:p w14:paraId="401AD387" w14:textId="77777777" w:rsidR="00F12891" w:rsidRDefault="00025E9B">
      <w:pPr>
        <w:pStyle w:val="TOC2"/>
        <w:tabs>
          <w:tab w:val="right" w:leader="dot" w:pos="8342"/>
        </w:tabs>
        <w:rPr>
          <w:rFonts w:asciiTheme="minorHAnsi" w:eastAsiaTheme="minorEastAsia" w:hAnsiTheme="minorHAnsi" w:cstheme="minorBidi"/>
          <w:noProof/>
          <w:sz w:val="22"/>
          <w:szCs w:val="22"/>
        </w:rPr>
      </w:pPr>
      <w:hyperlink w:anchor="_Toc25123996" w:history="1">
        <w:r w:rsidR="00F12891" w:rsidRPr="007A5A96">
          <w:rPr>
            <w:rStyle w:val="Hyperlink"/>
            <w:rFonts w:eastAsia="Georgia"/>
            <w:noProof/>
          </w:rPr>
          <w:t>Results</w:t>
        </w:r>
        <w:r w:rsidR="00F12891">
          <w:rPr>
            <w:noProof/>
            <w:webHidden/>
          </w:rPr>
          <w:tab/>
        </w:r>
        <w:r w:rsidR="00F12891">
          <w:rPr>
            <w:noProof/>
            <w:webHidden/>
          </w:rPr>
          <w:fldChar w:fldCharType="begin"/>
        </w:r>
        <w:r w:rsidR="00F12891">
          <w:rPr>
            <w:noProof/>
            <w:webHidden/>
          </w:rPr>
          <w:instrText xml:space="preserve"> PAGEREF _Toc25123996 \h </w:instrText>
        </w:r>
        <w:r w:rsidR="00F12891">
          <w:rPr>
            <w:noProof/>
            <w:webHidden/>
          </w:rPr>
        </w:r>
        <w:r w:rsidR="00F12891">
          <w:rPr>
            <w:noProof/>
            <w:webHidden/>
          </w:rPr>
          <w:fldChar w:fldCharType="separate"/>
        </w:r>
        <w:r w:rsidR="00F12891">
          <w:rPr>
            <w:noProof/>
            <w:webHidden/>
          </w:rPr>
          <w:t>15</w:t>
        </w:r>
        <w:r w:rsidR="00F12891">
          <w:rPr>
            <w:noProof/>
            <w:webHidden/>
          </w:rPr>
          <w:fldChar w:fldCharType="end"/>
        </w:r>
      </w:hyperlink>
    </w:p>
    <w:p w14:paraId="6031BA02" w14:textId="77777777" w:rsidR="00F12891" w:rsidRDefault="00025E9B">
      <w:pPr>
        <w:pStyle w:val="TOC2"/>
        <w:tabs>
          <w:tab w:val="right" w:leader="dot" w:pos="8342"/>
        </w:tabs>
        <w:rPr>
          <w:rFonts w:asciiTheme="minorHAnsi" w:eastAsiaTheme="minorEastAsia" w:hAnsiTheme="minorHAnsi" w:cstheme="minorBidi"/>
          <w:noProof/>
          <w:sz w:val="22"/>
          <w:szCs w:val="22"/>
        </w:rPr>
      </w:pPr>
      <w:hyperlink w:anchor="_Toc25123997" w:history="1">
        <w:r w:rsidR="00F12891" w:rsidRPr="007A5A96">
          <w:rPr>
            <w:rStyle w:val="Hyperlink"/>
            <w:rFonts w:eastAsia="Georgia"/>
            <w:noProof/>
          </w:rPr>
          <w:t>Discussion</w:t>
        </w:r>
        <w:r w:rsidR="00F12891">
          <w:rPr>
            <w:noProof/>
            <w:webHidden/>
          </w:rPr>
          <w:tab/>
        </w:r>
        <w:r w:rsidR="00F12891">
          <w:rPr>
            <w:noProof/>
            <w:webHidden/>
          </w:rPr>
          <w:fldChar w:fldCharType="begin"/>
        </w:r>
        <w:r w:rsidR="00F12891">
          <w:rPr>
            <w:noProof/>
            <w:webHidden/>
          </w:rPr>
          <w:instrText xml:space="preserve"> PAGEREF _Toc25123997 \h </w:instrText>
        </w:r>
        <w:r w:rsidR="00F12891">
          <w:rPr>
            <w:noProof/>
            <w:webHidden/>
          </w:rPr>
        </w:r>
        <w:r w:rsidR="00F12891">
          <w:rPr>
            <w:noProof/>
            <w:webHidden/>
          </w:rPr>
          <w:fldChar w:fldCharType="separate"/>
        </w:r>
        <w:r w:rsidR="00F12891">
          <w:rPr>
            <w:noProof/>
            <w:webHidden/>
          </w:rPr>
          <w:t>20</w:t>
        </w:r>
        <w:r w:rsidR="00F12891">
          <w:rPr>
            <w:noProof/>
            <w:webHidden/>
          </w:rPr>
          <w:fldChar w:fldCharType="end"/>
        </w:r>
      </w:hyperlink>
    </w:p>
    <w:p w14:paraId="6EB9C201" w14:textId="77777777" w:rsidR="00F12891" w:rsidRDefault="00025E9B">
      <w:pPr>
        <w:pStyle w:val="TOC2"/>
        <w:tabs>
          <w:tab w:val="right" w:leader="dot" w:pos="8342"/>
        </w:tabs>
        <w:rPr>
          <w:rFonts w:asciiTheme="minorHAnsi" w:eastAsiaTheme="minorEastAsia" w:hAnsiTheme="minorHAnsi" w:cstheme="minorBidi"/>
          <w:noProof/>
          <w:sz w:val="22"/>
          <w:szCs w:val="22"/>
        </w:rPr>
      </w:pPr>
      <w:hyperlink w:anchor="_Toc25123998" w:history="1">
        <w:r w:rsidR="00F12891" w:rsidRPr="007A5A96">
          <w:rPr>
            <w:rStyle w:val="Hyperlink"/>
            <w:rFonts w:eastAsia="Georgia"/>
            <w:noProof/>
          </w:rPr>
          <w:t>Acknowledgements</w:t>
        </w:r>
        <w:r w:rsidR="00F12891">
          <w:rPr>
            <w:noProof/>
            <w:webHidden/>
          </w:rPr>
          <w:tab/>
        </w:r>
        <w:r w:rsidR="00F12891">
          <w:rPr>
            <w:noProof/>
            <w:webHidden/>
          </w:rPr>
          <w:fldChar w:fldCharType="begin"/>
        </w:r>
        <w:r w:rsidR="00F12891">
          <w:rPr>
            <w:noProof/>
            <w:webHidden/>
          </w:rPr>
          <w:instrText xml:space="preserve"> PAGEREF _Toc25123998 \h </w:instrText>
        </w:r>
        <w:r w:rsidR="00F12891">
          <w:rPr>
            <w:noProof/>
            <w:webHidden/>
          </w:rPr>
        </w:r>
        <w:r w:rsidR="00F12891">
          <w:rPr>
            <w:noProof/>
            <w:webHidden/>
          </w:rPr>
          <w:fldChar w:fldCharType="separate"/>
        </w:r>
        <w:r w:rsidR="00F12891">
          <w:rPr>
            <w:noProof/>
            <w:webHidden/>
          </w:rPr>
          <w:t>25</w:t>
        </w:r>
        <w:r w:rsidR="00F12891">
          <w:rPr>
            <w:noProof/>
            <w:webHidden/>
          </w:rPr>
          <w:fldChar w:fldCharType="end"/>
        </w:r>
      </w:hyperlink>
    </w:p>
    <w:p w14:paraId="6754940D" w14:textId="77777777" w:rsidR="00F12891" w:rsidRDefault="00025E9B">
      <w:pPr>
        <w:pStyle w:val="TOC2"/>
        <w:tabs>
          <w:tab w:val="right" w:leader="dot" w:pos="8342"/>
        </w:tabs>
        <w:rPr>
          <w:rFonts w:asciiTheme="minorHAnsi" w:eastAsiaTheme="minorEastAsia" w:hAnsiTheme="minorHAnsi" w:cstheme="minorBidi"/>
          <w:noProof/>
          <w:sz w:val="22"/>
          <w:szCs w:val="22"/>
        </w:rPr>
      </w:pPr>
      <w:hyperlink w:anchor="_Toc25123999" w:history="1">
        <w:r w:rsidR="00F12891" w:rsidRPr="007A5A96">
          <w:rPr>
            <w:rStyle w:val="Hyperlink"/>
            <w:rFonts w:eastAsia="Georgia"/>
            <w:noProof/>
          </w:rPr>
          <w:t>Literature Cited</w:t>
        </w:r>
        <w:r w:rsidR="00F12891">
          <w:rPr>
            <w:noProof/>
            <w:webHidden/>
          </w:rPr>
          <w:tab/>
        </w:r>
        <w:r w:rsidR="00F12891">
          <w:rPr>
            <w:noProof/>
            <w:webHidden/>
          </w:rPr>
          <w:fldChar w:fldCharType="begin"/>
        </w:r>
        <w:r w:rsidR="00F12891">
          <w:rPr>
            <w:noProof/>
            <w:webHidden/>
          </w:rPr>
          <w:instrText xml:space="preserve"> PAGEREF _Toc25123999 \h </w:instrText>
        </w:r>
        <w:r w:rsidR="00F12891">
          <w:rPr>
            <w:noProof/>
            <w:webHidden/>
          </w:rPr>
        </w:r>
        <w:r w:rsidR="00F12891">
          <w:rPr>
            <w:noProof/>
            <w:webHidden/>
          </w:rPr>
          <w:fldChar w:fldCharType="separate"/>
        </w:r>
        <w:r w:rsidR="00F12891">
          <w:rPr>
            <w:noProof/>
            <w:webHidden/>
          </w:rPr>
          <w:t>26</w:t>
        </w:r>
        <w:r w:rsidR="00F12891">
          <w:rPr>
            <w:noProof/>
            <w:webHidden/>
          </w:rPr>
          <w:fldChar w:fldCharType="end"/>
        </w:r>
      </w:hyperlink>
    </w:p>
    <w:p w14:paraId="32C0A1F2" w14:textId="77777777" w:rsidR="00F12891" w:rsidRDefault="00025E9B">
      <w:pPr>
        <w:pStyle w:val="TOC2"/>
        <w:tabs>
          <w:tab w:val="right" w:leader="dot" w:pos="8342"/>
        </w:tabs>
        <w:rPr>
          <w:rFonts w:asciiTheme="minorHAnsi" w:eastAsiaTheme="minorEastAsia" w:hAnsiTheme="minorHAnsi" w:cstheme="minorBidi"/>
          <w:noProof/>
          <w:sz w:val="22"/>
          <w:szCs w:val="22"/>
        </w:rPr>
      </w:pPr>
      <w:hyperlink w:anchor="_Toc25124000" w:history="1">
        <w:r w:rsidR="00F12891" w:rsidRPr="007A5A96">
          <w:rPr>
            <w:rStyle w:val="Hyperlink"/>
            <w:rFonts w:eastAsia="Georgia"/>
            <w:noProof/>
          </w:rPr>
          <w:t>Tables</w:t>
        </w:r>
        <w:r w:rsidR="00F12891">
          <w:rPr>
            <w:noProof/>
            <w:webHidden/>
          </w:rPr>
          <w:tab/>
        </w:r>
        <w:r w:rsidR="00F12891">
          <w:rPr>
            <w:noProof/>
            <w:webHidden/>
          </w:rPr>
          <w:fldChar w:fldCharType="begin"/>
        </w:r>
        <w:r w:rsidR="00F12891">
          <w:rPr>
            <w:noProof/>
            <w:webHidden/>
          </w:rPr>
          <w:instrText xml:space="preserve"> PAGEREF _Toc25124000 \h </w:instrText>
        </w:r>
        <w:r w:rsidR="00F12891">
          <w:rPr>
            <w:noProof/>
            <w:webHidden/>
          </w:rPr>
        </w:r>
        <w:r w:rsidR="00F12891">
          <w:rPr>
            <w:noProof/>
            <w:webHidden/>
          </w:rPr>
          <w:fldChar w:fldCharType="separate"/>
        </w:r>
        <w:r w:rsidR="00F12891">
          <w:rPr>
            <w:noProof/>
            <w:webHidden/>
          </w:rPr>
          <w:t>35</w:t>
        </w:r>
        <w:r w:rsidR="00F12891">
          <w:rPr>
            <w:noProof/>
            <w:webHidden/>
          </w:rPr>
          <w:fldChar w:fldCharType="end"/>
        </w:r>
      </w:hyperlink>
    </w:p>
    <w:p w14:paraId="231197FC" w14:textId="77777777" w:rsidR="00F12891" w:rsidRDefault="00025E9B">
      <w:pPr>
        <w:pStyle w:val="TOC2"/>
        <w:tabs>
          <w:tab w:val="right" w:leader="dot" w:pos="8342"/>
        </w:tabs>
        <w:rPr>
          <w:rFonts w:asciiTheme="minorHAnsi" w:eastAsiaTheme="minorEastAsia" w:hAnsiTheme="minorHAnsi" w:cstheme="minorBidi"/>
          <w:noProof/>
          <w:sz w:val="22"/>
          <w:szCs w:val="22"/>
        </w:rPr>
      </w:pPr>
      <w:hyperlink w:anchor="_Toc25124001" w:history="1">
        <w:r w:rsidR="00F12891" w:rsidRPr="007A5A96">
          <w:rPr>
            <w:rStyle w:val="Hyperlink"/>
            <w:rFonts w:eastAsia="Georgia"/>
            <w:noProof/>
          </w:rPr>
          <w:t>Figures</w:t>
        </w:r>
        <w:r w:rsidR="00F12891">
          <w:rPr>
            <w:noProof/>
            <w:webHidden/>
          </w:rPr>
          <w:tab/>
        </w:r>
        <w:r w:rsidR="00F12891">
          <w:rPr>
            <w:noProof/>
            <w:webHidden/>
          </w:rPr>
          <w:fldChar w:fldCharType="begin"/>
        </w:r>
        <w:r w:rsidR="00F12891">
          <w:rPr>
            <w:noProof/>
            <w:webHidden/>
          </w:rPr>
          <w:instrText xml:space="preserve"> PAGEREF _Toc25124001 \h </w:instrText>
        </w:r>
        <w:r w:rsidR="00F12891">
          <w:rPr>
            <w:noProof/>
            <w:webHidden/>
          </w:rPr>
        </w:r>
        <w:r w:rsidR="00F12891">
          <w:rPr>
            <w:noProof/>
            <w:webHidden/>
          </w:rPr>
          <w:fldChar w:fldCharType="separate"/>
        </w:r>
        <w:r w:rsidR="00F12891">
          <w:rPr>
            <w:noProof/>
            <w:webHidden/>
          </w:rPr>
          <w:t>39</w:t>
        </w:r>
        <w:r w:rsidR="00F12891">
          <w:rPr>
            <w:noProof/>
            <w:webHidden/>
          </w:rPr>
          <w:fldChar w:fldCharType="end"/>
        </w:r>
      </w:hyperlink>
    </w:p>
    <w:p w14:paraId="75005491" w14:textId="77777777" w:rsidR="00F12891" w:rsidRDefault="00025E9B">
      <w:pPr>
        <w:pStyle w:val="TOC2"/>
        <w:tabs>
          <w:tab w:val="right" w:leader="dot" w:pos="8342"/>
        </w:tabs>
        <w:rPr>
          <w:rFonts w:asciiTheme="minorHAnsi" w:eastAsiaTheme="minorEastAsia" w:hAnsiTheme="minorHAnsi" w:cstheme="minorBidi"/>
          <w:noProof/>
          <w:sz w:val="22"/>
          <w:szCs w:val="22"/>
        </w:rPr>
      </w:pPr>
      <w:hyperlink w:anchor="_Toc25124002" w:history="1">
        <w:r w:rsidR="00F12891" w:rsidRPr="007A5A96">
          <w:rPr>
            <w:rStyle w:val="Hyperlink"/>
            <w:rFonts w:eastAsia="Georgia"/>
            <w:noProof/>
          </w:rPr>
          <w:t>Appendices</w:t>
        </w:r>
        <w:r w:rsidR="00F12891">
          <w:rPr>
            <w:noProof/>
            <w:webHidden/>
          </w:rPr>
          <w:tab/>
        </w:r>
        <w:r w:rsidR="00F12891">
          <w:rPr>
            <w:noProof/>
            <w:webHidden/>
          </w:rPr>
          <w:fldChar w:fldCharType="begin"/>
        </w:r>
        <w:r w:rsidR="00F12891">
          <w:rPr>
            <w:noProof/>
            <w:webHidden/>
          </w:rPr>
          <w:instrText xml:space="preserve"> PAGEREF _Toc25124002 \h </w:instrText>
        </w:r>
        <w:r w:rsidR="00F12891">
          <w:rPr>
            <w:noProof/>
            <w:webHidden/>
          </w:rPr>
        </w:r>
        <w:r w:rsidR="00F12891">
          <w:rPr>
            <w:noProof/>
            <w:webHidden/>
          </w:rPr>
          <w:fldChar w:fldCharType="separate"/>
        </w:r>
        <w:r w:rsidR="00F12891">
          <w:rPr>
            <w:noProof/>
            <w:webHidden/>
          </w:rPr>
          <w:t>47</w:t>
        </w:r>
        <w:r w:rsidR="00F12891">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9" w:name="_Toc25123989"/>
      <w:r w:rsidR="007D1B38">
        <w:lastRenderedPageBreak/>
        <w:t>LIST OF TABLES</w:t>
      </w:r>
      <w:bookmarkEnd w:id="9"/>
    </w:p>
    <w:p w14:paraId="679F279C" w14:textId="7813EE35"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32</w:t>
      </w:r>
    </w:p>
    <w:p w14:paraId="255672F3" w14:textId="73A1E1C0"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32</w:t>
      </w:r>
    </w:p>
    <w:p w14:paraId="00849D7D" w14:textId="4084E25A"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32</w:t>
      </w:r>
    </w:p>
    <w:p w14:paraId="7A9A7A48" w14:textId="518E788E" w:rsidR="0099543B" w:rsidRDefault="0099543B" w:rsidP="007D1B38">
      <w:pPr>
        <w:spacing w:after="200" w:line="276" w:lineRule="auto"/>
        <w:ind w:firstLine="0"/>
      </w:pPr>
      <w:r>
        <w:t>Table 4. AICc table of models with combined richness as the response variable (target) and the candidate surrogates</w:t>
      </w:r>
      <w:r w:rsidRPr="00D93B1C">
        <w:t xml:space="preserve"> </w:t>
      </w:r>
      <w:r>
        <w:t>as predictors</w:t>
      </w:r>
      <w:r>
        <w:ptab w:relativeTo="margin" w:alignment="right" w:leader="dot"/>
      </w:r>
      <w:r>
        <w:t>33</w:t>
      </w:r>
    </w:p>
    <w:p w14:paraId="13520D01" w14:textId="71F1EF09" w:rsidR="0099543B" w:rsidRDefault="0099543B" w:rsidP="007D1B38">
      <w:pPr>
        <w:spacing w:after="200" w:line="276" w:lineRule="auto"/>
        <w:ind w:firstLine="0"/>
      </w:pPr>
      <w:r>
        <w:t>Table 5. AICc table of models with coral richness as the response variable (target) and percent coral cover as the candidate surrogate</w:t>
      </w:r>
      <w:r>
        <w:ptab w:relativeTo="margin" w:alignment="right" w:leader="dot"/>
      </w:r>
      <w:r>
        <w:t>33</w:t>
      </w:r>
    </w:p>
    <w:p w14:paraId="47212D78" w14:textId="62566498" w:rsidR="0099543B" w:rsidRDefault="0099543B" w:rsidP="007D1B38">
      <w:pPr>
        <w:spacing w:after="200" w:line="276" w:lineRule="auto"/>
        <w:ind w:firstLine="0"/>
      </w:pPr>
      <w:r>
        <w:t>Table 6. AICc table of models with sponge richness as the response variable (target) and percent coral cover as the candidate surrogate</w:t>
      </w:r>
      <w:r>
        <w:ptab w:relativeTo="margin" w:alignment="right" w:leader="dot"/>
      </w:r>
      <w:r>
        <w:t>34</w:t>
      </w:r>
    </w:p>
    <w:p w14:paraId="5EDA1CD3" w14:textId="2036C2D7" w:rsidR="0099543B" w:rsidRDefault="0099543B" w:rsidP="007D1B38">
      <w:pPr>
        <w:spacing w:after="200" w:line="276" w:lineRule="auto"/>
        <w:ind w:firstLine="0"/>
      </w:pPr>
      <w:r>
        <w:t>Table 7. AICc table of models with fish richness as the response variable (target) and rugosity as the candidate surrogate</w:t>
      </w:r>
      <w:r>
        <w:ptab w:relativeTo="margin" w:alignment="right" w:leader="dot"/>
      </w:r>
      <w:r>
        <w:t>34</w:t>
      </w:r>
    </w:p>
    <w:p w14:paraId="7090A863" w14:textId="1857C525" w:rsidR="0099543B" w:rsidRDefault="0099543B" w:rsidP="007D1B38">
      <w:pPr>
        <w:spacing w:after="200" w:line="276" w:lineRule="auto"/>
        <w:ind w:firstLine="0"/>
      </w:pPr>
      <w:r>
        <w:t>Table 8. AICc table of models with combined richness as the response variable (target) and rugosity as the candidate surrogate</w:t>
      </w:r>
      <w:r>
        <w:ptab w:relativeTo="margin" w:alignment="right" w:leader="dot"/>
      </w:r>
      <w:r>
        <w:t>35</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10" w:name="_Toc25123990"/>
      <w:r>
        <w:lastRenderedPageBreak/>
        <w:t>LIST OF FIGURES</w:t>
      </w:r>
      <w:bookmarkEnd w:id="10"/>
    </w:p>
    <w:p w14:paraId="0C9EA2ED" w14:textId="3194461E"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36</w:t>
      </w:r>
    </w:p>
    <w:p w14:paraId="3CDD11B9" w14:textId="01E6D953" w:rsidR="00982442" w:rsidRDefault="00982442" w:rsidP="00982442">
      <w:pPr>
        <w:spacing w:after="200" w:line="276" w:lineRule="auto"/>
        <w:ind w:firstLine="0"/>
      </w:pPr>
      <w:r>
        <w:t>Figure 2. Plots of the targets (rows) and candidate surrogates (columns). 95% confidence intervals shown. Nagelkerke’s pseudo-r-squared values (</w:t>
      </w:r>
      <w:r w:rsidRPr="00EF213B">
        <w:rPr>
          <w:i/>
        </w:rPr>
        <w:t>R</w:t>
      </w:r>
      <w:r w:rsidRPr="00EF213B">
        <w:rPr>
          <w:vertAlign w:val="subscript"/>
        </w:rPr>
        <w:t>N</w:t>
      </w:r>
      <w:r w:rsidRPr="00EF213B">
        <w:rPr>
          <w:vertAlign w:val="superscript"/>
        </w:rPr>
        <w:t>2</w:t>
      </w:r>
      <w:r>
        <w:t>) are shown for the top candidate surrogate for each of the targets</w:t>
      </w:r>
      <w:r>
        <w:ptab w:relativeTo="margin" w:alignment="right" w:leader="dot"/>
      </w:r>
      <w:r>
        <w:t>37</w:t>
      </w:r>
    </w:p>
    <w:p w14:paraId="07FDC5D2" w14:textId="7A16961F" w:rsidR="00982442" w:rsidRDefault="00982442" w:rsidP="00982442">
      <w:pPr>
        <w:spacing w:after="200" w:line="276" w:lineRule="auto"/>
        <w:ind w:firstLine="0"/>
      </w:pPr>
      <w:r>
        <w:t>Figure 3. Temporal variation of coral richness as it varies with percent coral cover</w:t>
      </w:r>
      <w:r>
        <w:ptab w:relativeTo="margin" w:alignment="right" w:leader="dot"/>
      </w:r>
      <w:r>
        <w:t>38</w:t>
      </w:r>
    </w:p>
    <w:p w14:paraId="2D9AB413" w14:textId="613322EE" w:rsidR="00982442" w:rsidRDefault="00982442" w:rsidP="00982442">
      <w:pPr>
        <w:spacing w:after="200" w:line="276" w:lineRule="auto"/>
        <w:ind w:firstLine="0"/>
      </w:pPr>
      <w:r>
        <w:t xml:space="preserve">Figure 4. Spatial variation of </w:t>
      </w:r>
      <w:r w:rsidR="0015137A">
        <w:t xml:space="preserve">sponge </w:t>
      </w:r>
      <w:r>
        <w:t>richness as it varies with percent coral cover across 8 monitoring sites</w:t>
      </w:r>
      <w:r>
        <w:ptab w:relativeTo="margin" w:alignment="right" w:leader="dot"/>
      </w:r>
      <w:r>
        <w:t>39</w:t>
      </w:r>
    </w:p>
    <w:p w14:paraId="22FB0BE1" w14:textId="49840EE1" w:rsidR="00982442" w:rsidRDefault="00982442" w:rsidP="00982442">
      <w:pPr>
        <w:spacing w:after="200" w:line="276" w:lineRule="auto"/>
        <w:ind w:firstLine="0"/>
      </w:pPr>
      <w:r>
        <w:t xml:space="preserve">Figure 5. Temporal variation of sponge richness as it varies with percent coral cover </w:t>
      </w:r>
      <w:r>
        <w:ptab w:relativeTo="margin" w:alignment="right" w:leader="dot"/>
      </w:r>
      <w:r>
        <w:t>40</w:t>
      </w:r>
    </w:p>
    <w:p w14:paraId="14037B73" w14:textId="70157590" w:rsidR="00982442" w:rsidRDefault="00982442" w:rsidP="00982442">
      <w:pPr>
        <w:spacing w:after="200" w:line="276" w:lineRule="auto"/>
        <w:ind w:firstLine="0"/>
      </w:pPr>
      <w:r>
        <w:t>Figure 6. Spatial variation of fish richness as it varies with rugosity across 8 monitoring sites</w:t>
      </w:r>
      <w:r>
        <w:ptab w:relativeTo="margin" w:alignment="right" w:leader="dot"/>
      </w:r>
      <w:r>
        <w:t>41</w:t>
      </w:r>
    </w:p>
    <w:p w14:paraId="64A3B3E8" w14:textId="72AFD8CD" w:rsidR="00982442" w:rsidRDefault="00982442" w:rsidP="00982442">
      <w:pPr>
        <w:spacing w:after="200" w:line="276" w:lineRule="auto"/>
        <w:ind w:firstLine="0"/>
      </w:pPr>
      <w:r>
        <w:t>Figure 7. Spatial variation of combined richness as it varies with rugosity across 8 monitoring sites, where combined richness is the sum of richnesses of corals, fishes, and sponges</w:t>
      </w:r>
      <w:r>
        <w:ptab w:relativeTo="margin" w:alignment="right" w:leader="dot"/>
      </w:r>
      <w:r>
        <w:t>42</w:t>
      </w:r>
    </w:p>
    <w:p w14:paraId="7739AFE8" w14:textId="0D37A9DF" w:rsidR="00982442" w:rsidRDefault="00982442" w:rsidP="00982442">
      <w:pPr>
        <w:spacing w:after="200" w:line="276" w:lineRule="auto"/>
        <w:ind w:firstLine="0"/>
      </w:pPr>
      <w:r>
        <w:t>Figure 8. Temporal variation of combined richness as it varies with percent coral cover, where combined richness is the sum of richnesses of corals, fishes, and sponges</w:t>
      </w:r>
      <w:r>
        <w:ptab w:relativeTo="margin" w:alignment="right" w:leader="dot"/>
      </w:r>
      <w:r>
        <w:t>43</w:t>
      </w:r>
    </w:p>
    <w:p w14:paraId="1FB435BC" w14:textId="059AC786" w:rsidR="007F25E6" w:rsidRPr="007D1B38" w:rsidRDefault="007D1B38" w:rsidP="007F25E6">
      <w:pPr>
        <w:pStyle w:val="Heading1"/>
      </w:pPr>
      <w:r>
        <w:br w:type="page"/>
      </w:r>
      <w:bookmarkStart w:id="11" w:name="_Toc25123991"/>
      <w:r w:rsidR="007F25E6">
        <w:lastRenderedPageBreak/>
        <w:t>LIST OF APPENDICES</w:t>
      </w:r>
      <w:bookmarkEnd w:id="11"/>
    </w:p>
    <w:p w14:paraId="5F7E3334" w14:textId="47B0DF63" w:rsidR="007F25E6" w:rsidRDefault="007F25E6" w:rsidP="007F25E6">
      <w:pPr>
        <w:spacing w:after="200" w:line="276" w:lineRule="auto"/>
        <w:ind w:firstLine="0"/>
      </w:pPr>
      <w:r w:rsidRPr="0018320D">
        <w:t>Table A.1</w:t>
      </w:r>
      <w:r>
        <w:t>. Fish species included in richness calculations</w:t>
      </w:r>
      <w:r>
        <w:ptab w:relativeTo="margin" w:alignment="right" w:leader="dot"/>
      </w:r>
      <w:r>
        <w:t>45</w:t>
      </w:r>
    </w:p>
    <w:p w14:paraId="077F3DCB" w14:textId="54847074"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46</w:t>
      </w:r>
    </w:p>
    <w:p w14:paraId="29D40E90" w14:textId="7032A9B7" w:rsidR="00C11451" w:rsidRDefault="00C11451" w:rsidP="00C11451">
      <w:pPr>
        <w:spacing w:after="200" w:line="276" w:lineRule="auto"/>
        <w:ind w:firstLine="0"/>
      </w:pPr>
      <w:r>
        <w:t>Figure</w:t>
      </w:r>
      <w:r w:rsidRPr="0018320D">
        <w:t xml:space="preserve"> A.</w:t>
      </w:r>
      <w:r>
        <w:t>3. Basic associations between the targets</w:t>
      </w:r>
      <w:r>
        <w:ptab w:relativeTo="margin" w:alignment="right" w:leader="dot"/>
      </w:r>
      <w:r>
        <w:t>47</w:t>
      </w:r>
    </w:p>
    <w:p w14:paraId="0ED117A8" w14:textId="0F4B3573" w:rsidR="00C11451" w:rsidRDefault="00C11451" w:rsidP="00C11451">
      <w:pPr>
        <w:spacing w:after="200" w:line="276" w:lineRule="auto"/>
        <w:ind w:firstLine="0"/>
      </w:pPr>
      <w:r>
        <w:t>Figure</w:t>
      </w:r>
      <w:r w:rsidRPr="0018320D">
        <w:t xml:space="preserve"> A.</w:t>
      </w:r>
      <w:r>
        <w:t>4. Basic associations between the surrogates</w:t>
      </w:r>
      <w:r>
        <w:ptab w:relativeTo="margin" w:alignment="right" w:leader="dot"/>
      </w:r>
      <w:r>
        <w:t>48</w:t>
      </w:r>
    </w:p>
    <w:p w14:paraId="5B068D54" w14:textId="3B55784F" w:rsidR="007817DC" w:rsidRDefault="007817DC" w:rsidP="007817DC">
      <w:pPr>
        <w:spacing w:after="200" w:line="276" w:lineRule="auto"/>
        <w:ind w:firstLine="0"/>
      </w:pPr>
      <w:r>
        <w:t>Figure</w:t>
      </w:r>
      <w:r w:rsidRPr="0018320D">
        <w:t xml:space="preserve"> A.</w:t>
      </w:r>
      <w:r>
        <w:t>5. Coral richness and coral cover over time</w:t>
      </w:r>
      <w:r>
        <w:ptab w:relativeTo="margin" w:alignment="right" w:leader="dot"/>
      </w:r>
      <w:r>
        <w:t>49</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5"/>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2" w:name="_Toc25123992"/>
      <w:r w:rsidRPr="003474A6">
        <w:lastRenderedPageBreak/>
        <w:t>CHAPTER 1</w:t>
      </w:r>
      <w:bookmarkEnd w:id="12"/>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13" w:name="_Toc25123993"/>
      <w:commentRangeStart w:id="14"/>
      <w:commentRangeStart w:id="15"/>
      <w:r w:rsidRPr="00B42A1E">
        <w:lastRenderedPageBreak/>
        <w:t>Abstract</w:t>
      </w:r>
      <w:commentRangeEnd w:id="14"/>
      <w:r w:rsidR="00512A9A" w:rsidRPr="00B42A1E">
        <w:rPr>
          <w:rStyle w:val="CommentReference"/>
          <w:sz w:val="24"/>
          <w:szCs w:val="24"/>
        </w:rPr>
        <w:commentReference w:id="14"/>
      </w:r>
      <w:commentRangeEnd w:id="15"/>
      <w:r w:rsidR="00B42A1E">
        <w:rPr>
          <w:rStyle w:val="CommentReference"/>
          <w:b w:val="0"/>
        </w:rPr>
        <w:commentReference w:id="15"/>
      </w:r>
      <w:bookmarkEnd w:id="13"/>
    </w:p>
    <w:p w14:paraId="616FBDB7" w14:textId="16CDEF19" w:rsidR="000C2B77" w:rsidRDefault="008746A9" w:rsidP="000C2B77">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w:t>
      </w:r>
      <w:r w:rsidR="00835659">
        <w:rPr>
          <w:color w:val="333333"/>
          <w:highlight w:val="white"/>
        </w:rPr>
        <w:t>surrogate-target</w:t>
      </w:r>
      <w:r>
        <w:rPr>
          <w:color w:val="333333"/>
          <w:highlight w:val="white"/>
        </w:rPr>
        <w:t xml:space="preserve"> relationship is constant over space and time. Our objective was to evaluate the spatio-temporal stability of surrogates in coral reef systems. 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w:t>
      </w:r>
      <w:commentRangeStart w:id="16"/>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6"/>
      <w:r>
        <w:rPr>
          <w:rStyle w:val="CommentReference"/>
        </w:rPr>
        <w:commentReference w:id="16"/>
      </w:r>
      <w:r w:rsidR="002573BD" w:rsidRPr="002573BD">
        <w:t xml:space="preserve"> </w:t>
      </w:r>
      <w:r w:rsidR="002573BD">
        <w:t xml:space="preserve">We used common landscape features to understand biodiversity declines of a threatened ecosystem. We </w:t>
      </w:r>
      <w:r w:rsidR="002573BD">
        <w:lastRenderedPageBreak/>
        <w:t>found that understudied taxonomic groups, such as sponges, may not conform to the same patterns (over space, time, or with other variables) as well-studied groups like corals and fish.</w:t>
      </w:r>
      <w:r w:rsidR="000C2B77">
        <w:t xml:space="preserve"> Fish richness and combined richness were both correlated most closely with rugosity. </w:t>
      </w:r>
    </w:p>
    <w:p w14:paraId="7A1925D0" w14:textId="329A3854" w:rsidR="00A679EA" w:rsidRDefault="00A679EA" w:rsidP="00CC386C">
      <w:pPr>
        <w:rPr>
          <w:color w:val="333333"/>
          <w:highlight w:val="white"/>
        </w:rPr>
      </w:pPr>
    </w:p>
    <w:p w14:paraId="1D980721" w14:textId="77777777" w:rsidR="00FE2FA4" w:rsidRDefault="00FE2FA4" w:rsidP="00FE2FA4">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7" w:name="_Toc25123994"/>
      <w:r>
        <w:lastRenderedPageBreak/>
        <w:t>Introduction</w:t>
      </w:r>
      <w:bookmarkEnd w:id="17"/>
      <w:r>
        <w:t xml:space="preserve"> </w:t>
      </w:r>
    </w:p>
    <w:p w14:paraId="44C1DF3E" w14:textId="6492CF78" w:rsidR="00A679EA" w:rsidRDefault="00A679EA" w:rsidP="00CC386C">
      <w:bookmarkStart w:id="18" w:name="_gjdgxs" w:colFirst="0" w:colLast="0"/>
      <w:bookmarkEnd w:id="18"/>
      <w:commentRangeStart w:id="19"/>
      <w:r>
        <w:t>Biodiversity</w:t>
      </w:r>
      <w:commentRangeEnd w:id="19"/>
      <w:r>
        <w:rPr>
          <w:rStyle w:val="CommentReference"/>
        </w:rPr>
        <w:commentReference w:id="19"/>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20"/>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20"/>
      <w:r w:rsidR="00CD5F38">
        <w:rPr>
          <w:rStyle w:val="CommentReference"/>
        </w:rPr>
        <w:commentReference w:id="20"/>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21"/>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21"/>
      <w:r w:rsidR="00CD5F38">
        <w:rPr>
          <w:rStyle w:val="CommentReference"/>
        </w:rPr>
        <w:commentReference w:id="21"/>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22"/>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22"/>
      <w:r w:rsidR="00CD5F38">
        <w:rPr>
          <w:rStyle w:val="CommentReference"/>
        </w:rPr>
        <w:commentReference w:id="22"/>
      </w:r>
      <w:r>
        <w:t>.</w:t>
      </w:r>
    </w:p>
    <w:p w14:paraId="5C9E366C" w14:textId="188BCC7C" w:rsidR="00A679EA" w:rsidRDefault="00A679EA" w:rsidP="00CC386C">
      <w:bookmarkStart w:id="23" w:name="_q2hepsd6fli" w:colFirst="0" w:colLast="0"/>
      <w:bookmarkEnd w:id="23"/>
      <w:commentRangeStart w:id="24"/>
      <w:r>
        <w:t>Coral</w:t>
      </w:r>
      <w:commentRangeEnd w:id="24"/>
      <w:r>
        <w:rPr>
          <w:rStyle w:val="CommentReference"/>
        </w:rPr>
        <w:commentReference w:id="24"/>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 xml:space="preserve">coastal development </w:t>
      </w:r>
      <w:r>
        <w:t xml:space="preserve">and overfishing </w:t>
      </w:r>
      <w:commentRangeStart w:id="25"/>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5"/>
      <w:r w:rsidR="00CD5F38">
        <w:rPr>
          <w:rStyle w:val="CommentReference"/>
        </w:rPr>
        <w:commentReference w:id="25"/>
      </w:r>
      <w:r>
        <w:t xml:space="preserve">. Reef fishes and hard corals (Scleractinia) are </w:t>
      </w:r>
      <w:del w:id="26" w:author="Graham Forrester" w:date="2019-11-20T09:22:00Z">
        <w:r w:rsidDel="00001C24">
          <w:delText xml:space="preserve">dominant </w:delText>
        </w:r>
      </w:del>
      <w:ins w:id="27" w:author="Graham Forrester" w:date="2019-11-20T09:22:00Z">
        <w:r w:rsidR="00001C24">
          <w:t>important taxa i</w:t>
        </w:r>
      </w:ins>
      <w:ins w:id="28" w:author="Graham Forrester" w:date="2019-11-20T09:23:00Z">
        <w:r w:rsidR="00001C24">
          <w:t>n</w:t>
        </w:r>
      </w:ins>
      <w:ins w:id="29" w:author="Graham Forrester" w:date="2019-11-20T09:22:00Z">
        <w:r w:rsidR="00001C24">
          <w:t xml:space="preserve"> coral reef</w:t>
        </w:r>
      </w:ins>
      <w:ins w:id="30" w:author="Graham Forrester" w:date="2019-11-20T09:23:00Z">
        <w:r w:rsidR="00001C24">
          <w:t xml:space="preserve"> ecosystems</w:t>
        </w:r>
      </w:ins>
      <w:ins w:id="31" w:author="Graham Forrester" w:date="2019-11-20T09:22:00Z">
        <w:r w:rsidR="00001C24">
          <w:t xml:space="preserve"> </w:t>
        </w:r>
      </w:ins>
      <w:del w:id="32" w:author="Graham Forrester" w:date="2019-11-20T09:23:00Z">
        <w:r w:rsidDel="00001C24">
          <w:delText>coral reef organisms that</w:delText>
        </w:r>
      </w:del>
      <w:ins w:id="33" w:author="Graham Forrester" w:date="2019-11-20T09:23:00Z">
        <w:r w:rsidR="00001C24">
          <w:t>because they</w:t>
        </w:r>
      </w:ins>
      <w:r>
        <w:t xml:space="preserve"> </w:t>
      </w:r>
      <w:ins w:id="34" w:author="Graham Forrester" w:date="2019-11-20T09:23:00Z">
        <w:r w:rsidR="00001C24">
          <w:t xml:space="preserve">help </w:t>
        </w:r>
      </w:ins>
      <w:r>
        <w:t xml:space="preserve">establish and maintain biodiversity </w:t>
      </w:r>
      <w:del w:id="35" w:author="Graham Forrester" w:date="2019-11-20T09:23:00Z">
        <w:r w:rsidDel="00001C24">
          <w:delText xml:space="preserve">by </w:delText>
        </w:r>
      </w:del>
      <w:ins w:id="36" w:author="Graham Forrester" w:date="2019-11-20T09:23:00Z">
        <w:r w:rsidR="00001C24">
          <w:t xml:space="preserve">and </w:t>
        </w:r>
      </w:ins>
      <w:r>
        <w:t>fil</w:t>
      </w:r>
      <w:ins w:id="37" w:author="Graham Forrester" w:date="2019-11-20T09:23:00Z">
        <w:r w:rsidR="00001C24">
          <w:t>l</w:t>
        </w:r>
      </w:ins>
      <w:del w:id="38" w:author="Graham Forrester" w:date="2019-11-20T09:23:00Z">
        <w:r w:rsidDel="00001C24">
          <w:delText>ling</w:delText>
        </w:r>
      </w:del>
      <w:r>
        <w:t xml:space="preserve"> multiple functional roles </w:t>
      </w:r>
      <w:del w:id="39" w:author="Graham Forrester" w:date="2019-11-20T09:23:00Z">
        <w:r w:rsidDel="00001C24">
          <w:delText xml:space="preserve">in coral reef systems </w:delText>
        </w:r>
      </w:del>
      <w:commentRangeStart w:id="40"/>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40"/>
      <w:r w:rsidR="00460D4B">
        <w:rPr>
          <w:rStyle w:val="CommentReference"/>
        </w:rPr>
        <w:commentReference w:id="40"/>
      </w:r>
      <w:r>
        <w:t xml:space="preserve">. They are also economically valuable because they attract tourists and fish serve as a valuable food source </w:t>
      </w:r>
      <w:commentRangeStart w:id="41"/>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41"/>
      <w:r w:rsidR="00460D4B">
        <w:rPr>
          <w:rStyle w:val="CommentReference"/>
        </w:rPr>
        <w:commentReference w:id="41"/>
      </w:r>
      <w:r>
        <w:t>. Concerns regarding the declines of corals and fish</w:t>
      </w:r>
      <w:r w:rsidR="004D5430">
        <w:t>,</w:t>
      </w:r>
      <w:r>
        <w:t xml:space="preserve"> given their ecological and economic values</w:t>
      </w:r>
      <w:r w:rsidR="004D5430">
        <w:t>,</w:t>
      </w:r>
      <w:r>
        <w:t xml:space="preserve"> motivate many </w:t>
      </w:r>
      <w:r w:rsidR="00703A7A">
        <w:t>research</w:t>
      </w:r>
      <w:r>
        <w:t xml:space="preserve"> </w:t>
      </w:r>
      <w:r>
        <w:lastRenderedPageBreak/>
        <w:t xml:space="preserve">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42"/>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42"/>
      <w:r w:rsidR="00697406">
        <w:rPr>
          <w:rStyle w:val="CommentReference"/>
        </w:rPr>
        <w:commentReference w:id="42"/>
      </w:r>
      <w:r>
        <w:t>.</w:t>
      </w:r>
    </w:p>
    <w:p w14:paraId="71F36EF8" w14:textId="1D51BA20" w:rsidR="004D5430" w:rsidRDefault="004D5430" w:rsidP="00CC386C">
      <w:commentRangeStart w:id="43"/>
      <w:r>
        <w:t>In</w:t>
      </w:r>
      <w:commentRangeEnd w:id="43"/>
      <w:r>
        <w:rPr>
          <w:rStyle w:val="CommentReference"/>
        </w:rPr>
        <w:commentReference w:id="43"/>
      </w:r>
      <w:r>
        <w:t xml:space="preserve"> an effort to more readily understand 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to more simply as a target </w:t>
      </w:r>
      <w:commentRangeStart w:id="44"/>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44"/>
      <w:r>
        <w:rPr>
          <w:rStyle w:val="CommentReference"/>
        </w:rPr>
        <w:commentReference w:id="44"/>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45"/>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45"/>
      <w:r>
        <w:t>.</w:t>
      </w:r>
      <w:r>
        <w:rPr>
          <w:rStyle w:val="CommentReference"/>
        </w:rPr>
        <w:commentReference w:id="45"/>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46"/>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46"/>
      <w:r>
        <w:rPr>
          <w:rStyle w:val="CommentReference"/>
        </w:rPr>
        <w:commentReference w:id="46"/>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t>
      </w:r>
      <w:del w:id="47" w:author="Graham Forrester" w:date="2019-11-20T09:25:00Z">
        <w:r w:rsidDel="009D158F">
          <w:delText>will affect the dynamics</w:delText>
        </w:r>
      </w:del>
      <w:ins w:id="48" w:author="Graham Forrester" w:date="2019-11-20T09:25:00Z">
        <w:r w:rsidR="009D158F">
          <w:t>affects the relationship</w:t>
        </w:r>
      </w:ins>
      <w:r>
        <w:t xml:space="preserve"> between the surrogate and target </w:t>
      </w:r>
      <w:commentRangeStart w:id="49"/>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49"/>
      <w:r>
        <w:rPr>
          <w:rStyle w:val="CommentReference"/>
        </w:rPr>
        <w:commentReference w:id="49"/>
      </w:r>
      <w:r>
        <w:t xml:space="preserve">. However, few studies have explicitly </w:t>
      </w:r>
      <w:r>
        <w:lastRenderedPageBreak/>
        <w:t>investigated surrogate effectiveness across temporal scales, and those that have are typically quite short</w:t>
      </w:r>
      <w:r w:rsidR="00EF0E81">
        <w:t xml:space="preserve"> </w:t>
      </w:r>
      <w:commentRangeStart w:id="50"/>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50"/>
      <w:r>
        <w:rPr>
          <w:rStyle w:val="CommentReference"/>
        </w:rPr>
        <w:commentReference w:id="50"/>
      </w:r>
      <w:r>
        <w:t xml:space="preserve">. </w:t>
      </w:r>
      <w:del w:id="51" w:author="Graham Forrester" w:date="2019-11-20T09:26:00Z">
        <w:r w:rsidDel="009D158F">
          <w:delText>Despite not always being their primary focus</w:delText>
        </w:r>
      </w:del>
      <w:ins w:id="52" w:author="Graham Forrester" w:date="2019-11-20T09:26:00Z">
        <w:r w:rsidR="009D158F">
          <w:t>Although not well-studied</w:t>
        </w:r>
      </w:ins>
      <w:r>
        <w:t xml:space="preserve">, </w:t>
      </w:r>
      <w:ins w:id="53" w:author="Graham Forrester" w:date="2019-11-20T09:26:00Z">
        <w:r w:rsidR="009D158F">
          <w:t xml:space="preserve">several </w:t>
        </w:r>
      </w:ins>
      <w:r>
        <w:t xml:space="preserve">authors </w:t>
      </w:r>
      <w:ins w:id="54" w:author="Graham Forrester" w:date="2019-11-20T09:26:00Z">
        <w:r w:rsidR="009D158F">
          <w:t>have argued</w:t>
        </w:r>
      </w:ins>
      <w:del w:id="55" w:author="Graham Forrester" w:date="2019-11-20T09:26:00Z">
        <w:r w:rsidDel="009D158F">
          <w:delText>recognize</w:delText>
        </w:r>
      </w:del>
      <w:r>
        <w:t xml:space="preserve"> that an effective surrogate must maintain a stable relationship with the target over time, in other words any environmental changes that influence the target must have a qualitatively similar influence on the surrogate </w:t>
      </w:r>
      <w:commentRangeStart w:id="56"/>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56"/>
      <w:r>
        <w:rPr>
          <w:rStyle w:val="CommentReference"/>
        </w:rPr>
        <w:commentReference w:id="56"/>
      </w:r>
      <w:r>
        <w:t>. The need for more studies that investigate the effectiveness of surrogates over time is evident.</w:t>
      </w:r>
    </w:p>
    <w:p w14:paraId="139CF7E8" w14:textId="32364189" w:rsidR="00495A89" w:rsidRDefault="004D5430" w:rsidP="004D5430">
      <w:commentRangeStart w:id="57"/>
      <w:r>
        <w:t>Surrogates</w:t>
      </w:r>
      <w:commentRangeEnd w:id="57"/>
      <w:r w:rsidR="00FB2624">
        <w:rPr>
          <w:rStyle w:val="CommentReference"/>
        </w:rPr>
        <w:commentReference w:id="57"/>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58"/>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58"/>
      <w:r w:rsidR="008D6764">
        <w:rPr>
          <w:rStyle w:val="CommentReference"/>
        </w:rPr>
        <w:commentReference w:id="58"/>
      </w:r>
      <w:r w:rsidR="00A679EA">
        <w:t xml:space="preserve">. Monitoring species richness requires substantial taxonomic expertise </w:t>
      </w:r>
      <w:commentRangeStart w:id="59"/>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59"/>
      <w:r w:rsidR="008D6764">
        <w:rPr>
          <w:rStyle w:val="CommentReference"/>
        </w:rPr>
        <w:commentReference w:id="59"/>
      </w:r>
      <w:r w:rsidR="00A679EA">
        <w:t xml:space="preserve">. Alternatively, landscape features </w:t>
      </w:r>
      <w:ins w:id="60" w:author="Graham Forrester" w:date="2019-11-20T09:28:00Z">
        <w:r w:rsidR="00EB505B">
          <w:t xml:space="preserve">that are good surrogates </w:t>
        </w:r>
      </w:ins>
      <w:r w:rsidR="00A679EA">
        <w:t>do not require species identification and can improve simplicity and affordability of studies. As a result, biologists have attempted to identify landscape features that may be used as simple</w:t>
      </w:r>
      <w:del w:id="61" w:author="Graham Forrester" w:date="2019-11-20T09:28:00Z">
        <w:r w:rsidR="00A679EA" w:rsidDel="00EB505B">
          <w:delText>r</w:delText>
        </w:r>
      </w:del>
      <w:r w:rsidR="00A679EA">
        <w:t xml:space="preserve">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62"/>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62"/>
      <w:r w:rsidR="009933F1">
        <w:rPr>
          <w:rStyle w:val="CommentReference"/>
        </w:rPr>
        <w:commentReference w:id="62"/>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more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63"/>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63"/>
      <w:r w:rsidR="00495A89">
        <w:rPr>
          <w:rStyle w:val="CommentReference"/>
        </w:rPr>
        <w:commentReference w:id="63"/>
      </w:r>
      <w:r w:rsidR="00925C48">
        <w:t xml:space="preserve">. It has also been suggested that rugosity is a better surrogate for fish richness than percent coral cover because </w:t>
      </w:r>
      <w:del w:id="64" w:author="Graham Forrester" w:date="2019-11-20T09:29:00Z">
        <w:r w:rsidR="00925C48" w:rsidDel="00EB505B">
          <w:delText xml:space="preserve">different </w:delText>
        </w:r>
      </w:del>
      <w:ins w:id="65" w:author="Graham Forrester" w:date="2019-11-20T09:29:00Z">
        <w:r w:rsidR="00EB505B">
          <w:t xml:space="preserve">many </w:t>
        </w:r>
      </w:ins>
      <w:r w:rsidR="00925C48">
        <w:t xml:space="preserve">fish species utilize the intact structure of the reef </w:t>
      </w:r>
      <w:del w:id="66" w:author="Graham Forrester" w:date="2019-11-20T09:29:00Z">
        <w:r w:rsidR="00925C48" w:rsidDel="00EB505B">
          <w:delText>when coral is alive versus when it’s dead</w:delText>
        </w:r>
      </w:del>
      <w:ins w:id="67" w:author="Graham Forrester" w:date="2019-11-20T09:29:00Z">
        <w:r w:rsidR="00EB505B">
          <w:t>even when the coral is dead</w:t>
        </w:r>
      </w:ins>
      <w:r w:rsidR="00925C48">
        <w:t xml:space="preserve"> </w:t>
      </w:r>
      <w:commentRangeStart w:id="68"/>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68"/>
      <w:r w:rsidR="00925C48">
        <w:rPr>
          <w:rStyle w:val="CommentReference"/>
        </w:rPr>
        <w:commentReference w:id="68"/>
      </w:r>
      <w:r w:rsidR="00495A89">
        <w:t>.</w:t>
      </w:r>
    </w:p>
    <w:p w14:paraId="4DADD199" w14:textId="77777777" w:rsidR="001F3420" w:rsidRDefault="00495A89" w:rsidP="003B5B34">
      <w:pPr>
        <w:rPr>
          <w:ins w:id="69" w:author="Graham Forrester" w:date="2019-11-20T09:33:00Z"/>
        </w:rPr>
      </w:pPr>
      <w:commentRangeStart w:id="70"/>
      <w:r>
        <w:t>Corals</w:t>
      </w:r>
      <w:commentRangeEnd w:id="70"/>
      <w:r w:rsidR="003B5B34">
        <w:rPr>
          <w:rStyle w:val="CommentReference"/>
        </w:rPr>
        <w:commentReference w:id="70"/>
      </w:r>
      <w:r>
        <w:t xml:space="preserve"> and fish are such conspicuous, well-studied taxonomic groups that the richnesses of these groups are often extrapolated to represent the richness of all taxonomic groups on coral reefs</w:t>
      </w:r>
      <w:r w:rsidR="00B95EAD">
        <w:t xml:space="preserve"> </w:t>
      </w:r>
      <w:commentRangeStart w:id="71"/>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71"/>
      <w:r w:rsidR="00B95EAD">
        <w:rPr>
          <w:rStyle w:val="CommentReference"/>
        </w:rPr>
        <w:commentReference w:id="71"/>
      </w:r>
      <w:r>
        <w:t xml:space="preserve">. </w:t>
      </w:r>
      <w:ins w:id="72" w:author="Graham Forrester" w:date="2019-11-20T09:30:00Z">
        <w:r w:rsidR="00E6241A">
          <w:t xml:space="preserve">The reliability of this extrapolation is not well-studied, </w:t>
        </w:r>
      </w:ins>
      <w:ins w:id="73" w:author="Graham Forrester" w:date="2019-11-20T09:31:00Z">
        <w:r w:rsidR="00E6241A">
          <w:t xml:space="preserve">and we used sponges as an additional target group in order to assess whether surrogates </w:t>
        </w:r>
      </w:ins>
      <w:ins w:id="74" w:author="Graham Forrester" w:date="2019-11-20T09:32:00Z">
        <w:r w:rsidR="00E6241A">
          <w:t xml:space="preserve">for fish and coral species richness can also be used to predict sponge richness. </w:t>
        </w:r>
        <w:r w:rsidR="001F3420">
          <w:t>We selected s</w:t>
        </w:r>
      </w:ins>
      <w:del w:id="75" w:author="Graham Forrester" w:date="2019-11-20T09:32:00Z">
        <w:r w:rsidR="00A679EA" w:rsidDel="001F3420">
          <w:delText>S</w:delText>
        </w:r>
      </w:del>
      <w:r w:rsidR="00A679EA">
        <w:t xml:space="preserve">ponges </w:t>
      </w:r>
      <w:ins w:id="76" w:author="Graham Forrester" w:date="2019-11-20T09:32:00Z">
        <w:r w:rsidR="001F3420">
          <w:t xml:space="preserve">because they </w:t>
        </w:r>
      </w:ins>
      <w:r w:rsidR="00A679EA">
        <w:t xml:space="preserve">play a dominant role in the benthic composition of the reef and contribute to the reef’s three-dimensional structure </w:t>
      </w:r>
      <w:commentRangeStart w:id="77"/>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77"/>
      <w:r w:rsidR="009933F1">
        <w:rPr>
          <w:rStyle w:val="CommentReference"/>
        </w:rPr>
        <w:commentReference w:id="77"/>
      </w:r>
      <w:ins w:id="78" w:author="Graham Forrester" w:date="2019-11-20T09:33:00Z">
        <w:r w:rsidR="001F3420">
          <w:t xml:space="preserve">, </w:t>
        </w:r>
      </w:ins>
      <w:del w:id="79" w:author="Graham Forrester" w:date="2019-11-20T09:33:00Z">
        <w:r w:rsidR="00766FC9" w:rsidDel="001F3420">
          <w:delText xml:space="preserve"> </w:delText>
        </w:r>
      </w:del>
      <w:del w:id="80" w:author="Graham Forrester" w:date="2019-11-20T09:32:00Z">
        <w:r w:rsidR="00A679EA" w:rsidDel="001F3420">
          <w:delText xml:space="preserve">and </w:delText>
        </w:r>
      </w:del>
      <w:r w:rsidR="00A679EA">
        <w:t xml:space="preserve">yet </w:t>
      </w:r>
      <w:r w:rsidR="00BA73F0">
        <w:t xml:space="preserve">few studies have investigated sponge dynamics </w:t>
      </w:r>
      <w:commentRangeStart w:id="81"/>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81"/>
      <w:r w:rsidR="009933F1">
        <w:rPr>
          <w:rStyle w:val="CommentReference"/>
        </w:rPr>
        <w:commentReference w:id="81"/>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 xml:space="preserve">might serve as an alternative surrogate to percent hard coral cover and rugosity in </w:t>
      </w:r>
      <w:r w:rsidR="00BF406D">
        <w:lastRenderedPageBreak/>
        <w:t>predicting richness of corals, fish, sponges, and combined richness (as the sum of richness across these three groups).</w:t>
      </w:r>
      <w:r w:rsidR="003573F9">
        <w:t xml:space="preserve"> </w:t>
      </w:r>
    </w:p>
    <w:p w14:paraId="237EDFB0" w14:textId="78C18AED" w:rsidR="00BF406D" w:rsidRDefault="001F3420" w:rsidP="003B5B34">
      <w:ins w:id="82" w:author="Graham Forrester" w:date="2019-11-20T09:33:00Z">
        <w:r>
          <w:t xml:space="preserve">Our main aim </w:t>
        </w:r>
      </w:ins>
      <w:del w:id="83" w:author="Graham Forrester" w:date="2019-11-20T09:33:00Z">
        <w:r w:rsidR="003573F9" w:rsidDel="001F3420">
          <w:delText>Finally, we wanted</w:delText>
        </w:r>
      </w:del>
      <w:ins w:id="84" w:author="Graham Forrester" w:date="2019-11-20T09:33:00Z">
        <w:r>
          <w:t>was</w:t>
        </w:r>
      </w:ins>
      <w:r w:rsidR="003573F9">
        <w:t xml:space="preserve"> to gain a better understanding of how</w:t>
      </w:r>
      <w:del w:id="85" w:author="Graham Forrester" w:date="2019-11-20T09:34:00Z">
        <w:r w:rsidR="003573F9" w:rsidDel="001F3420">
          <w:delText xml:space="preserve"> the top candidate</w:delText>
        </w:r>
      </w:del>
      <w:r w:rsidR="003573F9">
        <w:t xml:space="preserve"> surrogate-target </w:t>
      </w:r>
      <w:r w:rsidR="0081750B">
        <w:t>relationship</w:t>
      </w:r>
      <w:ins w:id="86" w:author="Graham Forrester" w:date="2019-11-20T09:34:00Z">
        <w:r>
          <w:t>s</w:t>
        </w:r>
      </w:ins>
      <w:r w:rsidR="0081750B">
        <w:t xml:space="preserve"> </w:t>
      </w:r>
      <w:del w:id="87" w:author="Graham Forrester" w:date="2019-11-20T09:34:00Z">
        <w:r w:rsidR="0081750B" w:rsidDel="001F3420">
          <w:delText xml:space="preserve">for each of these four targets </w:delText>
        </w:r>
      </w:del>
      <w:r w:rsidR="0081750B">
        <w:t>var</w:t>
      </w:r>
      <w:ins w:id="88" w:author="Graham Forrester" w:date="2019-11-20T09:34:00Z">
        <w:r>
          <w:t>y</w:t>
        </w:r>
      </w:ins>
      <w:del w:id="89" w:author="Graham Forrester" w:date="2019-11-20T09:34:00Z">
        <w:r w:rsidR="0081750B" w:rsidDel="001F3420">
          <w:delText>ies</w:delText>
        </w:r>
      </w:del>
      <w:r w:rsidR="003573F9">
        <w:t xml:space="preserve"> over time and space.</w:t>
      </w:r>
      <w:r w:rsidR="00BF406D">
        <w:t xml:space="preserve"> 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90" w:name="_Toc25123995"/>
      <w:r>
        <w:lastRenderedPageBreak/>
        <w:t>Material and Methods</w:t>
      </w:r>
      <w:bookmarkEnd w:id="90"/>
    </w:p>
    <w:p w14:paraId="772F3A4B" w14:textId="77777777" w:rsidR="00A679EA" w:rsidRPr="00E74719" w:rsidRDefault="00A679EA" w:rsidP="00E74719">
      <w:pPr>
        <w:pStyle w:val="Heading3"/>
      </w:pPr>
      <w:r w:rsidRPr="00E74719">
        <w:t>Field study design</w:t>
      </w:r>
    </w:p>
    <w:p w14:paraId="69DC4F5F" w14:textId="2FB8C2E3"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91" w:name="_fwntfdganz29" w:colFirst="0" w:colLast="0"/>
      <w:bookmarkEnd w:id="91"/>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xml:space="preserve">. Nocturnal species, highly mobile groups such as mackerels (Scombridae) and jacks (Carangidae) that are transient visitors to the sites, and small cryptic groups like gobies (Gobiidae) and blennies (Blennioidei)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1394C2F6" w:rsidR="00A679EA" w:rsidRDefault="00A679EA" w:rsidP="00CC386C">
      <w:r>
        <w:t>Corals and other benthic taxa were surveyed using the linear point-intercept method, wherein a diver swam along the tape 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92" w:name="_j2rsg1phwf4n" w:colFirst="0" w:colLast="0"/>
      <w:bookmarkEnd w:id="92"/>
      <w:r>
        <w:t>Statistical Analysis</w:t>
      </w:r>
    </w:p>
    <w:p w14:paraId="69364A06" w14:textId="51D0A22B"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4DD71FF3" w:rsidR="00A679EA" w:rsidRPr="00C63DF1" w:rsidRDefault="00A679EA" w:rsidP="00C63DF1">
      <w:pPr>
        <w:rPr>
          <w:rPrChange w:id="93" w:author="Graham Forrester" w:date="2019-11-20T09:45:00Z">
            <w:rPr>
              <w:highlight w:val="white"/>
            </w:rPr>
          </w:rPrChange>
        </w:rPr>
      </w:pPr>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r>
        <w:rPr>
          <w:highlight w:val="white"/>
        </w:rPr>
        <w:t>. AICc results provide a measure of parsimony in that they can be used to identify models with the fewest parameters and the greatest explanatory ability relative to other models in the model set. Top models 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w:t>
      </w:r>
      <w:r w:rsidR="00F72F1A">
        <w:rPr>
          <w:highlight w:val="white"/>
        </w:rPr>
        <w:lastRenderedPageBreak/>
        <w:t>squared as a measure of goodness-of-fit</w:t>
      </w:r>
      <w:r>
        <w:rPr>
          <w:highlight w:val="white"/>
        </w:rPr>
        <w:t>. Nagelkerke’s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del w:id="94" w:author="Graham Forrester" w:date="2019-11-20T09:39:00Z">
        <w:r w:rsidDel="00B7084F">
          <w:rPr>
            <w:highlight w:val="white"/>
          </w:rPr>
          <w:delText>is more interpretable</w:delText>
        </w:r>
      </w:del>
      <w:ins w:id="95" w:author="Graham Forrester" w:date="2019-11-20T09:39:00Z">
        <w:r w:rsidR="00B7084F">
          <w:rPr>
            <w:highlight w:val="white"/>
          </w:rPr>
          <w:t>scales like traditional r-squared</w:t>
        </w:r>
      </w:ins>
      <w:r>
        <w:rPr>
          <w:highlight w:val="white"/>
        </w:rPr>
        <w:t xml:space="preserve"> (ranges from 0-1) and is used to evaluate the improvement from a null to a fitted model. Only the top </w:t>
      </w:r>
      <w:del w:id="96" w:author="Graham Forrester" w:date="2019-11-20T09:40:00Z">
        <w:r w:rsidDel="00414F6C">
          <w:delText xml:space="preserve">candidate </w:delText>
        </w:r>
      </w:del>
      <w:r>
        <w:rPr>
          <w:highlight w:val="white"/>
        </w:rPr>
        <w:t>surrogate identified for each target from this comparison was used for subsequent modeling.</w:t>
      </w:r>
      <w:ins w:id="97" w:author="Graham Forrester" w:date="2019-11-20T09:45:00Z">
        <w:r w:rsidR="00C63DF1">
          <w:rPr>
            <w:highlight w:val="white"/>
          </w:rPr>
          <w:t xml:space="preserve"> </w:t>
        </w:r>
        <w:commentRangeStart w:id="98"/>
        <w:r w:rsidR="00C63DF1">
          <w:t xml:space="preserve">We also examined simple correlations between the targets </w:t>
        </w:r>
        <w:proofErr w:type="gramStart"/>
        <w:r w:rsidR="00C63DF1">
          <w:t>( between</w:t>
        </w:r>
        <w:proofErr w:type="gramEnd"/>
        <w:r w:rsidR="00C63DF1">
          <w:t xml:space="preserve"> coral, fish, and sponge </w:t>
        </w:r>
        <w:proofErr w:type="spellStart"/>
        <w:r w:rsidR="00C63DF1">
          <w:t>richnesses</w:t>
        </w:r>
        <w:proofErr w:type="spellEnd"/>
        <w:r w:rsidR="00C63DF1">
          <w:t>), as well as between the surrogates (between percent hard coral cover, rugosity, and percent sponge cover), to inform interpretations of the models.</w:t>
        </w:r>
        <w:commentRangeEnd w:id="98"/>
        <w:r w:rsidR="00C63DF1">
          <w:rPr>
            <w:rStyle w:val="CommentReference"/>
          </w:rPr>
          <w:commentReference w:id="98"/>
        </w:r>
      </w:ins>
    </w:p>
    <w:p w14:paraId="06EC704B" w14:textId="31830920" w:rsidR="00A679EA" w:rsidRDefault="00A679EA" w:rsidP="00C63DF1">
      <w:r>
        <w:rPr>
          <w:highlight w:val="white"/>
        </w:rPr>
        <w:t xml:space="preserve">To determine if relationships between top </w:t>
      </w:r>
      <w:del w:id="99" w:author="Graham Forrester" w:date="2019-11-20T09:40:00Z">
        <w:r w:rsidDel="00414F6C">
          <w:rPr>
            <w:highlight w:val="white"/>
          </w:rPr>
          <w:delText xml:space="preserve">candidate </w:delText>
        </w:r>
      </w:del>
      <w:r>
        <w:rPr>
          <w:highlight w:val="white"/>
        </w:rPr>
        <w:t xml:space="preserve">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w:t>
      </w:r>
      <w:ins w:id="100" w:author="Graham Forrester" w:date="2019-11-20T09:41:00Z">
        <w:r w:rsidR="00414F6C">
          <w:t xml:space="preserve">models year-to-year </w:t>
        </w:r>
      </w:ins>
      <w:del w:id="101" w:author="Graham Forrester" w:date="2019-11-20T09:41:00Z">
        <w:r w:rsidDel="00414F6C">
          <w:delText xml:space="preserve">is a temporal </w:delText>
        </w:r>
      </w:del>
      <w:r>
        <w:t>trend</w:t>
      </w:r>
      <w:ins w:id="102" w:author="Graham Forrester" w:date="2019-11-20T09:41:00Z">
        <w:r w:rsidR="00414F6C">
          <w:t>s</w:t>
        </w:r>
      </w:ins>
      <w:r>
        <w:t xml:space="preserve"> </w:t>
      </w:r>
      <w:del w:id="103" w:author="Graham Forrester" w:date="2019-11-20T09:41:00Z">
        <w:r w:rsidDel="00414F6C">
          <w:delText xml:space="preserve">across all sites within similar areas </w:delText>
        </w:r>
      </w:del>
      <w:r>
        <w:t xml:space="preserve">over the </w:t>
      </w:r>
      <w:del w:id="104" w:author="Graham Forrester" w:date="2019-11-20T09:41:00Z">
        <w:r w:rsidDel="00414F6C">
          <w:delText>27 years</w:delText>
        </w:r>
      </w:del>
      <w:ins w:id="105" w:author="Graham Forrester" w:date="2019-11-20T09:41:00Z">
        <w:r w:rsidR="00414F6C">
          <w:t>duration of the study (27 years)</w:t>
        </w:r>
      </w:ins>
      <w:r>
        <w:t xml:space="preserve">. For each of the targets (dependent variables), </w:t>
      </w:r>
      <w:r w:rsidR="002268EB">
        <w:t xml:space="preserve">AICc was used to compare </w:t>
      </w:r>
      <w:r>
        <w:t xml:space="preserve">surrogate-only models to models with additional terms for year, site, and year plus site to </w:t>
      </w:r>
      <w:del w:id="106" w:author="Graham Forrester" w:date="2019-11-20T09:42:00Z">
        <w:r w:rsidDel="00954C51">
          <w:delText xml:space="preserve">determine if </w:delText>
        </w:r>
        <w:r w:rsidDel="00414F6C">
          <w:delText xml:space="preserve">there’s </w:delText>
        </w:r>
      </w:del>
      <w:ins w:id="107" w:author="Graham Forrester" w:date="2019-11-20T09:43:00Z">
        <w:r w:rsidR="00954C51">
          <w:t>test for</w:t>
        </w:r>
      </w:ins>
      <w:del w:id="108" w:author="Graham Forrester" w:date="2019-11-20T09:43:00Z">
        <w:r w:rsidDel="00954C51">
          <w:delText>unexplained</w:delText>
        </w:r>
      </w:del>
      <w:r>
        <w:t xml:space="preserve"> variation in the data over time, across sites, or over time and across sites that cannot be accounted for by the surrogate alone. These additive models were also compared to models with interactive terms for the surrogate with year and the surrogate with site. These interactive models would suggest that the relationship between the target and the top candidate surrogate changes over time or across sites. </w:t>
      </w:r>
      <w:ins w:id="109" w:author="Graham Forrester" w:date="2019-11-20T09:46:00Z">
        <w:r w:rsidR="00C63DF1">
          <w:rPr>
            <w:highlight w:val="white"/>
          </w:rPr>
          <w:t xml:space="preserve">We did not consider more complex models with higher-order interaction terms for this study because, if more complex models were supported, the relationship between the candidate surrogate and the target would not be valuable for monitoring purposes. In other words, the </w:t>
        </w:r>
        <w:r w:rsidR="00C63DF1">
          <w:rPr>
            <w:highlight w:val="white"/>
          </w:rPr>
          <w:lastRenderedPageBreak/>
          <w:t xml:space="preserve">ecological interpretation of these more complex models would be complicated enough that there would be no clear relationship between the candidate surrogate and the target, suggesting that the candidate surrogates do not provide the benefits of a good surrogate. </w:t>
        </w:r>
      </w:ins>
      <w:r w:rsidR="002268EB">
        <w:t>We used the same model selection procedure as above</w:t>
      </w:r>
      <w:r>
        <w:t>,</w:t>
      </w:r>
      <w:r w:rsidR="002268EB">
        <w:t xml:space="preserve"> where</w:t>
      </w:r>
      <w:r>
        <w:t xml:space="preserve"> t</w:t>
      </w:r>
      <w:r w:rsidRPr="002E7C42">
        <w:t>op models were those with delta AICc ≤ 2 and AICc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del w:id="110" w:author="Graham Forrester" w:date="2019-11-20T09:45:00Z">
        <w:r w:rsidDel="00C63DF1">
          <w:rPr>
            <w:highlight w:val="white"/>
          </w:rPr>
          <w:delText>.</w:delText>
        </w:r>
        <w:r w:rsidR="006236A9" w:rsidDel="00C63DF1">
          <w:delText xml:space="preserve"> </w:delText>
        </w:r>
        <w:commentRangeStart w:id="111"/>
        <w:r w:rsidR="006236A9" w:rsidDel="00C63DF1">
          <w:delText xml:space="preserve">We examined </w:delText>
        </w:r>
      </w:del>
      <w:del w:id="112" w:author="Graham Forrester" w:date="2019-11-20T09:43:00Z">
        <w:r w:rsidR="006236A9" w:rsidDel="00462773">
          <w:delText>basic associations</w:delText>
        </w:r>
      </w:del>
      <w:del w:id="113" w:author="Graham Forrester" w:date="2019-11-20T09:45:00Z">
        <w:r w:rsidR="006236A9" w:rsidDel="00C63DF1">
          <w:delText xml:space="preserve"> between coral, fish, and sponge richnesses, as well as </w:delText>
        </w:r>
      </w:del>
      <w:del w:id="114" w:author="Graham Forrester" w:date="2019-11-20T09:44:00Z">
        <w:r w:rsidR="006236A9" w:rsidDel="00462773">
          <w:delText xml:space="preserve">associations </w:delText>
        </w:r>
      </w:del>
      <w:del w:id="115" w:author="Graham Forrester" w:date="2019-11-20T09:45:00Z">
        <w:r w:rsidR="006236A9" w:rsidDel="00C63DF1">
          <w:delText>between percent hard coral cover, rugosity, and percent sponge cover, to inform interpretations of the models.</w:delText>
        </w:r>
        <w:commentRangeEnd w:id="111"/>
        <w:r w:rsidR="006236A9" w:rsidDel="00C63DF1">
          <w:rPr>
            <w:rStyle w:val="CommentReference"/>
          </w:rPr>
          <w:commentReference w:id="111"/>
        </w:r>
      </w:del>
    </w:p>
    <w:p w14:paraId="798A6FF7" w14:textId="7FFCAC91" w:rsidR="002268EB" w:rsidDel="00C63DF1" w:rsidRDefault="00A679EA" w:rsidP="00E60A40">
      <w:pPr>
        <w:rPr>
          <w:del w:id="116" w:author="Graham Forrester" w:date="2019-11-20T09:46:00Z"/>
        </w:rPr>
      </w:pPr>
      <w:del w:id="117" w:author="Graham Forrester" w:date="2019-11-20T09:46:00Z">
        <w:r w:rsidDel="00C63DF1">
          <w:rPr>
            <w:highlight w:val="white"/>
          </w:rPr>
          <w:delTex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delText>
        </w:r>
      </w:del>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118" w:name="_6921849kdo93" w:colFirst="0" w:colLast="0"/>
      <w:bookmarkStart w:id="119" w:name="_Toc25123996"/>
      <w:bookmarkEnd w:id="118"/>
      <w:r>
        <w:lastRenderedPageBreak/>
        <w:t>Results</w:t>
      </w:r>
      <w:bookmarkEnd w:id="119"/>
    </w:p>
    <w:p w14:paraId="55BAC720" w14:textId="77777777" w:rsidR="00A679EA" w:rsidRPr="00E74719" w:rsidRDefault="00A679EA" w:rsidP="00E74719">
      <w:pPr>
        <w:pStyle w:val="Heading3"/>
      </w:pPr>
      <w:bookmarkStart w:id="120" w:name="_6wnt1lhf96oq" w:colFirst="0" w:colLast="0"/>
      <w:bookmarkEnd w:id="120"/>
      <w:r w:rsidRPr="00E74719">
        <w:t>Summary statistics</w:t>
      </w:r>
    </w:p>
    <w:p w14:paraId="7975FA0D" w14:textId="4162276B" w:rsidR="00A679EA" w:rsidRDefault="00A679EA" w:rsidP="00E74719">
      <w:bookmarkStart w:id="121" w:name="_uzg2digyln7d" w:colFirst="0" w:colLast="0"/>
      <w:bookmarkEnd w:id="121"/>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r>
        <w:t>Basic associations</w:t>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r>
        <w:t>independent of changes in fish and coral richness (Figure A.3).</w:t>
      </w:r>
      <w:r>
        <w:rPr>
          <w:highlight w:val="white"/>
        </w:rPr>
        <w:t xml:space="preserve"> Similarly, rugosity and coral cover were positively correlated, whereas sponge cover was </w:t>
      </w:r>
      <w:ins w:id="122" w:author="Graham Forrester" w:date="2019-11-20T10:14:00Z">
        <w:r w:rsidR="000556DF">
          <w:rPr>
            <w:highlight w:val="white"/>
          </w:rPr>
          <w:t xml:space="preserve">weakly and </w:t>
        </w:r>
      </w:ins>
      <w:r>
        <w:rPr>
          <w:highlight w:val="white"/>
        </w:rPr>
        <w:t xml:space="preserve">negatively correlated to </w:t>
      </w:r>
      <w:proofErr w:type="gramStart"/>
      <w:r>
        <w:rPr>
          <w:highlight w:val="white"/>
        </w:rPr>
        <w:t>both of these</w:t>
      </w:r>
      <w:proofErr w:type="gramEnd"/>
      <w:r>
        <w:rPr>
          <w:highlight w:val="white"/>
        </w:rPr>
        <w:t xml:space="preserve">, suggesting sponge cover also varied in space and time </w:t>
      </w:r>
      <w:r>
        <w:t>independent of changes in rugosity and coral cover (Figure A.4).</w:t>
      </w:r>
    </w:p>
    <w:p w14:paraId="459ABF9F" w14:textId="77777777" w:rsidR="00A679EA" w:rsidRDefault="00A679EA" w:rsidP="00E74719">
      <w:pPr>
        <w:pStyle w:val="Heading3"/>
      </w:pPr>
      <w:bookmarkStart w:id="123" w:name="_nujrgjx5taud" w:colFirst="0" w:colLast="0"/>
      <w:bookmarkStart w:id="124" w:name="_h6w7xsrogjxa" w:colFirst="0" w:colLast="0"/>
      <w:bookmarkEnd w:id="123"/>
      <w:bookmarkEnd w:id="124"/>
      <w:r>
        <w:t>Objective 1: Identify top candidate surrogates</w:t>
      </w:r>
    </w:p>
    <w:p w14:paraId="5CB603DD" w14:textId="6181608B"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ins w:id="125" w:author="Graham Forrester" w:date="2019-11-20T10:24:00Z">
        <w:r w:rsidR="007F7C4A">
          <w:rPr>
            <w:highlight w:val="white"/>
          </w:rPr>
          <w:t>, although none of the surrogates wa</w:t>
        </w:r>
      </w:ins>
      <w:ins w:id="126" w:author="Graham Forrester" w:date="2019-11-20T10:25:00Z">
        <w:r w:rsidR="007F7C4A">
          <w:rPr>
            <w:highlight w:val="white"/>
          </w:rPr>
          <w:t>s highly correlated with the target,</w:t>
        </w:r>
      </w:ins>
      <w:r>
        <w:rPr>
          <w:highlight w:val="white"/>
        </w:rPr>
        <w:t xml:space="preserve"> </w:t>
      </w:r>
      <w:ins w:id="127" w:author="Graham Forrester" w:date="2019-11-20T10:25:00Z">
        <w:r w:rsidR="007F7C4A">
          <w:rPr>
            <w:highlight w:val="white"/>
          </w:rPr>
          <w:t xml:space="preserve">coral cover </w:t>
        </w:r>
      </w:ins>
      <w:r>
        <w:rPr>
          <w:highlight w:val="white"/>
        </w:rPr>
        <w:t>was t</w:t>
      </w:r>
      <w:r w:rsidR="0018320D">
        <w:rPr>
          <w:highlight w:val="white"/>
        </w:rPr>
        <w:t>he top candidate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clearly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128" w:name="_rmzz1zfdvwy1" w:colFirst="0" w:colLast="0"/>
      <w:bookmarkEnd w:id="128"/>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(Figure</w:t>
      </w:r>
      <w:r w:rsidR="00932256" w:rsidRPr="0018320D">
        <w:t xml:space="preserve"> 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ins w:id="129" w:author="Graham Forrester" w:date="2019-11-20T10:28:00Z">
        <w:r w:rsidR="000B0115">
          <w:t>the surrogate-target relati</w:t>
        </w:r>
      </w:ins>
      <w:ins w:id="130" w:author="Graham Forrester" w:date="2019-11-20T10:29:00Z">
        <w:r w:rsidR="000B0115">
          <w:t>o</w:t>
        </w:r>
      </w:ins>
      <w:ins w:id="131" w:author="Graham Forrester" w:date="2019-11-20T10:28:00Z">
        <w:r w:rsidR="000B0115">
          <w:t xml:space="preserve">nship was not stable over time because </w:t>
        </w:r>
      </w:ins>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7FF0ADBB" w:rsidR="00F25817" w:rsidRDefault="00A679EA" w:rsidP="00EC48F2">
      <w:pPr>
        <w:rPr>
          <w:highlight w:val="white"/>
        </w:rPr>
      </w:pPr>
      <w:del w:id="132" w:author="Graham Forrester" w:date="2019-11-20T10:31:00Z">
        <w:r w:rsidDel="004B44E7">
          <w:rPr>
            <w:highlight w:val="white"/>
          </w:rPr>
          <w:lastRenderedPageBreak/>
          <w:delText xml:space="preserve">Sponge richness was not well-predicted by any of our candidate surrogates; </w:delText>
        </w:r>
        <w:r w:rsidRPr="001F0510" w:rsidDel="004B44E7">
          <w:rPr>
            <w:highlight w:val="white"/>
          </w:rPr>
          <w:delText xml:space="preserve">low pseudo-r-squared values suggest that none of the candidate surrogates </w:delText>
        </w:r>
        <w:r w:rsidR="00F17D8A" w:rsidDel="004B44E7">
          <w:rPr>
            <w:highlight w:val="white"/>
          </w:rPr>
          <w:delText>were</w:delText>
        </w:r>
        <w:r w:rsidRPr="001F0510" w:rsidDel="004B44E7">
          <w:rPr>
            <w:highlight w:val="white"/>
          </w:rPr>
          <w:delText xml:space="preserve"> </w:delText>
        </w:r>
        <w:r w:rsidDel="004B44E7">
          <w:rPr>
            <w:highlight w:val="white"/>
          </w:rPr>
          <w:delText xml:space="preserve">strongly </w:delText>
        </w:r>
        <w:r w:rsidRPr="001F0510" w:rsidDel="004B44E7">
          <w:rPr>
            <w:highlight w:val="white"/>
          </w:rPr>
          <w:delText>related to sponge richness</w:delText>
        </w:r>
        <w:r w:rsidDel="004B44E7">
          <w:rPr>
            <w:highlight w:val="white"/>
          </w:rPr>
          <w:delText xml:space="preserve"> (Fig. 2). </w:delText>
        </w:r>
      </w:del>
      <w:r>
        <w:rPr>
          <w:highlight w:val="white"/>
        </w:rPr>
        <w:t>Coral cover was the best predictor of sponge richness</w:t>
      </w:r>
      <w:ins w:id="133" w:author="Graham Forrester" w:date="2019-11-20T10:31:00Z">
        <w:r w:rsidR="004B44E7">
          <w:rPr>
            <w:highlight w:val="white"/>
          </w:rPr>
          <w:t xml:space="preserve"> of the three candidate surrogates</w:t>
        </w:r>
      </w:ins>
      <w:r>
        <w:rPr>
          <w:highlight w:val="white"/>
        </w:rPr>
        <w:t xml:space="preserve">, but </w:t>
      </w:r>
      <w:ins w:id="134" w:author="Graham Forrester" w:date="2019-11-20T10:31:00Z">
        <w:r w:rsidR="004B44E7">
          <w:rPr>
            <w:highlight w:val="white"/>
          </w:rPr>
          <w:t xml:space="preserve">sponge richness was not well-predicted by any of our candidate surrogates (Fig. 2). </w:t>
        </w:r>
      </w:ins>
      <w:ins w:id="135" w:author="Graham Forrester" w:date="2019-11-20T10:32:00Z">
        <w:r w:rsidR="004B44E7">
          <w:rPr>
            <w:highlight w:val="white"/>
          </w:rPr>
          <w:t>T</w:t>
        </w:r>
      </w:ins>
      <w:del w:id="136" w:author="Graham Forrester" w:date="2019-11-20T10:31:00Z">
        <w:r w:rsidDel="004B44E7">
          <w:rPr>
            <w:highlight w:val="white"/>
          </w:rPr>
          <w:delText>t</w:delText>
        </w:r>
      </w:del>
      <w:r>
        <w:rPr>
          <w:highlight w:val="white"/>
        </w:rPr>
        <w:t xml:space="preserve">here was </w:t>
      </w:r>
      <w:ins w:id="137" w:author="Graham Forrester" w:date="2019-11-20T10:32:00Z">
        <w:r w:rsidR="004B44E7">
          <w:rPr>
            <w:highlight w:val="white"/>
          </w:rPr>
          <w:t xml:space="preserve">thus </w:t>
        </w:r>
      </w:ins>
      <w:del w:id="138" w:author="Graham Forrester" w:date="2019-11-20T10:32:00Z">
        <w:r w:rsidDel="004B44E7">
          <w:rPr>
            <w:highlight w:val="white"/>
          </w:rPr>
          <w:delText xml:space="preserve">still </w:delText>
        </w:r>
      </w:del>
      <w:r>
        <w:rPr>
          <w:highlight w:val="white"/>
        </w:rPr>
        <w:t xml:space="preserve">considerable unexplained variation </w:t>
      </w:r>
      <w:ins w:id="139" w:author="Graham Forrester" w:date="2019-11-20T10:32:00Z">
        <w:r w:rsidR="004B44E7">
          <w:rPr>
            <w:highlight w:val="white"/>
          </w:rPr>
          <w:t xml:space="preserve">in sponge richness, </w:t>
        </w:r>
      </w:ins>
      <w:del w:id="140" w:author="Graham Forrester" w:date="2019-11-20T10:33:00Z">
        <w:r w:rsidDel="00D361F1">
          <w:rPr>
            <w:highlight w:val="white"/>
          </w:rPr>
          <w:delText xml:space="preserve">over </w:delText>
        </w:r>
      </w:del>
      <w:ins w:id="141" w:author="Graham Forrester" w:date="2019-11-20T10:33:00Z">
        <w:r w:rsidR="00D361F1">
          <w:rPr>
            <w:highlight w:val="white"/>
          </w:rPr>
          <w:t xml:space="preserve">some of which was </w:t>
        </w:r>
      </w:ins>
      <w:ins w:id="142" w:author="Graham Forrester" w:date="2019-11-20T10:34:00Z">
        <w:r w:rsidR="00D361F1">
          <w:rPr>
            <w:highlight w:val="white"/>
          </w:rPr>
          <w:t>associated with differences among sites and with change over time</w:t>
        </w:r>
      </w:ins>
      <w:ins w:id="143" w:author="Graham Forrester" w:date="2019-11-20T10:33:00Z">
        <w:r w:rsidR="00D361F1">
          <w:rPr>
            <w:highlight w:val="white"/>
          </w:rPr>
          <w:t xml:space="preserve"> </w:t>
        </w:r>
      </w:ins>
      <w:del w:id="144" w:author="Graham Forrester" w:date="2019-11-20T10:34:00Z">
        <w:r w:rsidDel="00D361F1">
          <w:rPr>
            <w:highlight w:val="white"/>
          </w:rPr>
          <w:delText xml:space="preserve">time and across sites </w:delText>
        </w:r>
      </w:del>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del w:id="145" w:author="Graham Forrester" w:date="2019-11-20T10:34:00Z">
        <w:r w:rsidDel="00D361F1">
          <w:rPr>
            <w:highlight w:val="white"/>
          </w:rPr>
          <w:delText>These u</w:delText>
        </w:r>
      </w:del>
      <w:ins w:id="146" w:author="Graham Forrester" w:date="2019-11-20T10:34:00Z">
        <w:r w:rsidR="00D361F1">
          <w:rPr>
            <w:highlight w:val="white"/>
          </w:rPr>
          <w:t>U</w:t>
        </w:r>
      </w:ins>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ins w:id="147" w:author="Graham Forrester" w:date="2019-11-20T10:35:00Z">
        <w:r w:rsidR="00D361F1">
          <w:rPr>
            <w:highlight w:val="white"/>
          </w:rPr>
          <w:t xml:space="preserve"> In summary, the surrogate-target relationship</w:t>
        </w:r>
      </w:ins>
      <w:ins w:id="148" w:author="Graham Forrester" w:date="2019-11-20T10:36:00Z">
        <w:r w:rsidR="00D361F1">
          <w:rPr>
            <w:highlight w:val="white"/>
          </w:rPr>
          <w:t xml:space="preserve"> for sponge richness was weak and unstable in both space and time. </w:t>
        </w:r>
      </w:ins>
      <w:ins w:id="149" w:author="Graham Forrester" w:date="2019-11-20T10:35:00Z">
        <w:r w:rsidR="00D361F1">
          <w:rPr>
            <w:highlight w:val="white"/>
          </w:rPr>
          <w:t xml:space="preserve"> </w:t>
        </w:r>
      </w:ins>
    </w:p>
    <w:p w14:paraId="18668BA6" w14:textId="0C2B753F" w:rsidR="00A679EA" w:rsidRPr="00EA2729" w:rsidRDefault="00A679EA" w:rsidP="00E74719">
      <w:pPr>
        <w:pStyle w:val="Heading4"/>
        <w:rPr>
          <w:highlight w:val="white"/>
        </w:rPr>
      </w:pPr>
      <w:r w:rsidRPr="00EA2729">
        <w:rPr>
          <w:highlight w:val="white"/>
        </w:rPr>
        <w:t>Fish Richness:</w:t>
      </w:r>
    </w:p>
    <w:p w14:paraId="3108170D" w14:textId="779C89F0"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w:t>
      </w:r>
      <w:ins w:id="150" w:author="Graham Forrester" w:date="2019-11-20T11:00:00Z">
        <w:r w:rsidR="00025E9B">
          <w:t>, apart from</w:t>
        </w:r>
        <w:commentRangeStart w:id="151"/>
        <w:r w:rsidR="00025E9B">
          <w:t xml:space="preserve"> White Bay (change in rugosity </w:t>
        </w:r>
      </w:ins>
      <w:ins w:id="152" w:author="Graham Forrester" w:date="2019-11-20T11:01:00Z">
        <w:r w:rsidR="00025E9B">
          <w:t xml:space="preserve">from </w:t>
        </w:r>
      </w:ins>
      <w:ins w:id="153" w:author="Graham Forrester" w:date="2019-11-20T11:00:00Z">
        <w:r w:rsidR="00025E9B">
          <w:t>20-60 cm) and Crab Cove (</w:t>
        </w:r>
      </w:ins>
      <w:ins w:id="154" w:author="Graham Forrester" w:date="2019-11-20T11:01:00Z">
        <w:r w:rsidR="00025E9B">
          <w:t xml:space="preserve">change in rugosity from </w:t>
        </w:r>
      </w:ins>
      <w:ins w:id="155" w:author="Graham Forrester" w:date="2019-11-20T11:00:00Z">
        <w:r w:rsidR="00025E9B">
          <w:t>25-55 cm)</w:t>
        </w:r>
      </w:ins>
      <w:ins w:id="156" w:author="Graham Forrester" w:date="2019-11-20T11:01:00Z">
        <w:r w:rsidR="00025E9B">
          <w:t>,</w:t>
        </w:r>
      </w:ins>
      <w:commentRangeEnd w:id="151"/>
      <w:ins w:id="157" w:author="Graham Forrester" w:date="2019-11-20T11:00:00Z">
        <w:r w:rsidR="00025E9B">
          <w:rPr>
            <w:rStyle w:val="CommentReference"/>
          </w:rPr>
          <w:commentReference w:id="151"/>
        </w:r>
      </w:ins>
      <w:ins w:id="158" w:author="Graham Forrester" w:date="2019-11-20T11:01:00Z">
        <w:r w:rsidR="00025E9B">
          <w:t xml:space="preserve"> </w:t>
        </w:r>
      </w:ins>
      <w:del w:id="159" w:author="Graham Forrester" w:date="2019-11-20T11:01:00Z">
        <w:r w:rsidDel="00025E9B">
          <w:delText xml:space="preserve"> </w:delText>
        </w:r>
      </w:del>
      <w:del w:id="160" w:author="Graham Forrester" w:date="2019-11-20T11:02:00Z">
        <w:r w:rsidDel="00025E9B">
          <w:delText>most of these</w:delText>
        </w:r>
      </w:del>
      <w:ins w:id="161" w:author="Graham Forrester" w:date="2019-11-20T11:02:00Z">
        <w:r w:rsidR="00025E9B">
          <w:t>the remaining 6</w:t>
        </w:r>
      </w:ins>
      <w:r>
        <w:t xml:space="preserve"> sites remain</w:t>
      </w:r>
      <w:r w:rsidR="00F17D8A">
        <w:t>ed</w:t>
      </w:r>
      <w:r>
        <w:t xml:space="preserve"> quite distinct in rugosity over time. For example, Pelican Ghut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del w:id="162" w:author="Graham Forrester" w:date="2019-11-20T11:00:00Z">
        <w:r w:rsidDel="00025E9B">
          <w:delText xml:space="preserve"> </w:delText>
        </w:r>
        <w:commentRangeStart w:id="163"/>
        <w:r w:rsidDel="00025E9B">
          <w:delText>White Bay and Crab Cove show</w:delText>
        </w:r>
        <w:r w:rsidR="00F17D8A" w:rsidDel="00025E9B">
          <w:delText>ed</w:delText>
        </w:r>
        <w:r w:rsidDel="00025E9B">
          <w:delText xml:space="preserve"> </w:delText>
        </w:r>
      </w:del>
      <w:del w:id="164" w:author="Graham Forrester" w:date="2019-11-20T10:55:00Z">
        <w:r w:rsidDel="00C23004">
          <w:delText xml:space="preserve">greater </w:delText>
        </w:r>
      </w:del>
      <w:del w:id="165" w:author="Graham Forrester" w:date="2019-11-20T11:00:00Z">
        <w:r w:rsidDel="00025E9B">
          <w:delText>variation in rugosity over time</w:delText>
        </w:r>
        <w:commentRangeEnd w:id="163"/>
        <w:r w:rsidR="00C23004" w:rsidDel="00025E9B">
          <w:rPr>
            <w:rStyle w:val="CommentReference"/>
          </w:rPr>
          <w:commentReference w:id="163"/>
        </w:r>
      </w:del>
      <w:ins w:id="166" w:author="Graham Forrester" w:date="2019-11-20T10:55:00Z">
        <w:r w:rsidR="00C23004">
          <w:t xml:space="preserve">. </w:t>
        </w:r>
      </w:ins>
      <w:del w:id="167" w:author="Graham Forrester" w:date="2019-11-20T10:55:00Z">
        <w:r w:rsidDel="00C23004">
          <w:delText xml:space="preserve"> than other site</w:delText>
        </w:r>
      </w:del>
      <w:ins w:id="168" w:author="Graham Forrester" w:date="2019-11-20T11:02:00Z">
        <w:r w:rsidR="00025E9B">
          <w:t xml:space="preserve">This may </w:t>
        </w:r>
      </w:ins>
      <w:del w:id="169" w:author="Graham Forrester" w:date="2019-11-20T10:55:00Z">
        <w:r w:rsidDel="00C23004">
          <w:lastRenderedPageBreak/>
          <w:delText>s</w:delText>
        </w:r>
      </w:del>
      <w:del w:id="170" w:author="Graham Forrester" w:date="2019-11-20T11:02:00Z">
        <w:r w:rsidDel="00025E9B">
          <w:delText xml:space="preserve">, which might </w:delText>
        </w:r>
      </w:del>
      <w:r>
        <w:t>explain why the site-</w:t>
      </w:r>
      <w:commentRangeStart w:id="171"/>
      <w:r>
        <w:t xml:space="preserve">specific regression lines </w:t>
      </w:r>
      <w:ins w:id="172" w:author="Graham Forrester" w:date="2019-11-20T10:52:00Z">
        <w:r w:rsidR="00C23004">
          <w:t xml:space="preserve">(Fig. 6) </w:t>
        </w:r>
      </w:ins>
      <w:r>
        <w:t xml:space="preserve">have shallower slopes than a line fit through </w:t>
      </w:r>
      <w:proofErr w:type="gramStart"/>
      <w:r>
        <w:t>all of</w:t>
      </w:r>
      <w:proofErr w:type="gramEnd"/>
      <w:r>
        <w:t xml:space="preserve"> the data (Fig. 2). </w:t>
      </w:r>
      <w:commentRangeEnd w:id="171"/>
      <w:r w:rsidR="00B5363F">
        <w:rPr>
          <w:rStyle w:val="CommentReference"/>
        </w:rPr>
        <w:commentReference w:id="171"/>
      </w:r>
      <w:r>
        <w:t xml:space="preserve">In summary, the relationship between rugosity and fish richness </w:t>
      </w:r>
      <w:r w:rsidR="00F17D8A">
        <w:t>wa</w:t>
      </w:r>
      <w:r>
        <w:t>s consistent over time, and, because rugosity varie</w:t>
      </w:r>
      <w:r w:rsidR="00F17D8A">
        <w:t>d</w:t>
      </w:r>
      <w:r>
        <w:t xml:space="preserve"> </w:t>
      </w:r>
      <w:del w:id="173" w:author="Graham Forrester" w:date="2019-11-20T11:03:00Z">
        <w:r w:rsidDel="00721DFC">
          <w:delText xml:space="preserve">significantly </w:delText>
        </w:r>
      </w:del>
      <w:ins w:id="174" w:author="Graham Forrester" w:date="2019-11-20T11:03:00Z">
        <w:r w:rsidR="00721DFC">
          <w:t>more</w:t>
        </w:r>
        <w:r w:rsidR="00721DFC">
          <w:t xml:space="preserve"> </w:t>
        </w:r>
      </w:ins>
      <w:r>
        <w:t xml:space="preserve">across sites </w:t>
      </w:r>
      <w:del w:id="175" w:author="Graham Forrester" w:date="2019-11-20T11:03:00Z">
        <w:r w:rsidDel="00721DFC">
          <w:delText>and not much</w:delText>
        </w:r>
      </w:del>
      <w:ins w:id="176" w:author="Graham Forrester" w:date="2019-11-20T11:03:00Z">
        <w:r w:rsidR="00721DFC">
          <w:t>than</w:t>
        </w:r>
      </w:ins>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ins w:id="177" w:author="Graham Forrester" w:date="2019-11-20T11:11:00Z">
        <w:r w:rsidR="00A85AC7">
          <w:t>n effective</w:t>
        </w:r>
      </w:ins>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lastRenderedPageBreak/>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178" w:name="_wewp8zkd7499" w:colFirst="0" w:colLast="0"/>
      <w:bookmarkEnd w:id="178"/>
      <w:r>
        <w:br w:type="page"/>
      </w:r>
    </w:p>
    <w:p w14:paraId="402E7EAF" w14:textId="000DC76A" w:rsidR="00A679EA" w:rsidRDefault="00A679EA" w:rsidP="00E74719">
      <w:pPr>
        <w:pStyle w:val="Heading2"/>
      </w:pPr>
      <w:bookmarkStart w:id="179" w:name="_Toc25123997"/>
      <w:r>
        <w:lastRenderedPageBreak/>
        <w:t>Discu</w:t>
      </w:r>
      <w:commentRangeStart w:id="180"/>
      <w:r>
        <w:t>ssion</w:t>
      </w:r>
      <w:commentRangeEnd w:id="180"/>
      <w:r w:rsidR="009005CF">
        <w:rPr>
          <w:rStyle w:val="CommentReference"/>
          <w:b w:val="0"/>
        </w:rPr>
        <w:commentReference w:id="180"/>
      </w:r>
      <w:bookmarkEnd w:id="179"/>
    </w:p>
    <w:p w14:paraId="6D29A0D5" w14:textId="3B245A7C" w:rsidR="00456F8B" w:rsidRDefault="007B4245" w:rsidP="009D7B5F">
      <w:commentRangeStart w:id="181"/>
      <w:commentRangeStart w:id="182"/>
      <w:r>
        <w:t xml:space="preserve">Taxonomic </w:t>
      </w:r>
      <w:commentRangeEnd w:id="181"/>
      <w:r w:rsidR="003C38C5">
        <w:rPr>
          <w:rStyle w:val="CommentReference"/>
        </w:rPr>
        <w:commentReference w:id="181"/>
      </w:r>
      <w:r>
        <w:t xml:space="preserve">diversity on coral reefs has declined due to anthropogenic stressors. </w:t>
      </w:r>
      <w:commentRangeEnd w:id="182"/>
      <w:r w:rsidR="00932EF6">
        <w:rPr>
          <w:rStyle w:val="CommentReference"/>
        </w:rPr>
        <w:commentReference w:id="182"/>
      </w:r>
      <w:r>
        <w:t xml:space="preserve">These </w:t>
      </w:r>
      <w:commentRangeStart w:id="183"/>
      <w:r>
        <w:t>declines</w:t>
      </w:r>
      <w:commentRangeEnd w:id="183"/>
      <w:r w:rsidR="00633FEF">
        <w:rPr>
          <w:rStyle w:val="CommentReference"/>
        </w:rPr>
        <w:commentReference w:id="183"/>
      </w:r>
      <w:r>
        <w:t xml:space="preserve"> have motivated monitoring programs to estimate species richness for major taxonomic groups: fish and corals.</w:t>
      </w:r>
      <w:r w:rsidR="003C38C5">
        <w:t xml:space="preserve"> </w:t>
      </w:r>
      <w:r>
        <w:t xml:space="preserve">Due to logistical challenges of species identification, there have been efforts attempting to estimate species richness on reefs using landscape features as surrogates. </w:t>
      </w:r>
      <w:r w:rsidR="00105D9D">
        <w:t xml:space="preserve">Many of these efforts are </w:t>
      </w:r>
      <w:del w:id="184" w:author="Graham Forrester" w:date="2019-11-20T11:19:00Z">
        <w:r w:rsidR="00105D9D" w:rsidDel="00633FEF">
          <w:delText xml:space="preserve">limiting </w:delText>
        </w:r>
      </w:del>
      <w:ins w:id="185" w:author="Graham Forrester" w:date="2019-11-20T11:19:00Z">
        <w:r w:rsidR="00633FEF">
          <w:t>limit</w:t>
        </w:r>
        <w:r w:rsidR="00633FEF">
          <w:t>ed</w:t>
        </w:r>
        <w:r w:rsidR="00633FEF">
          <w:t xml:space="preserve"> </w:t>
        </w:r>
      </w:ins>
      <w:r w:rsidR="00105D9D">
        <w:t>in spatial or temporal scope</w:t>
      </w:r>
      <w:r w:rsidR="00A9579D">
        <w:t xml:space="preserve">, focus on rugosity and coral cover as predictors, and use coral and fish richnesses as proxies for </w:t>
      </w:r>
      <w:ins w:id="186" w:author="Graham Forrester" w:date="2019-11-20T11:19:00Z">
        <w:r w:rsidR="00633FEF">
          <w:t xml:space="preserve">total </w:t>
        </w:r>
      </w:ins>
      <w:r w:rsidR="00A9579D">
        <w:t>species richness</w:t>
      </w:r>
      <w:r w:rsidR="00105D9D">
        <w:t xml:space="preserve">. </w:t>
      </w:r>
      <w:r>
        <w:t xml:space="preserve">Here we </w:t>
      </w:r>
      <w:r w:rsidR="00A9579D">
        <w:t xml:space="preserve">examine </w:t>
      </w:r>
      <w:r w:rsidR="009D7B5F">
        <w:t xml:space="preserve">how top surrogate-target relationships vary over 27 years and across 8 study sites. We also examine </w:t>
      </w:r>
      <w:r w:rsidR="00A9579D">
        <w:t xml:space="preserve">whether </w:t>
      </w:r>
      <w:r w:rsidR="009D7B5F">
        <w:t>frequently measured</w:t>
      </w:r>
      <w:r>
        <w:t xml:space="preserve"> </w:t>
      </w:r>
      <w:r w:rsidR="009D7B5F">
        <w:t>landscape</w:t>
      </w:r>
      <w:r>
        <w:t xml:space="preserve"> features</w:t>
      </w:r>
      <w:r w:rsidR="009D7B5F">
        <w:t xml:space="preserve"> of reefs</w:t>
      </w:r>
      <w:r>
        <w:t xml:space="preserve"> </w:t>
      </w:r>
      <w:r w:rsidR="00A9579D">
        <w:t>can</w:t>
      </w:r>
      <w:r>
        <w:t xml:space="preserve"> serve as reliable surrogates for </w:t>
      </w:r>
      <w:r w:rsidR="00A9579D">
        <w:t>sponge</w:t>
      </w:r>
      <w:r w:rsidR="00D4600D">
        <w:t xml:space="preserve"> richness</w:t>
      </w:r>
      <w:r w:rsidR="00105D9D">
        <w:t xml:space="preserve">. </w:t>
      </w:r>
      <w:r w:rsidR="009D7B5F">
        <w:t>Finally, t</w:t>
      </w:r>
      <w:r w:rsidR="00105D9D">
        <w:t xml:space="preserve">his study is one of the </w:t>
      </w:r>
      <w:r w:rsidR="00647639">
        <w:t xml:space="preserve">first </w:t>
      </w:r>
      <w:r w:rsidR="00A9579D">
        <w:t>to investigate the ability of sponge cover to predict</w:t>
      </w:r>
      <w:r w:rsidR="00105D9D">
        <w:t xml:space="preserve"> richness</w:t>
      </w:r>
      <w:r w:rsidR="00491AE8">
        <w:t xml:space="preserve"> of dominant taxonomic groups on coral reefs</w:t>
      </w:r>
      <w:r w:rsidR="00105D9D">
        <w:t>.</w:t>
      </w:r>
      <w:r w:rsidR="00491AE8">
        <w:t xml:space="preserve"> </w:t>
      </w:r>
      <w:r w:rsidR="009D7B5F">
        <w:t xml:space="preserve">This study provides additional support to the idea that surrogate-target relationships should be assessed over space and time because it can provide insight into these relationships and how the ecosystem changes. </w:t>
      </w:r>
      <w:r w:rsidR="00105D9D">
        <w:t xml:space="preserve">We </w:t>
      </w:r>
      <w:r w:rsidR="009D7B5F">
        <w:t xml:space="preserve">also </w:t>
      </w:r>
      <w:r w:rsidR="00105D9D">
        <w:t>show that including sponges in monitoring studies may provide a broader understanding of how biodiversity is changing on reefs.</w:t>
      </w:r>
      <w:r w:rsidR="00491AE8">
        <w:t xml:space="preserve"> </w:t>
      </w:r>
    </w:p>
    <w:p w14:paraId="55940E9F" w14:textId="45E6812B" w:rsidR="00456F8B" w:rsidRPr="002E560A" w:rsidRDefault="00A9579D" w:rsidP="00E74719">
      <w:pPr>
        <w:pStyle w:val="Heading3"/>
      </w:pPr>
      <w:commentRangeStart w:id="187"/>
      <w:r>
        <w:t>A</w:t>
      </w:r>
      <w:r w:rsidR="00456F8B" w:rsidRPr="002E560A">
        <w:t>ss</w:t>
      </w:r>
      <w:r>
        <w:t>essing surrogate effectiveness over space and time</w:t>
      </w:r>
      <w:commentRangeEnd w:id="187"/>
      <w:r w:rsidR="00F23266">
        <w:rPr>
          <w:rStyle w:val="CommentReference"/>
          <w:b w:val="0"/>
          <w:i w:val="0"/>
        </w:rPr>
        <w:commentReference w:id="187"/>
      </w:r>
    </w:p>
    <w:p w14:paraId="1613C916" w14:textId="710760FC" w:rsidR="001429E5" w:rsidRDefault="00173B03" w:rsidP="002E560A">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p>
    <w:p w14:paraId="5494478C" w14:textId="1FA37BFC"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188"/>
      <w:r w:rsidR="001429E5">
        <w:fldChar w:fldCharType="begin" w:fldLock="1"/>
      </w:r>
      <w:r w:rsidR="001429E5">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 xml:space="preserve">(Jones et al., </w:t>
      </w:r>
      <w:r w:rsidR="001429E5" w:rsidRPr="001429E5">
        <w:rPr>
          <w:noProof/>
        </w:rPr>
        <w:lastRenderedPageBreak/>
        <w:t>2009)</w:t>
      </w:r>
      <w:r w:rsidR="001429E5">
        <w:fldChar w:fldCharType="end"/>
      </w:r>
      <w:commentRangeEnd w:id="188"/>
      <w:r w:rsidR="001429E5">
        <w:rPr>
          <w:rStyle w:val="CommentReference"/>
        </w:rPr>
        <w:commentReference w:id="188"/>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189"/>
      <w:r w:rsidR="001429E5">
        <w:fldChar w:fldCharType="begin" w:fldLock="1"/>
      </w:r>
      <w:r>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189"/>
      <w:r w:rsidR="001429E5">
        <w:rPr>
          <w:rStyle w:val="CommentReference"/>
        </w:rPr>
        <w:commentReference w:id="189"/>
      </w:r>
      <w:r w:rsidR="001429E5">
        <w:t xml:space="preserve">. </w:t>
      </w:r>
    </w:p>
    <w:p w14:paraId="23AB518E" w14:textId="762475E6" w:rsidR="00F011E0" w:rsidRDefault="006C756E" w:rsidP="00F011E0">
      <w:r>
        <w:t>Changes in environmental or landscape features,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190"/>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190"/>
      <w:r w:rsidR="00030BAE">
        <w:rPr>
          <w:rStyle w:val="CommentReference"/>
        </w:rPr>
        <w:commentReference w:id="190"/>
      </w:r>
      <w:r>
        <w:t xml:space="preserve">. </w:t>
      </w:r>
      <w:r w:rsidR="00B55564">
        <w:t xml:space="preserve">Although we do not discuss </w:t>
      </w:r>
      <w:commentRangeStart w:id="191"/>
      <w:r w:rsidR="00B55564">
        <w:t>fish abundance in our results</w:t>
      </w:r>
      <w:commentRangeEnd w:id="191"/>
      <w:r w:rsidR="00786229">
        <w:rPr>
          <w:rStyle w:val="CommentReference"/>
        </w:rPr>
        <w:commentReference w:id="191"/>
      </w:r>
      <w:r w:rsidR="00B55564">
        <w:t>, we observed a reduction in the number of fish species</w:t>
      </w:r>
      <w:r w:rsidR="00F011E0">
        <w:t xml:space="preserve"> and overall species</w:t>
      </w:r>
      <w:r w:rsidR="00B55564">
        <w:t xml:space="preserve"> present at lower levels of rugosity. </w:t>
      </w:r>
      <w:r w:rsidR="00805066">
        <w:t>W</w:t>
      </w:r>
      <w:r w:rsidR="00B55564">
        <w:t xml:space="preserve">e also found rugosity to be negatively associated with coral </w:t>
      </w:r>
      <w:r w:rsidR="00805066">
        <w:t xml:space="preserve">richness; however, coral cover was a better </w:t>
      </w:r>
      <w:r w:rsidR="003A6E6C">
        <w:t>candidate surrogate</w:t>
      </w:r>
      <w:r w:rsidR="00805066">
        <w:t xml:space="preserve"> of coral richness. </w:t>
      </w:r>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 xml:space="preserve">evenness over time. In other words, the abundance of the most dominant species is reduced over time. </w:t>
      </w:r>
      <w:r w:rsidR="00CF03EC">
        <w:t xml:space="preserve">The study mentioned </w:t>
      </w:r>
      <w:r w:rsidR="00030BAE">
        <w:t>above</w:t>
      </w:r>
      <w:r w:rsidR="00CF03EC">
        <w:t xml:space="preserve"> found the variance in rugosity observed at higher levels of coral cover was the result of dominance by a particular genus of coral, in other words, some 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 xml:space="preserve">ed to other sites, suggesting there might be some </w:t>
      </w:r>
      <w:commentRangeStart w:id="192"/>
      <w:r w:rsidR="00F011E0">
        <w:t xml:space="preserve">factor affecting rugosity at </w:t>
      </w:r>
      <w:commentRangeEnd w:id="192"/>
      <w:r w:rsidR="00786229">
        <w:rPr>
          <w:rStyle w:val="CommentReference"/>
        </w:rPr>
        <w:commentReference w:id="192"/>
      </w:r>
      <w:r w:rsidR="00F011E0">
        <w:t>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189FD11E" w14:textId="10BDB8C7" w:rsidR="00805066" w:rsidRDefault="00805066" w:rsidP="00805066">
      <w:bookmarkStart w:id="193" w:name="_GoBack"/>
      <w:bookmarkEnd w:id="193"/>
    </w:p>
    <w:p w14:paraId="2D9EB531" w14:textId="7A4B59CF" w:rsidR="00964634" w:rsidRDefault="00805066" w:rsidP="000C2B77">
      <w:r>
        <w:lastRenderedPageBreak/>
        <w:t xml:space="preserve">Competition over space has been shown to be related to chemical inhibition, or allelopathy, in interspecific relationships between sponges and corals. These relationships may explain why coral cover </w:t>
      </w:r>
      <w:r w:rsidR="003A6E6C">
        <w:t xml:space="preserve">was the top candidate surrogate for sponge richness and also why sponge cover and sponge richness are negatively correlated with coral cover and coral richness respectively. </w:t>
      </w:r>
      <w:r w:rsidR="00007F93">
        <w:t xml:space="preserve">Allelopathic sponges, may reduce coral cover at local scales </w:t>
      </w:r>
      <w:commentRangeStart w:id="194"/>
      <w:r w:rsidR="00007F93">
        <w:fldChar w:fldCharType="begin" w:fldLock="1"/>
      </w:r>
      <w:r w:rsidR="00B6152E">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B6152E">
        <w:rPr>
          <w:rFonts w:ascii="Cambria Math" w:hAnsi="Cambria Math" w:cs="Cambria Math"/>
        </w:rPr>
        <w:instrText>∼</w:instrText>
      </w:r>
      <w:r w:rsidR="00B6152E">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Oceanography","id":"ITEM-1","issue":"2","issued":{"date-parts":[["2007"]]},"note":"chemical inhibitors","page":"907-911","title":"Chemical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194"/>
      <w:r w:rsidR="00030BAE">
        <w:rPr>
          <w:rStyle w:val="CommentReference"/>
        </w:rPr>
        <w:commentReference w:id="194"/>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195"/>
      <w:r w:rsidR="00B6152E">
        <w:fldChar w:fldCharType="begin" w:fldLock="1"/>
      </w:r>
      <w:r w:rsidR="00B6152E">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R.","non-dropping-particle":"","parse-names":false,"suffix":""}],"container-title":"PeerJ","id":"ITEM-1","issued":{"date-parts":[["2015"]]},"note":"sponge, coral, fish interactions with overfishing","title":"Indirect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195"/>
      <w:r w:rsidR="00030BAE">
        <w:rPr>
          <w:rStyle w:val="CommentReference"/>
        </w:rPr>
        <w:commentReference w:id="195"/>
      </w:r>
      <w:r w:rsidR="00B6152E">
        <w:t xml:space="preserve">. Despite some potential benefits sponges can have on coral structures and reef nutrient cycles, even palatable sponges can outcompete corals for space by overgrowing coral structures </w:t>
      </w:r>
      <w:commentRangeStart w:id="196"/>
      <w:r w:rsidR="00B6152E">
        <w:fldChar w:fldCharType="begin" w:fldLock="1"/>
      </w:r>
      <w:r w:rsidR="003D629E">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196"/>
      <w:r w:rsidR="00030BAE">
        <w:rPr>
          <w:rStyle w:val="CommentReference"/>
        </w:rPr>
        <w:commentReference w:id="196"/>
      </w:r>
      <w:r w:rsidR="00B6152E">
        <w:t xml:space="preserve">. Over time, the abundance of these palatable sponges has increased with the reduced abundance of spongivorous fish due to overfishing </w:t>
      </w:r>
      <w:commentRangeStart w:id="197"/>
      <w:r w:rsidR="00B6152E">
        <w:fldChar w:fldCharType="begin" w:fldLock="1"/>
      </w:r>
      <w:r w:rsidR="00B6152E">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197"/>
      <w:r w:rsidR="00030BAE">
        <w:rPr>
          <w:rStyle w:val="CommentReference"/>
        </w:rPr>
        <w:commentReference w:id="197"/>
      </w:r>
      <w:r w:rsidR="00B6152E">
        <w:t>.</w:t>
      </w:r>
      <w:r w:rsidR="00CF03EC">
        <w:t xml:space="preserve"> </w:t>
      </w:r>
    </w:p>
    <w:p w14:paraId="4016FBAF" w14:textId="3C99E920" w:rsidR="002E560A" w:rsidRDefault="00CF03EC" w:rsidP="000C2B77">
      <w:r>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species richness and other diversity measures</w:t>
      </w:r>
      <w:r w:rsidR="000C2B77">
        <w:t xml:space="preserve"> should explicitly address the spatial and temporal limitations of using the candidate surrogates, especially when planning large-scale or long-term studies. </w:t>
      </w:r>
    </w:p>
    <w:p w14:paraId="19C69C7D" w14:textId="77777777" w:rsidR="00B06EB3" w:rsidRPr="002E560A" w:rsidRDefault="00B06EB3" w:rsidP="00B06EB3">
      <w:pPr>
        <w:pStyle w:val="Heading3"/>
      </w:pPr>
      <w:commentRangeStart w:id="198"/>
      <w:r w:rsidRPr="002E560A">
        <w:t>Value of sponge monitoring</w:t>
      </w:r>
      <w:commentRangeEnd w:id="198"/>
      <w:r w:rsidR="00F23266">
        <w:rPr>
          <w:rStyle w:val="CommentReference"/>
          <w:b w:val="0"/>
          <w:i w:val="0"/>
        </w:rPr>
        <w:commentReference w:id="198"/>
      </w:r>
    </w:p>
    <w:p w14:paraId="0BA54DFC" w14:textId="1640D4E4" w:rsidR="00C6632D" w:rsidRDefault="00756F16" w:rsidP="00C6632D">
      <w:r>
        <w:t xml:space="preserve">Different taxonomic groups respond differently to changes in the environment. As such, using diversity measures for one group as proxies for total biodiversity </w:t>
      </w:r>
      <w:r>
        <w:lastRenderedPageBreak/>
        <w:t xml:space="preserve">without evaluating this relationship (taxonomic surrogacy) can lead to false conclusions regarding taxonomic groups not directly measured. </w:t>
      </w:r>
      <w:r w:rsidR="003D629E">
        <w:t xml:space="preserve">For example, windward reefs had higher coral and fish diversity than leeward reefs, but the latter supported higher sponge diversity </w:t>
      </w:r>
      <w:r w:rsidR="003D629E">
        <w:fldChar w:fldCharType="begin" w:fldLock="1"/>
      </w:r>
      <w:r w:rsidR="003D629E">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Had this environmental gradient been extrapolated to diversity of taxonomic groups other than fish and corals, it may have been used to make management decisions that would negatively affect sponge diversity. Similarly, we</w:t>
      </w:r>
      <w:r w:rsidR="002573BD">
        <w:t xml:space="preserve"> found that sponges</w:t>
      </w:r>
      <w:r w:rsidR="003D629E">
        <w:t xml:space="preserve"> do</w:t>
      </w:r>
      <w:r w:rsidR="002573BD">
        <w:t xml:space="preserve"> not conform to the same patterns (over space, time, or with other variables) as corals and fish. </w:t>
      </w:r>
      <w:r w:rsidR="00B06EB3">
        <w:t xml:space="preserve">The traditional measures of coral cover and rugosity might be good predictors of coral richness and fish richness respectively, but caution should be used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r w:rsidR="003D629E">
        <w:t xml:space="preserve">Perhaps sponges are not the only taxonomic group of organisms on coral reefs that are difficult to predict with coral cover or rugosity; there are many coral-associated invertebrates that may provide insight into coral reef diversity </w:t>
      </w:r>
      <w:commentRangeStart w:id="199"/>
      <w:r w:rsidR="003D629E">
        <w:fldChar w:fldCharType="begin" w:fldLock="1"/>
      </w:r>
      <w:r w:rsidR="003D174D">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(Stella et al., 2011)</w:t>
      </w:r>
      <w:r w:rsidR="003D629E">
        <w:fldChar w:fldCharType="end"/>
      </w:r>
      <w:commentRangeEnd w:id="199"/>
      <w:r w:rsidR="003D629E">
        <w:rPr>
          <w:rStyle w:val="CommentReference"/>
        </w:rPr>
        <w:commentReference w:id="199"/>
      </w:r>
      <w:r w:rsidR="003D629E">
        <w:t xml:space="preserve"> and it is unlikely that all of these taxonomic groups will be adequately predicted by rugosity or coral cover alone. </w:t>
      </w:r>
    </w:p>
    <w:p w14:paraId="20013237" w14:textId="51F4A88F" w:rsidR="003D629E" w:rsidRDefault="00B06EB3" w:rsidP="005A23E3">
      <w:r>
        <w:t>Because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“non-umbrella” species can provide insight into overall site biodiversity at local scales in terrestrial ecosystems </w:t>
      </w:r>
      <w:commentRangeStart w:id="200"/>
      <w:r w:rsidR="003D174D">
        <w:fldChar w:fldCharType="begin" w:fldLock="1"/>
      </w:r>
      <w:r w:rsidR="005A23E3">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200"/>
      <w:r w:rsidR="003D174D">
        <w:rPr>
          <w:rStyle w:val="CommentReference"/>
        </w:rPr>
        <w:commentReference w:id="200"/>
      </w:r>
      <w:r w:rsidR="003D174D">
        <w:t xml:space="preserve">. </w:t>
      </w:r>
      <w:r w:rsidR="005A23E3">
        <w:t xml:space="preserve">As we </w:t>
      </w:r>
      <w:r w:rsidR="005A23E3">
        <w:lastRenderedPageBreak/>
        <w:t xml:space="preserve">show here, understudied taxonomic groups may not share surrogates with well-studied groups and the direction of the relationships may even be contradictory; something that has also been demonstrated in similar studies conducted in tropical forests </w:t>
      </w:r>
      <w:commentRangeStart w:id="201"/>
      <w:r w:rsidR="005A23E3">
        <w:fldChar w:fldCharType="begin" w:fldLock="1"/>
      </w:r>
      <w:r w:rsidR="00B42A1E">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201"/>
      <w:r w:rsidR="005A23E3">
        <w:rPr>
          <w:rStyle w:val="CommentReference"/>
        </w:rPr>
        <w:commentReference w:id="201"/>
      </w:r>
      <w:r w:rsidR="005A23E3">
        <w:t xml:space="preserve">. Therefore, diversity of these 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they include in their estimates. </w:t>
      </w:r>
    </w:p>
    <w:p w14:paraId="438C0587" w14:textId="77777777" w:rsidR="00446A88" w:rsidRDefault="00456F8B" w:rsidP="00446A88">
      <w:commentRangeStart w:id="202"/>
      <w:r>
        <w:t>In conclusion</w:t>
      </w:r>
      <w:commentRangeEnd w:id="202"/>
      <w:r w:rsidR="00A9579D">
        <w:rPr>
          <w:rStyle w:val="CommentReference"/>
        </w:rPr>
        <w:commentReference w:id="202"/>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203" w:name="_Toc25123998"/>
      <w:r>
        <w:lastRenderedPageBreak/>
        <w:t>Acknowledgements</w:t>
      </w:r>
      <w:bookmarkEnd w:id="203"/>
    </w:p>
    <w:p w14:paraId="70C75AA5" w14:textId="38A43EA4" w:rsidR="00695E29" w:rsidRPr="00695E29" w:rsidRDefault="00695E29" w:rsidP="008746A9">
      <w:pPr>
        <w:ind w:firstLine="0"/>
      </w:pPr>
      <w:r>
        <w:tab/>
      </w:r>
      <w:r w:rsidR="00E31749">
        <w:t xml:space="preserve">Thanks to </w:t>
      </w:r>
      <w:r>
        <w:rPr>
          <w:color w:val="333333"/>
        </w:rPr>
        <w:t xml:space="preserve">Dr. Brian Gerber, Dr. </w:t>
      </w:r>
      <w:proofErr w:type="spellStart"/>
      <w:r>
        <w:rPr>
          <w:color w:val="333333"/>
        </w:rPr>
        <w:t>Gavino</w:t>
      </w:r>
      <w:proofErr w:type="spellEnd"/>
      <w:r>
        <w:rPr>
          <w:color w:val="333333"/>
        </w:rPr>
        <w:t xml:space="preserve"> </w:t>
      </w:r>
      <w:proofErr w:type="spellStart"/>
      <w:r>
        <w:rPr>
          <w:color w:val="333333"/>
        </w:rPr>
        <w:t>Puggioni</w:t>
      </w:r>
      <w:proofErr w:type="spellEnd"/>
      <w:r w:rsidR="0015137A">
        <w:rPr>
          <w:color w:val="333333"/>
        </w:rPr>
        <w:t>,</w:t>
      </w:r>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 xml:space="preserve">Dr. </w:t>
      </w:r>
      <w:proofErr w:type="spellStart"/>
      <w:r w:rsidRPr="00CF1C06">
        <w:rPr>
          <w:color w:val="333333"/>
          <w:lang w:val="en"/>
        </w:rPr>
        <w:t>Lianna</w:t>
      </w:r>
      <w:proofErr w:type="spellEnd"/>
      <w:r w:rsidRPr="00CF1C06">
        <w:rPr>
          <w:color w:val="333333"/>
          <w:lang w:val="en"/>
        </w:rPr>
        <w:t xml:space="preserve"> </w:t>
      </w:r>
      <w:proofErr w:type="spellStart"/>
      <w:r w:rsidRPr="00CF1C06">
        <w:rPr>
          <w:color w:val="333333"/>
          <w:lang w:val="en"/>
        </w:rPr>
        <w:t>Jarecki</w:t>
      </w:r>
      <w:proofErr w:type="spellEnd"/>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204" w:name="_Toc25123999"/>
      <w:commentRangeStart w:id="205"/>
      <w:r>
        <w:lastRenderedPageBreak/>
        <w:t>Literature Cited</w:t>
      </w:r>
      <w:commentRangeEnd w:id="205"/>
      <w:r w:rsidR="00EC48F2">
        <w:rPr>
          <w:rStyle w:val="CommentReference"/>
          <w:b w:val="0"/>
        </w:rPr>
        <w:commentReference w:id="205"/>
      </w:r>
      <w:bookmarkEnd w:id="204"/>
    </w:p>
    <w:p w14:paraId="5D7BA6A0" w14:textId="27C3162B" w:rsidR="00B42A1E" w:rsidRPr="00B42A1E" w:rsidRDefault="00BB1205" w:rsidP="00B42A1E">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B42A1E" w:rsidRPr="00B42A1E">
        <w:rPr>
          <w:noProof/>
        </w:rPr>
        <w:t xml:space="preserve">Acosta, C., Barnes, R., &amp; McClatchey, R. (2015). Spatial discordance in fish, coral, and sponge assemblages across a Caribbean atoll reef gradient. </w:t>
      </w:r>
      <w:r w:rsidR="00B42A1E" w:rsidRPr="00B42A1E">
        <w:rPr>
          <w:i/>
          <w:iCs/>
          <w:noProof/>
        </w:rPr>
        <w:t>Marine Ecology</w:t>
      </w:r>
      <w:r w:rsidR="00B42A1E" w:rsidRPr="00B42A1E">
        <w:rPr>
          <w:noProof/>
        </w:rPr>
        <w:t xml:space="preserve">, </w:t>
      </w:r>
      <w:r w:rsidR="00B42A1E" w:rsidRPr="00B42A1E">
        <w:rPr>
          <w:i/>
          <w:iCs/>
          <w:noProof/>
        </w:rPr>
        <w:t>36</w:t>
      </w:r>
      <w:r w:rsidR="00B42A1E" w:rsidRPr="00B42A1E">
        <w:rPr>
          <w:noProof/>
        </w:rPr>
        <w:t>, 167–177.</w:t>
      </w:r>
    </w:p>
    <w:p w14:paraId="6BB42050"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Almada-Villela, P. C., Sale, P. F., Gold-Bouchot, G., &amp; Kjerfve, B. (2003). </w:t>
      </w:r>
      <w:r w:rsidRPr="00B42A1E">
        <w:rPr>
          <w:i/>
          <w:iCs/>
          <w:noProof/>
        </w:rPr>
        <w:t>Manual of methods for the MBRS synoptic monitoring program: Selected methods for monitoring physical and biological parameters for use in the Mesoamerican region</w:t>
      </w:r>
      <w:r w:rsidRPr="00B42A1E">
        <w:rPr>
          <w:noProof/>
        </w:rPr>
        <w:t>. Belize City: Mesoamerican Barrier Reef Systems project (MBRS).</w:t>
      </w:r>
    </w:p>
    <w:p w14:paraId="7848953F"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Almany, G. R., Connolly, S. R., Heath, D. D., Hogan, J. D., Jones, G. P., McCook, L. J., … Williamson, D. H. (2009). Connectivity, biodiversity conservation and the design of marine reserve networks for coral reefs. </w:t>
      </w:r>
      <w:r w:rsidRPr="00B42A1E">
        <w:rPr>
          <w:i/>
          <w:iCs/>
          <w:noProof/>
        </w:rPr>
        <w:t>Coral Reefs</w:t>
      </w:r>
      <w:r w:rsidRPr="00B42A1E">
        <w:rPr>
          <w:noProof/>
        </w:rPr>
        <w:t xml:space="preserve">, </w:t>
      </w:r>
      <w:r w:rsidRPr="00B42A1E">
        <w:rPr>
          <w:i/>
          <w:iCs/>
          <w:noProof/>
        </w:rPr>
        <w:t>28</w:t>
      </w:r>
      <w:r w:rsidRPr="00B42A1E">
        <w:rPr>
          <w:noProof/>
        </w:rPr>
        <w:t>, 339–351.</w:t>
      </w:r>
    </w:p>
    <w:p w14:paraId="13927937"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Alvarez-Filip, L., Dulvy, N. K., Côté, I. M., Watkinson, A. R., &amp; Gill, J. A. (2011). Coral identity underpins architectural complexity on Caribbean reefs. </w:t>
      </w:r>
      <w:r w:rsidRPr="00B42A1E">
        <w:rPr>
          <w:i/>
          <w:iCs/>
          <w:noProof/>
        </w:rPr>
        <w:t>Ecological Applications</w:t>
      </w:r>
      <w:r w:rsidRPr="00B42A1E">
        <w:rPr>
          <w:noProof/>
        </w:rPr>
        <w:t xml:space="preserve">, </w:t>
      </w:r>
      <w:r w:rsidRPr="00B42A1E">
        <w:rPr>
          <w:i/>
          <w:iCs/>
          <w:noProof/>
        </w:rPr>
        <w:t>21</w:t>
      </w:r>
      <w:r w:rsidRPr="00B42A1E">
        <w:rPr>
          <w:noProof/>
        </w:rPr>
        <w:t>(6), 2223–2231.</w:t>
      </w:r>
    </w:p>
    <w:p w14:paraId="7540F909"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Alvarez-Filip, L., Dulvy, N. K., Gill, J. A., Côté, I. M., &amp; Watkinson, A. R. (2009). Flattening of Caribbean coral reefs: Region-wide declines in architectural complexity. </w:t>
      </w:r>
      <w:r w:rsidRPr="00B42A1E">
        <w:rPr>
          <w:i/>
          <w:iCs/>
          <w:noProof/>
        </w:rPr>
        <w:t>Proceedings of the Royal Society B</w:t>
      </w:r>
      <w:r w:rsidRPr="00B42A1E">
        <w:rPr>
          <w:noProof/>
        </w:rPr>
        <w:t xml:space="preserve">, </w:t>
      </w:r>
      <w:r w:rsidRPr="00B42A1E">
        <w:rPr>
          <w:i/>
          <w:iCs/>
          <w:noProof/>
        </w:rPr>
        <w:t>276</w:t>
      </w:r>
      <w:r w:rsidRPr="00B42A1E">
        <w:rPr>
          <w:noProof/>
        </w:rPr>
        <w:t>, 3019–3025.</w:t>
      </w:r>
    </w:p>
    <w:p w14:paraId="589EC81A"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Anderson, M. J., Diebel, C. E., Blom, W. M., &amp; Landers, T. J. (2005). Consistency and variation in kelp holdfast assemblages: Spatial patterns of biodiversity for the major phyla at different taxonomic resolutions. </w:t>
      </w:r>
      <w:r w:rsidRPr="00B42A1E">
        <w:rPr>
          <w:i/>
          <w:iCs/>
          <w:noProof/>
        </w:rPr>
        <w:t>Journal of Experimental Marine Biology and Ecology</w:t>
      </w:r>
      <w:r w:rsidRPr="00B42A1E">
        <w:rPr>
          <w:noProof/>
        </w:rPr>
        <w:t xml:space="preserve">, </w:t>
      </w:r>
      <w:r w:rsidRPr="00B42A1E">
        <w:rPr>
          <w:i/>
          <w:iCs/>
          <w:noProof/>
        </w:rPr>
        <w:t>320</w:t>
      </w:r>
      <w:r w:rsidRPr="00B42A1E">
        <w:rPr>
          <w:noProof/>
        </w:rPr>
        <w:t>, 35–56.</w:t>
      </w:r>
    </w:p>
    <w:p w14:paraId="5E6F749F"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Bell, J. J. (2008). The functional roles of marine sponges. </w:t>
      </w:r>
      <w:r w:rsidRPr="00B42A1E">
        <w:rPr>
          <w:i/>
          <w:iCs/>
          <w:noProof/>
        </w:rPr>
        <w:t>Estuarine, Coastal and Shelf Science</w:t>
      </w:r>
      <w:r w:rsidRPr="00B42A1E">
        <w:rPr>
          <w:noProof/>
        </w:rPr>
        <w:t xml:space="preserve">, </w:t>
      </w:r>
      <w:r w:rsidRPr="00B42A1E">
        <w:rPr>
          <w:i/>
          <w:iCs/>
          <w:noProof/>
        </w:rPr>
        <w:t>79</w:t>
      </w:r>
      <w:r w:rsidRPr="00B42A1E">
        <w:rPr>
          <w:noProof/>
        </w:rPr>
        <w:t>, 341–353.</w:t>
      </w:r>
    </w:p>
    <w:p w14:paraId="74D9D62B" w14:textId="77777777" w:rsidR="00B42A1E" w:rsidRPr="00B42A1E" w:rsidRDefault="00B42A1E" w:rsidP="00B42A1E">
      <w:pPr>
        <w:widowControl w:val="0"/>
        <w:autoSpaceDE w:val="0"/>
        <w:autoSpaceDN w:val="0"/>
        <w:adjustRightInd w:val="0"/>
        <w:ind w:left="480" w:hanging="480"/>
        <w:rPr>
          <w:noProof/>
        </w:rPr>
      </w:pPr>
      <w:r w:rsidRPr="00B42A1E">
        <w:rPr>
          <w:noProof/>
        </w:rPr>
        <w:lastRenderedPageBreak/>
        <w:t xml:space="preserve">Bellwood, D. R., Hughes, T. P., Folke, C., &amp; Nyström, M. (2004). Confronting the coral reef crisis. </w:t>
      </w:r>
      <w:r w:rsidRPr="00B42A1E">
        <w:rPr>
          <w:i/>
          <w:iCs/>
          <w:noProof/>
        </w:rPr>
        <w:t>Nature</w:t>
      </w:r>
      <w:r w:rsidRPr="00B42A1E">
        <w:rPr>
          <w:noProof/>
        </w:rPr>
        <w:t xml:space="preserve">, </w:t>
      </w:r>
      <w:r w:rsidRPr="00B42A1E">
        <w:rPr>
          <w:i/>
          <w:iCs/>
          <w:noProof/>
        </w:rPr>
        <w:t>429</w:t>
      </w:r>
      <w:r w:rsidRPr="00B42A1E">
        <w:rPr>
          <w:noProof/>
        </w:rPr>
        <w:t>, 827–833.</w:t>
      </w:r>
    </w:p>
    <w:p w14:paraId="63FA2ABA"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Berman, J., Burton, M., Gibbs, R., Lock, K., Newman, P., Jones, J., &amp; Bell, J. (2013). Testing the suitability of a morphological monitoring approach for identifying temporal variability in a temperate sponge assemblage. </w:t>
      </w:r>
      <w:r w:rsidRPr="00B42A1E">
        <w:rPr>
          <w:i/>
          <w:iCs/>
          <w:noProof/>
        </w:rPr>
        <w:t>Journal for Nature Conservation</w:t>
      </w:r>
      <w:r w:rsidRPr="00B42A1E">
        <w:rPr>
          <w:noProof/>
        </w:rPr>
        <w:t xml:space="preserve">, </w:t>
      </w:r>
      <w:r w:rsidRPr="00B42A1E">
        <w:rPr>
          <w:i/>
          <w:iCs/>
          <w:noProof/>
        </w:rPr>
        <w:t>21</w:t>
      </w:r>
      <w:r w:rsidRPr="00B42A1E">
        <w:rPr>
          <w:noProof/>
        </w:rPr>
        <w:t>, 173–182.</w:t>
      </w:r>
    </w:p>
    <w:p w14:paraId="0F460C32"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Bernard, A. T. F., Götz, A., Kerwath, S. E., &amp; Wilke, C. G. (2013). Observer bias and detection probability in underwater visual census of fish assemblages measured with independent double-observers. </w:t>
      </w:r>
      <w:r w:rsidRPr="00B42A1E">
        <w:rPr>
          <w:i/>
          <w:iCs/>
          <w:noProof/>
        </w:rPr>
        <w:t>Journal of Experimental Marine Biology and Ecology</w:t>
      </w:r>
      <w:r w:rsidRPr="00B42A1E">
        <w:rPr>
          <w:noProof/>
        </w:rPr>
        <w:t xml:space="preserve">, </w:t>
      </w:r>
      <w:r w:rsidRPr="00B42A1E">
        <w:rPr>
          <w:i/>
          <w:iCs/>
          <w:noProof/>
        </w:rPr>
        <w:t>443</w:t>
      </w:r>
      <w:r w:rsidRPr="00B42A1E">
        <w:rPr>
          <w:noProof/>
        </w:rPr>
        <w:t>, 75–84.</w:t>
      </w:r>
    </w:p>
    <w:p w14:paraId="0D4E9FDA"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Bevilacqua, S., Mistri, M., Terlizzi, A., &amp; Munari, C. (2018). Assessing the effectiveness of surrogates for species over time: Evidence from decadal monitoring of a Mediterranean transitional water ecosystem. </w:t>
      </w:r>
      <w:r w:rsidRPr="00B42A1E">
        <w:rPr>
          <w:i/>
          <w:iCs/>
          <w:noProof/>
        </w:rPr>
        <w:t>Marine Pollution Bulletin</w:t>
      </w:r>
      <w:r w:rsidRPr="00B42A1E">
        <w:rPr>
          <w:noProof/>
        </w:rPr>
        <w:t xml:space="preserve">, </w:t>
      </w:r>
      <w:r w:rsidRPr="00B42A1E">
        <w:rPr>
          <w:i/>
          <w:iCs/>
          <w:noProof/>
        </w:rPr>
        <w:t>131</w:t>
      </w:r>
      <w:r w:rsidRPr="00B42A1E">
        <w:rPr>
          <w:noProof/>
        </w:rPr>
        <w:t>, 507–514.</w:t>
      </w:r>
    </w:p>
    <w:p w14:paraId="1C571ED4"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Blake, J. G., &amp; Loiselle, B. A. (2000). Diversity of birds along an elevational gradient in the Cordillera Central, Costa Rica. </w:t>
      </w:r>
      <w:r w:rsidRPr="00B42A1E">
        <w:rPr>
          <w:i/>
          <w:iCs/>
          <w:noProof/>
        </w:rPr>
        <w:t>The Auk</w:t>
      </w:r>
      <w:r w:rsidRPr="00B42A1E">
        <w:rPr>
          <w:noProof/>
        </w:rPr>
        <w:t xml:space="preserve">, </w:t>
      </w:r>
      <w:r w:rsidRPr="00B42A1E">
        <w:rPr>
          <w:i/>
          <w:iCs/>
          <w:noProof/>
        </w:rPr>
        <w:t>117</w:t>
      </w:r>
      <w:r w:rsidRPr="00B42A1E">
        <w:rPr>
          <w:noProof/>
        </w:rPr>
        <w:t>(3), 663–686.</w:t>
      </w:r>
    </w:p>
    <w:p w14:paraId="55465A12"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Canfield, R. H. (1941). Application of the line interception method in sampling range vegetation. </w:t>
      </w:r>
      <w:r w:rsidRPr="00B42A1E">
        <w:rPr>
          <w:i/>
          <w:iCs/>
          <w:noProof/>
        </w:rPr>
        <w:t>Journal of Forestry</w:t>
      </w:r>
      <w:r w:rsidRPr="00B42A1E">
        <w:rPr>
          <w:noProof/>
        </w:rPr>
        <w:t xml:space="preserve">, </w:t>
      </w:r>
      <w:r w:rsidRPr="00B42A1E">
        <w:rPr>
          <w:i/>
          <w:iCs/>
          <w:noProof/>
        </w:rPr>
        <w:t>39</w:t>
      </w:r>
      <w:r w:rsidRPr="00B42A1E">
        <w:rPr>
          <w:noProof/>
        </w:rPr>
        <w:t>, 388–394.</w:t>
      </w:r>
    </w:p>
    <w:p w14:paraId="06FA4114"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Colwell, R. K., &amp; Coddington, J. A. (1994). Estimating terrestrial biodiversity through extrapolation. </w:t>
      </w:r>
      <w:r w:rsidRPr="00B42A1E">
        <w:rPr>
          <w:i/>
          <w:iCs/>
          <w:noProof/>
        </w:rPr>
        <w:t>Philosophical Transactions of the Royal Society B</w:t>
      </w:r>
      <w:r w:rsidRPr="00B42A1E">
        <w:rPr>
          <w:noProof/>
        </w:rPr>
        <w:t xml:space="preserve">, </w:t>
      </w:r>
      <w:r w:rsidRPr="00B42A1E">
        <w:rPr>
          <w:i/>
          <w:iCs/>
          <w:noProof/>
        </w:rPr>
        <w:t>345</w:t>
      </w:r>
      <w:r w:rsidRPr="00B42A1E">
        <w:rPr>
          <w:noProof/>
        </w:rPr>
        <w:t>, 101–118.</w:t>
      </w:r>
    </w:p>
    <w:p w14:paraId="499F5C41"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Comeau, S., Lantz, C. A., Edmunds, P. J., &amp; Carpenter, R. C. (2016). Framework of barrier reefs threatened by ocean acidification. </w:t>
      </w:r>
      <w:r w:rsidRPr="00B42A1E">
        <w:rPr>
          <w:i/>
          <w:iCs/>
          <w:noProof/>
        </w:rPr>
        <w:t>Global Change Biology</w:t>
      </w:r>
      <w:r w:rsidRPr="00B42A1E">
        <w:rPr>
          <w:noProof/>
        </w:rPr>
        <w:t xml:space="preserve">, </w:t>
      </w:r>
      <w:r w:rsidRPr="00B42A1E">
        <w:rPr>
          <w:i/>
          <w:iCs/>
          <w:noProof/>
        </w:rPr>
        <w:t>22</w:t>
      </w:r>
      <w:r w:rsidRPr="00B42A1E">
        <w:rPr>
          <w:noProof/>
        </w:rPr>
        <w:t>, 1225–1234.</w:t>
      </w:r>
    </w:p>
    <w:p w14:paraId="01A3081A" w14:textId="77777777" w:rsidR="00B42A1E" w:rsidRPr="00B42A1E" w:rsidRDefault="00B42A1E" w:rsidP="00B42A1E">
      <w:pPr>
        <w:widowControl w:val="0"/>
        <w:autoSpaceDE w:val="0"/>
        <w:autoSpaceDN w:val="0"/>
        <w:adjustRightInd w:val="0"/>
        <w:ind w:left="480" w:hanging="480"/>
        <w:rPr>
          <w:noProof/>
        </w:rPr>
      </w:pPr>
      <w:r w:rsidRPr="00B42A1E">
        <w:rPr>
          <w:noProof/>
        </w:rPr>
        <w:lastRenderedPageBreak/>
        <w:t xml:space="preserve">Darling, E. S., Graham, N. A. J., Januchowski-Hartley, F. A., Nash, K. L., Pratchett, M. S., &amp; Wilson, S. K. (2017). Relationships between structural complexity, coral traits, and reef fish assemblages. </w:t>
      </w:r>
      <w:r w:rsidRPr="00B42A1E">
        <w:rPr>
          <w:i/>
          <w:iCs/>
          <w:noProof/>
        </w:rPr>
        <w:t>Coral Reefs</w:t>
      </w:r>
      <w:r w:rsidRPr="00B42A1E">
        <w:rPr>
          <w:noProof/>
        </w:rPr>
        <w:t xml:space="preserve">, </w:t>
      </w:r>
      <w:r w:rsidRPr="00B42A1E">
        <w:rPr>
          <w:i/>
          <w:iCs/>
          <w:noProof/>
        </w:rPr>
        <w:t>36</w:t>
      </w:r>
      <w:r w:rsidRPr="00B42A1E">
        <w:rPr>
          <w:noProof/>
        </w:rPr>
        <w:t>, 561–575.</w:t>
      </w:r>
    </w:p>
    <w:p w14:paraId="667A82CB"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Derraik, J. G. B., Closs, G. P., Dickinson, K. J. M., Sirvid, P., Barratt, B. I. P., &amp; Patrick, B. H. (2002). Arthropod morphospecies versus taxonomic species: A case study with Araneae, Coleoptera, and Lepidoptera. </w:t>
      </w:r>
      <w:r w:rsidRPr="00B42A1E">
        <w:rPr>
          <w:i/>
          <w:iCs/>
          <w:noProof/>
        </w:rPr>
        <w:t>Conservation Biology</w:t>
      </w:r>
      <w:r w:rsidRPr="00B42A1E">
        <w:rPr>
          <w:noProof/>
        </w:rPr>
        <w:t xml:space="preserve">, </w:t>
      </w:r>
      <w:r w:rsidRPr="00B42A1E">
        <w:rPr>
          <w:i/>
          <w:iCs/>
          <w:noProof/>
        </w:rPr>
        <w:t>16</w:t>
      </w:r>
      <w:r w:rsidRPr="00B42A1E">
        <w:rPr>
          <w:noProof/>
        </w:rPr>
        <w:t>(4), 1015–1023.</w:t>
      </w:r>
    </w:p>
    <w:p w14:paraId="04F88C2E"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Dobson, A., Lodge, D., Alder, J., Cumming, G. S., Keymer, J., McGlade, J., … Xenopoulos, M. A. (2006). Habitat loss, trophic collapse, and the decline of ecosystem services. </w:t>
      </w:r>
      <w:r w:rsidRPr="00B42A1E">
        <w:rPr>
          <w:i/>
          <w:iCs/>
          <w:noProof/>
        </w:rPr>
        <w:t>Ecology</w:t>
      </w:r>
      <w:r w:rsidRPr="00B42A1E">
        <w:rPr>
          <w:noProof/>
        </w:rPr>
        <w:t xml:space="preserve">, </w:t>
      </w:r>
      <w:r w:rsidRPr="00B42A1E">
        <w:rPr>
          <w:i/>
          <w:iCs/>
          <w:noProof/>
        </w:rPr>
        <w:t>87</w:t>
      </w:r>
      <w:r w:rsidRPr="00B42A1E">
        <w:rPr>
          <w:noProof/>
        </w:rPr>
        <w:t>(8), 1915–1924.</w:t>
      </w:r>
    </w:p>
    <w:p w14:paraId="4E2664E7"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Duelli, P., &amp; Obrist, M. K. (2003). Biodiversity indicators: The choice of values and measures. </w:t>
      </w:r>
      <w:r w:rsidRPr="00B42A1E">
        <w:rPr>
          <w:i/>
          <w:iCs/>
          <w:noProof/>
        </w:rPr>
        <w:t>Agriculture, Ecosystems and Environment</w:t>
      </w:r>
      <w:r w:rsidRPr="00B42A1E">
        <w:rPr>
          <w:noProof/>
        </w:rPr>
        <w:t xml:space="preserve">, </w:t>
      </w:r>
      <w:r w:rsidRPr="00B42A1E">
        <w:rPr>
          <w:i/>
          <w:iCs/>
          <w:noProof/>
        </w:rPr>
        <w:t>98</w:t>
      </w:r>
      <w:r w:rsidRPr="00B42A1E">
        <w:rPr>
          <w:noProof/>
        </w:rPr>
        <w:t>, 87–98.</w:t>
      </w:r>
    </w:p>
    <w:p w14:paraId="31F9C17E"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Duffy, J. E. (2009). Why biodiversity is important to the functioning of real-world ecosystems. </w:t>
      </w:r>
      <w:r w:rsidRPr="00B42A1E">
        <w:rPr>
          <w:i/>
          <w:iCs/>
          <w:noProof/>
        </w:rPr>
        <w:t>Frontiers in Ecology and the Environment</w:t>
      </w:r>
      <w:r w:rsidRPr="00B42A1E">
        <w:rPr>
          <w:noProof/>
        </w:rPr>
        <w:t xml:space="preserve">, </w:t>
      </w:r>
      <w:r w:rsidRPr="00B42A1E">
        <w:rPr>
          <w:i/>
          <w:iCs/>
          <w:noProof/>
        </w:rPr>
        <w:t>7</w:t>
      </w:r>
      <w:r w:rsidRPr="00B42A1E">
        <w:rPr>
          <w:noProof/>
        </w:rPr>
        <w:t>(8), 437–444.</w:t>
      </w:r>
    </w:p>
    <w:p w14:paraId="5580D4DD"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Eglington, S. M., Noble, D. G., &amp; Fuller, R. J. (2012). A meta-analysis of spatial relationships in species richness across taxa: Birds as indicators of wider biodiversity in temperate regions. </w:t>
      </w:r>
      <w:r w:rsidRPr="00B42A1E">
        <w:rPr>
          <w:i/>
          <w:iCs/>
          <w:noProof/>
        </w:rPr>
        <w:t>Journal for Nature Conservation</w:t>
      </w:r>
      <w:r w:rsidRPr="00B42A1E">
        <w:rPr>
          <w:noProof/>
        </w:rPr>
        <w:t xml:space="preserve">, </w:t>
      </w:r>
      <w:r w:rsidRPr="00B42A1E">
        <w:rPr>
          <w:i/>
          <w:iCs/>
          <w:noProof/>
        </w:rPr>
        <w:t>20</w:t>
      </w:r>
      <w:r w:rsidRPr="00B42A1E">
        <w:rPr>
          <w:noProof/>
        </w:rPr>
        <w:t>, 301–309.</w:t>
      </w:r>
    </w:p>
    <w:p w14:paraId="4A73172C"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Ehrlich, P. R., &amp; Wilson, E. O. (1991). Biodiversity studies: Science and policy. </w:t>
      </w:r>
      <w:r w:rsidRPr="00B42A1E">
        <w:rPr>
          <w:i/>
          <w:iCs/>
          <w:noProof/>
        </w:rPr>
        <w:t>Science</w:t>
      </w:r>
      <w:r w:rsidRPr="00B42A1E">
        <w:rPr>
          <w:noProof/>
        </w:rPr>
        <w:t xml:space="preserve">, </w:t>
      </w:r>
      <w:r w:rsidRPr="00B42A1E">
        <w:rPr>
          <w:i/>
          <w:iCs/>
          <w:noProof/>
        </w:rPr>
        <w:t>253</w:t>
      </w:r>
      <w:r w:rsidRPr="00B42A1E">
        <w:rPr>
          <w:noProof/>
        </w:rPr>
        <w:t>(5021), 758–762.</w:t>
      </w:r>
    </w:p>
    <w:p w14:paraId="3C4CDA9C"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Emslie, M. J., Cheal, A. J., MacNeil, M. A., Miller, I. R., &amp; Sweatman, H. P. A. (2018). Reef fish communities are spooked by scuba surveys and may take hours to recover. </w:t>
      </w:r>
      <w:r w:rsidRPr="00B42A1E">
        <w:rPr>
          <w:i/>
          <w:iCs/>
          <w:noProof/>
        </w:rPr>
        <w:t>PeerJ</w:t>
      </w:r>
      <w:r w:rsidRPr="00B42A1E">
        <w:rPr>
          <w:noProof/>
        </w:rPr>
        <w:t>.</w:t>
      </w:r>
    </w:p>
    <w:p w14:paraId="6B6B7487"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Forrester, G., Baily, P., Conetta, D., Forrester, L., Kintzing, E., &amp; Jarecki, L. (2015). </w:t>
      </w:r>
      <w:r w:rsidRPr="00B42A1E">
        <w:rPr>
          <w:noProof/>
        </w:rPr>
        <w:lastRenderedPageBreak/>
        <w:t xml:space="preserve">Comparing monitoring data collected by volunteers and professionals shows that citizen scientists can detect long-term change on coral reefs. </w:t>
      </w:r>
      <w:r w:rsidRPr="00B42A1E">
        <w:rPr>
          <w:i/>
          <w:iCs/>
          <w:noProof/>
        </w:rPr>
        <w:t>Journal for Nature Conservation</w:t>
      </w:r>
      <w:r w:rsidRPr="00B42A1E">
        <w:rPr>
          <w:noProof/>
        </w:rPr>
        <w:t xml:space="preserve">, </w:t>
      </w:r>
      <w:r w:rsidRPr="00B42A1E">
        <w:rPr>
          <w:i/>
          <w:iCs/>
          <w:noProof/>
        </w:rPr>
        <w:t>24</w:t>
      </w:r>
      <w:r w:rsidRPr="00B42A1E">
        <w:rPr>
          <w:noProof/>
        </w:rPr>
        <w:t>, 1–9.</w:t>
      </w:r>
    </w:p>
    <w:p w14:paraId="1462416D"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Gardner, T. A., Côté, I. M., Gill, J. A., Grant, A., &amp; Watkinson, A. R. (2003). Long-term region-wide declines in Caribbean corals. </w:t>
      </w:r>
      <w:r w:rsidRPr="00B42A1E">
        <w:rPr>
          <w:i/>
          <w:iCs/>
          <w:noProof/>
        </w:rPr>
        <w:t>Science</w:t>
      </w:r>
      <w:r w:rsidRPr="00B42A1E">
        <w:rPr>
          <w:noProof/>
        </w:rPr>
        <w:t xml:space="preserve">, </w:t>
      </w:r>
      <w:r w:rsidRPr="00B42A1E">
        <w:rPr>
          <w:i/>
          <w:iCs/>
          <w:noProof/>
        </w:rPr>
        <w:t>301</w:t>
      </w:r>
      <w:r w:rsidRPr="00B42A1E">
        <w:rPr>
          <w:noProof/>
        </w:rPr>
        <w:t>, 958–960.</w:t>
      </w:r>
    </w:p>
    <w:p w14:paraId="1874B91C"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Gerlach, J., Samways, M., &amp; Pryke, J. (2013). Terrestrial invertebrates as bioindicators: An overview of available taxonomic groups. </w:t>
      </w:r>
      <w:r w:rsidRPr="00B42A1E">
        <w:rPr>
          <w:i/>
          <w:iCs/>
          <w:noProof/>
        </w:rPr>
        <w:t>Journal of Insect Conservation</w:t>
      </w:r>
      <w:r w:rsidRPr="00B42A1E">
        <w:rPr>
          <w:noProof/>
        </w:rPr>
        <w:t xml:space="preserve">, </w:t>
      </w:r>
      <w:r w:rsidRPr="00B42A1E">
        <w:rPr>
          <w:i/>
          <w:iCs/>
          <w:noProof/>
        </w:rPr>
        <w:t>17</w:t>
      </w:r>
      <w:r w:rsidRPr="00B42A1E">
        <w:rPr>
          <w:noProof/>
        </w:rPr>
        <w:t>(4), 831–850.</w:t>
      </w:r>
    </w:p>
    <w:p w14:paraId="50EE17BA"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Gill, D. A., Schuhmann, P. W., &amp; Oxenford, H. A. (2015). Recreational diver preferences for reef fish attributes: Economic implications of future change. </w:t>
      </w:r>
      <w:r w:rsidRPr="00B42A1E">
        <w:rPr>
          <w:i/>
          <w:iCs/>
          <w:noProof/>
        </w:rPr>
        <w:t>Ecological Economics</w:t>
      </w:r>
      <w:r w:rsidRPr="00B42A1E">
        <w:rPr>
          <w:noProof/>
        </w:rPr>
        <w:t xml:space="preserve">, </w:t>
      </w:r>
      <w:r w:rsidRPr="00B42A1E">
        <w:rPr>
          <w:i/>
          <w:iCs/>
          <w:noProof/>
        </w:rPr>
        <w:t>111</w:t>
      </w:r>
      <w:r w:rsidRPr="00B42A1E">
        <w:rPr>
          <w:noProof/>
        </w:rPr>
        <w:t>, 48–57.</w:t>
      </w:r>
    </w:p>
    <w:p w14:paraId="59110905"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Graham, N. A. J., Wilson, S. K., Jennings, S., Polunin, N. V. C., Bijoux, J. P., &amp; Robinson, J. (2006). Dynamic fragility of oceanic coral reef ecosystems. </w:t>
      </w:r>
      <w:r w:rsidRPr="00B42A1E">
        <w:rPr>
          <w:i/>
          <w:iCs/>
          <w:noProof/>
        </w:rPr>
        <w:t>Proceedings of the National Academy of Sciences of the United States of America</w:t>
      </w:r>
      <w:r w:rsidRPr="00B42A1E">
        <w:rPr>
          <w:noProof/>
        </w:rPr>
        <w:t xml:space="preserve">, </w:t>
      </w:r>
      <w:r w:rsidRPr="00B42A1E">
        <w:rPr>
          <w:i/>
          <w:iCs/>
          <w:noProof/>
        </w:rPr>
        <w:t>103</w:t>
      </w:r>
      <w:r w:rsidRPr="00B42A1E">
        <w:rPr>
          <w:noProof/>
        </w:rPr>
        <w:t>(22), 8425–8429.</w:t>
      </w:r>
    </w:p>
    <w:p w14:paraId="7D93E578"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Gratwicke, B., &amp; Speight, M. R. (2005). The relationship between fish species richness, abundance and habitat complexity in a range of shallow tropical marine habitats. </w:t>
      </w:r>
      <w:r w:rsidRPr="00B42A1E">
        <w:rPr>
          <w:i/>
          <w:iCs/>
          <w:noProof/>
        </w:rPr>
        <w:t>Journal of Fish Biology</w:t>
      </w:r>
      <w:r w:rsidRPr="00B42A1E">
        <w:rPr>
          <w:noProof/>
        </w:rPr>
        <w:t xml:space="preserve">, </w:t>
      </w:r>
      <w:r w:rsidRPr="00B42A1E">
        <w:rPr>
          <w:i/>
          <w:iCs/>
          <w:noProof/>
        </w:rPr>
        <w:t>66</w:t>
      </w:r>
      <w:r w:rsidRPr="00B42A1E">
        <w:rPr>
          <w:noProof/>
        </w:rPr>
        <w:t>, 650–667.</w:t>
      </w:r>
    </w:p>
    <w:p w14:paraId="2DD738F0"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Hirst, A. J. (2008). Surrogate measures for assessing cryptic faunal biodiversity on macroalgal-dominated subtidal reefs. </w:t>
      </w:r>
      <w:r w:rsidRPr="00B42A1E">
        <w:rPr>
          <w:i/>
          <w:iCs/>
          <w:noProof/>
        </w:rPr>
        <w:t>Biological Conservation</w:t>
      </w:r>
      <w:r w:rsidRPr="00B42A1E">
        <w:rPr>
          <w:noProof/>
        </w:rPr>
        <w:t xml:space="preserve">, </w:t>
      </w:r>
      <w:r w:rsidRPr="00B42A1E">
        <w:rPr>
          <w:i/>
          <w:iCs/>
          <w:noProof/>
        </w:rPr>
        <w:t>141</w:t>
      </w:r>
      <w:r w:rsidRPr="00B42A1E">
        <w:rPr>
          <w:noProof/>
        </w:rPr>
        <w:t>, 211–220.</w:t>
      </w:r>
    </w:p>
    <w:p w14:paraId="34B00AE8"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Hughes, T. P. (1994). Catastrophes, phase shifts, and large-scale degradation of a Caribbean coral reef. </w:t>
      </w:r>
      <w:r w:rsidRPr="00B42A1E">
        <w:rPr>
          <w:i/>
          <w:iCs/>
          <w:noProof/>
        </w:rPr>
        <w:t>Science</w:t>
      </w:r>
      <w:r w:rsidRPr="00B42A1E">
        <w:rPr>
          <w:noProof/>
        </w:rPr>
        <w:t xml:space="preserve">, </w:t>
      </w:r>
      <w:r w:rsidRPr="00B42A1E">
        <w:rPr>
          <w:i/>
          <w:iCs/>
          <w:noProof/>
        </w:rPr>
        <w:t>265</w:t>
      </w:r>
      <w:r w:rsidRPr="00B42A1E">
        <w:rPr>
          <w:noProof/>
        </w:rPr>
        <w:t>(5178), 1547–1551.</w:t>
      </w:r>
    </w:p>
    <w:p w14:paraId="609F3734"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Hughes, T. P., Kerry, J. T., Álvarez-Noriega, M., Álvarez-Romero, J. G., Anderson, </w:t>
      </w:r>
      <w:r w:rsidRPr="00B42A1E">
        <w:rPr>
          <w:noProof/>
        </w:rPr>
        <w:lastRenderedPageBreak/>
        <w:t xml:space="preserve">K. D., Baird, A. H., … Wilson, S. K. (2017). Global warming and recurrent mass bleaching of corals. </w:t>
      </w:r>
      <w:r w:rsidRPr="00B42A1E">
        <w:rPr>
          <w:i/>
          <w:iCs/>
          <w:noProof/>
        </w:rPr>
        <w:t>Nature</w:t>
      </w:r>
      <w:r w:rsidRPr="00B42A1E">
        <w:rPr>
          <w:noProof/>
        </w:rPr>
        <w:t xml:space="preserve">, </w:t>
      </w:r>
      <w:r w:rsidRPr="00B42A1E">
        <w:rPr>
          <w:i/>
          <w:iCs/>
          <w:noProof/>
        </w:rPr>
        <w:t>543</w:t>
      </w:r>
      <w:r w:rsidRPr="00B42A1E">
        <w:rPr>
          <w:noProof/>
        </w:rPr>
        <w:t>, 373–377.</w:t>
      </w:r>
    </w:p>
    <w:p w14:paraId="5715A652"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Jennings, S., &amp; Polunin, N. V. C. (1996). Impacts of fishing on tropical reef ecosystems. </w:t>
      </w:r>
      <w:r w:rsidRPr="00B42A1E">
        <w:rPr>
          <w:i/>
          <w:iCs/>
          <w:noProof/>
        </w:rPr>
        <w:t>Ambio</w:t>
      </w:r>
      <w:r w:rsidRPr="00B42A1E">
        <w:rPr>
          <w:noProof/>
        </w:rPr>
        <w:t xml:space="preserve">, </w:t>
      </w:r>
      <w:r w:rsidRPr="00B42A1E">
        <w:rPr>
          <w:i/>
          <w:iCs/>
          <w:noProof/>
        </w:rPr>
        <w:t>25</w:t>
      </w:r>
      <w:r w:rsidRPr="00B42A1E">
        <w:rPr>
          <w:noProof/>
        </w:rPr>
        <w:t>(1), 44–49.</w:t>
      </w:r>
    </w:p>
    <w:p w14:paraId="749A8F39"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Jones, G. P., Almany, G. R., Russ, G. R., Sale, P. F., Steneck, R. S., Van Oppen, M. J. H., &amp; Willis, B. L. (2009). Larval retention and connectivity among populations of corals and reef fishes: History, advances and challenges. </w:t>
      </w:r>
      <w:r w:rsidRPr="00B42A1E">
        <w:rPr>
          <w:i/>
          <w:iCs/>
          <w:noProof/>
        </w:rPr>
        <w:t>Coral Reefs</w:t>
      </w:r>
      <w:r w:rsidRPr="00B42A1E">
        <w:rPr>
          <w:noProof/>
        </w:rPr>
        <w:t xml:space="preserve">, </w:t>
      </w:r>
      <w:r w:rsidRPr="00B42A1E">
        <w:rPr>
          <w:i/>
          <w:iCs/>
          <w:noProof/>
        </w:rPr>
        <w:t>28</w:t>
      </w:r>
      <w:r w:rsidRPr="00B42A1E">
        <w:rPr>
          <w:noProof/>
        </w:rPr>
        <w:t>, 307–325.</w:t>
      </w:r>
    </w:p>
    <w:p w14:paraId="68756C13"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Kati, V., Devillers, P., Dufrêne, M., Legakis, A., Vokou, D., &amp; Lebrun, P. (2004). Testing the value of six taxonomic groups as biodiversity indicators at a local scale. </w:t>
      </w:r>
      <w:r w:rsidRPr="00B42A1E">
        <w:rPr>
          <w:i/>
          <w:iCs/>
          <w:noProof/>
        </w:rPr>
        <w:t>Conservation Biology</w:t>
      </w:r>
      <w:r w:rsidRPr="00B42A1E">
        <w:rPr>
          <w:noProof/>
        </w:rPr>
        <w:t xml:space="preserve">, </w:t>
      </w:r>
      <w:r w:rsidRPr="00B42A1E">
        <w:rPr>
          <w:i/>
          <w:iCs/>
          <w:noProof/>
        </w:rPr>
        <w:t>18</w:t>
      </w:r>
      <w:r w:rsidRPr="00B42A1E">
        <w:rPr>
          <w:noProof/>
        </w:rPr>
        <w:t>(3), 667–675.</w:t>
      </w:r>
    </w:p>
    <w:p w14:paraId="7BC0042B"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Lam, T. Y., Fletcher, C., Ramage, B. S., Doll, H. M., Joann, C. L., Nur-Zati, A. M., … Potts, M. D. (2014). Using Habitat Characteristics to Predict Faunal Diversity in Tropical Production Forests. </w:t>
      </w:r>
      <w:r w:rsidRPr="00B42A1E">
        <w:rPr>
          <w:i/>
          <w:iCs/>
          <w:noProof/>
        </w:rPr>
        <w:t>Biotropica</w:t>
      </w:r>
      <w:r w:rsidRPr="00B42A1E">
        <w:rPr>
          <w:noProof/>
        </w:rPr>
        <w:t xml:space="preserve">, </w:t>
      </w:r>
      <w:r w:rsidRPr="00B42A1E">
        <w:rPr>
          <w:i/>
          <w:iCs/>
          <w:noProof/>
        </w:rPr>
        <w:t>46</w:t>
      </w:r>
      <w:r w:rsidRPr="00B42A1E">
        <w:rPr>
          <w:noProof/>
        </w:rPr>
        <w:t>(1), 50–57.</w:t>
      </w:r>
    </w:p>
    <w:p w14:paraId="106CDBB6"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Lewandowski, A. S., Noss, R. F., &amp; Parsons, D. R. (2010). The effectiveness of surrogate taxa for the representation of biodiversity. </w:t>
      </w:r>
      <w:r w:rsidRPr="00B42A1E">
        <w:rPr>
          <w:i/>
          <w:iCs/>
          <w:noProof/>
        </w:rPr>
        <w:t>Conservation Biology</w:t>
      </w:r>
      <w:r w:rsidRPr="00B42A1E">
        <w:rPr>
          <w:noProof/>
        </w:rPr>
        <w:t xml:space="preserve">, </w:t>
      </w:r>
      <w:r w:rsidRPr="00B42A1E">
        <w:rPr>
          <w:i/>
          <w:iCs/>
          <w:noProof/>
        </w:rPr>
        <w:t>24</w:t>
      </w:r>
      <w:r w:rsidRPr="00B42A1E">
        <w:rPr>
          <w:noProof/>
        </w:rPr>
        <w:t>(5), 1367–1377.</w:t>
      </w:r>
    </w:p>
    <w:p w14:paraId="3B3592C9"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Loh, T.-L., McMurray, S. E., Henkel, T. P., Vicente, J., &amp; Pawlik, J. R. (2015). Indirect effects of overfishing on Caribbean reefs: Sponges overgrow reef-building corals. </w:t>
      </w:r>
      <w:r w:rsidRPr="00B42A1E">
        <w:rPr>
          <w:i/>
          <w:iCs/>
          <w:noProof/>
        </w:rPr>
        <w:t>PeerJ</w:t>
      </w:r>
      <w:r w:rsidRPr="00B42A1E">
        <w:rPr>
          <w:noProof/>
        </w:rPr>
        <w:t>.</w:t>
      </w:r>
    </w:p>
    <w:p w14:paraId="114CEF4E"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Loh, T.-L., &amp; Pawlik, J. R. (2014). Chemical defenses and resource trade-offs structure sponge communities on Caribbean coral reefs. </w:t>
      </w:r>
      <w:r w:rsidRPr="00B42A1E">
        <w:rPr>
          <w:i/>
          <w:iCs/>
          <w:noProof/>
        </w:rPr>
        <w:t>Proceedings of the National Academy of Sciences of the United States of America</w:t>
      </w:r>
      <w:r w:rsidRPr="00B42A1E">
        <w:rPr>
          <w:noProof/>
        </w:rPr>
        <w:t xml:space="preserve">, </w:t>
      </w:r>
      <w:r w:rsidRPr="00B42A1E">
        <w:rPr>
          <w:i/>
          <w:iCs/>
          <w:noProof/>
        </w:rPr>
        <w:t>111</w:t>
      </w:r>
      <w:r w:rsidRPr="00B42A1E">
        <w:rPr>
          <w:noProof/>
        </w:rPr>
        <w:t>(11), 4151–</w:t>
      </w:r>
      <w:r w:rsidRPr="00B42A1E">
        <w:rPr>
          <w:noProof/>
        </w:rPr>
        <w:lastRenderedPageBreak/>
        <w:t>4156.</w:t>
      </w:r>
    </w:p>
    <w:p w14:paraId="4F854559"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Magierowski, R. H., &amp; Johnson, C. R. (2006). Robustness of surrogates of biodiversity in marine benthic communities. </w:t>
      </w:r>
      <w:r w:rsidRPr="00B42A1E">
        <w:rPr>
          <w:i/>
          <w:iCs/>
          <w:noProof/>
        </w:rPr>
        <w:t>Ecological Applications</w:t>
      </w:r>
      <w:r w:rsidRPr="00B42A1E">
        <w:rPr>
          <w:noProof/>
        </w:rPr>
        <w:t xml:space="preserve">, </w:t>
      </w:r>
      <w:r w:rsidRPr="00B42A1E">
        <w:rPr>
          <w:i/>
          <w:iCs/>
          <w:noProof/>
        </w:rPr>
        <w:t>16</w:t>
      </w:r>
      <w:r w:rsidRPr="00B42A1E">
        <w:rPr>
          <w:noProof/>
        </w:rPr>
        <w:t>(6), 2264–2275.</w:t>
      </w:r>
    </w:p>
    <w:p w14:paraId="46C24225"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Margules, C. R., Pressey, R. L., &amp; Williams, P. H. (2002). Representing biodiversity: Data and procedures for identifying priority areas for conservation. </w:t>
      </w:r>
      <w:r w:rsidRPr="00B42A1E">
        <w:rPr>
          <w:i/>
          <w:iCs/>
          <w:noProof/>
        </w:rPr>
        <w:t>Journal of Biosciences</w:t>
      </w:r>
      <w:r w:rsidRPr="00B42A1E">
        <w:rPr>
          <w:noProof/>
        </w:rPr>
        <w:t xml:space="preserve">, </w:t>
      </w:r>
      <w:r w:rsidRPr="00B42A1E">
        <w:rPr>
          <w:i/>
          <w:iCs/>
          <w:noProof/>
        </w:rPr>
        <w:t>27</w:t>
      </w:r>
      <w:r w:rsidRPr="00B42A1E">
        <w:rPr>
          <w:noProof/>
        </w:rPr>
        <w:t>(4), 309–326.</w:t>
      </w:r>
    </w:p>
    <w:p w14:paraId="257064FA" w14:textId="77777777" w:rsidR="00B42A1E" w:rsidRPr="00B42A1E" w:rsidRDefault="00B42A1E" w:rsidP="00B42A1E">
      <w:pPr>
        <w:widowControl w:val="0"/>
        <w:autoSpaceDE w:val="0"/>
        <w:autoSpaceDN w:val="0"/>
        <w:adjustRightInd w:val="0"/>
        <w:ind w:left="480" w:hanging="480"/>
        <w:rPr>
          <w:noProof/>
        </w:rPr>
      </w:pPr>
      <w:r w:rsidRPr="00B42A1E">
        <w:rPr>
          <w:noProof/>
        </w:rPr>
        <w:t>Mazerolle, M. J. (2019). AICcmodavg: Model selection and multimodel inference based on (Q)AIC(c).</w:t>
      </w:r>
    </w:p>
    <w:p w14:paraId="63DE94FF"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McCormick, M. I. (1994). Comparison of field methods for measuring surface topography and their associations with a tropical reef fish assemblage. </w:t>
      </w:r>
      <w:r w:rsidRPr="00B42A1E">
        <w:rPr>
          <w:i/>
          <w:iCs/>
          <w:noProof/>
        </w:rPr>
        <w:t>Marine Ecology Progress Series</w:t>
      </w:r>
      <w:r w:rsidRPr="00B42A1E">
        <w:rPr>
          <w:noProof/>
        </w:rPr>
        <w:t xml:space="preserve">, </w:t>
      </w:r>
      <w:r w:rsidRPr="00B42A1E">
        <w:rPr>
          <w:i/>
          <w:iCs/>
          <w:noProof/>
        </w:rPr>
        <w:t>112</w:t>
      </w:r>
      <w:r w:rsidRPr="00B42A1E">
        <w:rPr>
          <w:noProof/>
        </w:rPr>
        <w:t>, 87–96.</w:t>
      </w:r>
    </w:p>
    <w:p w14:paraId="6D06F418"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Mellin, C., Delean, S., Caley, J., Edgar, G., Meekan, M., Pitcher, R., … Bradshaw, C. (2011). Effectiveness of biological surrogates for predicting patterns of marine biodiversity: A global meta-analysis. </w:t>
      </w:r>
      <w:r w:rsidRPr="00B42A1E">
        <w:rPr>
          <w:i/>
          <w:iCs/>
          <w:noProof/>
        </w:rPr>
        <w:t>PLoS ONE</w:t>
      </w:r>
      <w:r w:rsidRPr="00B42A1E">
        <w:rPr>
          <w:noProof/>
        </w:rPr>
        <w:t xml:space="preserve">, </w:t>
      </w:r>
      <w:r w:rsidRPr="00B42A1E">
        <w:rPr>
          <w:i/>
          <w:iCs/>
          <w:noProof/>
        </w:rPr>
        <w:t>6</w:t>
      </w:r>
      <w:r w:rsidRPr="00B42A1E">
        <w:rPr>
          <w:noProof/>
        </w:rPr>
        <w:t>(6).</w:t>
      </w:r>
    </w:p>
    <w:p w14:paraId="3ECF276B"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Moreno, C. E., Rojas, G. S., Pineda, E., &amp; Escobar, F. (2007). Shortcuts for biodiversity evaluation: A review of terminology and recommendations for the use of target groups, bioindicators and surrogates. </w:t>
      </w:r>
      <w:r w:rsidRPr="00B42A1E">
        <w:rPr>
          <w:i/>
          <w:iCs/>
          <w:noProof/>
        </w:rPr>
        <w:t>International Journal of Environment and Health</w:t>
      </w:r>
      <w:r w:rsidRPr="00B42A1E">
        <w:rPr>
          <w:noProof/>
        </w:rPr>
        <w:t xml:space="preserve">, </w:t>
      </w:r>
      <w:r w:rsidRPr="00B42A1E">
        <w:rPr>
          <w:i/>
          <w:iCs/>
          <w:noProof/>
        </w:rPr>
        <w:t>1</w:t>
      </w:r>
      <w:r w:rsidRPr="00B42A1E">
        <w:rPr>
          <w:noProof/>
        </w:rPr>
        <w:t>(1), 71–86.</w:t>
      </w:r>
    </w:p>
    <w:p w14:paraId="2C280086"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Mouillot, D., Villéger, S., Parravicini, V., Kulbicki, M., Arias-González, J. E., Bender, M., … Bellwood, D. R. (2014). Functional over-redundancy and high functional vulnerability in global fish faunas on tropical reefs. </w:t>
      </w:r>
      <w:r w:rsidRPr="00B42A1E">
        <w:rPr>
          <w:i/>
          <w:iCs/>
          <w:noProof/>
        </w:rPr>
        <w:t>Proceedings of the National Academy of Sciences of the United States of America</w:t>
      </w:r>
      <w:r w:rsidRPr="00B42A1E">
        <w:rPr>
          <w:noProof/>
        </w:rPr>
        <w:t xml:space="preserve">, </w:t>
      </w:r>
      <w:r w:rsidRPr="00B42A1E">
        <w:rPr>
          <w:i/>
          <w:iCs/>
          <w:noProof/>
        </w:rPr>
        <w:t>111</w:t>
      </w:r>
      <w:r w:rsidRPr="00B42A1E">
        <w:rPr>
          <w:noProof/>
        </w:rPr>
        <w:t>(38), 13757–13762.</w:t>
      </w:r>
    </w:p>
    <w:p w14:paraId="15A8E78E" w14:textId="77777777" w:rsidR="00B42A1E" w:rsidRPr="00B42A1E" w:rsidRDefault="00B42A1E" w:rsidP="00B42A1E">
      <w:pPr>
        <w:widowControl w:val="0"/>
        <w:autoSpaceDE w:val="0"/>
        <w:autoSpaceDN w:val="0"/>
        <w:adjustRightInd w:val="0"/>
        <w:ind w:left="480" w:hanging="480"/>
        <w:rPr>
          <w:noProof/>
        </w:rPr>
      </w:pPr>
      <w:r w:rsidRPr="00B42A1E">
        <w:rPr>
          <w:noProof/>
        </w:rPr>
        <w:lastRenderedPageBreak/>
        <w:t xml:space="preserve">Naeem, S., Thompson, L. J., Lawler, S. P., Lawton, J. H., &amp; Woodfin, R. M. (1994). Declining biodiversity can alter the performance of ecosystems. </w:t>
      </w:r>
      <w:r w:rsidRPr="00B42A1E">
        <w:rPr>
          <w:i/>
          <w:iCs/>
          <w:noProof/>
        </w:rPr>
        <w:t>Nature</w:t>
      </w:r>
      <w:r w:rsidRPr="00B42A1E">
        <w:rPr>
          <w:noProof/>
        </w:rPr>
        <w:t xml:space="preserve">, </w:t>
      </w:r>
      <w:r w:rsidRPr="00B42A1E">
        <w:rPr>
          <w:i/>
          <w:iCs/>
          <w:noProof/>
        </w:rPr>
        <w:t>368</w:t>
      </w:r>
      <w:r w:rsidRPr="00B42A1E">
        <w:rPr>
          <w:noProof/>
        </w:rPr>
        <w:t>(6473), 734–737.</w:t>
      </w:r>
    </w:p>
    <w:p w14:paraId="0BC7E205"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Newman, S. P., Meesters, E. H., Dryden, C. S., Williams, S. M., Sanchez, C., Mumby, P. J., &amp; Polunin, N. V. C. (2015). Reef flattening effects on total richness and species responses in the Caribbean. </w:t>
      </w:r>
      <w:r w:rsidRPr="00B42A1E">
        <w:rPr>
          <w:i/>
          <w:iCs/>
          <w:noProof/>
        </w:rPr>
        <w:t>Journal of Animal Ecology</w:t>
      </w:r>
      <w:r w:rsidRPr="00B42A1E">
        <w:rPr>
          <w:noProof/>
        </w:rPr>
        <w:t xml:space="preserve">, </w:t>
      </w:r>
      <w:r w:rsidRPr="00B42A1E">
        <w:rPr>
          <w:i/>
          <w:iCs/>
          <w:noProof/>
        </w:rPr>
        <w:t>84</w:t>
      </w:r>
      <w:r w:rsidRPr="00B42A1E">
        <w:rPr>
          <w:noProof/>
        </w:rPr>
        <w:t>, 1678–1689.</w:t>
      </w:r>
    </w:p>
    <w:p w14:paraId="0E368C79"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Noss, R. F. (1990). Indicators for monitoring biodiversity: A hierarchical approach. </w:t>
      </w:r>
      <w:r w:rsidRPr="00B42A1E">
        <w:rPr>
          <w:i/>
          <w:iCs/>
          <w:noProof/>
        </w:rPr>
        <w:t>Conservation Biology</w:t>
      </w:r>
      <w:r w:rsidRPr="00B42A1E">
        <w:rPr>
          <w:noProof/>
        </w:rPr>
        <w:t xml:space="preserve">, </w:t>
      </w:r>
      <w:r w:rsidRPr="00B42A1E">
        <w:rPr>
          <w:i/>
          <w:iCs/>
          <w:noProof/>
        </w:rPr>
        <w:t>4</w:t>
      </w:r>
      <w:r w:rsidRPr="00B42A1E">
        <w:rPr>
          <w:noProof/>
        </w:rPr>
        <w:t>(4), 355–364.</w:t>
      </w:r>
    </w:p>
    <w:p w14:paraId="5DB7A957"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Padoa-Schioppa, E., Baietto, M., Massa, R., &amp; Bottoni, L. (2006). Bird communities as bioindicators: The focal species concept in agricultural landscapes. </w:t>
      </w:r>
      <w:r w:rsidRPr="00B42A1E">
        <w:rPr>
          <w:i/>
          <w:iCs/>
          <w:noProof/>
        </w:rPr>
        <w:t>Ecological Indicators</w:t>
      </w:r>
      <w:r w:rsidRPr="00B42A1E">
        <w:rPr>
          <w:noProof/>
        </w:rPr>
        <w:t xml:space="preserve">, </w:t>
      </w:r>
      <w:r w:rsidRPr="00B42A1E">
        <w:rPr>
          <w:i/>
          <w:iCs/>
          <w:noProof/>
        </w:rPr>
        <w:t>6</w:t>
      </w:r>
      <w:r w:rsidRPr="00B42A1E">
        <w:rPr>
          <w:noProof/>
        </w:rPr>
        <w:t>, 83–93.</w:t>
      </w:r>
    </w:p>
    <w:p w14:paraId="69E84EF6"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Pawlik, J. R., Steindler, L., Henkel, T. P., Beer, S., &amp; Ilan, M. (2007). Chemical warfare on coral reefs: Sponge metabolites differentially affect coral symbiosis in situ. </w:t>
      </w:r>
      <w:r w:rsidRPr="00B42A1E">
        <w:rPr>
          <w:i/>
          <w:iCs/>
          <w:noProof/>
        </w:rPr>
        <w:t>Limnology and Oceanography</w:t>
      </w:r>
      <w:r w:rsidRPr="00B42A1E">
        <w:rPr>
          <w:noProof/>
        </w:rPr>
        <w:t xml:space="preserve">, </w:t>
      </w:r>
      <w:r w:rsidRPr="00B42A1E">
        <w:rPr>
          <w:i/>
          <w:iCs/>
          <w:noProof/>
        </w:rPr>
        <w:t>52</w:t>
      </w:r>
      <w:r w:rsidRPr="00B42A1E">
        <w:rPr>
          <w:noProof/>
        </w:rPr>
        <w:t>(2), 907–911.</w:t>
      </w:r>
    </w:p>
    <w:p w14:paraId="102A23D6"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Powell, A., Smith, D. J., Hepburn, L. J., Jones, T., Berman, J., Jompa, J., &amp; Bell, J. J. (2014). Reduced Diversity and High Sponge Abundance on a Sedimented Indo-Pacific Reef System: Implications for Future Changes in Environmental Quality. </w:t>
      </w:r>
      <w:r w:rsidRPr="00B42A1E">
        <w:rPr>
          <w:i/>
          <w:iCs/>
          <w:noProof/>
        </w:rPr>
        <w:t>Plos One</w:t>
      </w:r>
      <w:r w:rsidRPr="00B42A1E">
        <w:rPr>
          <w:noProof/>
        </w:rPr>
        <w:t>.</w:t>
      </w:r>
    </w:p>
    <w:p w14:paraId="3BAD94DF"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Pratchett, M. S., Hoey, A. S., Wilson, S. K., Messmer, V., &amp; Graham, N. A. J. (2011). Changes in biodiversity and functioning of reef fish assemblages following coral bleaching and coral loss. </w:t>
      </w:r>
      <w:r w:rsidRPr="00B42A1E">
        <w:rPr>
          <w:i/>
          <w:iCs/>
          <w:noProof/>
        </w:rPr>
        <w:t>Diversity</w:t>
      </w:r>
      <w:r w:rsidRPr="00B42A1E">
        <w:rPr>
          <w:noProof/>
        </w:rPr>
        <w:t xml:space="preserve">, </w:t>
      </w:r>
      <w:r w:rsidRPr="00B42A1E">
        <w:rPr>
          <w:i/>
          <w:iCs/>
          <w:noProof/>
        </w:rPr>
        <w:t>3</w:t>
      </w:r>
      <w:r w:rsidRPr="00B42A1E">
        <w:rPr>
          <w:noProof/>
        </w:rPr>
        <w:t>, 424–452.</w:t>
      </w:r>
    </w:p>
    <w:p w14:paraId="0D34F779" w14:textId="77777777" w:rsidR="00B42A1E" w:rsidRPr="00B42A1E" w:rsidRDefault="00B42A1E" w:rsidP="00B42A1E">
      <w:pPr>
        <w:widowControl w:val="0"/>
        <w:autoSpaceDE w:val="0"/>
        <w:autoSpaceDN w:val="0"/>
        <w:adjustRightInd w:val="0"/>
        <w:ind w:left="480" w:hanging="480"/>
        <w:rPr>
          <w:noProof/>
        </w:rPr>
      </w:pPr>
      <w:r w:rsidRPr="00B42A1E">
        <w:rPr>
          <w:noProof/>
        </w:rPr>
        <w:t>R Core Team. (2019). R: A language and environment for statistical computing. Vienna, Austria: R Foundation for Statistical Computing.</w:t>
      </w:r>
    </w:p>
    <w:p w14:paraId="440682DF" w14:textId="77777777" w:rsidR="00B42A1E" w:rsidRPr="00B42A1E" w:rsidRDefault="00B42A1E" w:rsidP="00B42A1E">
      <w:pPr>
        <w:widowControl w:val="0"/>
        <w:autoSpaceDE w:val="0"/>
        <w:autoSpaceDN w:val="0"/>
        <w:adjustRightInd w:val="0"/>
        <w:ind w:left="480" w:hanging="480"/>
        <w:rPr>
          <w:noProof/>
        </w:rPr>
      </w:pPr>
      <w:r w:rsidRPr="00B42A1E">
        <w:rPr>
          <w:noProof/>
        </w:rPr>
        <w:lastRenderedPageBreak/>
        <w:t xml:space="preserve">Rahbek, C., &amp; Graves, G. R. (2001). Multiscale assessment of patterns of avian species richness. </w:t>
      </w:r>
      <w:r w:rsidRPr="00B42A1E">
        <w:rPr>
          <w:i/>
          <w:iCs/>
          <w:noProof/>
        </w:rPr>
        <w:t>Proceedings of the National Academy of Sciences of the United States of America</w:t>
      </w:r>
      <w:r w:rsidRPr="00B42A1E">
        <w:rPr>
          <w:noProof/>
        </w:rPr>
        <w:t xml:space="preserve">, </w:t>
      </w:r>
      <w:r w:rsidRPr="00B42A1E">
        <w:rPr>
          <w:i/>
          <w:iCs/>
          <w:noProof/>
        </w:rPr>
        <w:t>98</w:t>
      </w:r>
      <w:r w:rsidRPr="00B42A1E">
        <w:rPr>
          <w:noProof/>
        </w:rPr>
        <w:t>(8), 4534–4539.</w:t>
      </w:r>
    </w:p>
    <w:p w14:paraId="48D77B67"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Robertson, D. R. (1992). Patterns of lunar settlement and early recruitment in Caribbean reef fishes at Panamá. </w:t>
      </w:r>
      <w:r w:rsidRPr="00B42A1E">
        <w:rPr>
          <w:i/>
          <w:iCs/>
          <w:noProof/>
        </w:rPr>
        <w:t>Marine Biology</w:t>
      </w:r>
      <w:r w:rsidRPr="00B42A1E">
        <w:rPr>
          <w:noProof/>
        </w:rPr>
        <w:t xml:space="preserve">, </w:t>
      </w:r>
      <w:r w:rsidRPr="00B42A1E">
        <w:rPr>
          <w:i/>
          <w:iCs/>
          <w:noProof/>
        </w:rPr>
        <w:t>114</w:t>
      </w:r>
      <w:r w:rsidRPr="00B42A1E">
        <w:rPr>
          <w:noProof/>
        </w:rPr>
        <w:t>, 527–537.</w:t>
      </w:r>
    </w:p>
    <w:p w14:paraId="0DA608D2"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Rubal, M., Veiga, P., Vieira, R., &amp; Sousa-Pinto, I. (2011). Seasonal patterns of tidepool macroalgal assemblages in the North of Portugal. Consistence between species and functional group approaches. </w:t>
      </w:r>
      <w:r w:rsidRPr="00B42A1E">
        <w:rPr>
          <w:i/>
          <w:iCs/>
          <w:noProof/>
        </w:rPr>
        <w:t>Journal of Sea Research</w:t>
      </w:r>
      <w:r w:rsidRPr="00B42A1E">
        <w:rPr>
          <w:noProof/>
        </w:rPr>
        <w:t xml:space="preserve">, </w:t>
      </w:r>
      <w:r w:rsidRPr="00B42A1E">
        <w:rPr>
          <w:i/>
          <w:iCs/>
          <w:noProof/>
        </w:rPr>
        <w:t>66</w:t>
      </w:r>
      <w:r w:rsidRPr="00B42A1E">
        <w:rPr>
          <w:noProof/>
        </w:rPr>
        <w:t>, 187–194.</w:t>
      </w:r>
    </w:p>
    <w:p w14:paraId="35AD1111"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Sebek, P., Barnouin, T., Brin, A., Brustel, H., Dufrêne, M., Gosselin, F., … Bouget, C. (2012). A test for assessment of saproxylic beetle biodiversity using subsets of “monitoring species.” </w:t>
      </w:r>
      <w:r w:rsidRPr="00B42A1E">
        <w:rPr>
          <w:i/>
          <w:iCs/>
          <w:noProof/>
        </w:rPr>
        <w:t>Ecological Indicators</w:t>
      </w:r>
      <w:r w:rsidRPr="00B42A1E">
        <w:rPr>
          <w:noProof/>
        </w:rPr>
        <w:t xml:space="preserve">, </w:t>
      </w:r>
      <w:r w:rsidRPr="00B42A1E">
        <w:rPr>
          <w:i/>
          <w:iCs/>
          <w:noProof/>
        </w:rPr>
        <w:t>20</w:t>
      </w:r>
      <w:r w:rsidRPr="00B42A1E">
        <w:rPr>
          <w:noProof/>
        </w:rPr>
        <w:t>, 304–315.</w:t>
      </w:r>
    </w:p>
    <w:p w14:paraId="4B749C88"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Smale, D. A. (2010). Monitoring marine macroalgae: The influence of spatial scale on the usefulness of biodiversity surrogates. </w:t>
      </w:r>
      <w:r w:rsidRPr="00B42A1E">
        <w:rPr>
          <w:i/>
          <w:iCs/>
          <w:noProof/>
        </w:rPr>
        <w:t>Diversity and Distributions</w:t>
      </w:r>
      <w:r w:rsidRPr="00B42A1E">
        <w:rPr>
          <w:noProof/>
        </w:rPr>
        <w:t xml:space="preserve">, </w:t>
      </w:r>
      <w:r w:rsidRPr="00B42A1E">
        <w:rPr>
          <w:i/>
          <w:iCs/>
          <w:noProof/>
        </w:rPr>
        <w:t>16</w:t>
      </w:r>
      <w:r w:rsidRPr="00B42A1E">
        <w:rPr>
          <w:noProof/>
        </w:rPr>
        <w:t>, 985–995.</w:t>
      </w:r>
    </w:p>
    <w:p w14:paraId="53A5E1B3"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Staudinger, M. D., Carter, S. L., Cross, M. S., Dubois, N. S., Duffy, J. E., Enquist, C., … Turner, W. (2013). Biodiversity in a changing climate: A synthesis of current and projected trends in the US. </w:t>
      </w:r>
      <w:r w:rsidRPr="00B42A1E">
        <w:rPr>
          <w:i/>
          <w:iCs/>
          <w:noProof/>
        </w:rPr>
        <w:t>Frontiers in Ecology and the Environment</w:t>
      </w:r>
      <w:r w:rsidRPr="00B42A1E">
        <w:rPr>
          <w:noProof/>
        </w:rPr>
        <w:t xml:space="preserve">, </w:t>
      </w:r>
      <w:r w:rsidRPr="00B42A1E">
        <w:rPr>
          <w:i/>
          <w:iCs/>
          <w:noProof/>
        </w:rPr>
        <w:t>11</w:t>
      </w:r>
      <w:r w:rsidRPr="00B42A1E">
        <w:rPr>
          <w:noProof/>
        </w:rPr>
        <w:t>(9), 465–473.</w:t>
      </w:r>
    </w:p>
    <w:p w14:paraId="1DD07722"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Stella, J. S., Pratchett, M. S., Hutchings, P. A., &amp; Jones, G. P. (2011). Coral-associated invertebrates: Diversity, ecological importance and vulnerability to disturbance. </w:t>
      </w:r>
      <w:r w:rsidRPr="00B42A1E">
        <w:rPr>
          <w:i/>
          <w:iCs/>
          <w:noProof/>
        </w:rPr>
        <w:t>Oceanography and Marine Biology: An Annual Review</w:t>
      </w:r>
      <w:r w:rsidRPr="00B42A1E">
        <w:rPr>
          <w:noProof/>
        </w:rPr>
        <w:t xml:space="preserve">, </w:t>
      </w:r>
      <w:r w:rsidRPr="00B42A1E">
        <w:rPr>
          <w:i/>
          <w:iCs/>
          <w:noProof/>
        </w:rPr>
        <w:t>49</w:t>
      </w:r>
      <w:r w:rsidRPr="00B42A1E">
        <w:rPr>
          <w:noProof/>
        </w:rPr>
        <w:t>, 43–104.</w:t>
      </w:r>
    </w:p>
    <w:p w14:paraId="6177046E"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Stork, N. E. (2010). Re-assessing current extinction rates. </w:t>
      </w:r>
      <w:r w:rsidRPr="00B42A1E">
        <w:rPr>
          <w:i/>
          <w:iCs/>
          <w:noProof/>
        </w:rPr>
        <w:t>Biodiversity and Conservation</w:t>
      </w:r>
      <w:r w:rsidRPr="00B42A1E">
        <w:rPr>
          <w:noProof/>
        </w:rPr>
        <w:t xml:space="preserve">, </w:t>
      </w:r>
      <w:r w:rsidRPr="00B42A1E">
        <w:rPr>
          <w:i/>
          <w:iCs/>
          <w:noProof/>
        </w:rPr>
        <w:t>19</w:t>
      </w:r>
      <w:r w:rsidRPr="00B42A1E">
        <w:rPr>
          <w:noProof/>
        </w:rPr>
        <w:t>, 357–371.</w:t>
      </w:r>
    </w:p>
    <w:p w14:paraId="2DF1C8D4" w14:textId="77777777" w:rsidR="00B42A1E" w:rsidRPr="00B42A1E" w:rsidRDefault="00B42A1E" w:rsidP="00B42A1E">
      <w:pPr>
        <w:widowControl w:val="0"/>
        <w:autoSpaceDE w:val="0"/>
        <w:autoSpaceDN w:val="0"/>
        <w:adjustRightInd w:val="0"/>
        <w:ind w:left="480" w:hanging="480"/>
        <w:rPr>
          <w:noProof/>
        </w:rPr>
      </w:pPr>
      <w:r w:rsidRPr="00B42A1E">
        <w:rPr>
          <w:noProof/>
        </w:rPr>
        <w:lastRenderedPageBreak/>
        <w:t xml:space="preserve">Thompson, A. A., &amp; Mapstone, B. D. (1997). Observer effects and training in underwater visual surveys of reef fishes. </w:t>
      </w:r>
      <w:r w:rsidRPr="00B42A1E">
        <w:rPr>
          <w:i/>
          <w:iCs/>
          <w:noProof/>
        </w:rPr>
        <w:t>Marine Ecology Progress Series</w:t>
      </w:r>
      <w:r w:rsidRPr="00B42A1E">
        <w:rPr>
          <w:noProof/>
        </w:rPr>
        <w:t xml:space="preserve">, </w:t>
      </w:r>
      <w:r w:rsidRPr="00B42A1E">
        <w:rPr>
          <w:i/>
          <w:iCs/>
          <w:noProof/>
        </w:rPr>
        <w:t>154</w:t>
      </w:r>
      <w:r w:rsidRPr="00B42A1E">
        <w:rPr>
          <w:noProof/>
        </w:rPr>
        <w:t>, 53–63.</w:t>
      </w:r>
    </w:p>
    <w:p w14:paraId="2FB230D4"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Venables, W. N., &amp; Ripley, B. D. (2002). </w:t>
      </w:r>
      <w:r w:rsidRPr="00B42A1E">
        <w:rPr>
          <w:i/>
          <w:iCs/>
          <w:noProof/>
        </w:rPr>
        <w:t>Modern applied statistics with S</w:t>
      </w:r>
      <w:r w:rsidRPr="00B42A1E">
        <w:rPr>
          <w:noProof/>
        </w:rPr>
        <w:t xml:space="preserve"> (Fourth). New York, New York: Springer.</w:t>
      </w:r>
    </w:p>
    <w:p w14:paraId="6207F740"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Ward, D. F., &amp; Stanley, M. C. (2004). The value of RTUs and parataxonomy versus taxonomic species. </w:t>
      </w:r>
      <w:r w:rsidRPr="00B42A1E">
        <w:rPr>
          <w:i/>
          <w:iCs/>
          <w:noProof/>
        </w:rPr>
        <w:t>New Zealand Entomologist</w:t>
      </w:r>
      <w:r w:rsidRPr="00B42A1E">
        <w:rPr>
          <w:noProof/>
        </w:rPr>
        <w:t xml:space="preserve">, </w:t>
      </w:r>
      <w:r w:rsidRPr="00B42A1E">
        <w:rPr>
          <w:i/>
          <w:iCs/>
          <w:noProof/>
        </w:rPr>
        <w:t>27</w:t>
      </w:r>
      <w:r w:rsidRPr="00B42A1E">
        <w:rPr>
          <w:noProof/>
        </w:rPr>
        <w:t>, 3–9.</w:t>
      </w:r>
    </w:p>
    <w:p w14:paraId="66A541F7"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Ward, T. J., Vanderklift, M. A., Nicholls, A. O., &amp; Kenchington, R. A. (1999). Selecting marine reserves using habitats and species assemblages as surrogates for biological diversity. </w:t>
      </w:r>
      <w:r w:rsidRPr="00B42A1E">
        <w:rPr>
          <w:i/>
          <w:iCs/>
          <w:noProof/>
        </w:rPr>
        <w:t>Ecological Applications</w:t>
      </w:r>
      <w:r w:rsidRPr="00B42A1E">
        <w:rPr>
          <w:noProof/>
        </w:rPr>
        <w:t xml:space="preserve">, </w:t>
      </w:r>
      <w:r w:rsidRPr="00B42A1E">
        <w:rPr>
          <w:i/>
          <w:iCs/>
          <w:noProof/>
        </w:rPr>
        <w:t>9</w:t>
      </w:r>
      <w:r w:rsidRPr="00B42A1E">
        <w:rPr>
          <w:noProof/>
        </w:rPr>
        <w:t>(2), 691–698.</w:t>
      </w:r>
    </w:p>
    <w:p w14:paraId="6CE09A43"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Willis, T. J. (2001). Visual census methods underestimate density and diversity of cryptic reef fishes. </w:t>
      </w:r>
      <w:r w:rsidRPr="00B42A1E">
        <w:rPr>
          <w:i/>
          <w:iCs/>
          <w:noProof/>
        </w:rPr>
        <w:t>Journal of Fish Biology</w:t>
      </w:r>
      <w:r w:rsidRPr="00B42A1E">
        <w:rPr>
          <w:noProof/>
        </w:rPr>
        <w:t xml:space="preserve">, </w:t>
      </w:r>
      <w:r w:rsidRPr="00B42A1E">
        <w:rPr>
          <w:i/>
          <w:iCs/>
          <w:noProof/>
        </w:rPr>
        <w:t>59</w:t>
      </w:r>
      <w:r w:rsidRPr="00B42A1E">
        <w:rPr>
          <w:noProof/>
        </w:rPr>
        <w:t>, 1408–1411.</w:t>
      </w:r>
    </w:p>
    <w:p w14:paraId="7F8AEE01"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Wilson, S. K., Graham, N. A. J., Pratchett, M. S., Jones, G. P., &amp; Polunin, N. V. C. (2006). Multiple disturbances and the global degradation of coral reefs: Are reef fishes at risk or resilient? </w:t>
      </w:r>
      <w:r w:rsidRPr="00B42A1E">
        <w:rPr>
          <w:i/>
          <w:iCs/>
          <w:noProof/>
        </w:rPr>
        <w:t>Global Change Biology</w:t>
      </w:r>
      <w:r w:rsidRPr="00B42A1E">
        <w:rPr>
          <w:noProof/>
        </w:rPr>
        <w:t xml:space="preserve">, </w:t>
      </w:r>
      <w:r w:rsidRPr="00B42A1E">
        <w:rPr>
          <w:i/>
          <w:iCs/>
          <w:noProof/>
        </w:rPr>
        <w:t>12</w:t>
      </w:r>
      <w:r w:rsidRPr="00B42A1E">
        <w:rPr>
          <w:noProof/>
        </w:rPr>
        <w:t>, 2220–2234.</w:t>
      </w:r>
    </w:p>
    <w:p w14:paraId="0FD98B56" w14:textId="77777777" w:rsidR="00B42A1E" w:rsidRPr="00B42A1E" w:rsidRDefault="00B42A1E" w:rsidP="00B42A1E">
      <w:pPr>
        <w:widowControl w:val="0"/>
        <w:autoSpaceDE w:val="0"/>
        <w:autoSpaceDN w:val="0"/>
        <w:adjustRightInd w:val="0"/>
        <w:ind w:left="480" w:hanging="480"/>
        <w:rPr>
          <w:noProof/>
        </w:rPr>
      </w:pPr>
      <w:r w:rsidRPr="00B42A1E">
        <w:rPr>
          <w:noProof/>
        </w:rPr>
        <w:t xml:space="preserve">Wulff, J. L. (2006). Rapid diversity and abundance decline in a Caribbean coral reef sponge community. </w:t>
      </w:r>
      <w:r w:rsidRPr="00B42A1E">
        <w:rPr>
          <w:i/>
          <w:iCs/>
          <w:noProof/>
        </w:rPr>
        <w:t>Biological Conservation</w:t>
      </w:r>
      <w:r w:rsidRPr="00B42A1E">
        <w:rPr>
          <w:noProof/>
        </w:rPr>
        <w:t xml:space="preserve">, </w:t>
      </w:r>
      <w:r w:rsidRPr="00B42A1E">
        <w:rPr>
          <w:i/>
          <w:iCs/>
          <w:noProof/>
        </w:rPr>
        <w:t>127</w:t>
      </w:r>
      <w:r w:rsidRPr="00B42A1E">
        <w:rPr>
          <w:noProof/>
        </w:rPr>
        <w:t>, 167–176.</w:t>
      </w:r>
    </w:p>
    <w:p w14:paraId="3606BC51" w14:textId="31F35FB6" w:rsidR="00A679EA" w:rsidRDefault="00BB1205" w:rsidP="00B42A1E">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206" w:name="_Toc25124000"/>
      <w:r>
        <w:lastRenderedPageBreak/>
        <w:t>Tables</w:t>
      </w:r>
      <w:bookmarkEnd w:id="206"/>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r w:rsidRPr="00FB273C">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04404FFB" w:rsidR="00FB273C" w:rsidRDefault="00A679EA" w:rsidP="0099543B">
      <w:pPr>
        <w:pStyle w:val="Tableheading"/>
      </w:pPr>
      <w:r>
        <w:t xml:space="preserve">Table 5. AICc table of models with coral richness as the response variable (target) and </w:t>
      </w:r>
      <w:r w:rsidR="009A3559">
        <w:t xml:space="preserve">percent </w:t>
      </w:r>
      <w:r>
        <w:t>coral cover as the 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r w:rsidRPr="00FB273C">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704E24B9" w:rsidR="00A679EA" w:rsidRDefault="00A679EA" w:rsidP="0099543B">
      <w:pPr>
        <w:pStyle w:val="Tableheading"/>
      </w:pPr>
      <w:r>
        <w:lastRenderedPageBreak/>
        <w:t xml:space="preserve">Table 6. AICc table of models with sponge richness as the response variable (target) and </w:t>
      </w:r>
      <w:r w:rsidR="009A3559">
        <w:t xml:space="preserve">percent </w:t>
      </w:r>
      <w:r>
        <w:t>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99543B">
      <w:pPr>
        <w:pStyle w:val="Tableheading"/>
      </w:pPr>
      <w:r>
        <w:t>Table 7. AICc table of models with fish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r w:rsidRPr="00836E9A">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99543B">
      <w:pPr>
        <w:pStyle w:val="Tableheading"/>
      </w:pPr>
      <w:r>
        <w:lastRenderedPageBreak/>
        <w:t>Table 8. AICc table of models with combined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r w:rsidRPr="00E058FD">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207" w:name="_Toc25124001"/>
      <w:r w:rsidR="008A47B3">
        <w:lastRenderedPageBreak/>
        <w:t>Figures</w:t>
      </w:r>
      <w:bookmarkEnd w:id="207"/>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30597F6B"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(RN2</w:t>
      </w:r>
      <w:r w:rsidR="00402890" w:rsidRPr="00402890">
        <w:rPr>
          <w:rStyle w:val="TableheadingChar"/>
        </w:rPr>
        <w:t xml:space="preserve">) are shown </w:t>
      </w:r>
      <w:r w:rsidRPr="00402890">
        <w:rPr>
          <w:rStyle w:val="TableheadingChar"/>
        </w:rPr>
        <w:t>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lastRenderedPageBreak/>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5249555" cy="3937168"/>
                    </a:xfrm>
                    <a:prstGeom prst="rect">
                      <a:avLst/>
                    </a:prstGeom>
                    <a:ln/>
                  </pic:spPr>
                </pic:pic>
              </a:graphicData>
            </a:graphic>
          </wp:inline>
        </w:drawing>
      </w:r>
    </w:p>
    <w:p w14:paraId="0F76F284" w14:textId="063A4438" w:rsidR="00A679EA" w:rsidRDefault="00A679EA" w:rsidP="00402890">
      <w:pPr>
        <w:pStyle w:val="Tableheading"/>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4AA1A57D" w14:textId="649EBC22" w:rsidR="00A679EA" w:rsidRDefault="00A679EA" w:rsidP="00402890">
      <w:pPr>
        <w:pStyle w:val="Tableheading"/>
      </w:pPr>
      <w:r>
        <w:t xml:space="preserve">Figure 4. Spatial variation of </w:t>
      </w:r>
      <w:r w:rsidR="0015137A">
        <w:t>sponge</w:t>
      </w:r>
      <w:r>
        <w:t xml:space="preserve">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2E948C01" w14:textId="0ABAD4DD" w:rsidR="00A679EA" w:rsidRDefault="00A679EA" w:rsidP="00402890">
      <w:pPr>
        <w:pStyle w:val="Tableheading"/>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2B8FF29E">
            <wp:extent cx="5254413" cy="3940810"/>
            <wp:effectExtent l="0" t="0" r="3810" b="2540"/>
            <wp:docPr id="7"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7C9287CC" w14:textId="4C6AB36E" w:rsidR="00A679EA" w:rsidRDefault="00A679EA" w:rsidP="00402890">
      <w:pPr>
        <w:pStyle w:val="Tableheading"/>
      </w:pPr>
      <w:r>
        <w:t>Figure 6.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0B75470F">
            <wp:extent cx="5254413" cy="3940810"/>
            <wp:effectExtent l="0" t="0" r="3810" b="2540"/>
            <wp:docPr id="1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a:stretch>
                      <a:fillRect/>
                    </a:stretch>
                  </pic:blipFill>
                  <pic:spPr>
                    <a:xfrm>
                      <a:off x="0" y="0"/>
                      <a:ext cx="5254812" cy="3941109"/>
                    </a:xfrm>
                    <a:prstGeom prst="rect">
                      <a:avLst/>
                    </a:prstGeom>
                    <a:ln/>
                  </pic:spPr>
                </pic:pic>
              </a:graphicData>
            </a:graphic>
          </wp:inline>
        </w:drawing>
      </w:r>
    </w:p>
    <w:p w14:paraId="177EB610" w14:textId="2761A853" w:rsidR="00A679EA" w:rsidRDefault="00A679EA" w:rsidP="00402890">
      <w:pPr>
        <w:pStyle w:val="Tableheading"/>
      </w:pPr>
      <w:r>
        <w:t>Figure 7. Spatial variation of combined richness as it varies with rugosity across 8 monitoring sites, where combined richness is the sum of richnesses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5254812" cy="3941109"/>
                    </a:xfrm>
                    <a:prstGeom prst="rect">
                      <a:avLst/>
                    </a:prstGeom>
                    <a:ln/>
                  </pic:spPr>
                </pic:pic>
              </a:graphicData>
            </a:graphic>
          </wp:inline>
        </w:drawing>
      </w:r>
    </w:p>
    <w:p w14:paraId="08B13D9D" w14:textId="0C402593" w:rsidR="008A47B3" w:rsidRDefault="00A679EA" w:rsidP="00402890">
      <w:pPr>
        <w:pStyle w:val="Tableheading"/>
      </w:pPr>
      <w:r>
        <w:t>Figure 8. Temporal variation of combined richness as it varies with percent coral cover, where combined richness is the sum of richnesses of corals, fishes, and sponges.</w:t>
      </w: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208" w:name="_Toc25124002"/>
      <w:r>
        <w:lastRenderedPageBreak/>
        <w:t>Appendices</w:t>
      </w:r>
      <w:bookmarkEnd w:id="208"/>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coeruleus</w:t>
            </w:r>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nigricans</w:t>
            </w:r>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maculatus</w:t>
            </w:r>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r w:rsidRPr="00653D70">
              <w:rPr>
                <w:sz w:val="18"/>
                <w:szCs w:val="18"/>
              </w:rPr>
              <w:t xml:space="preserve">Calamus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r w:rsidRPr="00653D70">
              <w:rPr>
                <w:sz w:val="18"/>
                <w:szCs w:val="18"/>
              </w:rPr>
              <w:t xml:space="preserve">Calamus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griseus</w:t>
            </w:r>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r w:rsidRPr="00653D70">
              <w:rPr>
                <w:sz w:val="18"/>
                <w:szCs w:val="18"/>
              </w:rPr>
              <w:t>Chaetodon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roseus</w:t>
            </w:r>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dentex</w:t>
            </w:r>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fulva</w:t>
            </w:r>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maculatus</w:t>
            </w:r>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coeruleus</w:t>
            </w:r>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radiatus</w:t>
            </w:r>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r w:rsidRPr="0073571E">
              <w:rPr>
                <w:sz w:val="18"/>
                <w:szCs w:val="18"/>
              </w:rPr>
              <w:t xml:space="preserve">Acropora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r w:rsidRPr="0073571E">
              <w:rPr>
                <w:sz w:val="18"/>
                <w:szCs w:val="18"/>
              </w:rPr>
              <w:t xml:space="preserve">Acropora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humilis</w:t>
            </w:r>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fulva,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ferox,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ferox</w:t>
            </w:r>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campana</w:t>
            </w:r>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coccinea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crypta</w:t>
            </w:r>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5">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0A13B185" w:rsidR="000F5F06" w:rsidRDefault="0091599B" w:rsidP="000F5F06">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C11451">
        <w:t>Traditional r-squared 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6">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Nicole" w:date="2019-11-18T00:11:00Z" w:initials="N">
    <w:p w14:paraId="6A28690D" w14:textId="13374E3D" w:rsidR="00025E9B" w:rsidRDefault="00025E9B">
      <w:pPr>
        <w:pStyle w:val="CommentText"/>
      </w:pPr>
      <w:r>
        <w:rPr>
          <w:rStyle w:val="CommentReference"/>
        </w:rPr>
        <w:annotationRef/>
      </w:r>
      <w:r>
        <w:t>*Same as abstract below</w:t>
      </w:r>
    </w:p>
  </w:comment>
  <w:comment w:id="2" w:author="Graham Forrester" w:date="2019-11-18T00:11:00Z" w:initials="GF">
    <w:p w14:paraId="06A73FF6" w14:textId="71C6BC20" w:rsidR="00025E9B" w:rsidRDefault="00025E9B">
      <w:pPr>
        <w:pStyle w:val="CommentText"/>
      </w:pPr>
      <w:r>
        <w:rPr>
          <w:rStyle w:val="CommentReference"/>
        </w:rPr>
        <w:annotationRef/>
      </w:r>
      <w:r>
        <w:t>It is OK for it to be the same as the paper abstract</w:t>
      </w:r>
    </w:p>
  </w:comment>
  <w:comment w:id="3" w:author="Nicole" w:date="2019-11-20T06:26:00Z" w:initials="N">
    <w:p w14:paraId="023644BE" w14:textId="2AC4BAB0" w:rsidR="00025E9B" w:rsidRDefault="00025E9B">
      <w:pPr>
        <w:pStyle w:val="CommentText"/>
      </w:pPr>
      <w:r>
        <w:rPr>
          <w:rStyle w:val="CommentReference"/>
        </w:rPr>
        <w:annotationRef/>
      </w:r>
      <w:r>
        <w:t>$ I am working on the abstract in the other abstract section</w:t>
      </w:r>
    </w:p>
  </w:comment>
  <w:comment w:id="4" w:author="Graham Forrester" w:date="2019-11-18T00:11:00Z" w:initials="GF">
    <w:p w14:paraId="45BF6D5F" w14:textId="4F611170" w:rsidR="00025E9B" w:rsidRDefault="00025E9B">
      <w:pPr>
        <w:pStyle w:val="CommentText"/>
      </w:pPr>
      <w:r>
        <w:t>*</w:t>
      </w:r>
      <w:r>
        <w:rPr>
          <w:rStyle w:val="CommentReference"/>
        </w:rPr>
        <w:annotationRef/>
      </w:r>
      <w:r>
        <w:t>These bits need to change into a summary of conclusions</w:t>
      </w:r>
    </w:p>
  </w:comment>
  <w:comment w:id="14" w:author="Nicole" w:date="2019-11-18T00:11:00Z" w:initials="N">
    <w:p w14:paraId="78A982F5" w14:textId="1C555D43" w:rsidR="00025E9B" w:rsidRDefault="00025E9B">
      <w:pPr>
        <w:pStyle w:val="CommentText"/>
      </w:pPr>
      <w:r>
        <w:rPr>
          <w:rStyle w:val="CommentReference"/>
        </w:rPr>
        <w:annotationRef/>
      </w:r>
      <w:r>
        <w:t>*Same as abstract above</w:t>
      </w:r>
    </w:p>
  </w:comment>
  <w:comment w:id="15" w:author="Nicole" w:date="2019-11-20T06:30:00Z" w:initials="N">
    <w:p w14:paraId="6CE91608" w14:textId="474E1B57" w:rsidR="00025E9B" w:rsidRDefault="00025E9B">
      <w:pPr>
        <w:pStyle w:val="CommentText"/>
      </w:pPr>
      <w:r>
        <w:rPr>
          <w:rStyle w:val="CommentReference"/>
        </w:rPr>
        <w:annotationRef/>
      </w:r>
      <w:r>
        <w:t>$*Still working on this</w:t>
      </w:r>
    </w:p>
  </w:comment>
  <w:comment w:id="16" w:author="Graham Forrester" w:date="2019-11-18T00:11:00Z" w:initials="GF">
    <w:p w14:paraId="5936C6A4" w14:textId="5C48C14F" w:rsidR="00025E9B" w:rsidRDefault="00025E9B" w:rsidP="008746A9">
      <w:pPr>
        <w:pStyle w:val="CommentText"/>
      </w:pPr>
      <w:r>
        <w:t>*</w:t>
      </w:r>
      <w:r>
        <w:rPr>
          <w:rStyle w:val="CommentReference"/>
        </w:rPr>
        <w:annotationRef/>
      </w:r>
      <w:r>
        <w:t>These bits need to change into a summary of conclusions</w:t>
      </w:r>
    </w:p>
  </w:comment>
  <w:comment w:id="19" w:author="Nicole" w:date="2019-11-18T00:11:00Z" w:initials="N">
    <w:p w14:paraId="2DE7AC69" w14:textId="1975A548" w:rsidR="00025E9B" w:rsidRDefault="00025E9B" w:rsidP="00A679EA">
      <w:pPr>
        <w:pStyle w:val="CommentText"/>
        <w:ind w:firstLine="0"/>
      </w:pPr>
      <w:r>
        <w:rPr>
          <w:rStyle w:val="CommentReference"/>
        </w:rPr>
        <w:annotationRef/>
      </w:r>
      <w:r>
        <w:t>Main Point: Biodiversity is declining globally and that’s bad. We use richness to study these declines.</w:t>
      </w:r>
    </w:p>
  </w:comment>
  <w:comment w:id="20" w:author="Nicole" w:date="2019-11-18T00:11:00Z" w:initials="N">
    <w:p w14:paraId="2D513D92" w14:textId="2C2C4F19" w:rsidR="00025E9B" w:rsidRDefault="00025E9B">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21" w:author="Nicole" w:date="2019-11-18T00:11:00Z" w:initials="N">
    <w:p w14:paraId="3AE34301" w14:textId="30B9D9EB" w:rsidR="00025E9B" w:rsidRDefault="00025E9B">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025E9B" w:rsidRDefault="00025E9B">
      <w:pPr>
        <w:pStyle w:val="CommentText"/>
      </w:pPr>
    </w:p>
    <w:p w14:paraId="535203B4" w14:textId="1A92ABAD" w:rsidR="00025E9B" w:rsidRDefault="00025E9B">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22" w:author="Nicole" w:date="2019-11-18T00:11:00Z" w:initials="N">
    <w:p w14:paraId="22EFE346" w14:textId="4FA2BD8C" w:rsidR="00025E9B" w:rsidRDefault="00025E9B">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4" w:author="Nicole" w:date="2019-11-18T00:11:00Z" w:initials="N">
    <w:p w14:paraId="479E64AE" w14:textId="6388C4D8" w:rsidR="00025E9B" w:rsidRDefault="00025E9B"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25" w:author="Nicole" w:date="2019-11-18T00:11:00Z" w:initials="N">
    <w:p w14:paraId="3B7CAA05" w14:textId="1C437E20" w:rsidR="00025E9B" w:rsidRDefault="00025E9B">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025E9B" w:rsidRDefault="00025E9B">
      <w:pPr>
        <w:pStyle w:val="CommentText"/>
      </w:pPr>
    </w:p>
    <w:p w14:paraId="134665B8" w14:textId="22EAF5FA" w:rsidR="00025E9B" w:rsidRDefault="00025E9B">
      <w:pPr>
        <w:pStyle w:val="CommentText"/>
      </w:pPr>
      <w:r>
        <w:t>Takeaway from Hughes 1994: Coral reefs are threatened by overfishing (Caribbean)</w:t>
      </w:r>
    </w:p>
    <w:p w14:paraId="1FE20F0B" w14:textId="77777777" w:rsidR="00025E9B" w:rsidRDefault="00025E9B">
      <w:pPr>
        <w:pStyle w:val="CommentText"/>
      </w:pPr>
    </w:p>
    <w:p w14:paraId="3E67DCA8" w14:textId="272390D1" w:rsidR="00025E9B" w:rsidRDefault="00025E9B" w:rsidP="00CD5F38">
      <w:pPr>
        <w:pStyle w:val="CommentText"/>
      </w:pPr>
      <w:r>
        <w:rPr>
          <w:rStyle w:val="CommentReference"/>
        </w:rPr>
        <w:annotationRef/>
      </w:r>
      <w:r>
        <w:t>Takeaway from Hughes 2017: Coral reefs are threatened by higher temperatures (</w:t>
      </w:r>
      <w:r w:rsidRPr="00FD7426">
        <w:t>Great Barrier Reef</w:t>
      </w:r>
      <w:r>
        <w:t>)</w:t>
      </w:r>
    </w:p>
  </w:comment>
  <w:comment w:id="40" w:author="Nicole" w:date="2019-11-18T00:11:00Z" w:initials="N">
    <w:p w14:paraId="4AAC37F0" w14:textId="11D6840E" w:rsidR="00025E9B" w:rsidRDefault="00025E9B"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41" w:author="Nicole" w:date="2019-11-18T00:11:00Z" w:initials="N">
    <w:p w14:paraId="5A679D1C" w14:textId="3671066B" w:rsidR="00025E9B" w:rsidRDefault="00025E9B">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025E9B" w:rsidRDefault="00025E9B">
      <w:pPr>
        <w:pStyle w:val="CommentText"/>
      </w:pPr>
    </w:p>
    <w:p w14:paraId="72C826D2" w14:textId="42CD8BDD" w:rsidR="00025E9B" w:rsidRDefault="00025E9B"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42" w:author="Nicole" w:date="2019-11-18T00:11:00Z" w:initials="N">
    <w:p w14:paraId="7814FD76" w14:textId="77777777" w:rsidR="00025E9B" w:rsidRDefault="00025E9B"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025E9B" w:rsidRDefault="00025E9B" w:rsidP="00697406">
      <w:pPr>
        <w:pStyle w:val="CommentText"/>
      </w:pPr>
    </w:p>
    <w:p w14:paraId="5334DAB2" w14:textId="1D197F4F" w:rsidR="00025E9B" w:rsidRDefault="00025E9B"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43" w:author="Nicole" w:date="2019-11-18T00:11:00Z" w:initials="N">
    <w:p w14:paraId="34AC5E9D" w14:textId="1C760878" w:rsidR="00025E9B" w:rsidRDefault="00025E9B"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44" w:author="Nicole" w:date="2019-11-18T00:11:00Z" w:initials="N">
    <w:p w14:paraId="77409D28" w14:textId="77777777" w:rsidR="00025E9B" w:rsidRDefault="00025E9B"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45" w:author="Nicole" w:date="2019-11-18T00:11:00Z" w:initials="N">
    <w:p w14:paraId="04D9F8FA" w14:textId="77777777" w:rsidR="00025E9B" w:rsidRDefault="00025E9B"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46" w:author="Nicole" w:date="2019-11-18T00:11:00Z" w:initials="N">
    <w:p w14:paraId="39314272" w14:textId="77777777" w:rsidR="00025E9B" w:rsidRDefault="00025E9B"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49" w:author="Nicole" w:date="2019-11-18T00:11:00Z" w:initials="N">
    <w:p w14:paraId="31CEEF06" w14:textId="77777777" w:rsidR="00025E9B" w:rsidRDefault="00025E9B"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50" w:author="Nicole" w:date="2019-11-18T00:11:00Z" w:initials="N">
    <w:p w14:paraId="2B2B877E" w14:textId="77777777" w:rsidR="00025E9B" w:rsidRDefault="00025E9B" w:rsidP="004D5430">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56" w:author="Nicole" w:date="2019-11-18T00:11:00Z" w:initials="N">
    <w:p w14:paraId="3FF9B17C" w14:textId="77777777" w:rsidR="00025E9B" w:rsidRDefault="00025E9B"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025E9B" w:rsidRDefault="00025E9B" w:rsidP="004D5430">
      <w:pPr>
        <w:pStyle w:val="CommentText"/>
      </w:pPr>
    </w:p>
    <w:p w14:paraId="3F25C1FA" w14:textId="77777777" w:rsidR="00025E9B" w:rsidRDefault="00025E9B"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268F6B7D" w14:textId="77777777" w:rsidR="00025E9B" w:rsidRDefault="00025E9B" w:rsidP="004D5430">
      <w:pPr>
        <w:pStyle w:val="CommentText"/>
      </w:pPr>
    </w:p>
    <w:p w14:paraId="671B61D1" w14:textId="77777777" w:rsidR="00025E9B" w:rsidRDefault="00025E9B"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025E9B" w:rsidRDefault="00025E9B" w:rsidP="004D5430">
      <w:pPr>
        <w:pStyle w:val="CommentText"/>
      </w:pPr>
    </w:p>
    <w:p w14:paraId="134C5206" w14:textId="77777777" w:rsidR="00025E9B" w:rsidRDefault="00025E9B" w:rsidP="004D5430">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57" w:author="Nicole" w:date="2019-11-18T00:11:00Z" w:initials="N">
    <w:p w14:paraId="6C529CCD" w14:textId="3FFE60C5" w:rsidR="00025E9B" w:rsidRDefault="00025E9B"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58" w:author="Nicole" w:date="2019-11-18T00:11:00Z" w:initials="N">
    <w:p w14:paraId="124E32E4" w14:textId="012AA482" w:rsidR="00025E9B" w:rsidRDefault="00025E9B"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59" w:author="Nicole" w:date="2019-11-18T00:11:00Z" w:initials="N">
    <w:p w14:paraId="7F126762" w14:textId="68490EF7" w:rsidR="00025E9B" w:rsidRDefault="00025E9B" w:rsidP="008D6764">
      <w:pPr>
        <w:pStyle w:val="CommentText"/>
        <w:rPr>
          <w:rStyle w:val="CommentReference"/>
        </w:rPr>
      </w:pPr>
      <w:r>
        <w:rPr>
          <w:rStyle w:val="CommentReference"/>
        </w:rPr>
        <w:annotationRef/>
      </w:r>
      <w:r>
        <w:t xml:space="preserve">Takeaway from </w:t>
      </w:r>
      <w:proofErr w:type="spellStart"/>
      <w:r>
        <w:t>Derraik</w:t>
      </w:r>
      <w:proofErr w:type="spellEnd"/>
      <w:r>
        <w:t>: inverts are hard to id to species, so authors compared morphospecies to professional species id’s to see if they were comparable</w:t>
      </w:r>
      <w:r>
        <w:rPr>
          <w:rStyle w:val="CommentReference"/>
        </w:rPr>
        <w:t xml:space="preserve"> </w:t>
      </w:r>
      <w:r>
        <w:rPr>
          <w:rStyle w:val="CommentReference"/>
        </w:rPr>
        <w:annotationRef/>
      </w:r>
    </w:p>
    <w:p w14:paraId="45A0B7C6" w14:textId="77777777" w:rsidR="00025E9B" w:rsidRDefault="00025E9B" w:rsidP="008D6764">
      <w:pPr>
        <w:pStyle w:val="CommentText"/>
        <w:rPr>
          <w:rStyle w:val="CommentReference"/>
        </w:rPr>
      </w:pPr>
    </w:p>
    <w:p w14:paraId="1DBF5CB5" w14:textId="00152107" w:rsidR="00025E9B" w:rsidRDefault="00025E9B"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025E9B" w:rsidRDefault="00025E9B" w:rsidP="008D6764">
      <w:pPr>
        <w:pStyle w:val="CommentText"/>
      </w:pPr>
      <w:r>
        <w:rPr>
          <w:rStyle w:val="CommentReference"/>
        </w:rPr>
        <w:annotationRef/>
      </w:r>
    </w:p>
    <w:p w14:paraId="7BBD76AB" w14:textId="19CCAE75" w:rsidR="00025E9B" w:rsidRDefault="00025E9B" w:rsidP="008D6764">
      <w:pPr>
        <w:pStyle w:val="CommentText"/>
      </w:pPr>
      <w:r>
        <w:t xml:space="preserve">Takeaway from </w:t>
      </w:r>
      <w:proofErr w:type="spellStart"/>
      <w:r>
        <w:t>Sebek</w:t>
      </w:r>
      <w:proofErr w:type="spellEnd"/>
      <w:r>
        <w:t>: saproxylic beetles are difficult to identify, so authors attempt to use RTU’s as surrogate for taxonomic diversity of beetles because they can be organized by less-experienced technicians</w:t>
      </w:r>
    </w:p>
  </w:comment>
  <w:comment w:id="62" w:author="Nicole" w:date="2019-11-18T00:11:00Z" w:initials="N">
    <w:p w14:paraId="346559B4" w14:textId="63019B03" w:rsidR="00025E9B" w:rsidRDefault="00025E9B"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63" w:author="Nicole" w:date="2019-11-18T00:11:00Z" w:initials="N">
    <w:p w14:paraId="563200BC" w14:textId="77777777" w:rsidR="00025E9B" w:rsidRDefault="00025E9B"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025E9B" w:rsidRDefault="00025E9B" w:rsidP="00495A89">
      <w:pPr>
        <w:pStyle w:val="CommentText"/>
      </w:pPr>
    </w:p>
    <w:p w14:paraId="288C4DF7" w14:textId="77777777" w:rsidR="00025E9B" w:rsidRDefault="00025E9B"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025E9B" w:rsidRDefault="00025E9B" w:rsidP="00495A89">
      <w:pPr>
        <w:pStyle w:val="CommentText"/>
      </w:pPr>
    </w:p>
    <w:p w14:paraId="3D4C7C09" w14:textId="77777777" w:rsidR="00025E9B" w:rsidRDefault="00025E9B" w:rsidP="00495A89">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3A3F3E23" w14:textId="77777777" w:rsidR="00025E9B" w:rsidRDefault="00025E9B" w:rsidP="00495A89">
      <w:pPr>
        <w:pStyle w:val="CommentText"/>
        <w:ind w:firstLine="0"/>
      </w:pPr>
    </w:p>
    <w:p w14:paraId="273F8887" w14:textId="77777777" w:rsidR="00025E9B" w:rsidRDefault="00025E9B"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68" w:author="Nicole" w:date="2019-11-18T00:11:00Z" w:initials="N">
    <w:p w14:paraId="051BA6B2" w14:textId="77777777" w:rsidR="00025E9B" w:rsidRDefault="00025E9B"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70" w:author="Nicole" w:date="2019-11-18T00:11:00Z" w:initials="N">
    <w:p w14:paraId="261FEDD3" w14:textId="51B08C58" w:rsidR="00025E9B" w:rsidRDefault="00025E9B">
      <w:pPr>
        <w:pStyle w:val="CommentText"/>
      </w:pPr>
      <w:r>
        <w:rPr>
          <w:rStyle w:val="CommentReference"/>
        </w:rPr>
        <w:annotationRef/>
      </w:r>
      <w:r>
        <w:t>Main Point: Corals and fish might not be representative of changes in reef diversity, so we use sponges to test this.</w:t>
      </w:r>
    </w:p>
  </w:comment>
  <w:comment w:id="71" w:author="Nicole" w:date="2019-11-18T00:11:00Z" w:initials="N">
    <w:p w14:paraId="68DD9017" w14:textId="08CFC335" w:rsidR="00025E9B" w:rsidRDefault="00025E9B"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77" w:author="Nicole" w:date="2019-11-18T00:11:00Z" w:initials="N">
    <w:p w14:paraId="67E2C70F" w14:textId="581920A1" w:rsidR="00025E9B" w:rsidRDefault="00025E9B"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81" w:author="Nicole" w:date="2019-11-18T00:11:00Z" w:initials="N">
    <w:p w14:paraId="01417F9B" w14:textId="2CB8BE60" w:rsidR="00025E9B" w:rsidRDefault="00025E9B"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025E9B" w:rsidRDefault="00025E9B">
      <w:pPr>
        <w:pStyle w:val="CommentText"/>
      </w:pPr>
    </w:p>
    <w:p w14:paraId="410086E5" w14:textId="46ED1E2F" w:rsidR="00025E9B" w:rsidRDefault="00025E9B"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98" w:author="Nicole" w:date="2019-11-18T01:40:00Z" w:initials="N">
    <w:p w14:paraId="5EF88FA8" w14:textId="77777777" w:rsidR="00025E9B" w:rsidRDefault="00025E9B" w:rsidP="00C63DF1">
      <w:pPr>
        <w:pStyle w:val="CommentText"/>
        <w:ind w:firstLine="0"/>
      </w:pPr>
      <w:r>
        <w:rPr>
          <w:rStyle w:val="CommentReference"/>
        </w:rPr>
        <w:annotationRef/>
      </w:r>
      <w:r>
        <w:t>$ I added this for the basic correlations</w:t>
      </w:r>
    </w:p>
  </w:comment>
  <w:comment w:id="111" w:author="Nicole" w:date="2019-11-18T01:40:00Z" w:initials="N">
    <w:p w14:paraId="71174A1E" w14:textId="623CAE44" w:rsidR="00025E9B" w:rsidRDefault="00025E9B" w:rsidP="006236A9">
      <w:pPr>
        <w:pStyle w:val="CommentText"/>
        <w:ind w:firstLine="0"/>
      </w:pPr>
      <w:r>
        <w:rPr>
          <w:rStyle w:val="CommentReference"/>
        </w:rPr>
        <w:annotationRef/>
      </w:r>
      <w:r>
        <w:t>$ I added this for the basic correlations</w:t>
      </w:r>
    </w:p>
  </w:comment>
  <w:comment w:id="151" w:author="Graham Forrester" w:date="2019-11-20T10:55:00Z" w:initials="GF">
    <w:p w14:paraId="0B4A015E" w14:textId="77777777" w:rsidR="00025E9B" w:rsidRDefault="00025E9B" w:rsidP="00025E9B">
      <w:pPr>
        <w:pStyle w:val="CommentText"/>
      </w:pPr>
      <w:r>
        <w:rPr>
          <w:rStyle w:val="CommentReference"/>
        </w:rPr>
        <w:annotationRef/>
      </w:r>
      <w:r>
        <w:t xml:space="preserve">I thought it would be helpful to include the range of rugosity values for white bay and crab cover, but the crab cove points are hard to see on the graph – fig.6.  I made rough guess from the graph </w:t>
      </w:r>
      <w:proofErr w:type="gramStart"/>
      <w:r>
        <w:t>below  If</w:t>
      </w:r>
      <w:proofErr w:type="gramEnd"/>
      <w:r>
        <w:t xml:space="preserve"> you have time, can you look this up?</w:t>
      </w:r>
    </w:p>
    <w:p w14:paraId="312319F6" w14:textId="77777777" w:rsidR="00025E9B" w:rsidRDefault="00025E9B" w:rsidP="00025E9B">
      <w:pPr>
        <w:pStyle w:val="CommentText"/>
      </w:pPr>
    </w:p>
    <w:p w14:paraId="2AA7CFA8" w14:textId="77777777" w:rsidR="00025E9B" w:rsidRDefault="00025E9B" w:rsidP="00025E9B">
      <w:pPr>
        <w:pStyle w:val="CommentText"/>
      </w:pPr>
    </w:p>
    <w:p w14:paraId="02D618FB" w14:textId="77777777" w:rsidR="00025E9B" w:rsidRDefault="00025E9B" w:rsidP="00025E9B">
      <w:pPr>
        <w:pStyle w:val="CommentText"/>
      </w:pPr>
      <w:r>
        <w:rPr>
          <w:noProof/>
        </w:rPr>
        <w:drawing>
          <wp:inline distT="0" distB="0" distL="0" distR="0" wp14:anchorId="266309F7" wp14:editId="408222F2">
            <wp:extent cx="5303520" cy="3571875"/>
            <wp:effectExtent l="0" t="0" r="508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_r_time_siteasfacet.jpeg"/>
                    <pic:cNvPicPr/>
                  </pic:nvPicPr>
                  <pic:blipFill>
                    <a:blip r:embed="rId1">
                      <a:extLst>
                        <a:ext uri="{28A0092B-C50C-407E-A947-70E740481C1C}">
                          <a14:useLocalDpi xmlns:a14="http://schemas.microsoft.com/office/drawing/2010/main" val="0"/>
                        </a:ext>
                      </a:extLst>
                    </a:blip>
                    <a:stretch>
                      <a:fillRect/>
                    </a:stretch>
                  </pic:blipFill>
                  <pic:spPr>
                    <a:xfrm>
                      <a:off x="0" y="0"/>
                      <a:ext cx="5303520" cy="3571875"/>
                    </a:xfrm>
                    <a:prstGeom prst="rect">
                      <a:avLst/>
                    </a:prstGeom>
                  </pic:spPr>
                </pic:pic>
              </a:graphicData>
            </a:graphic>
          </wp:inline>
        </w:drawing>
      </w:r>
    </w:p>
    <w:p w14:paraId="6A890A75" w14:textId="77777777" w:rsidR="00025E9B" w:rsidRDefault="00025E9B" w:rsidP="00025E9B">
      <w:pPr>
        <w:pStyle w:val="CommentText"/>
      </w:pPr>
    </w:p>
  </w:comment>
  <w:comment w:id="163" w:author="Graham Forrester" w:date="2019-11-20T10:55:00Z" w:initials="GF">
    <w:p w14:paraId="2152A316" w14:textId="7C5235AF" w:rsidR="00025E9B" w:rsidRDefault="00025E9B">
      <w:pPr>
        <w:pStyle w:val="CommentText"/>
      </w:pPr>
      <w:r>
        <w:rPr>
          <w:rStyle w:val="CommentReference"/>
        </w:rPr>
        <w:annotationRef/>
      </w:r>
      <w:r>
        <w:t xml:space="preserve">I thought it would be helpful to include the range of rugosity values for white bay and crab cover, but the crab cove points are hard to see on the graph – fig.6.  I made rough guess from the graph </w:t>
      </w:r>
      <w:proofErr w:type="gramStart"/>
      <w:r>
        <w:t>below  If</w:t>
      </w:r>
      <w:proofErr w:type="gramEnd"/>
      <w:r>
        <w:t xml:space="preserve"> you have time, can you look this up?</w:t>
      </w:r>
    </w:p>
    <w:p w14:paraId="1AE4558B" w14:textId="77777777" w:rsidR="00025E9B" w:rsidRDefault="00025E9B">
      <w:pPr>
        <w:pStyle w:val="CommentText"/>
      </w:pPr>
    </w:p>
    <w:p w14:paraId="0B216DC1" w14:textId="77777777" w:rsidR="00025E9B" w:rsidRDefault="00025E9B">
      <w:pPr>
        <w:pStyle w:val="CommentText"/>
      </w:pPr>
    </w:p>
    <w:p w14:paraId="648E0AC9" w14:textId="32C0B6FC" w:rsidR="00025E9B" w:rsidRDefault="00025E9B">
      <w:pPr>
        <w:pStyle w:val="CommentText"/>
      </w:pPr>
      <w:r>
        <w:rPr>
          <w:noProof/>
        </w:rPr>
        <w:drawing>
          <wp:inline distT="0" distB="0" distL="0" distR="0" wp14:anchorId="2638BEAF" wp14:editId="318F23C2">
            <wp:extent cx="5303520" cy="3571875"/>
            <wp:effectExtent l="0" t="0" r="508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_r_time_siteasfacet.jpeg"/>
                    <pic:cNvPicPr/>
                  </pic:nvPicPr>
                  <pic:blipFill>
                    <a:blip r:embed="rId1">
                      <a:extLst>
                        <a:ext uri="{28A0092B-C50C-407E-A947-70E740481C1C}">
                          <a14:useLocalDpi xmlns:a14="http://schemas.microsoft.com/office/drawing/2010/main" val="0"/>
                        </a:ext>
                      </a:extLst>
                    </a:blip>
                    <a:stretch>
                      <a:fillRect/>
                    </a:stretch>
                  </pic:blipFill>
                  <pic:spPr>
                    <a:xfrm>
                      <a:off x="0" y="0"/>
                      <a:ext cx="5303520" cy="3571875"/>
                    </a:xfrm>
                    <a:prstGeom prst="rect">
                      <a:avLst/>
                    </a:prstGeom>
                  </pic:spPr>
                </pic:pic>
              </a:graphicData>
            </a:graphic>
          </wp:inline>
        </w:drawing>
      </w:r>
    </w:p>
    <w:p w14:paraId="0E37975B" w14:textId="1C7C3871" w:rsidR="00025E9B" w:rsidRDefault="00025E9B">
      <w:pPr>
        <w:pStyle w:val="CommentText"/>
      </w:pPr>
    </w:p>
  </w:comment>
  <w:comment w:id="171" w:author="Graham Forrester" w:date="2019-11-20T11:09:00Z" w:initials="GF">
    <w:p w14:paraId="59FCB8CE" w14:textId="0732CF80" w:rsidR="00B5363F" w:rsidRDefault="00B5363F">
      <w:pPr>
        <w:pStyle w:val="CommentText"/>
      </w:pPr>
      <w:r>
        <w:rPr>
          <w:rStyle w:val="CommentReference"/>
        </w:rPr>
        <w:annotationRef/>
      </w:r>
      <w:r>
        <w:t xml:space="preserve">There is probably not time for this before the defense – but Fig 6 is one where it would be </w:t>
      </w:r>
      <w:proofErr w:type="gramStart"/>
      <w:r>
        <w:t>really helpful</w:t>
      </w:r>
      <w:proofErr w:type="gramEnd"/>
      <w:r>
        <w:t xml:space="preserve"> to have each of the regression lines trimmed to range of rugosity for each site.  i.e. if this interpretation is correct the lines should look like a flight of steps.</w:t>
      </w:r>
    </w:p>
  </w:comment>
  <w:comment w:id="180" w:author="Graham Forrester" w:date="2019-11-18T00:11:00Z" w:initials="GF">
    <w:p w14:paraId="23C83350" w14:textId="60321701" w:rsidR="00025E9B" w:rsidRDefault="00025E9B">
      <w:pPr>
        <w:pStyle w:val="CommentText"/>
      </w:pPr>
      <w:r>
        <w:t>*</w:t>
      </w:r>
      <w:r>
        <w:rPr>
          <w:rStyle w:val="CommentReference"/>
        </w:rPr>
        <w:annotationRef/>
      </w:r>
      <w:r>
        <w:t>Need connections to literature on:</w:t>
      </w:r>
    </w:p>
    <w:p w14:paraId="5D9FF3AB" w14:textId="77777777" w:rsidR="00025E9B" w:rsidRDefault="00025E9B" w:rsidP="009005CF">
      <w:pPr>
        <w:pStyle w:val="CommentText"/>
        <w:numPr>
          <w:ilvl w:val="0"/>
          <w:numId w:val="16"/>
        </w:numPr>
      </w:pPr>
      <w:r>
        <w:t xml:space="preserve">What processes create and maintain local species </w:t>
      </w:r>
      <w:proofErr w:type="spellStart"/>
      <w:r>
        <w:t>richnes</w:t>
      </w:r>
      <w:proofErr w:type="spellEnd"/>
    </w:p>
    <w:p w14:paraId="09FCDECA" w14:textId="1E5CC81E" w:rsidR="00025E9B" w:rsidRDefault="00025E9B" w:rsidP="009005CF">
      <w:pPr>
        <w:pStyle w:val="CommentText"/>
        <w:numPr>
          <w:ilvl w:val="0"/>
          <w:numId w:val="16"/>
        </w:numPr>
      </w:pPr>
      <w:r>
        <w:t xml:space="preserve"> Any similar </w:t>
      </w:r>
      <w:proofErr w:type="spellStart"/>
      <w:r>
        <w:t>stuies</w:t>
      </w:r>
      <w:proofErr w:type="spellEnd"/>
      <w:r>
        <w:t xml:space="preserve"> in other systems – rainforests?</w:t>
      </w:r>
    </w:p>
  </w:comment>
  <w:comment w:id="181" w:author="Nicole" w:date="2019-11-18T00:11:00Z" w:initials="N">
    <w:p w14:paraId="005215A9" w14:textId="6C90560C" w:rsidR="00025E9B" w:rsidRDefault="00025E9B">
      <w:pPr>
        <w:pStyle w:val="CommentText"/>
      </w:pPr>
      <w:r>
        <w:rPr>
          <w:rStyle w:val="CommentReference"/>
        </w:rPr>
        <w:annotationRef/>
      </w:r>
      <w:r>
        <w:t>Main Point: Reiterate from intro what we wanted to do and why</w:t>
      </w:r>
    </w:p>
  </w:comment>
  <w:comment w:id="182" w:author="Graham Forrester" w:date="2019-11-18T00:11:00Z" w:initials="GF">
    <w:p w14:paraId="4CA45C13" w14:textId="7CA96C95" w:rsidR="00025E9B" w:rsidRDefault="00025E9B" w:rsidP="00E60A40">
      <w:pPr>
        <w:pStyle w:val="CommentText"/>
        <w:ind w:firstLine="0"/>
      </w:pPr>
      <w:r>
        <w:rPr>
          <w:rStyle w:val="CommentReference"/>
        </w:rPr>
        <w:annotationRef/>
      </w:r>
      <w:r>
        <w:t>*This requires careful checking in the literature.</w:t>
      </w:r>
    </w:p>
  </w:comment>
  <w:comment w:id="183" w:author="Graham Forrester" w:date="2019-11-20T11:20:00Z" w:initials="GF">
    <w:p w14:paraId="7CB028E6" w14:textId="78D37427" w:rsidR="00633FEF" w:rsidRDefault="00633FEF">
      <w:pPr>
        <w:pStyle w:val="CommentText"/>
      </w:pPr>
      <w:r>
        <w:rPr>
          <w:rStyle w:val="CommentReference"/>
        </w:rPr>
        <w:annotationRef/>
      </w:r>
      <w:r>
        <w:t>This paragraph reads too much like it was lifted straight out of the introduction.  I think most or all of it can be removed.</w:t>
      </w:r>
    </w:p>
  </w:comment>
  <w:comment w:id="187" w:author="Nicole" w:date="2019-11-20T05:17:00Z" w:initials="N">
    <w:p w14:paraId="7A99DDE6" w14:textId="02E046C3" w:rsidR="00025E9B" w:rsidRDefault="00025E9B"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188" w:author="Nicole" w:date="2019-11-20T03:58:00Z" w:initials="N">
    <w:p w14:paraId="1751A14C" w14:textId="04DEAC62" w:rsidR="00025E9B" w:rsidRDefault="00025E9B">
      <w:pPr>
        <w:pStyle w:val="CommentText"/>
      </w:pPr>
      <w:r>
        <w:rPr>
          <w:rStyle w:val="CommentReference"/>
        </w:rPr>
        <w:annotationRef/>
      </w:r>
      <w:r>
        <w:t>Takeaway from this paper:</w:t>
      </w:r>
    </w:p>
    <w:p w14:paraId="7348AD77" w14:textId="71E8B641" w:rsidR="00025E9B" w:rsidRDefault="00025E9B">
      <w:pPr>
        <w:pStyle w:val="CommentText"/>
      </w:pPr>
      <w:r>
        <w:t>Descriptions of the high variability of mechanisms of and distances for dispersal</w:t>
      </w:r>
    </w:p>
  </w:comment>
  <w:comment w:id="189" w:author="Nicole" w:date="2019-11-20T03:57:00Z" w:initials="N">
    <w:p w14:paraId="6D87EA04" w14:textId="437ED1F0" w:rsidR="00025E9B" w:rsidRDefault="00025E9B">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190" w:author="Nicole" w:date="2019-11-20T05:22:00Z" w:initials="N">
    <w:p w14:paraId="7F3B3A69" w14:textId="3F7E3502" w:rsidR="00025E9B" w:rsidRDefault="00025E9B"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191" w:author="Graham Forrester" w:date="2019-11-20T11:23:00Z" w:initials="GF">
    <w:p w14:paraId="0875C744" w14:textId="4081F8B3" w:rsidR="00786229" w:rsidRDefault="00786229">
      <w:pPr>
        <w:pStyle w:val="CommentText"/>
      </w:pPr>
      <w:r>
        <w:rPr>
          <w:rStyle w:val="CommentReference"/>
        </w:rPr>
        <w:annotationRef/>
      </w:r>
      <w:r>
        <w:t xml:space="preserve">Because fish counts are more technically challenging that benthic counts, so fish abundance is </w:t>
      </w:r>
      <w:proofErr w:type="gramStart"/>
      <w:r>
        <w:t>less-suitable</w:t>
      </w:r>
      <w:proofErr w:type="gramEnd"/>
      <w:r>
        <w:t xml:space="preserve"> as a broadly applicable surrogate.  </w:t>
      </w:r>
    </w:p>
  </w:comment>
  <w:comment w:id="192" w:author="Graham Forrester" w:date="2019-11-20T11:25:00Z" w:initials="GF">
    <w:p w14:paraId="552ED08E" w14:textId="2E34F0E4" w:rsidR="00786229" w:rsidRDefault="00786229">
      <w:pPr>
        <w:pStyle w:val="CommentText"/>
      </w:pPr>
      <w:r>
        <w:rPr>
          <w:rStyle w:val="CommentReference"/>
        </w:rPr>
        <w:annotationRef/>
      </w:r>
      <w:r>
        <w:t xml:space="preserve">I know that it was boat </w:t>
      </w:r>
      <w:proofErr w:type="gramStart"/>
      <w:r>
        <w:t>anchoring, but</w:t>
      </w:r>
      <w:proofErr w:type="gramEnd"/>
      <w:r>
        <w:t xml:space="preserve"> leave this aside for now.</w:t>
      </w:r>
    </w:p>
  </w:comment>
  <w:comment w:id="194" w:author="Nicole" w:date="2019-11-20T05:24:00Z" w:initials="N">
    <w:p w14:paraId="5600C804" w14:textId="0C3BB952" w:rsidR="00025E9B" w:rsidRDefault="00025E9B">
      <w:pPr>
        <w:pStyle w:val="CommentText"/>
      </w:pPr>
      <w:r>
        <w:rPr>
          <w:rStyle w:val="CommentReference"/>
        </w:rPr>
        <w:annotationRef/>
      </w:r>
      <w:r>
        <w:t>Takeaway from this paper: Allelopathic sponges, may reduce coral cover at local scales</w:t>
      </w:r>
    </w:p>
  </w:comment>
  <w:comment w:id="195" w:author="Nicole" w:date="2019-11-20T05:31:00Z" w:initials="N">
    <w:p w14:paraId="7EF80EBE" w14:textId="2F1AAE55" w:rsidR="00025E9B" w:rsidRDefault="00025E9B">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196" w:author="Nicole" w:date="2019-11-20T05:31:00Z" w:initials="N">
    <w:p w14:paraId="64414C51" w14:textId="79221A7E" w:rsidR="00025E9B" w:rsidRDefault="00025E9B">
      <w:pPr>
        <w:pStyle w:val="CommentText"/>
      </w:pPr>
      <w:r>
        <w:rPr>
          <w:rStyle w:val="CommentReference"/>
        </w:rPr>
        <w:annotationRef/>
      </w:r>
      <w:r>
        <w:t xml:space="preserve">Takeaway from </w:t>
      </w:r>
      <w:proofErr w:type="spellStart"/>
      <w:r>
        <w:t>Loh</w:t>
      </w:r>
      <w:proofErr w:type="spellEnd"/>
      <w:r>
        <w:t xml:space="preserve"> 2014: palatable sponges are fast-growing and compete with reef-building corals for space (Caribbean)</w:t>
      </w:r>
    </w:p>
    <w:p w14:paraId="3807ED00" w14:textId="77777777" w:rsidR="00025E9B" w:rsidRDefault="00025E9B">
      <w:pPr>
        <w:pStyle w:val="CommentText"/>
      </w:pPr>
    </w:p>
    <w:p w14:paraId="231BFA09" w14:textId="32C87A94" w:rsidR="00025E9B" w:rsidRDefault="00025E9B">
      <w:pPr>
        <w:pStyle w:val="CommentText"/>
      </w:pPr>
      <w:r>
        <w:t>Takeaway from Stella 2011: sponges can hold reef together and play important role in cycling of some nutrients; sponges can be allelopathic and overgrow corals</w:t>
      </w:r>
    </w:p>
  </w:comment>
  <w:comment w:id="197" w:author="Nicole" w:date="2019-11-20T05:31:00Z" w:initials="N">
    <w:p w14:paraId="4E0D3E57" w14:textId="5D125270" w:rsidR="00025E9B" w:rsidRDefault="00025E9B">
      <w:pPr>
        <w:pStyle w:val="CommentText"/>
      </w:pPr>
      <w:r>
        <w:rPr>
          <w:rStyle w:val="CommentReference"/>
        </w:rPr>
        <w:annotationRef/>
      </w:r>
      <w:r>
        <w:t xml:space="preserve">Takeaway from </w:t>
      </w:r>
      <w:proofErr w:type="spellStart"/>
      <w:r>
        <w:t>Loh</w:t>
      </w:r>
      <w:proofErr w:type="spellEnd"/>
      <w:r>
        <w:t xml:space="preserve"> 2014: lower N of spongivorous fish leads to higher N of palatable sponges which leads to increased competition for space between these sponges and corals (Caribbean)</w:t>
      </w:r>
    </w:p>
    <w:p w14:paraId="0924922F" w14:textId="77777777" w:rsidR="00025E9B" w:rsidRDefault="00025E9B">
      <w:pPr>
        <w:pStyle w:val="CommentText"/>
      </w:pPr>
    </w:p>
    <w:p w14:paraId="5B08DD87" w14:textId="134B209E" w:rsidR="00025E9B" w:rsidRDefault="00025E9B">
      <w:pPr>
        <w:pStyle w:val="CommentText"/>
      </w:pPr>
      <w:r>
        <w:t>Takeaway from Powell 2014: decrease in spongivorous fish has led to increase in sponge N in the Indo-Pacific region</w:t>
      </w:r>
    </w:p>
  </w:comment>
  <w:comment w:id="198" w:author="Nicole" w:date="2019-11-19T00:49:00Z" w:initials="N">
    <w:p w14:paraId="0BEDB636" w14:textId="30FE15A8" w:rsidR="00025E9B" w:rsidRDefault="00025E9B">
      <w:pPr>
        <w:pStyle w:val="CommentText"/>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199" w:author="Nicole" w:date="2019-11-20T06:00:00Z" w:initials="N">
    <w:p w14:paraId="2A37DF65" w14:textId="1C5B04B7" w:rsidR="00025E9B" w:rsidRDefault="00025E9B">
      <w:pPr>
        <w:pStyle w:val="CommentText"/>
      </w:pPr>
      <w:r>
        <w:rPr>
          <w:rStyle w:val="CommentReference"/>
        </w:rPr>
        <w:annotationRef/>
      </w:r>
      <w:r>
        <w:t>Takeaway from this paper: there are many understudied invert groups that can inform our understanding of biodiversity changes on coral reefs</w:t>
      </w:r>
    </w:p>
  </w:comment>
  <w:comment w:id="200" w:author="Nicole" w:date="2019-11-20T06:10:00Z" w:initials="N">
    <w:p w14:paraId="756AB600" w14:textId="4739D5BC" w:rsidR="00025E9B" w:rsidRDefault="00025E9B"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201" w:author="Nicole" w:date="2019-11-20T06:19:00Z" w:initials="N">
    <w:p w14:paraId="19047493" w14:textId="0C55BC5B" w:rsidR="00025E9B" w:rsidRDefault="00025E9B">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202" w:author="Nicole" w:date="2019-11-19T00:49:00Z" w:initials="N">
    <w:p w14:paraId="20F72326" w14:textId="1C015801" w:rsidR="00025E9B" w:rsidRDefault="00025E9B">
      <w:pPr>
        <w:pStyle w:val="CommentText"/>
      </w:pPr>
      <w:r>
        <w:rPr>
          <w:rStyle w:val="CommentReference"/>
        </w:rPr>
        <w:annotationRef/>
      </w:r>
      <w:r>
        <w:t>Main Point: Conclusions and takeaways</w:t>
      </w:r>
    </w:p>
  </w:comment>
  <w:comment w:id="205" w:author="Nicole" w:date="2019-11-20T06:30:00Z" w:initials="N">
    <w:p w14:paraId="1FB370F7" w14:textId="7F24F168" w:rsidR="00025E9B" w:rsidRPr="00EA3C4D" w:rsidRDefault="00025E9B">
      <w:pPr>
        <w:pStyle w:val="CommentText"/>
      </w:pPr>
      <w:r>
        <w:rPr>
          <w:rStyle w:val="CommentReference"/>
        </w:rPr>
        <w:annotationRef/>
      </w:r>
      <w:r>
        <w:rPr>
          <w:rFonts w:eastAsia="Arial"/>
          <w:color w:val="000000"/>
          <w:szCs w:val="22"/>
        </w:rPr>
        <w:t>$Will need to remove reference manager field codes before submitting to JNC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023644BE" w15:done="0"/>
  <w15:commentEx w15:paraId="45BF6D5F" w15:done="0"/>
  <w15:commentEx w15:paraId="78A982F5" w15:done="0"/>
  <w15:commentEx w15:paraId="6CE91608" w15:done="0"/>
  <w15:commentEx w15:paraId="5936C6A4"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2B2B877E" w15:done="0"/>
  <w15:commentEx w15:paraId="134C5206" w15:done="0"/>
  <w15:commentEx w15:paraId="6C529CCD" w15:done="0"/>
  <w15:commentEx w15:paraId="124E32E4" w15:done="0"/>
  <w15:commentEx w15:paraId="7BBD76AB" w15:done="0"/>
  <w15:commentEx w15:paraId="346559B4" w15:done="0"/>
  <w15:commentEx w15:paraId="273F8887" w15:done="0"/>
  <w15:commentEx w15:paraId="051BA6B2" w15:done="0"/>
  <w15:commentEx w15:paraId="261FEDD3" w15:done="0"/>
  <w15:commentEx w15:paraId="68DD9017" w15:done="0"/>
  <w15:commentEx w15:paraId="67E2C70F" w15:done="0"/>
  <w15:commentEx w15:paraId="410086E5" w15:done="0"/>
  <w15:commentEx w15:paraId="5EF88FA8" w15:done="0"/>
  <w15:commentEx w15:paraId="71174A1E" w15:done="0"/>
  <w15:commentEx w15:paraId="6A890A75" w15:done="0"/>
  <w15:commentEx w15:paraId="0E37975B" w15:done="0"/>
  <w15:commentEx w15:paraId="59FCB8CE" w15:done="0"/>
  <w15:commentEx w15:paraId="09FCDECA" w15:done="0"/>
  <w15:commentEx w15:paraId="005215A9" w15:done="0"/>
  <w15:commentEx w15:paraId="4CA45C13" w15:done="0"/>
  <w15:commentEx w15:paraId="7CB028E6" w15:done="0"/>
  <w15:commentEx w15:paraId="7A99DDE6" w15:done="0"/>
  <w15:commentEx w15:paraId="7348AD77" w15:done="0"/>
  <w15:commentEx w15:paraId="6D87EA04" w15:done="0"/>
  <w15:commentEx w15:paraId="7F3B3A69" w15:done="0"/>
  <w15:commentEx w15:paraId="0875C744" w15:done="0"/>
  <w15:commentEx w15:paraId="552ED08E" w15:done="0"/>
  <w15:commentEx w15:paraId="5600C804" w15:done="0"/>
  <w15:commentEx w15:paraId="7EF80EBE" w15:done="0"/>
  <w15:commentEx w15:paraId="231BFA09" w15:done="0"/>
  <w15:commentEx w15:paraId="5B08DD87" w15:done="0"/>
  <w15:commentEx w15:paraId="0BEDB636" w15:done="0"/>
  <w15:commentEx w15:paraId="2A37DF65" w15:done="0"/>
  <w15:commentEx w15:paraId="756AB600" w15:done="0"/>
  <w15:commentEx w15:paraId="19047493" w15:done="0"/>
  <w15:commentEx w15:paraId="20F72326" w15:done="0"/>
  <w15:commentEx w15:paraId="1FB370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F9B57" w16cex:dateUtc="2019-11-20T15:55:00Z"/>
  <w16cex:commentExtensible w16cex:durableId="217F9A34" w16cex:dateUtc="2019-11-20T15:55:00Z"/>
  <w16cex:commentExtensible w16cex:durableId="217F9D5C" w16cex:dateUtc="2019-11-20T16:09:00Z"/>
  <w16cex:commentExtensible w16cex:durableId="217A4E56" w16cex:dateUtc="2019-11-16T15:30:00Z"/>
  <w16cex:commentExtensible w16cex:durableId="217A4DEA" w16cex:dateUtc="2019-11-16T15:28:00Z"/>
  <w16cex:commentExtensible w16cex:durableId="217F9FEC" w16cex:dateUtc="2019-11-20T16:20:00Z"/>
  <w16cex:commentExtensible w16cex:durableId="217FA0C3" w16cex:dateUtc="2019-11-20T16:23:00Z"/>
  <w16cex:commentExtensible w16cex:durableId="217FA135" w16cex:dateUtc="2019-11-20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023644BE" w16cid:durableId="217F81C5"/>
  <w16cid:commentId w16cid:paraId="45BF6D5F" w16cid:durableId="21757AB8"/>
  <w16cid:commentId w16cid:paraId="78A982F5" w16cid:durableId="217578DE"/>
  <w16cid:commentId w16cid:paraId="6CE91608" w16cid:durableId="217F81C8"/>
  <w16cid:commentId w16cid:paraId="5936C6A4" w16cid:durableId="217A48B1"/>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273F8887" w16cid:durableId="217A48CA"/>
  <w16cid:commentId w16cid:paraId="051BA6B2" w16cid:durableId="217A48CB"/>
  <w16cid:commentId w16cid:paraId="261FEDD3" w16cid:durableId="217A48CC"/>
  <w16cid:commentId w16cid:paraId="68DD9017" w16cid:durableId="217F81E1"/>
  <w16cid:commentId w16cid:paraId="67E2C70F" w16cid:durableId="217A48CE"/>
  <w16cid:commentId w16cid:paraId="410086E5" w16cid:durableId="217A48CF"/>
  <w16cid:commentId w16cid:paraId="5EF88FA8" w16cid:durableId="217F89BF"/>
  <w16cid:commentId w16cid:paraId="71174A1E" w16cid:durableId="217F81E4"/>
  <w16cid:commentId w16cid:paraId="6A890A75" w16cid:durableId="217F9B57"/>
  <w16cid:commentId w16cid:paraId="0E37975B" w16cid:durableId="217F9A34"/>
  <w16cid:commentId w16cid:paraId="59FCB8CE" w16cid:durableId="217F9D5C"/>
  <w16cid:commentId w16cid:paraId="09FCDECA" w16cid:durableId="217A4E56"/>
  <w16cid:commentId w16cid:paraId="005215A9" w16cid:durableId="21757906"/>
  <w16cid:commentId w16cid:paraId="4CA45C13" w16cid:durableId="217A4DEA"/>
  <w16cid:commentId w16cid:paraId="7CB028E6" w16cid:durableId="217F9FEC"/>
  <w16cid:commentId w16cid:paraId="7A99DDE6" w16cid:durableId="217F81E8"/>
  <w16cid:commentId w16cid:paraId="7348AD77" w16cid:durableId="217F81E9"/>
  <w16cid:commentId w16cid:paraId="6D87EA04" w16cid:durableId="217F81EA"/>
  <w16cid:commentId w16cid:paraId="7F3B3A69" w16cid:durableId="217F81EB"/>
  <w16cid:commentId w16cid:paraId="0875C744" w16cid:durableId="217FA0C3"/>
  <w16cid:commentId w16cid:paraId="552ED08E" w16cid:durableId="217FA135"/>
  <w16cid:commentId w16cid:paraId="5600C804" w16cid:durableId="217F81EC"/>
  <w16cid:commentId w16cid:paraId="7EF80EBE" w16cid:durableId="217F81ED"/>
  <w16cid:commentId w16cid:paraId="231BFA09" w16cid:durableId="217F81EE"/>
  <w16cid:commentId w16cid:paraId="5B08DD87" w16cid:durableId="217F81EF"/>
  <w16cid:commentId w16cid:paraId="0BEDB636" w16cid:durableId="217F81F0"/>
  <w16cid:commentId w16cid:paraId="2A37DF65" w16cid:durableId="217F81F1"/>
  <w16cid:commentId w16cid:paraId="756AB600" w16cid:durableId="217F81F2"/>
  <w16cid:commentId w16cid:paraId="19047493" w16cid:durableId="217F81F3"/>
  <w16cid:commentId w16cid:paraId="20F72326" w16cid:durableId="217F81F4"/>
  <w16cid:commentId w16cid:paraId="1FB370F7" w16cid:durableId="217579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97F096" w14:textId="77777777" w:rsidR="002834B8" w:rsidRDefault="002834B8">
      <w:pPr>
        <w:spacing w:line="240" w:lineRule="auto"/>
      </w:pPr>
      <w:r>
        <w:separator/>
      </w:r>
    </w:p>
  </w:endnote>
  <w:endnote w:type="continuationSeparator" w:id="0">
    <w:p w14:paraId="3C82F8C7" w14:textId="77777777" w:rsidR="002834B8" w:rsidRDefault="002834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Gungsuh">
    <w:altName w:val="Malgun Gothic"/>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27A6E" w14:textId="77777777" w:rsidR="00025E9B" w:rsidRDefault="00025E9B">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025E9B" w:rsidRDefault="00025E9B">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93F8C" w14:textId="77777777" w:rsidR="00025E9B" w:rsidRDefault="00025E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E19D7" w14:textId="4896420D" w:rsidR="00025E9B" w:rsidRDefault="00025E9B">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025E9B" w:rsidRDefault="00025E9B">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E5792" w14:textId="77777777" w:rsidR="00025E9B" w:rsidRDefault="00025E9B">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vi</w:t>
    </w:r>
    <w:r>
      <w:rPr>
        <w:color w:val="000000"/>
      </w:rPr>
      <w:fldChar w:fldCharType="end"/>
    </w:r>
  </w:p>
  <w:p w14:paraId="2EB2665D" w14:textId="77777777" w:rsidR="00025E9B" w:rsidRDefault="00025E9B">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51A02" w14:textId="77777777" w:rsidR="002834B8" w:rsidRDefault="002834B8">
      <w:pPr>
        <w:spacing w:line="240" w:lineRule="auto"/>
      </w:pPr>
      <w:r>
        <w:separator/>
      </w:r>
    </w:p>
  </w:footnote>
  <w:footnote w:type="continuationSeparator" w:id="0">
    <w:p w14:paraId="4AA40BCB" w14:textId="77777777" w:rsidR="002834B8" w:rsidRDefault="002834B8">
      <w:pPr>
        <w:spacing w:line="240" w:lineRule="auto"/>
      </w:pPr>
      <w:r>
        <w:continuationSeparator/>
      </w:r>
    </w:p>
  </w:footnote>
  <w:footnote w:id="1">
    <w:p w14:paraId="208BD1FC" w14:textId="61E8DDD0" w:rsidR="00025E9B" w:rsidRPr="00512A9A" w:rsidRDefault="00025E9B">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025E9B" w:rsidRDefault="00025E9B">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B34EF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41C53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E18ED7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AA641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1C4601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9EA"/>
    <w:rsid w:val="00001C24"/>
    <w:rsid w:val="00001DF2"/>
    <w:rsid w:val="00007F93"/>
    <w:rsid w:val="00016AF6"/>
    <w:rsid w:val="00025E9B"/>
    <w:rsid w:val="00030BAE"/>
    <w:rsid w:val="000404AE"/>
    <w:rsid w:val="000509C9"/>
    <w:rsid w:val="000556DF"/>
    <w:rsid w:val="00080169"/>
    <w:rsid w:val="000802B6"/>
    <w:rsid w:val="00082267"/>
    <w:rsid w:val="00095511"/>
    <w:rsid w:val="000A2AE9"/>
    <w:rsid w:val="000A3E09"/>
    <w:rsid w:val="000A68B7"/>
    <w:rsid w:val="000B0115"/>
    <w:rsid w:val="000C2B77"/>
    <w:rsid w:val="000C5D90"/>
    <w:rsid w:val="000D343A"/>
    <w:rsid w:val="000E0709"/>
    <w:rsid w:val="000E1584"/>
    <w:rsid w:val="000E4FE9"/>
    <w:rsid w:val="000F5F06"/>
    <w:rsid w:val="00105D9D"/>
    <w:rsid w:val="001228C4"/>
    <w:rsid w:val="00134178"/>
    <w:rsid w:val="001429E5"/>
    <w:rsid w:val="001463E1"/>
    <w:rsid w:val="0015137A"/>
    <w:rsid w:val="00170DE5"/>
    <w:rsid w:val="00173B03"/>
    <w:rsid w:val="0018320D"/>
    <w:rsid w:val="0018493D"/>
    <w:rsid w:val="00197117"/>
    <w:rsid w:val="001D589C"/>
    <w:rsid w:val="001E222B"/>
    <w:rsid w:val="001E4D66"/>
    <w:rsid w:val="001F2D9B"/>
    <w:rsid w:val="001F3420"/>
    <w:rsid w:val="0020662D"/>
    <w:rsid w:val="002126A8"/>
    <w:rsid w:val="002171C5"/>
    <w:rsid w:val="002268EB"/>
    <w:rsid w:val="002272B7"/>
    <w:rsid w:val="0023176A"/>
    <w:rsid w:val="00247F5E"/>
    <w:rsid w:val="002548D9"/>
    <w:rsid w:val="002573BD"/>
    <w:rsid w:val="0026468B"/>
    <w:rsid w:val="002834B8"/>
    <w:rsid w:val="0029184A"/>
    <w:rsid w:val="002B6EC5"/>
    <w:rsid w:val="002C61B1"/>
    <w:rsid w:val="002C6A88"/>
    <w:rsid w:val="002D25F0"/>
    <w:rsid w:val="002D2DBB"/>
    <w:rsid w:val="002E11D3"/>
    <w:rsid w:val="002E458F"/>
    <w:rsid w:val="002E560A"/>
    <w:rsid w:val="002F5608"/>
    <w:rsid w:val="002F6971"/>
    <w:rsid w:val="0030502C"/>
    <w:rsid w:val="00314985"/>
    <w:rsid w:val="00323F05"/>
    <w:rsid w:val="00336D95"/>
    <w:rsid w:val="003474A6"/>
    <w:rsid w:val="003573F9"/>
    <w:rsid w:val="0036055A"/>
    <w:rsid w:val="00375F85"/>
    <w:rsid w:val="003818D4"/>
    <w:rsid w:val="00384C5C"/>
    <w:rsid w:val="00391E4E"/>
    <w:rsid w:val="003A6E6C"/>
    <w:rsid w:val="003B5B34"/>
    <w:rsid w:val="003C14EE"/>
    <w:rsid w:val="003C38C5"/>
    <w:rsid w:val="003C482E"/>
    <w:rsid w:val="003D174D"/>
    <w:rsid w:val="003D629E"/>
    <w:rsid w:val="003F7563"/>
    <w:rsid w:val="00402890"/>
    <w:rsid w:val="004125DA"/>
    <w:rsid w:val="00414F6C"/>
    <w:rsid w:val="004174F3"/>
    <w:rsid w:val="00446A88"/>
    <w:rsid w:val="004546B1"/>
    <w:rsid w:val="00456F8B"/>
    <w:rsid w:val="004570C5"/>
    <w:rsid w:val="00460D4B"/>
    <w:rsid w:val="00462773"/>
    <w:rsid w:val="00467068"/>
    <w:rsid w:val="00484C29"/>
    <w:rsid w:val="00491AE8"/>
    <w:rsid w:val="00495A89"/>
    <w:rsid w:val="00496D7A"/>
    <w:rsid w:val="004A70C4"/>
    <w:rsid w:val="004B44E7"/>
    <w:rsid w:val="004B606E"/>
    <w:rsid w:val="004C0B21"/>
    <w:rsid w:val="004C29E0"/>
    <w:rsid w:val="004C5F85"/>
    <w:rsid w:val="004D1FD5"/>
    <w:rsid w:val="004D5430"/>
    <w:rsid w:val="004D705A"/>
    <w:rsid w:val="004E1061"/>
    <w:rsid w:val="004E18DC"/>
    <w:rsid w:val="004F7586"/>
    <w:rsid w:val="00502CD3"/>
    <w:rsid w:val="00507D84"/>
    <w:rsid w:val="00512A9A"/>
    <w:rsid w:val="00554C58"/>
    <w:rsid w:val="00567C59"/>
    <w:rsid w:val="005804B3"/>
    <w:rsid w:val="00582F2F"/>
    <w:rsid w:val="005912B2"/>
    <w:rsid w:val="005A1886"/>
    <w:rsid w:val="005A23E3"/>
    <w:rsid w:val="005C650F"/>
    <w:rsid w:val="006076B1"/>
    <w:rsid w:val="006236A9"/>
    <w:rsid w:val="00633FEF"/>
    <w:rsid w:val="006350EB"/>
    <w:rsid w:val="00635EA6"/>
    <w:rsid w:val="00646CC6"/>
    <w:rsid w:val="00647639"/>
    <w:rsid w:val="00647FB4"/>
    <w:rsid w:val="00653D70"/>
    <w:rsid w:val="00655D6A"/>
    <w:rsid w:val="00684042"/>
    <w:rsid w:val="006875BD"/>
    <w:rsid w:val="00695E29"/>
    <w:rsid w:val="00697406"/>
    <w:rsid w:val="006B6A9C"/>
    <w:rsid w:val="006C3D77"/>
    <w:rsid w:val="006C7225"/>
    <w:rsid w:val="006C756E"/>
    <w:rsid w:val="006D4EA4"/>
    <w:rsid w:val="006D7B14"/>
    <w:rsid w:val="006D7CA8"/>
    <w:rsid w:val="006E3AA8"/>
    <w:rsid w:val="006F13C7"/>
    <w:rsid w:val="006F3E95"/>
    <w:rsid w:val="00700A7F"/>
    <w:rsid w:val="00703A7A"/>
    <w:rsid w:val="00721DFC"/>
    <w:rsid w:val="0073571E"/>
    <w:rsid w:val="0074148C"/>
    <w:rsid w:val="00756F16"/>
    <w:rsid w:val="0076634D"/>
    <w:rsid w:val="00766FC9"/>
    <w:rsid w:val="007817DC"/>
    <w:rsid w:val="007826C9"/>
    <w:rsid w:val="00786229"/>
    <w:rsid w:val="00796F47"/>
    <w:rsid w:val="007B4245"/>
    <w:rsid w:val="007B4BF5"/>
    <w:rsid w:val="007B72DD"/>
    <w:rsid w:val="007B79EF"/>
    <w:rsid w:val="007B7C5B"/>
    <w:rsid w:val="007C3EED"/>
    <w:rsid w:val="007D1B38"/>
    <w:rsid w:val="007E383A"/>
    <w:rsid w:val="007F25E6"/>
    <w:rsid w:val="007F6BFC"/>
    <w:rsid w:val="007F7C4A"/>
    <w:rsid w:val="00802EBE"/>
    <w:rsid w:val="00805066"/>
    <w:rsid w:val="008104B1"/>
    <w:rsid w:val="008165F0"/>
    <w:rsid w:val="0081750B"/>
    <w:rsid w:val="00835659"/>
    <w:rsid w:val="00836E9A"/>
    <w:rsid w:val="00841D1E"/>
    <w:rsid w:val="008739FD"/>
    <w:rsid w:val="0087421F"/>
    <w:rsid w:val="008746A9"/>
    <w:rsid w:val="008818CB"/>
    <w:rsid w:val="0088253A"/>
    <w:rsid w:val="008A2FEF"/>
    <w:rsid w:val="008A47B3"/>
    <w:rsid w:val="008C22A7"/>
    <w:rsid w:val="008D2FAF"/>
    <w:rsid w:val="008D6764"/>
    <w:rsid w:val="009005CF"/>
    <w:rsid w:val="00901A55"/>
    <w:rsid w:val="00902EEB"/>
    <w:rsid w:val="0091599B"/>
    <w:rsid w:val="00925C48"/>
    <w:rsid w:val="009276F7"/>
    <w:rsid w:val="00927E5C"/>
    <w:rsid w:val="00932256"/>
    <w:rsid w:val="00932EF6"/>
    <w:rsid w:val="009347F7"/>
    <w:rsid w:val="009400CB"/>
    <w:rsid w:val="00954C51"/>
    <w:rsid w:val="00964634"/>
    <w:rsid w:val="00965ED4"/>
    <w:rsid w:val="00980B45"/>
    <w:rsid w:val="00980F94"/>
    <w:rsid w:val="00982442"/>
    <w:rsid w:val="009836F5"/>
    <w:rsid w:val="009933F1"/>
    <w:rsid w:val="0099543B"/>
    <w:rsid w:val="009A3559"/>
    <w:rsid w:val="009B58CE"/>
    <w:rsid w:val="009D158F"/>
    <w:rsid w:val="009D7B5F"/>
    <w:rsid w:val="009F0A28"/>
    <w:rsid w:val="00A00425"/>
    <w:rsid w:val="00A04752"/>
    <w:rsid w:val="00A15ABA"/>
    <w:rsid w:val="00A324C5"/>
    <w:rsid w:val="00A40D26"/>
    <w:rsid w:val="00A42AA5"/>
    <w:rsid w:val="00A6553C"/>
    <w:rsid w:val="00A67532"/>
    <w:rsid w:val="00A679EA"/>
    <w:rsid w:val="00A75CAA"/>
    <w:rsid w:val="00A80577"/>
    <w:rsid w:val="00A82E79"/>
    <w:rsid w:val="00A85AC7"/>
    <w:rsid w:val="00A9579D"/>
    <w:rsid w:val="00AA1855"/>
    <w:rsid w:val="00AD3DF3"/>
    <w:rsid w:val="00AF0299"/>
    <w:rsid w:val="00AF467F"/>
    <w:rsid w:val="00B01658"/>
    <w:rsid w:val="00B0373A"/>
    <w:rsid w:val="00B06EB3"/>
    <w:rsid w:val="00B129FD"/>
    <w:rsid w:val="00B1353A"/>
    <w:rsid w:val="00B20CC7"/>
    <w:rsid w:val="00B21A6D"/>
    <w:rsid w:val="00B42A1E"/>
    <w:rsid w:val="00B43562"/>
    <w:rsid w:val="00B5363F"/>
    <w:rsid w:val="00B55564"/>
    <w:rsid w:val="00B6152E"/>
    <w:rsid w:val="00B7084F"/>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F35E9"/>
    <w:rsid w:val="00BF406D"/>
    <w:rsid w:val="00BF55D9"/>
    <w:rsid w:val="00BF7305"/>
    <w:rsid w:val="00C11451"/>
    <w:rsid w:val="00C23004"/>
    <w:rsid w:val="00C26A73"/>
    <w:rsid w:val="00C42B4A"/>
    <w:rsid w:val="00C62A8A"/>
    <w:rsid w:val="00C63DF1"/>
    <w:rsid w:val="00C6632D"/>
    <w:rsid w:val="00C73944"/>
    <w:rsid w:val="00C77A17"/>
    <w:rsid w:val="00C8211B"/>
    <w:rsid w:val="00C84908"/>
    <w:rsid w:val="00C86FB7"/>
    <w:rsid w:val="00C926CE"/>
    <w:rsid w:val="00CA388E"/>
    <w:rsid w:val="00CB0AD7"/>
    <w:rsid w:val="00CB33FC"/>
    <w:rsid w:val="00CB745A"/>
    <w:rsid w:val="00CC386C"/>
    <w:rsid w:val="00CC70C6"/>
    <w:rsid w:val="00CD5F38"/>
    <w:rsid w:val="00CF03EC"/>
    <w:rsid w:val="00CF1C06"/>
    <w:rsid w:val="00CF2C3B"/>
    <w:rsid w:val="00CF3FA2"/>
    <w:rsid w:val="00D03E44"/>
    <w:rsid w:val="00D0553C"/>
    <w:rsid w:val="00D145C2"/>
    <w:rsid w:val="00D14CCA"/>
    <w:rsid w:val="00D361F1"/>
    <w:rsid w:val="00D409A1"/>
    <w:rsid w:val="00D4600D"/>
    <w:rsid w:val="00D605E9"/>
    <w:rsid w:val="00D60922"/>
    <w:rsid w:val="00D62FBB"/>
    <w:rsid w:val="00D7386B"/>
    <w:rsid w:val="00D74C70"/>
    <w:rsid w:val="00D820B7"/>
    <w:rsid w:val="00D87ED2"/>
    <w:rsid w:val="00D91FDF"/>
    <w:rsid w:val="00DA3A06"/>
    <w:rsid w:val="00DC33FA"/>
    <w:rsid w:val="00DC67D1"/>
    <w:rsid w:val="00DE59B9"/>
    <w:rsid w:val="00DE5D74"/>
    <w:rsid w:val="00DF05B3"/>
    <w:rsid w:val="00E04396"/>
    <w:rsid w:val="00E058FD"/>
    <w:rsid w:val="00E14149"/>
    <w:rsid w:val="00E31749"/>
    <w:rsid w:val="00E31DE6"/>
    <w:rsid w:val="00E60A40"/>
    <w:rsid w:val="00E6241A"/>
    <w:rsid w:val="00E63A92"/>
    <w:rsid w:val="00E74719"/>
    <w:rsid w:val="00EA001C"/>
    <w:rsid w:val="00EA3C4D"/>
    <w:rsid w:val="00EB505B"/>
    <w:rsid w:val="00EB5354"/>
    <w:rsid w:val="00EB7263"/>
    <w:rsid w:val="00EC46A8"/>
    <w:rsid w:val="00EC48F2"/>
    <w:rsid w:val="00EC52DD"/>
    <w:rsid w:val="00ED0596"/>
    <w:rsid w:val="00ED485E"/>
    <w:rsid w:val="00ED7313"/>
    <w:rsid w:val="00EE5D45"/>
    <w:rsid w:val="00EF0E81"/>
    <w:rsid w:val="00F011E0"/>
    <w:rsid w:val="00F10BD7"/>
    <w:rsid w:val="00F12891"/>
    <w:rsid w:val="00F17D8A"/>
    <w:rsid w:val="00F23266"/>
    <w:rsid w:val="00F25817"/>
    <w:rsid w:val="00F264AE"/>
    <w:rsid w:val="00F26D3D"/>
    <w:rsid w:val="00F56F3F"/>
    <w:rsid w:val="00F72F1A"/>
    <w:rsid w:val="00F924AE"/>
    <w:rsid w:val="00FA068C"/>
    <w:rsid w:val="00FB2624"/>
    <w:rsid w:val="00FB273C"/>
    <w:rsid w:val="00FB28FD"/>
    <w:rsid w:val="00FE1228"/>
    <w:rsid w:val="00FE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15:docId w15:val="{235C649F-B254-1B4B-9805-169DEBF4D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jpeg"/></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jpe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image" Target="media/image6.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45F3A71-0375-9242-9CC5-DBBB5E84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TotalTime>
  <Pages>63</Pages>
  <Words>40303</Words>
  <Characters>229732</Characters>
  <Application>Microsoft Office Word</Application>
  <DocSecurity>0</DocSecurity>
  <Lines>1914</Lines>
  <Paragraphs>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Graham Forrester</cp:lastModifiedBy>
  <cp:revision>219</cp:revision>
  <dcterms:created xsi:type="dcterms:W3CDTF">2019-11-08T05:18:00Z</dcterms:created>
  <dcterms:modified xsi:type="dcterms:W3CDTF">2019-11-20T16:27:00Z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